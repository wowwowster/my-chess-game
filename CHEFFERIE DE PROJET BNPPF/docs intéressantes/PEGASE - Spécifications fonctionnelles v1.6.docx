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margin" w:tblpX="96" w:tblpY="3017"/>
        <w:tblW w:w="8715" w:type="dxa"/>
        <w:tblBorders>
          <w:top w:val="single" w:sz="4" w:space="0" w:color="FF9900"/>
          <w:left w:val="single" w:sz="4" w:space="0" w:color="FF9900"/>
          <w:bottom w:val="single" w:sz="4" w:space="0" w:color="FF9900"/>
          <w:right w:val="single" w:sz="4" w:space="0" w:color="FF9900"/>
          <w:insideH w:val="single" w:sz="4" w:space="0" w:color="FF9900"/>
        </w:tblBorders>
        <w:tblLook w:val="01E0" w:firstRow="1" w:lastRow="1" w:firstColumn="1" w:lastColumn="1" w:noHBand="0" w:noVBand="0"/>
      </w:tblPr>
      <w:tblGrid>
        <w:gridCol w:w="8715"/>
      </w:tblGrid>
      <w:tr w:rsidR="00405BCE" w:rsidRPr="00D50222" w:rsidTr="00D50222">
        <w:trPr>
          <w:trHeight w:val="1527"/>
        </w:trPr>
        <w:tc>
          <w:tcPr>
            <w:tcW w:w="8715" w:type="dxa"/>
            <w:shd w:val="clear" w:color="auto" w:fill="auto"/>
            <w:vAlign w:val="center"/>
          </w:tcPr>
          <w:p w:rsidR="00405BCE" w:rsidRPr="00D50222" w:rsidRDefault="001D5D75" w:rsidP="00D50222">
            <w:pPr>
              <w:jc w:val="center"/>
              <w:rPr>
                <w:rFonts w:ascii="Arial" w:hAnsi="Arial" w:cs="Arial"/>
                <w:b/>
                <w:color w:val="5F5F5F"/>
                <w:spacing w:val="60"/>
                <w:sz w:val="48"/>
                <w:szCs w:val="48"/>
              </w:rPr>
            </w:pPr>
            <w:bookmarkStart w:id="0" w:name="_GoBack"/>
            <w:bookmarkEnd w:id="0"/>
            <w:r w:rsidRPr="00D50222">
              <w:rPr>
                <w:rFonts w:ascii="Arial" w:hAnsi="Arial" w:cs="Arial"/>
                <w:b/>
                <w:color w:val="5F5F5F"/>
                <w:spacing w:val="60"/>
                <w:sz w:val="48"/>
                <w:szCs w:val="48"/>
              </w:rPr>
              <w:t>Pégase</w:t>
            </w:r>
          </w:p>
        </w:tc>
      </w:tr>
      <w:tr w:rsidR="00405BCE" w:rsidRPr="00D50222" w:rsidTr="00D50222">
        <w:trPr>
          <w:trHeight w:val="1560"/>
        </w:trPr>
        <w:tc>
          <w:tcPr>
            <w:tcW w:w="8715" w:type="dxa"/>
            <w:shd w:val="clear" w:color="auto" w:fill="auto"/>
          </w:tcPr>
          <w:p w:rsidR="00405BCE" w:rsidRPr="00D50222" w:rsidRDefault="00405BCE" w:rsidP="00D50222">
            <w:pPr>
              <w:ind w:left="-57"/>
              <w:jc w:val="center"/>
              <w:rPr>
                <w:rFonts w:ascii="Arial" w:hAnsi="Arial" w:cs="Arial"/>
                <w:spacing w:val="20"/>
              </w:rPr>
            </w:pPr>
          </w:p>
        </w:tc>
      </w:tr>
      <w:tr w:rsidR="00405BCE" w:rsidRPr="00D50222" w:rsidTr="00D50222">
        <w:tc>
          <w:tcPr>
            <w:tcW w:w="8715" w:type="dxa"/>
            <w:shd w:val="clear" w:color="auto" w:fill="auto"/>
          </w:tcPr>
          <w:p w:rsidR="00405BCE" w:rsidRPr="00D50222" w:rsidRDefault="00DA5814" w:rsidP="00D50222">
            <w:pPr>
              <w:jc w:val="center"/>
              <w:rPr>
                <w:rFonts w:ascii="Arial" w:hAnsi="Arial" w:cs="Arial"/>
                <w:spacing w:val="40"/>
                <w:sz w:val="40"/>
                <w:szCs w:val="40"/>
              </w:rPr>
            </w:pPr>
            <w:r w:rsidRPr="00D50222">
              <w:rPr>
                <w:rFonts w:ascii="Arial" w:hAnsi="Arial" w:cs="Arial"/>
                <w:b/>
                <w:color w:val="5F5F5F"/>
                <w:spacing w:val="40"/>
                <w:sz w:val="40"/>
                <w:szCs w:val="40"/>
              </w:rPr>
              <w:t>Spécifications fonctionnelles détaillées</w:t>
            </w:r>
          </w:p>
        </w:tc>
      </w:tr>
      <w:tr w:rsidR="00405BCE" w:rsidRPr="00D50222" w:rsidTr="00D50222">
        <w:trPr>
          <w:trHeight w:val="1423"/>
        </w:trPr>
        <w:tc>
          <w:tcPr>
            <w:tcW w:w="8715" w:type="dxa"/>
            <w:shd w:val="clear" w:color="auto" w:fill="auto"/>
          </w:tcPr>
          <w:p w:rsidR="00405BCE" w:rsidRPr="00D50222" w:rsidRDefault="00405BCE" w:rsidP="00D50222">
            <w:pPr>
              <w:jc w:val="center"/>
              <w:rPr>
                <w:rFonts w:ascii="Arial" w:hAnsi="Arial" w:cs="Arial"/>
              </w:rPr>
            </w:pPr>
          </w:p>
        </w:tc>
      </w:tr>
      <w:tr w:rsidR="00405BCE" w:rsidRPr="00D50222" w:rsidTr="00D50222">
        <w:tc>
          <w:tcPr>
            <w:tcW w:w="8715" w:type="dxa"/>
            <w:shd w:val="clear" w:color="auto" w:fill="auto"/>
          </w:tcPr>
          <w:p w:rsidR="00405BCE" w:rsidRPr="00D50222" w:rsidRDefault="00405BCE" w:rsidP="00D50222">
            <w:pPr>
              <w:jc w:val="center"/>
              <w:rPr>
                <w:rFonts w:ascii="Arial" w:hAnsi="Arial" w:cs="Arial"/>
                <w:bCs/>
                <w:sz w:val="28"/>
                <w:szCs w:val="28"/>
              </w:rPr>
            </w:pPr>
            <w:r w:rsidRPr="00D50222">
              <w:rPr>
                <w:rFonts w:ascii="Arial" w:hAnsi="Arial" w:cs="Arial"/>
                <w:bCs/>
                <w:color w:val="5F5F5F"/>
                <w:spacing w:val="20"/>
                <w:sz w:val="28"/>
                <w:szCs w:val="28"/>
              </w:rPr>
              <w:t>Numéro de référence</w:t>
            </w:r>
          </w:p>
        </w:tc>
      </w:tr>
      <w:tr w:rsidR="00405BCE" w:rsidRPr="00D50222" w:rsidTr="00D50222">
        <w:tc>
          <w:tcPr>
            <w:tcW w:w="8715" w:type="dxa"/>
            <w:shd w:val="clear" w:color="auto" w:fill="auto"/>
          </w:tcPr>
          <w:p w:rsidR="00405BCE" w:rsidRPr="00D50222" w:rsidRDefault="00CE154F" w:rsidP="00B43926">
            <w:pPr>
              <w:jc w:val="center"/>
              <w:rPr>
                <w:rFonts w:ascii="Arial" w:hAnsi="Arial" w:cs="Arial"/>
                <w:b/>
                <w:color w:val="5F5F5F"/>
                <w:spacing w:val="20"/>
                <w:sz w:val="32"/>
                <w:szCs w:val="32"/>
              </w:rPr>
            </w:pPr>
            <w:r>
              <w:rPr>
                <w:rFonts w:ascii="Arial" w:hAnsi="Arial" w:cs="Arial"/>
                <w:b/>
                <w:color w:val="5F5F5F"/>
                <w:spacing w:val="20"/>
                <w:sz w:val="32"/>
                <w:szCs w:val="32"/>
              </w:rPr>
              <w:t>PEGASE/SF/</w:t>
            </w:r>
            <w:del w:id="1" w:author="WAWSZCZYK Eric WEBNET" w:date="2011-08-25T12:36:00Z">
              <w:r w:rsidR="00500356" w:rsidDel="00B43926">
                <w:rPr>
                  <w:rFonts w:ascii="Arial" w:hAnsi="Arial" w:cs="Arial"/>
                  <w:b/>
                  <w:color w:val="5F5F5F"/>
                  <w:spacing w:val="20"/>
                  <w:sz w:val="32"/>
                  <w:szCs w:val="32"/>
                </w:rPr>
                <w:delText>1</w:delText>
              </w:r>
              <w:r w:rsidR="00503554" w:rsidDel="00B43926">
                <w:rPr>
                  <w:rFonts w:ascii="Arial" w:hAnsi="Arial" w:cs="Arial"/>
                  <w:b/>
                  <w:color w:val="5F5F5F"/>
                  <w:spacing w:val="20"/>
                  <w:sz w:val="32"/>
                  <w:szCs w:val="32"/>
                </w:rPr>
                <w:delText>5</w:delText>
              </w:r>
            </w:del>
            <w:ins w:id="2" w:author="WAWSZCZYK Eric WEBNET" w:date="2011-08-25T12:36:00Z">
              <w:r w:rsidR="00B43926">
                <w:rPr>
                  <w:rFonts w:ascii="Arial" w:hAnsi="Arial" w:cs="Arial"/>
                  <w:b/>
                  <w:color w:val="5F5F5F"/>
                  <w:spacing w:val="20"/>
                  <w:sz w:val="32"/>
                  <w:szCs w:val="32"/>
                </w:rPr>
                <w:t>16</w:t>
              </w:r>
            </w:ins>
          </w:p>
        </w:tc>
      </w:tr>
    </w:tbl>
    <w:p w:rsidR="00EB78F8" w:rsidRPr="002A01C2" w:rsidRDefault="00EB78F8" w:rsidP="009B606B">
      <w:pPr>
        <w:jc w:val="both"/>
        <w:rPr>
          <w:rFonts w:ascii="Arial" w:hAnsi="Arial" w:cs="Arial"/>
        </w:rPr>
      </w:pPr>
    </w:p>
    <w:p w:rsidR="0021000E" w:rsidRPr="002A01C2" w:rsidRDefault="0021000E" w:rsidP="009B606B">
      <w:pPr>
        <w:jc w:val="both"/>
        <w:rPr>
          <w:rFonts w:ascii="Arial" w:hAnsi="Arial" w:cs="Arial"/>
        </w:rPr>
        <w:sectPr w:rsidR="0021000E" w:rsidRPr="002A01C2" w:rsidSect="002C08E3">
          <w:headerReference w:type="default" r:id="rId9"/>
          <w:footerReference w:type="default" r:id="rId10"/>
          <w:pgSz w:w="11906" w:h="16838" w:code="9"/>
          <w:pgMar w:top="2960" w:right="1076" w:bottom="851" w:left="2279" w:header="1253" w:footer="442" w:gutter="0"/>
          <w:cols w:space="708"/>
          <w:docGrid w:linePitch="360"/>
        </w:sectPr>
      </w:pPr>
    </w:p>
    <w:p w:rsidR="00D86F9D" w:rsidRPr="002A01C2" w:rsidRDefault="0018157A" w:rsidP="009B606B">
      <w:pPr>
        <w:jc w:val="both"/>
        <w:rPr>
          <w:rFonts w:ascii="Arial" w:hAnsi="Arial" w:cs="Arial"/>
          <w:b/>
          <w:bCs/>
          <w:color w:val="5F5F5F"/>
          <w:spacing w:val="20"/>
        </w:rPr>
      </w:pPr>
      <w:r w:rsidRPr="002A01C2">
        <w:rPr>
          <w:rFonts w:ascii="Arial" w:hAnsi="Arial" w:cs="Arial"/>
          <w:b/>
          <w:bCs/>
          <w:color w:val="5F5F5F"/>
          <w:spacing w:val="20"/>
        </w:rPr>
        <w:lastRenderedPageBreak/>
        <w:t>Signatures</w:t>
      </w:r>
    </w:p>
    <w:tbl>
      <w:tblPr>
        <w:tblpPr w:leftFromText="141" w:rightFromText="141" w:vertAnchor="text" w:horzAnchor="margin" w:tblpY="226"/>
        <w:tblW w:w="7461" w:type="dxa"/>
        <w:tblBorders>
          <w:top w:val="single" w:sz="4" w:space="0" w:color="FF9900"/>
          <w:left w:val="single" w:sz="4" w:space="0" w:color="FF9900"/>
          <w:bottom w:val="single" w:sz="4" w:space="0" w:color="FF9900"/>
          <w:right w:val="single" w:sz="4" w:space="0" w:color="FF9900"/>
          <w:insideH w:val="single" w:sz="4" w:space="0" w:color="FF9900"/>
          <w:insideV w:val="single" w:sz="4" w:space="0" w:color="FF9900"/>
        </w:tblBorders>
        <w:tblLayout w:type="fixed"/>
        <w:tblCellMar>
          <w:top w:w="57" w:type="dxa"/>
        </w:tblCellMar>
        <w:tblLook w:val="01E0" w:firstRow="1" w:lastRow="1" w:firstColumn="1" w:lastColumn="1" w:noHBand="0" w:noVBand="0"/>
      </w:tblPr>
      <w:tblGrid>
        <w:gridCol w:w="906"/>
        <w:gridCol w:w="3694"/>
        <w:gridCol w:w="2861"/>
      </w:tblGrid>
      <w:tr w:rsidR="00744D10" w:rsidRPr="00D50222" w:rsidTr="00D50222">
        <w:trPr>
          <w:trHeight w:val="823"/>
        </w:trPr>
        <w:tc>
          <w:tcPr>
            <w:tcW w:w="906" w:type="dxa"/>
            <w:shd w:val="clear" w:color="auto" w:fill="auto"/>
            <w:vAlign w:val="center"/>
          </w:tcPr>
          <w:p w:rsidR="00744D10" w:rsidRPr="00D50222" w:rsidRDefault="00744D10" w:rsidP="00D50222">
            <w:pPr>
              <w:jc w:val="center"/>
              <w:rPr>
                <w:rFonts w:ascii="Arial" w:hAnsi="Arial" w:cs="Arial"/>
                <w:b/>
              </w:rPr>
            </w:pPr>
            <w:r w:rsidRPr="00D50222">
              <w:rPr>
                <w:rFonts w:ascii="Arial" w:hAnsi="Arial" w:cs="Arial"/>
                <w:b/>
                <w:color w:val="5F5F5F"/>
                <w:spacing w:val="20"/>
                <w:sz w:val="20"/>
                <w:szCs w:val="20"/>
              </w:rPr>
              <w:t>V</w:t>
            </w:r>
          </w:p>
        </w:tc>
        <w:tc>
          <w:tcPr>
            <w:tcW w:w="3694" w:type="dxa"/>
            <w:shd w:val="clear" w:color="auto" w:fill="auto"/>
            <w:vAlign w:val="center"/>
          </w:tcPr>
          <w:p w:rsidR="00744D10" w:rsidRPr="00D50222" w:rsidRDefault="00744D10" w:rsidP="00D50222">
            <w:pPr>
              <w:jc w:val="center"/>
              <w:rPr>
                <w:rFonts w:ascii="Arial" w:hAnsi="Arial" w:cs="Arial"/>
                <w:b/>
                <w:color w:val="5F5F5F"/>
                <w:spacing w:val="20"/>
                <w:sz w:val="20"/>
                <w:szCs w:val="20"/>
              </w:rPr>
            </w:pPr>
            <w:r w:rsidRPr="00D50222">
              <w:rPr>
                <w:rFonts w:ascii="Arial" w:hAnsi="Arial" w:cs="Arial"/>
                <w:b/>
                <w:color w:val="5F5F5F"/>
                <w:spacing w:val="20"/>
                <w:sz w:val="20"/>
                <w:szCs w:val="20"/>
              </w:rPr>
              <w:t>Prestataire</w:t>
            </w:r>
          </w:p>
        </w:tc>
        <w:tc>
          <w:tcPr>
            <w:tcW w:w="2861" w:type="dxa"/>
            <w:shd w:val="clear" w:color="auto" w:fill="auto"/>
            <w:vAlign w:val="center"/>
          </w:tcPr>
          <w:p w:rsidR="00744D10" w:rsidRPr="00D50222" w:rsidRDefault="00744D10" w:rsidP="00D50222">
            <w:pPr>
              <w:jc w:val="center"/>
              <w:rPr>
                <w:rFonts w:ascii="Arial" w:hAnsi="Arial" w:cs="Arial"/>
              </w:rPr>
            </w:pPr>
            <w:r w:rsidRPr="00D50222">
              <w:rPr>
                <w:rFonts w:ascii="Arial" w:hAnsi="Arial" w:cs="Arial"/>
                <w:b/>
                <w:color w:val="5F5F5F"/>
                <w:spacing w:val="20"/>
                <w:sz w:val="20"/>
                <w:szCs w:val="20"/>
              </w:rPr>
              <w:t>CPT</w:t>
            </w:r>
          </w:p>
        </w:tc>
      </w:tr>
      <w:tr w:rsidR="00744D10" w:rsidRPr="00D50222" w:rsidTr="00D50222">
        <w:trPr>
          <w:trHeight w:val="933"/>
        </w:trPr>
        <w:tc>
          <w:tcPr>
            <w:tcW w:w="906" w:type="dxa"/>
            <w:shd w:val="clear" w:color="auto" w:fill="auto"/>
            <w:vAlign w:val="center"/>
          </w:tcPr>
          <w:p w:rsidR="00744D10" w:rsidRPr="00D50222" w:rsidRDefault="00744D10" w:rsidP="00D50222">
            <w:pPr>
              <w:jc w:val="center"/>
              <w:rPr>
                <w:rFonts w:ascii="Arial" w:hAnsi="Arial" w:cs="Arial"/>
                <w:b/>
                <w:bCs/>
                <w:color w:val="5F5F5F"/>
                <w:sz w:val="20"/>
                <w:szCs w:val="20"/>
              </w:rPr>
            </w:pPr>
          </w:p>
        </w:tc>
        <w:tc>
          <w:tcPr>
            <w:tcW w:w="3694" w:type="dxa"/>
            <w:shd w:val="clear" w:color="auto" w:fill="auto"/>
          </w:tcPr>
          <w:p w:rsidR="00744D10" w:rsidRPr="00D50222" w:rsidRDefault="001D5D75" w:rsidP="009B606B">
            <w:pPr>
              <w:rPr>
                <w:rFonts w:ascii="Arial" w:hAnsi="Arial" w:cs="Arial"/>
                <w:b/>
                <w:color w:val="5F5F5F"/>
                <w:spacing w:val="20"/>
                <w:sz w:val="20"/>
                <w:szCs w:val="20"/>
              </w:rPr>
            </w:pPr>
            <w:r w:rsidRPr="00D50222">
              <w:rPr>
                <w:rFonts w:ascii="Arial" w:hAnsi="Arial" w:cs="Arial"/>
                <w:b/>
                <w:color w:val="5F5F5F"/>
                <w:spacing w:val="20"/>
                <w:sz w:val="20"/>
                <w:szCs w:val="20"/>
              </w:rPr>
              <w:t>J.C. LOBLIGEOIS</w:t>
            </w:r>
          </w:p>
          <w:p w:rsidR="00744D10" w:rsidRPr="00D50222" w:rsidRDefault="00DA5814" w:rsidP="009B606B">
            <w:pPr>
              <w:rPr>
                <w:rFonts w:ascii="Arial" w:hAnsi="Arial" w:cs="Arial"/>
                <w:bCs/>
                <w:color w:val="5F5F5F"/>
                <w:spacing w:val="20"/>
                <w:sz w:val="20"/>
                <w:szCs w:val="20"/>
              </w:rPr>
            </w:pPr>
            <w:r w:rsidRPr="00D50222">
              <w:rPr>
                <w:rFonts w:ascii="Arial" w:hAnsi="Arial" w:cs="Arial"/>
                <w:bCs/>
                <w:color w:val="5F5F5F"/>
                <w:spacing w:val="20"/>
                <w:sz w:val="20"/>
                <w:szCs w:val="20"/>
              </w:rPr>
              <w:t>WEBNET</w:t>
            </w:r>
          </w:p>
          <w:p w:rsidR="00744D10" w:rsidRPr="00D50222" w:rsidRDefault="00744D10" w:rsidP="00D50222">
            <w:pPr>
              <w:rPr>
                <w:rFonts w:ascii="Arial" w:hAnsi="Arial" w:cs="Arial"/>
                <w:b/>
                <w:color w:val="5F5F5F"/>
                <w:spacing w:val="20"/>
                <w:sz w:val="20"/>
                <w:szCs w:val="20"/>
              </w:rPr>
            </w:pPr>
          </w:p>
        </w:tc>
        <w:tc>
          <w:tcPr>
            <w:tcW w:w="2861" w:type="dxa"/>
            <w:shd w:val="clear" w:color="auto" w:fill="auto"/>
          </w:tcPr>
          <w:p w:rsidR="00744D10" w:rsidRPr="00D50222" w:rsidRDefault="001D5D75" w:rsidP="009B606B">
            <w:pPr>
              <w:rPr>
                <w:rFonts w:ascii="Arial" w:hAnsi="Arial" w:cs="Arial"/>
                <w:b/>
                <w:color w:val="5F5F5F"/>
                <w:spacing w:val="20"/>
                <w:sz w:val="20"/>
                <w:szCs w:val="20"/>
              </w:rPr>
            </w:pPr>
            <w:r w:rsidRPr="00D50222">
              <w:rPr>
                <w:rFonts w:ascii="Arial" w:hAnsi="Arial" w:cs="Arial"/>
                <w:b/>
                <w:color w:val="5F5F5F"/>
                <w:spacing w:val="20"/>
                <w:sz w:val="20"/>
                <w:szCs w:val="20"/>
              </w:rPr>
              <w:t xml:space="preserve">A. BRUNET </w:t>
            </w:r>
          </w:p>
          <w:p w:rsidR="00744D10" w:rsidRPr="00D50222" w:rsidRDefault="00817D27" w:rsidP="009B606B">
            <w:pPr>
              <w:rPr>
                <w:rFonts w:ascii="Arial" w:hAnsi="Arial" w:cs="Arial"/>
                <w:bCs/>
                <w:color w:val="5F5F5F"/>
                <w:spacing w:val="20"/>
                <w:sz w:val="20"/>
                <w:szCs w:val="20"/>
              </w:rPr>
            </w:pPr>
            <w:r w:rsidRPr="00D50222">
              <w:rPr>
                <w:rFonts w:ascii="Arial" w:hAnsi="Arial" w:cs="Arial"/>
                <w:bCs/>
                <w:color w:val="5F5F5F"/>
                <w:spacing w:val="20"/>
                <w:sz w:val="20"/>
                <w:szCs w:val="20"/>
              </w:rPr>
              <w:t>DSI</w:t>
            </w:r>
          </w:p>
          <w:p w:rsidR="00744D10" w:rsidRPr="00D50222" w:rsidRDefault="00744D10" w:rsidP="00D50222">
            <w:pPr>
              <w:rPr>
                <w:rFonts w:ascii="Arial" w:hAnsi="Arial" w:cs="Arial"/>
                <w:bCs/>
              </w:rPr>
            </w:pPr>
          </w:p>
        </w:tc>
      </w:tr>
    </w:tbl>
    <w:p w:rsidR="0018157A" w:rsidRPr="002A01C2" w:rsidRDefault="0018157A" w:rsidP="009B606B">
      <w:pPr>
        <w:jc w:val="both"/>
        <w:rPr>
          <w:rFonts w:ascii="Arial" w:hAnsi="Arial" w:cs="Arial"/>
          <w:b/>
          <w:bCs/>
          <w:color w:val="5F5F5F"/>
          <w:spacing w:val="20"/>
        </w:rPr>
      </w:pPr>
    </w:p>
    <w:p w:rsidR="0018157A" w:rsidRPr="002A01C2" w:rsidRDefault="0018157A" w:rsidP="009B606B">
      <w:pPr>
        <w:jc w:val="both"/>
        <w:rPr>
          <w:rFonts w:ascii="Arial" w:hAnsi="Arial" w:cs="Arial"/>
          <w:color w:val="5F5F5F"/>
          <w:spacing w:val="20"/>
        </w:rPr>
      </w:pPr>
    </w:p>
    <w:p w:rsidR="00677523" w:rsidRPr="002A01C2" w:rsidRDefault="00677523" w:rsidP="009B606B">
      <w:pPr>
        <w:jc w:val="both"/>
        <w:rPr>
          <w:rFonts w:ascii="Arial" w:hAnsi="Arial" w:cs="Arial"/>
          <w:color w:val="5F5F5F"/>
          <w:spacing w:val="20"/>
        </w:rPr>
      </w:pPr>
    </w:p>
    <w:p w:rsidR="00677523" w:rsidRPr="002A01C2" w:rsidRDefault="00677523" w:rsidP="009B606B">
      <w:pPr>
        <w:jc w:val="both"/>
        <w:rPr>
          <w:rFonts w:ascii="Arial" w:hAnsi="Arial" w:cs="Arial"/>
          <w:color w:val="5F5F5F"/>
          <w:spacing w:val="20"/>
        </w:rPr>
      </w:pPr>
    </w:p>
    <w:p w:rsidR="00677523" w:rsidRPr="002A01C2" w:rsidRDefault="00677523" w:rsidP="009B606B">
      <w:pPr>
        <w:jc w:val="both"/>
        <w:rPr>
          <w:rFonts w:ascii="Arial" w:hAnsi="Arial" w:cs="Arial"/>
          <w:color w:val="5F5F5F"/>
          <w:spacing w:val="20"/>
        </w:rPr>
      </w:pPr>
    </w:p>
    <w:p w:rsidR="00744D10" w:rsidRPr="002A01C2" w:rsidRDefault="00744D10" w:rsidP="009B606B">
      <w:pPr>
        <w:jc w:val="both"/>
        <w:rPr>
          <w:rFonts w:ascii="Arial" w:hAnsi="Arial" w:cs="Arial"/>
          <w:color w:val="5F5F5F"/>
          <w:spacing w:val="20"/>
        </w:rPr>
      </w:pPr>
    </w:p>
    <w:p w:rsidR="00744D10" w:rsidRPr="002A01C2" w:rsidRDefault="00744D10" w:rsidP="009B606B">
      <w:pPr>
        <w:jc w:val="both"/>
        <w:rPr>
          <w:rFonts w:ascii="Arial" w:hAnsi="Arial" w:cs="Arial"/>
          <w:color w:val="5F5F5F"/>
          <w:spacing w:val="20"/>
        </w:rPr>
      </w:pPr>
    </w:p>
    <w:p w:rsidR="00744D10" w:rsidRPr="002A01C2" w:rsidRDefault="00744D10" w:rsidP="009B606B">
      <w:pPr>
        <w:jc w:val="both"/>
        <w:rPr>
          <w:rFonts w:ascii="Arial" w:hAnsi="Arial" w:cs="Arial"/>
          <w:color w:val="5F5F5F"/>
          <w:spacing w:val="20"/>
        </w:rPr>
      </w:pPr>
    </w:p>
    <w:p w:rsidR="00677523" w:rsidRPr="002A01C2" w:rsidRDefault="00677523" w:rsidP="009B606B">
      <w:pPr>
        <w:jc w:val="both"/>
        <w:rPr>
          <w:rFonts w:ascii="Arial" w:hAnsi="Arial" w:cs="Arial"/>
          <w:color w:val="5F5F5F"/>
          <w:spacing w:val="20"/>
        </w:rPr>
      </w:pPr>
    </w:p>
    <w:p w:rsidR="00677523" w:rsidRPr="002A01C2" w:rsidRDefault="00677523" w:rsidP="009B606B">
      <w:pPr>
        <w:jc w:val="both"/>
        <w:rPr>
          <w:rFonts w:ascii="Arial" w:hAnsi="Arial" w:cs="Arial"/>
          <w:color w:val="5F5F5F"/>
          <w:spacing w:val="20"/>
        </w:rPr>
      </w:pPr>
    </w:p>
    <w:p w:rsidR="0018157A" w:rsidRPr="002A01C2" w:rsidRDefault="0018157A" w:rsidP="009B606B">
      <w:pPr>
        <w:jc w:val="both"/>
        <w:rPr>
          <w:rFonts w:ascii="Arial" w:hAnsi="Arial" w:cs="Arial"/>
          <w:b/>
          <w:bCs/>
          <w:color w:val="5F5F5F"/>
          <w:spacing w:val="20"/>
        </w:rPr>
      </w:pPr>
      <w:r w:rsidRPr="002A01C2">
        <w:rPr>
          <w:rFonts w:ascii="Arial" w:hAnsi="Arial" w:cs="Arial"/>
          <w:b/>
          <w:bCs/>
          <w:color w:val="5F5F5F"/>
          <w:spacing w:val="20"/>
        </w:rPr>
        <w:t>Historique des versions</w:t>
      </w:r>
    </w:p>
    <w:tbl>
      <w:tblPr>
        <w:tblpPr w:leftFromText="141" w:rightFromText="141" w:vertAnchor="text" w:horzAnchor="margin" w:tblpY="225"/>
        <w:tblW w:w="0" w:type="auto"/>
        <w:tblBorders>
          <w:top w:val="single" w:sz="4" w:space="0" w:color="FF9900"/>
          <w:left w:val="single" w:sz="4" w:space="0" w:color="FF9900"/>
          <w:bottom w:val="single" w:sz="4" w:space="0" w:color="FF9900"/>
          <w:right w:val="single" w:sz="4" w:space="0" w:color="FF9900"/>
          <w:insideH w:val="single" w:sz="4" w:space="0" w:color="FF9900"/>
          <w:insideV w:val="single" w:sz="4" w:space="0" w:color="FF9900"/>
        </w:tblBorders>
        <w:tblLook w:val="01E0" w:firstRow="1" w:lastRow="1" w:firstColumn="1" w:lastColumn="1" w:noHBand="0" w:noVBand="0"/>
      </w:tblPr>
      <w:tblGrid>
        <w:gridCol w:w="906"/>
        <w:gridCol w:w="1653"/>
        <w:gridCol w:w="4902"/>
        <w:gridCol w:w="1367"/>
      </w:tblGrid>
      <w:tr w:rsidR="0018157A" w:rsidRPr="00D50222" w:rsidTr="00D50222">
        <w:trPr>
          <w:trHeight w:val="803"/>
        </w:trPr>
        <w:tc>
          <w:tcPr>
            <w:tcW w:w="906" w:type="dxa"/>
            <w:shd w:val="clear" w:color="auto" w:fill="auto"/>
            <w:vAlign w:val="center"/>
          </w:tcPr>
          <w:p w:rsidR="0018157A" w:rsidRPr="00D50222" w:rsidRDefault="00335704" w:rsidP="00D50222">
            <w:pPr>
              <w:jc w:val="center"/>
              <w:rPr>
                <w:rFonts w:ascii="Arial" w:hAnsi="Arial" w:cs="Arial"/>
                <w:b/>
              </w:rPr>
            </w:pPr>
            <w:r w:rsidRPr="00D50222">
              <w:rPr>
                <w:rFonts w:ascii="Arial" w:hAnsi="Arial" w:cs="Arial"/>
                <w:b/>
                <w:color w:val="5F5F5F"/>
                <w:spacing w:val="20"/>
                <w:sz w:val="20"/>
                <w:szCs w:val="20"/>
              </w:rPr>
              <w:t>V</w:t>
            </w:r>
          </w:p>
        </w:tc>
        <w:tc>
          <w:tcPr>
            <w:tcW w:w="1653" w:type="dxa"/>
            <w:shd w:val="clear" w:color="auto" w:fill="auto"/>
            <w:vAlign w:val="center"/>
          </w:tcPr>
          <w:p w:rsidR="0018157A" w:rsidRPr="00D50222" w:rsidRDefault="0018157A" w:rsidP="00D50222">
            <w:pPr>
              <w:jc w:val="center"/>
              <w:rPr>
                <w:rFonts w:ascii="Arial" w:hAnsi="Arial" w:cs="Arial"/>
              </w:rPr>
            </w:pPr>
            <w:r w:rsidRPr="00D50222">
              <w:rPr>
                <w:rFonts w:ascii="Arial" w:hAnsi="Arial" w:cs="Arial"/>
                <w:b/>
                <w:color w:val="5F5F5F"/>
                <w:spacing w:val="20"/>
                <w:sz w:val="20"/>
                <w:szCs w:val="20"/>
              </w:rPr>
              <w:t>Date</w:t>
            </w:r>
          </w:p>
        </w:tc>
        <w:tc>
          <w:tcPr>
            <w:tcW w:w="4902" w:type="dxa"/>
            <w:shd w:val="clear" w:color="auto" w:fill="auto"/>
            <w:vAlign w:val="center"/>
          </w:tcPr>
          <w:p w:rsidR="0018157A" w:rsidRPr="00D50222" w:rsidRDefault="0018157A" w:rsidP="00D50222">
            <w:pPr>
              <w:jc w:val="center"/>
              <w:rPr>
                <w:rFonts w:ascii="Arial" w:hAnsi="Arial" w:cs="Arial"/>
              </w:rPr>
            </w:pPr>
            <w:r w:rsidRPr="00D50222">
              <w:rPr>
                <w:rFonts w:ascii="Arial" w:hAnsi="Arial" w:cs="Arial"/>
                <w:b/>
                <w:color w:val="5F5F5F"/>
                <w:spacing w:val="20"/>
                <w:sz w:val="20"/>
                <w:szCs w:val="20"/>
              </w:rPr>
              <w:t>Nature de l’évolution</w:t>
            </w:r>
          </w:p>
        </w:tc>
        <w:tc>
          <w:tcPr>
            <w:tcW w:w="1367" w:type="dxa"/>
            <w:shd w:val="clear" w:color="auto" w:fill="auto"/>
            <w:vAlign w:val="center"/>
          </w:tcPr>
          <w:p w:rsidR="0018157A" w:rsidRPr="00D50222" w:rsidRDefault="0018157A" w:rsidP="00D50222">
            <w:pPr>
              <w:jc w:val="center"/>
              <w:rPr>
                <w:rFonts w:ascii="Arial" w:hAnsi="Arial" w:cs="Arial"/>
              </w:rPr>
            </w:pPr>
            <w:r w:rsidRPr="00D50222">
              <w:rPr>
                <w:rFonts w:ascii="Arial" w:hAnsi="Arial" w:cs="Arial"/>
                <w:b/>
                <w:color w:val="5F5F5F"/>
                <w:spacing w:val="20"/>
                <w:sz w:val="20"/>
                <w:szCs w:val="20"/>
              </w:rPr>
              <w:t>Pages</w:t>
            </w:r>
          </w:p>
        </w:tc>
      </w:tr>
      <w:tr w:rsidR="0018157A" w:rsidRPr="00D50222" w:rsidTr="00D50222">
        <w:trPr>
          <w:trHeight w:val="507"/>
        </w:trPr>
        <w:tc>
          <w:tcPr>
            <w:tcW w:w="906" w:type="dxa"/>
            <w:shd w:val="clear" w:color="auto" w:fill="auto"/>
            <w:vAlign w:val="center"/>
          </w:tcPr>
          <w:p w:rsidR="0018157A" w:rsidRPr="00D50222" w:rsidRDefault="00997FE6" w:rsidP="00D50222">
            <w:pPr>
              <w:jc w:val="center"/>
              <w:rPr>
                <w:rFonts w:ascii="Arial" w:hAnsi="Arial" w:cs="Arial"/>
                <w:sz w:val="20"/>
                <w:szCs w:val="20"/>
              </w:rPr>
            </w:pPr>
            <w:r w:rsidRPr="00D50222">
              <w:rPr>
                <w:rFonts w:ascii="Arial" w:hAnsi="Arial" w:cs="Arial"/>
                <w:b/>
                <w:bCs/>
                <w:color w:val="5F5F5F"/>
                <w:sz w:val="20"/>
                <w:szCs w:val="20"/>
              </w:rPr>
              <w:t>V 0</w:t>
            </w:r>
          </w:p>
        </w:tc>
        <w:tc>
          <w:tcPr>
            <w:tcW w:w="1653" w:type="dxa"/>
            <w:shd w:val="clear" w:color="auto" w:fill="auto"/>
            <w:vAlign w:val="center"/>
          </w:tcPr>
          <w:p w:rsidR="0018157A" w:rsidRPr="00D50222" w:rsidRDefault="00460585" w:rsidP="00D50222">
            <w:pPr>
              <w:jc w:val="center"/>
              <w:rPr>
                <w:rFonts w:ascii="Arial" w:hAnsi="Arial" w:cs="Arial"/>
                <w:color w:val="5F5F5F"/>
                <w:spacing w:val="20"/>
                <w:sz w:val="20"/>
                <w:szCs w:val="20"/>
              </w:rPr>
            </w:pPr>
            <w:r w:rsidRPr="00D50222">
              <w:rPr>
                <w:rFonts w:ascii="Arial" w:hAnsi="Arial" w:cs="Arial"/>
                <w:color w:val="5F5F5F"/>
                <w:spacing w:val="20"/>
                <w:sz w:val="20"/>
                <w:szCs w:val="20"/>
              </w:rPr>
              <w:t>0</w:t>
            </w:r>
            <w:r w:rsidR="001D5D75" w:rsidRPr="00D50222">
              <w:rPr>
                <w:rFonts w:ascii="Arial" w:hAnsi="Arial" w:cs="Arial"/>
                <w:color w:val="5F5F5F"/>
                <w:spacing w:val="20"/>
                <w:sz w:val="20"/>
                <w:szCs w:val="20"/>
              </w:rPr>
              <w:t>1</w:t>
            </w:r>
            <w:r w:rsidR="00090BD0" w:rsidRPr="00D50222">
              <w:rPr>
                <w:rFonts w:ascii="Arial" w:hAnsi="Arial" w:cs="Arial"/>
                <w:color w:val="5F5F5F"/>
                <w:spacing w:val="20"/>
                <w:sz w:val="20"/>
                <w:szCs w:val="20"/>
              </w:rPr>
              <w:t>/0</w:t>
            </w:r>
            <w:r w:rsidR="001D5D75" w:rsidRPr="00D50222">
              <w:rPr>
                <w:rFonts w:ascii="Arial" w:hAnsi="Arial" w:cs="Arial"/>
                <w:color w:val="5F5F5F"/>
                <w:spacing w:val="20"/>
                <w:sz w:val="20"/>
                <w:szCs w:val="20"/>
              </w:rPr>
              <w:t>2</w:t>
            </w:r>
            <w:r w:rsidR="00DA5814" w:rsidRPr="00D50222">
              <w:rPr>
                <w:rFonts w:ascii="Arial" w:hAnsi="Arial" w:cs="Arial"/>
                <w:color w:val="5F5F5F"/>
                <w:spacing w:val="20"/>
                <w:sz w:val="20"/>
                <w:szCs w:val="20"/>
              </w:rPr>
              <w:t>/20</w:t>
            </w:r>
            <w:r w:rsidR="005941C3" w:rsidRPr="00D50222">
              <w:rPr>
                <w:rFonts w:ascii="Arial" w:hAnsi="Arial" w:cs="Arial"/>
                <w:color w:val="5F5F5F"/>
                <w:spacing w:val="20"/>
                <w:sz w:val="20"/>
                <w:szCs w:val="20"/>
              </w:rPr>
              <w:t>1</w:t>
            </w:r>
            <w:r w:rsidR="001D5D75" w:rsidRPr="00D50222">
              <w:rPr>
                <w:rFonts w:ascii="Arial" w:hAnsi="Arial" w:cs="Arial"/>
                <w:color w:val="5F5F5F"/>
                <w:spacing w:val="20"/>
                <w:sz w:val="20"/>
                <w:szCs w:val="20"/>
              </w:rPr>
              <w:t>1</w:t>
            </w:r>
          </w:p>
        </w:tc>
        <w:tc>
          <w:tcPr>
            <w:tcW w:w="4902" w:type="dxa"/>
            <w:shd w:val="clear" w:color="auto" w:fill="auto"/>
            <w:vAlign w:val="center"/>
          </w:tcPr>
          <w:p w:rsidR="0018157A" w:rsidRPr="00D50222" w:rsidRDefault="00DA5814" w:rsidP="00D50222">
            <w:pPr>
              <w:jc w:val="center"/>
              <w:rPr>
                <w:rFonts w:ascii="Arial" w:hAnsi="Arial" w:cs="Arial"/>
                <w:color w:val="5F5F5F"/>
                <w:spacing w:val="20"/>
                <w:sz w:val="20"/>
                <w:szCs w:val="20"/>
              </w:rPr>
            </w:pPr>
            <w:r w:rsidRPr="00D50222">
              <w:rPr>
                <w:rFonts w:ascii="Arial" w:hAnsi="Arial" w:cs="Arial"/>
                <w:color w:val="5F5F5F"/>
                <w:spacing w:val="20"/>
                <w:sz w:val="20"/>
                <w:szCs w:val="20"/>
              </w:rPr>
              <w:t>Création du document</w:t>
            </w:r>
          </w:p>
        </w:tc>
        <w:tc>
          <w:tcPr>
            <w:tcW w:w="1367" w:type="dxa"/>
            <w:shd w:val="clear" w:color="auto" w:fill="auto"/>
            <w:vAlign w:val="center"/>
          </w:tcPr>
          <w:p w:rsidR="0018157A" w:rsidRPr="00D50222" w:rsidRDefault="008D3C26" w:rsidP="00D50222">
            <w:pPr>
              <w:jc w:val="center"/>
              <w:rPr>
                <w:rFonts w:ascii="Arial" w:hAnsi="Arial" w:cs="Arial"/>
                <w:sz w:val="20"/>
                <w:szCs w:val="20"/>
              </w:rPr>
            </w:pPr>
            <w:r w:rsidRPr="00D50222">
              <w:rPr>
                <w:rFonts w:ascii="Arial" w:hAnsi="Arial" w:cs="Arial"/>
                <w:sz w:val="20"/>
                <w:szCs w:val="20"/>
              </w:rPr>
              <w:t>00</w:t>
            </w:r>
          </w:p>
        </w:tc>
      </w:tr>
      <w:tr w:rsidR="00154F77" w:rsidRPr="00D50222" w:rsidTr="00D50222">
        <w:trPr>
          <w:trHeight w:val="507"/>
        </w:trPr>
        <w:tc>
          <w:tcPr>
            <w:tcW w:w="906" w:type="dxa"/>
            <w:shd w:val="clear" w:color="auto" w:fill="auto"/>
            <w:vAlign w:val="center"/>
          </w:tcPr>
          <w:p w:rsidR="00154F77" w:rsidRPr="00D50222" w:rsidRDefault="00553EEB" w:rsidP="00D50222">
            <w:pPr>
              <w:jc w:val="center"/>
              <w:rPr>
                <w:rFonts w:ascii="Arial" w:hAnsi="Arial" w:cs="Arial"/>
                <w:b/>
                <w:bCs/>
                <w:color w:val="5F5F5F"/>
                <w:sz w:val="20"/>
                <w:szCs w:val="20"/>
              </w:rPr>
            </w:pPr>
            <w:r w:rsidRPr="00D50222">
              <w:rPr>
                <w:rFonts w:ascii="Arial" w:hAnsi="Arial" w:cs="Arial"/>
                <w:b/>
                <w:bCs/>
                <w:color w:val="5F5F5F"/>
                <w:sz w:val="20"/>
                <w:szCs w:val="20"/>
              </w:rPr>
              <w:t>V 0.13</w:t>
            </w:r>
          </w:p>
        </w:tc>
        <w:tc>
          <w:tcPr>
            <w:tcW w:w="1653" w:type="dxa"/>
            <w:shd w:val="clear" w:color="auto" w:fill="auto"/>
            <w:vAlign w:val="center"/>
          </w:tcPr>
          <w:p w:rsidR="00154F77" w:rsidRPr="00D50222" w:rsidRDefault="00553EEB" w:rsidP="002C05D8">
            <w:pPr>
              <w:jc w:val="center"/>
              <w:rPr>
                <w:rFonts w:ascii="Arial" w:hAnsi="Arial" w:cs="Arial"/>
                <w:color w:val="5F5F5F"/>
                <w:spacing w:val="20"/>
                <w:sz w:val="20"/>
                <w:szCs w:val="20"/>
              </w:rPr>
            </w:pPr>
            <w:r w:rsidRPr="00D50222">
              <w:rPr>
                <w:rFonts w:ascii="Arial" w:hAnsi="Arial" w:cs="Arial"/>
                <w:color w:val="5F5F5F"/>
                <w:spacing w:val="20"/>
                <w:sz w:val="20"/>
                <w:szCs w:val="20"/>
              </w:rPr>
              <w:t>1</w:t>
            </w:r>
            <w:r w:rsidR="002C05D8">
              <w:rPr>
                <w:rFonts w:ascii="Arial" w:hAnsi="Arial" w:cs="Arial"/>
                <w:color w:val="5F5F5F"/>
                <w:spacing w:val="20"/>
                <w:sz w:val="20"/>
                <w:szCs w:val="20"/>
              </w:rPr>
              <w:t>8</w:t>
            </w:r>
            <w:r w:rsidRPr="00D50222">
              <w:rPr>
                <w:rFonts w:ascii="Arial" w:hAnsi="Arial" w:cs="Arial"/>
                <w:color w:val="5F5F5F"/>
                <w:spacing w:val="20"/>
                <w:sz w:val="20"/>
                <w:szCs w:val="20"/>
              </w:rPr>
              <w:t>/02/2011</w:t>
            </w:r>
          </w:p>
        </w:tc>
        <w:tc>
          <w:tcPr>
            <w:tcW w:w="4902" w:type="dxa"/>
            <w:shd w:val="clear" w:color="auto" w:fill="auto"/>
            <w:vAlign w:val="center"/>
          </w:tcPr>
          <w:p w:rsidR="00154F77" w:rsidRPr="00D50222" w:rsidRDefault="00553EEB" w:rsidP="00D50222">
            <w:pPr>
              <w:jc w:val="center"/>
              <w:rPr>
                <w:rFonts w:ascii="Arial" w:hAnsi="Arial" w:cs="Arial"/>
                <w:color w:val="5F5F5F"/>
                <w:spacing w:val="20"/>
                <w:sz w:val="20"/>
                <w:szCs w:val="20"/>
              </w:rPr>
            </w:pPr>
            <w:r w:rsidRPr="00D50222">
              <w:rPr>
                <w:rFonts w:ascii="Arial" w:hAnsi="Arial" w:cs="Arial"/>
                <w:color w:val="5F5F5F"/>
                <w:spacing w:val="20"/>
                <w:sz w:val="20"/>
                <w:szCs w:val="20"/>
              </w:rPr>
              <w:t>Livraison partielle</w:t>
            </w:r>
          </w:p>
        </w:tc>
        <w:tc>
          <w:tcPr>
            <w:tcW w:w="1367" w:type="dxa"/>
            <w:shd w:val="clear" w:color="auto" w:fill="auto"/>
            <w:vAlign w:val="center"/>
          </w:tcPr>
          <w:p w:rsidR="00154F77" w:rsidRPr="00D50222" w:rsidRDefault="000C327C" w:rsidP="00D50222">
            <w:pPr>
              <w:jc w:val="center"/>
              <w:rPr>
                <w:rFonts w:ascii="Arial" w:hAnsi="Arial" w:cs="Arial"/>
                <w:sz w:val="20"/>
                <w:szCs w:val="20"/>
              </w:rPr>
            </w:pPr>
            <w:r>
              <w:rPr>
                <w:rFonts w:ascii="Arial" w:hAnsi="Arial" w:cs="Arial"/>
                <w:sz w:val="20"/>
                <w:szCs w:val="20"/>
              </w:rPr>
              <w:t>86</w:t>
            </w:r>
          </w:p>
        </w:tc>
      </w:tr>
      <w:tr w:rsidR="00572AF4" w:rsidRPr="00D50222" w:rsidTr="00D50222">
        <w:trPr>
          <w:trHeight w:val="507"/>
        </w:trPr>
        <w:tc>
          <w:tcPr>
            <w:tcW w:w="906" w:type="dxa"/>
            <w:shd w:val="clear" w:color="auto" w:fill="auto"/>
            <w:vAlign w:val="center"/>
          </w:tcPr>
          <w:p w:rsidR="00572AF4" w:rsidRPr="00D50222" w:rsidRDefault="0028587A" w:rsidP="00D50222">
            <w:pPr>
              <w:jc w:val="center"/>
              <w:rPr>
                <w:rFonts w:ascii="Arial" w:hAnsi="Arial" w:cs="Arial"/>
                <w:b/>
                <w:bCs/>
                <w:color w:val="5F5F5F"/>
                <w:sz w:val="20"/>
                <w:szCs w:val="20"/>
              </w:rPr>
            </w:pPr>
            <w:r>
              <w:rPr>
                <w:rFonts w:ascii="Arial" w:hAnsi="Arial" w:cs="Arial"/>
                <w:b/>
                <w:bCs/>
                <w:color w:val="5F5F5F"/>
                <w:sz w:val="20"/>
                <w:szCs w:val="20"/>
              </w:rPr>
              <w:t>V 0.2</w:t>
            </w:r>
            <w:r w:rsidR="00C73E42">
              <w:rPr>
                <w:rFonts w:ascii="Arial" w:hAnsi="Arial" w:cs="Arial"/>
                <w:b/>
                <w:bCs/>
                <w:color w:val="5F5F5F"/>
                <w:sz w:val="20"/>
                <w:szCs w:val="20"/>
              </w:rPr>
              <w:t>1</w:t>
            </w:r>
          </w:p>
        </w:tc>
        <w:tc>
          <w:tcPr>
            <w:tcW w:w="1653" w:type="dxa"/>
            <w:shd w:val="clear" w:color="auto" w:fill="auto"/>
            <w:vAlign w:val="center"/>
          </w:tcPr>
          <w:p w:rsidR="00572AF4" w:rsidRPr="00D50222" w:rsidRDefault="0028587A" w:rsidP="00D50222">
            <w:pPr>
              <w:jc w:val="center"/>
              <w:rPr>
                <w:rFonts w:ascii="Arial" w:hAnsi="Arial" w:cs="Arial"/>
                <w:color w:val="5F5F5F"/>
                <w:spacing w:val="20"/>
                <w:sz w:val="20"/>
                <w:szCs w:val="20"/>
              </w:rPr>
            </w:pPr>
            <w:r>
              <w:rPr>
                <w:rFonts w:ascii="Arial" w:hAnsi="Arial" w:cs="Arial"/>
                <w:color w:val="5F5F5F"/>
                <w:spacing w:val="20"/>
                <w:sz w:val="20"/>
                <w:szCs w:val="20"/>
              </w:rPr>
              <w:t>25/02/2011</w:t>
            </w:r>
          </w:p>
        </w:tc>
        <w:tc>
          <w:tcPr>
            <w:tcW w:w="4902" w:type="dxa"/>
            <w:shd w:val="clear" w:color="auto" w:fill="auto"/>
            <w:vAlign w:val="center"/>
          </w:tcPr>
          <w:p w:rsidR="00572AF4" w:rsidRPr="00D50222" w:rsidRDefault="0028587A" w:rsidP="00D50222">
            <w:pPr>
              <w:jc w:val="center"/>
              <w:rPr>
                <w:rFonts w:ascii="Arial" w:hAnsi="Arial" w:cs="Arial"/>
                <w:color w:val="5F5F5F"/>
                <w:spacing w:val="20"/>
                <w:sz w:val="20"/>
                <w:szCs w:val="20"/>
              </w:rPr>
            </w:pPr>
            <w:r>
              <w:rPr>
                <w:rFonts w:ascii="Arial" w:hAnsi="Arial" w:cs="Arial"/>
                <w:color w:val="5F5F5F"/>
                <w:spacing w:val="20"/>
                <w:sz w:val="20"/>
                <w:szCs w:val="20"/>
              </w:rPr>
              <w:t>Livraison pour relecture</w:t>
            </w:r>
          </w:p>
        </w:tc>
        <w:tc>
          <w:tcPr>
            <w:tcW w:w="1367" w:type="dxa"/>
            <w:shd w:val="clear" w:color="auto" w:fill="auto"/>
            <w:vAlign w:val="center"/>
          </w:tcPr>
          <w:p w:rsidR="00096FB7" w:rsidRPr="00D50222" w:rsidRDefault="0028587A" w:rsidP="00D50222">
            <w:pPr>
              <w:jc w:val="center"/>
              <w:rPr>
                <w:rFonts w:ascii="Arial" w:hAnsi="Arial" w:cs="Arial"/>
                <w:sz w:val="20"/>
                <w:szCs w:val="20"/>
              </w:rPr>
            </w:pPr>
            <w:r>
              <w:rPr>
                <w:rFonts w:ascii="Arial" w:hAnsi="Arial" w:cs="Arial"/>
                <w:sz w:val="20"/>
                <w:szCs w:val="20"/>
              </w:rPr>
              <w:t>113</w:t>
            </w:r>
          </w:p>
        </w:tc>
      </w:tr>
      <w:tr w:rsidR="00C73E42" w:rsidRPr="00D50222" w:rsidTr="00D50222">
        <w:trPr>
          <w:trHeight w:val="507"/>
        </w:trPr>
        <w:tc>
          <w:tcPr>
            <w:tcW w:w="906" w:type="dxa"/>
            <w:shd w:val="clear" w:color="auto" w:fill="auto"/>
            <w:vAlign w:val="center"/>
          </w:tcPr>
          <w:p w:rsidR="00C73E42" w:rsidRPr="00D50222" w:rsidRDefault="00C73E42" w:rsidP="00C73E42">
            <w:pPr>
              <w:jc w:val="center"/>
              <w:rPr>
                <w:rFonts w:ascii="Arial" w:hAnsi="Arial" w:cs="Arial"/>
                <w:b/>
                <w:bCs/>
                <w:color w:val="5F5F5F"/>
                <w:sz w:val="20"/>
                <w:szCs w:val="20"/>
              </w:rPr>
            </w:pPr>
            <w:r>
              <w:rPr>
                <w:rFonts w:ascii="Arial" w:hAnsi="Arial" w:cs="Arial"/>
                <w:b/>
                <w:bCs/>
                <w:color w:val="5F5F5F"/>
                <w:sz w:val="20"/>
                <w:szCs w:val="20"/>
              </w:rPr>
              <w:t>V0.22</w:t>
            </w:r>
          </w:p>
        </w:tc>
        <w:tc>
          <w:tcPr>
            <w:tcW w:w="1653" w:type="dxa"/>
            <w:shd w:val="clear" w:color="auto" w:fill="auto"/>
            <w:vAlign w:val="center"/>
          </w:tcPr>
          <w:p w:rsidR="00C73E42" w:rsidRPr="00D50222" w:rsidRDefault="00C73E42" w:rsidP="00C73E42">
            <w:pPr>
              <w:jc w:val="center"/>
              <w:rPr>
                <w:rFonts w:ascii="Arial" w:hAnsi="Arial" w:cs="Arial"/>
                <w:color w:val="5F5F5F"/>
                <w:spacing w:val="20"/>
                <w:sz w:val="20"/>
                <w:szCs w:val="20"/>
              </w:rPr>
            </w:pPr>
            <w:r>
              <w:rPr>
                <w:rFonts w:ascii="Arial" w:hAnsi="Arial" w:cs="Arial"/>
                <w:color w:val="5F5F5F"/>
                <w:spacing w:val="20"/>
                <w:sz w:val="20"/>
                <w:szCs w:val="20"/>
              </w:rPr>
              <w:t>03/03/2011</w:t>
            </w:r>
          </w:p>
        </w:tc>
        <w:tc>
          <w:tcPr>
            <w:tcW w:w="4902" w:type="dxa"/>
            <w:shd w:val="clear" w:color="auto" w:fill="auto"/>
            <w:vAlign w:val="center"/>
          </w:tcPr>
          <w:p w:rsidR="00C73E42" w:rsidRPr="00D50222" w:rsidRDefault="00C73E42" w:rsidP="00C73E42">
            <w:pPr>
              <w:jc w:val="center"/>
              <w:rPr>
                <w:rFonts w:ascii="Arial" w:hAnsi="Arial" w:cs="Arial"/>
                <w:color w:val="5F5F5F"/>
                <w:spacing w:val="20"/>
                <w:sz w:val="20"/>
                <w:szCs w:val="20"/>
              </w:rPr>
            </w:pPr>
            <w:r>
              <w:rPr>
                <w:rFonts w:ascii="Arial" w:hAnsi="Arial" w:cs="Arial"/>
                <w:color w:val="5F5F5F"/>
                <w:spacing w:val="20"/>
                <w:sz w:val="20"/>
                <w:szCs w:val="20"/>
              </w:rPr>
              <w:t>Livraison pour relecture</w:t>
            </w:r>
          </w:p>
        </w:tc>
        <w:tc>
          <w:tcPr>
            <w:tcW w:w="1367" w:type="dxa"/>
            <w:shd w:val="clear" w:color="auto" w:fill="auto"/>
            <w:vAlign w:val="center"/>
          </w:tcPr>
          <w:p w:rsidR="00C73E42" w:rsidRPr="00D50222" w:rsidRDefault="00C73E42" w:rsidP="00C73E42">
            <w:pPr>
              <w:jc w:val="center"/>
              <w:rPr>
                <w:rFonts w:ascii="Arial" w:hAnsi="Arial" w:cs="Arial"/>
                <w:sz w:val="20"/>
                <w:szCs w:val="20"/>
              </w:rPr>
            </w:pPr>
            <w:r>
              <w:rPr>
                <w:rFonts w:ascii="Arial" w:hAnsi="Arial" w:cs="Arial"/>
                <w:sz w:val="20"/>
                <w:szCs w:val="20"/>
              </w:rPr>
              <w:t>136</w:t>
            </w:r>
          </w:p>
        </w:tc>
      </w:tr>
      <w:tr w:rsidR="00C73E42" w:rsidRPr="00D50222" w:rsidTr="00D50222">
        <w:trPr>
          <w:trHeight w:val="507"/>
        </w:trPr>
        <w:tc>
          <w:tcPr>
            <w:tcW w:w="906" w:type="dxa"/>
            <w:shd w:val="clear" w:color="auto" w:fill="auto"/>
            <w:vAlign w:val="center"/>
          </w:tcPr>
          <w:p w:rsidR="00C73E42" w:rsidRPr="00B51B38" w:rsidRDefault="00BB52F7" w:rsidP="00C73E42">
            <w:pPr>
              <w:jc w:val="center"/>
              <w:rPr>
                <w:rFonts w:ascii="Arial" w:hAnsi="Arial" w:cs="Arial"/>
                <w:b/>
                <w:bCs/>
                <w:color w:val="5F5F5F"/>
                <w:sz w:val="20"/>
                <w:szCs w:val="20"/>
              </w:rPr>
            </w:pPr>
            <w:r w:rsidRPr="00B51B38">
              <w:rPr>
                <w:rFonts w:ascii="Arial" w:hAnsi="Arial" w:cs="Arial"/>
                <w:b/>
                <w:bCs/>
                <w:color w:val="5F5F5F"/>
                <w:sz w:val="20"/>
                <w:szCs w:val="20"/>
              </w:rPr>
              <w:t>V0.23</w:t>
            </w:r>
          </w:p>
        </w:tc>
        <w:tc>
          <w:tcPr>
            <w:tcW w:w="1653" w:type="dxa"/>
            <w:shd w:val="clear" w:color="auto" w:fill="auto"/>
            <w:vAlign w:val="center"/>
          </w:tcPr>
          <w:p w:rsidR="00C73E42" w:rsidRPr="00B51B38" w:rsidRDefault="00BB52F7" w:rsidP="00C73E42">
            <w:pPr>
              <w:jc w:val="center"/>
              <w:rPr>
                <w:rFonts w:ascii="Arial" w:hAnsi="Arial" w:cs="Arial"/>
                <w:color w:val="5F5F5F"/>
                <w:spacing w:val="20"/>
                <w:sz w:val="20"/>
                <w:szCs w:val="20"/>
              </w:rPr>
            </w:pPr>
            <w:r w:rsidRPr="00B51B38">
              <w:rPr>
                <w:rFonts w:ascii="Arial" w:hAnsi="Arial" w:cs="Arial"/>
                <w:color w:val="5F5F5F"/>
                <w:spacing w:val="20"/>
                <w:sz w:val="20"/>
                <w:szCs w:val="20"/>
              </w:rPr>
              <w:t>10/03/2011</w:t>
            </w:r>
          </w:p>
        </w:tc>
        <w:tc>
          <w:tcPr>
            <w:tcW w:w="4902" w:type="dxa"/>
            <w:shd w:val="clear" w:color="auto" w:fill="auto"/>
            <w:vAlign w:val="center"/>
          </w:tcPr>
          <w:p w:rsidR="00C73E42" w:rsidRPr="00B51B38" w:rsidRDefault="00BB52F7" w:rsidP="00C73E42">
            <w:pPr>
              <w:jc w:val="center"/>
              <w:rPr>
                <w:rFonts w:ascii="Arial" w:hAnsi="Arial" w:cs="Arial"/>
                <w:color w:val="5F5F5F"/>
                <w:spacing w:val="20"/>
                <w:sz w:val="20"/>
                <w:szCs w:val="20"/>
              </w:rPr>
            </w:pPr>
            <w:r w:rsidRPr="00B51B38">
              <w:rPr>
                <w:rFonts w:ascii="Arial" w:hAnsi="Arial" w:cs="Arial"/>
                <w:color w:val="5F5F5F"/>
                <w:spacing w:val="20"/>
                <w:sz w:val="20"/>
                <w:szCs w:val="20"/>
              </w:rPr>
              <w:t>Prise en compte des réponses du CEA</w:t>
            </w:r>
          </w:p>
        </w:tc>
        <w:tc>
          <w:tcPr>
            <w:tcW w:w="1367" w:type="dxa"/>
            <w:shd w:val="clear" w:color="auto" w:fill="auto"/>
            <w:vAlign w:val="center"/>
          </w:tcPr>
          <w:p w:rsidR="00C73E42" w:rsidRPr="00B51B38" w:rsidRDefault="00BB52F7" w:rsidP="00C73E42">
            <w:pPr>
              <w:jc w:val="center"/>
              <w:rPr>
                <w:rFonts w:ascii="Arial" w:hAnsi="Arial" w:cs="Arial"/>
                <w:sz w:val="20"/>
                <w:szCs w:val="20"/>
              </w:rPr>
            </w:pPr>
            <w:r w:rsidRPr="00B51B38">
              <w:rPr>
                <w:rFonts w:ascii="Arial" w:hAnsi="Arial" w:cs="Arial"/>
                <w:sz w:val="20"/>
                <w:szCs w:val="20"/>
              </w:rPr>
              <w:t>136</w:t>
            </w:r>
          </w:p>
        </w:tc>
      </w:tr>
      <w:tr w:rsidR="00B51B38" w:rsidRPr="00D50222" w:rsidTr="00D50222">
        <w:trPr>
          <w:trHeight w:val="507"/>
        </w:trPr>
        <w:tc>
          <w:tcPr>
            <w:tcW w:w="906" w:type="dxa"/>
            <w:shd w:val="clear" w:color="auto" w:fill="auto"/>
            <w:vAlign w:val="center"/>
          </w:tcPr>
          <w:p w:rsidR="00B51B38" w:rsidRPr="00D50222" w:rsidRDefault="00B51B38" w:rsidP="00B51B38">
            <w:pPr>
              <w:jc w:val="center"/>
              <w:rPr>
                <w:rFonts w:ascii="Arial" w:hAnsi="Arial" w:cs="Arial"/>
                <w:b/>
                <w:bCs/>
                <w:color w:val="5F5F5F"/>
                <w:sz w:val="20"/>
                <w:szCs w:val="20"/>
              </w:rPr>
            </w:pPr>
            <w:r>
              <w:rPr>
                <w:rFonts w:ascii="Arial" w:hAnsi="Arial" w:cs="Arial"/>
                <w:b/>
                <w:bCs/>
                <w:color w:val="5F5F5F"/>
                <w:sz w:val="20"/>
                <w:szCs w:val="20"/>
              </w:rPr>
              <w:t>V0.2</w:t>
            </w:r>
            <w:r w:rsidR="000D708D">
              <w:rPr>
                <w:rFonts w:ascii="Arial" w:hAnsi="Arial" w:cs="Arial"/>
                <w:b/>
                <w:bCs/>
                <w:color w:val="5F5F5F"/>
                <w:sz w:val="20"/>
                <w:szCs w:val="20"/>
              </w:rPr>
              <w:t>4</w:t>
            </w:r>
          </w:p>
        </w:tc>
        <w:tc>
          <w:tcPr>
            <w:tcW w:w="1653" w:type="dxa"/>
            <w:shd w:val="clear" w:color="auto" w:fill="auto"/>
            <w:vAlign w:val="center"/>
          </w:tcPr>
          <w:p w:rsidR="00B51B38" w:rsidRPr="00D50222" w:rsidRDefault="00B51B38" w:rsidP="00B51B38">
            <w:pPr>
              <w:jc w:val="center"/>
              <w:rPr>
                <w:rFonts w:ascii="Arial" w:hAnsi="Arial" w:cs="Arial"/>
                <w:color w:val="5F5F5F"/>
                <w:spacing w:val="20"/>
                <w:sz w:val="20"/>
                <w:szCs w:val="20"/>
              </w:rPr>
            </w:pPr>
            <w:r>
              <w:rPr>
                <w:rFonts w:ascii="Arial" w:hAnsi="Arial" w:cs="Arial"/>
                <w:color w:val="5F5F5F"/>
                <w:spacing w:val="20"/>
                <w:sz w:val="20"/>
                <w:szCs w:val="20"/>
              </w:rPr>
              <w:t>16/03/2011</w:t>
            </w:r>
          </w:p>
        </w:tc>
        <w:tc>
          <w:tcPr>
            <w:tcW w:w="4902" w:type="dxa"/>
            <w:shd w:val="clear" w:color="auto" w:fill="auto"/>
            <w:vAlign w:val="center"/>
          </w:tcPr>
          <w:p w:rsidR="00B51B38" w:rsidRPr="00D50222" w:rsidRDefault="00B51B38" w:rsidP="00B51B38">
            <w:pPr>
              <w:jc w:val="center"/>
              <w:rPr>
                <w:rFonts w:ascii="Arial" w:hAnsi="Arial" w:cs="Arial"/>
                <w:color w:val="5F5F5F"/>
                <w:spacing w:val="20"/>
                <w:sz w:val="20"/>
                <w:szCs w:val="20"/>
              </w:rPr>
            </w:pPr>
            <w:r w:rsidRPr="00B51B38">
              <w:rPr>
                <w:rFonts w:ascii="Arial" w:hAnsi="Arial" w:cs="Arial"/>
                <w:color w:val="5F5F5F"/>
                <w:spacing w:val="20"/>
                <w:sz w:val="20"/>
                <w:szCs w:val="20"/>
              </w:rPr>
              <w:t>Prise en compte des réponses du CEA</w:t>
            </w:r>
            <w:r w:rsidR="009711AD">
              <w:rPr>
                <w:rFonts w:ascii="Arial" w:hAnsi="Arial" w:cs="Arial"/>
                <w:color w:val="5F5F5F"/>
                <w:spacing w:val="20"/>
                <w:sz w:val="20"/>
                <w:szCs w:val="20"/>
              </w:rPr>
              <w:t xml:space="preserve"> jusqu'au cas d'utilisation de la gestion de l'onglet marché (Gestion du personnel)</w:t>
            </w:r>
          </w:p>
        </w:tc>
        <w:tc>
          <w:tcPr>
            <w:tcW w:w="1367" w:type="dxa"/>
            <w:shd w:val="clear" w:color="auto" w:fill="auto"/>
            <w:vAlign w:val="center"/>
          </w:tcPr>
          <w:p w:rsidR="00B51B38" w:rsidRPr="00D50222" w:rsidRDefault="005E0F5D" w:rsidP="00B51B38">
            <w:pPr>
              <w:jc w:val="center"/>
              <w:rPr>
                <w:rFonts w:ascii="Arial" w:hAnsi="Arial" w:cs="Arial"/>
                <w:sz w:val="20"/>
                <w:szCs w:val="20"/>
              </w:rPr>
            </w:pPr>
            <w:r>
              <w:rPr>
                <w:rFonts w:ascii="Arial" w:hAnsi="Arial" w:cs="Arial"/>
                <w:sz w:val="20"/>
                <w:szCs w:val="20"/>
              </w:rPr>
              <w:t>129</w:t>
            </w:r>
          </w:p>
        </w:tc>
      </w:tr>
      <w:tr w:rsidR="00FB4928" w:rsidRPr="00D50222" w:rsidTr="00D50222">
        <w:trPr>
          <w:trHeight w:val="507"/>
        </w:trPr>
        <w:tc>
          <w:tcPr>
            <w:tcW w:w="906" w:type="dxa"/>
            <w:shd w:val="clear" w:color="auto" w:fill="auto"/>
            <w:vAlign w:val="center"/>
          </w:tcPr>
          <w:p w:rsidR="00FB4928" w:rsidRPr="00D50222" w:rsidRDefault="00FB4928" w:rsidP="00FB4928">
            <w:pPr>
              <w:jc w:val="center"/>
              <w:rPr>
                <w:rFonts w:ascii="Arial" w:hAnsi="Arial" w:cs="Arial"/>
                <w:b/>
                <w:bCs/>
                <w:color w:val="5F5F5F"/>
                <w:sz w:val="20"/>
                <w:szCs w:val="20"/>
              </w:rPr>
            </w:pPr>
            <w:r>
              <w:rPr>
                <w:rFonts w:ascii="Arial" w:hAnsi="Arial" w:cs="Arial"/>
                <w:b/>
                <w:bCs/>
                <w:color w:val="5F5F5F"/>
                <w:sz w:val="20"/>
                <w:szCs w:val="20"/>
              </w:rPr>
              <w:t>V1.00</w:t>
            </w:r>
          </w:p>
        </w:tc>
        <w:tc>
          <w:tcPr>
            <w:tcW w:w="1653" w:type="dxa"/>
            <w:shd w:val="clear" w:color="auto" w:fill="auto"/>
            <w:vAlign w:val="center"/>
          </w:tcPr>
          <w:p w:rsidR="00FB4928" w:rsidRPr="00D50222" w:rsidRDefault="00FB4928" w:rsidP="00FB4928">
            <w:pPr>
              <w:jc w:val="center"/>
              <w:rPr>
                <w:rFonts w:ascii="Arial" w:hAnsi="Arial" w:cs="Arial"/>
                <w:color w:val="5F5F5F"/>
                <w:spacing w:val="20"/>
                <w:sz w:val="20"/>
                <w:szCs w:val="20"/>
              </w:rPr>
            </w:pPr>
            <w:r>
              <w:rPr>
                <w:rFonts w:ascii="Arial" w:hAnsi="Arial" w:cs="Arial"/>
                <w:color w:val="5F5F5F"/>
                <w:spacing w:val="20"/>
                <w:sz w:val="20"/>
                <w:szCs w:val="20"/>
              </w:rPr>
              <w:t>22/03/2011</w:t>
            </w:r>
          </w:p>
        </w:tc>
        <w:tc>
          <w:tcPr>
            <w:tcW w:w="4902" w:type="dxa"/>
            <w:shd w:val="clear" w:color="auto" w:fill="auto"/>
            <w:vAlign w:val="center"/>
          </w:tcPr>
          <w:p w:rsidR="00FB4928" w:rsidRPr="00D50222" w:rsidRDefault="00FB4928" w:rsidP="00FB4928">
            <w:pPr>
              <w:jc w:val="center"/>
              <w:rPr>
                <w:rFonts w:ascii="Arial" w:hAnsi="Arial" w:cs="Arial"/>
                <w:color w:val="5F5F5F"/>
                <w:spacing w:val="20"/>
                <w:sz w:val="20"/>
                <w:szCs w:val="20"/>
              </w:rPr>
            </w:pPr>
            <w:r w:rsidRPr="00B51B38">
              <w:rPr>
                <w:rFonts w:ascii="Arial" w:hAnsi="Arial" w:cs="Arial"/>
                <w:color w:val="5F5F5F"/>
                <w:spacing w:val="20"/>
                <w:sz w:val="20"/>
                <w:szCs w:val="20"/>
              </w:rPr>
              <w:t>Prise en compte des réponses du CEA</w:t>
            </w:r>
          </w:p>
        </w:tc>
        <w:tc>
          <w:tcPr>
            <w:tcW w:w="1367" w:type="dxa"/>
            <w:shd w:val="clear" w:color="auto" w:fill="auto"/>
            <w:vAlign w:val="center"/>
          </w:tcPr>
          <w:p w:rsidR="00FB4928" w:rsidRPr="00D50222" w:rsidRDefault="005A443C" w:rsidP="00FB4928">
            <w:pPr>
              <w:jc w:val="center"/>
              <w:rPr>
                <w:rFonts w:ascii="Arial" w:hAnsi="Arial" w:cs="Arial"/>
                <w:sz w:val="20"/>
                <w:szCs w:val="20"/>
              </w:rPr>
            </w:pPr>
            <w:r>
              <w:rPr>
                <w:rFonts w:ascii="Arial" w:hAnsi="Arial" w:cs="Arial"/>
                <w:sz w:val="20"/>
                <w:szCs w:val="20"/>
              </w:rPr>
              <w:t>15</w:t>
            </w:r>
            <w:r w:rsidR="005F3DCA">
              <w:rPr>
                <w:rFonts w:ascii="Arial" w:hAnsi="Arial" w:cs="Arial"/>
                <w:sz w:val="20"/>
                <w:szCs w:val="20"/>
              </w:rPr>
              <w:t>0</w:t>
            </w:r>
          </w:p>
        </w:tc>
      </w:tr>
      <w:tr w:rsidR="00FB4928" w:rsidRPr="00D50222" w:rsidTr="00D50222">
        <w:trPr>
          <w:trHeight w:val="507"/>
        </w:trPr>
        <w:tc>
          <w:tcPr>
            <w:tcW w:w="906" w:type="dxa"/>
            <w:shd w:val="clear" w:color="auto" w:fill="auto"/>
            <w:vAlign w:val="center"/>
          </w:tcPr>
          <w:p w:rsidR="00FB4928" w:rsidRPr="00D50222" w:rsidRDefault="00D675AF" w:rsidP="00FB4928">
            <w:pPr>
              <w:jc w:val="center"/>
              <w:rPr>
                <w:rFonts w:ascii="Arial" w:hAnsi="Arial" w:cs="Arial"/>
                <w:b/>
                <w:bCs/>
                <w:color w:val="5F5F5F"/>
                <w:sz w:val="20"/>
                <w:szCs w:val="20"/>
              </w:rPr>
            </w:pPr>
            <w:r>
              <w:rPr>
                <w:rFonts w:ascii="Arial" w:hAnsi="Arial" w:cs="Arial"/>
                <w:b/>
                <w:bCs/>
                <w:color w:val="5F5F5F"/>
                <w:sz w:val="20"/>
                <w:szCs w:val="20"/>
              </w:rPr>
              <w:t>V1.1</w:t>
            </w:r>
          </w:p>
        </w:tc>
        <w:tc>
          <w:tcPr>
            <w:tcW w:w="1653" w:type="dxa"/>
            <w:shd w:val="clear" w:color="auto" w:fill="auto"/>
            <w:vAlign w:val="center"/>
          </w:tcPr>
          <w:p w:rsidR="00FB4928" w:rsidRPr="00D50222" w:rsidRDefault="00D675AF" w:rsidP="00FB4928">
            <w:pPr>
              <w:jc w:val="center"/>
              <w:rPr>
                <w:rFonts w:ascii="Arial" w:hAnsi="Arial" w:cs="Arial"/>
                <w:color w:val="5F5F5F"/>
                <w:spacing w:val="20"/>
                <w:sz w:val="20"/>
                <w:szCs w:val="20"/>
              </w:rPr>
            </w:pPr>
            <w:r>
              <w:rPr>
                <w:rFonts w:ascii="Arial" w:hAnsi="Arial" w:cs="Arial"/>
                <w:color w:val="5F5F5F"/>
                <w:spacing w:val="20"/>
                <w:sz w:val="20"/>
                <w:szCs w:val="20"/>
              </w:rPr>
              <w:t>07/04/2011</w:t>
            </w:r>
          </w:p>
        </w:tc>
        <w:tc>
          <w:tcPr>
            <w:tcW w:w="4902" w:type="dxa"/>
            <w:shd w:val="clear" w:color="auto" w:fill="auto"/>
            <w:vAlign w:val="center"/>
          </w:tcPr>
          <w:p w:rsidR="00FB4928" w:rsidRPr="00D50222" w:rsidRDefault="00D675AF" w:rsidP="00FB4928">
            <w:pPr>
              <w:jc w:val="center"/>
              <w:rPr>
                <w:rFonts w:ascii="Arial" w:hAnsi="Arial" w:cs="Arial"/>
                <w:color w:val="5F5F5F"/>
                <w:spacing w:val="20"/>
                <w:sz w:val="20"/>
                <w:szCs w:val="20"/>
              </w:rPr>
            </w:pPr>
            <w:r>
              <w:rPr>
                <w:rFonts w:ascii="Arial" w:hAnsi="Arial" w:cs="Arial"/>
                <w:color w:val="5F5F5F"/>
                <w:spacing w:val="20"/>
                <w:sz w:val="20"/>
                <w:szCs w:val="20"/>
              </w:rPr>
              <w:t>Finalisation du document</w:t>
            </w:r>
          </w:p>
        </w:tc>
        <w:tc>
          <w:tcPr>
            <w:tcW w:w="1367" w:type="dxa"/>
            <w:shd w:val="clear" w:color="auto" w:fill="auto"/>
            <w:vAlign w:val="center"/>
          </w:tcPr>
          <w:p w:rsidR="00FB4928" w:rsidRPr="00D50222" w:rsidRDefault="00736088" w:rsidP="00FB4928">
            <w:pPr>
              <w:jc w:val="center"/>
              <w:rPr>
                <w:rFonts w:ascii="Arial" w:hAnsi="Arial" w:cs="Arial"/>
                <w:sz w:val="20"/>
                <w:szCs w:val="20"/>
              </w:rPr>
            </w:pPr>
            <w:r>
              <w:rPr>
                <w:rFonts w:ascii="Arial" w:hAnsi="Arial" w:cs="Arial"/>
                <w:sz w:val="20"/>
                <w:szCs w:val="20"/>
              </w:rPr>
              <w:t>141</w:t>
            </w:r>
          </w:p>
        </w:tc>
      </w:tr>
      <w:tr w:rsidR="00FB4928" w:rsidRPr="00D50222" w:rsidTr="00D50222">
        <w:trPr>
          <w:trHeight w:val="507"/>
        </w:trPr>
        <w:tc>
          <w:tcPr>
            <w:tcW w:w="906" w:type="dxa"/>
            <w:shd w:val="clear" w:color="auto" w:fill="auto"/>
            <w:vAlign w:val="center"/>
          </w:tcPr>
          <w:p w:rsidR="00FB4928" w:rsidRPr="00D50222" w:rsidRDefault="00CE154F" w:rsidP="00FB4928">
            <w:pPr>
              <w:jc w:val="center"/>
              <w:rPr>
                <w:rFonts w:ascii="Arial" w:hAnsi="Arial" w:cs="Arial"/>
                <w:b/>
                <w:bCs/>
                <w:color w:val="5F5F5F"/>
                <w:sz w:val="20"/>
                <w:szCs w:val="20"/>
              </w:rPr>
            </w:pPr>
            <w:r>
              <w:rPr>
                <w:rFonts w:ascii="Arial" w:hAnsi="Arial" w:cs="Arial"/>
                <w:b/>
                <w:bCs/>
                <w:color w:val="5F5F5F"/>
                <w:sz w:val="20"/>
                <w:szCs w:val="20"/>
              </w:rPr>
              <w:t>V1.2</w:t>
            </w:r>
          </w:p>
        </w:tc>
        <w:tc>
          <w:tcPr>
            <w:tcW w:w="1653" w:type="dxa"/>
            <w:shd w:val="clear" w:color="auto" w:fill="auto"/>
            <w:vAlign w:val="center"/>
          </w:tcPr>
          <w:p w:rsidR="00FB4928" w:rsidRPr="00D50222" w:rsidRDefault="00CE154F" w:rsidP="00FB4928">
            <w:pPr>
              <w:jc w:val="center"/>
              <w:rPr>
                <w:rFonts w:ascii="Arial" w:hAnsi="Arial" w:cs="Arial"/>
                <w:color w:val="5F5F5F"/>
                <w:spacing w:val="20"/>
                <w:sz w:val="20"/>
                <w:szCs w:val="20"/>
              </w:rPr>
            </w:pPr>
            <w:r>
              <w:rPr>
                <w:rFonts w:ascii="Arial" w:hAnsi="Arial" w:cs="Arial"/>
                <w:color w:val="5F5F5F"/>
                <w:spacing w:val="20"/>
                <w:sz w:val="20"/>
                <w:szCs w:val="20"/>
              </w:rPr>
              <w:t>11/04/2011</w:t>
            </w:r>
          </w:p>
        </w:tc>
        <w:tc>
          <w:tcPr>
            <w:tcW w:w="4902" w:type="dxa"/>
            <w:shd w:val="clear" w:color="auto" w:fill="auto"/>
            <w:vAlign w:val="center"/>
          </w:tcPr>
          <w:p w:rsidR="00FB4928" w:rsidRPr="00D50222" w:rsidRDefault="00CE154F" w:rsidP="00CE154F">
            <w:pPr>
              <w:jc w:val="center"/>
              <w:rPr>
                <w:rFonts w:ascii="Arial" w:hAnsi="Arial" w:cs="Arial"/>
                <w:color w:val="5F5F5F"/>
                <w:spacing w:val="20"/>
                <w:sz w:val="20"/>
                <w:szCs w:val="20"/>
              </w:rPr>
            </w:pPr>
            <w:r>
              <w:rPr>
                <w:rFonts w:ascii="Arial" w:hAnsi="Arial" w:cs="Arial"/>
                <w:color w:val="5F5F5F"/>
                <w:spacing w:val="20"/>
                <w:sz w:val="20"/>
                <w:szCs w:val="20"/>
              </w:rPr>
              <w:t>2 corrections prises en compte</w:t>
            </w:r>
          </w:p>
        </w:tc>
        <w:tc>
          <w:tcPr>
            <w:tcW w:w="1367" w:type="dxa"/>
            <w:shd w:val="clear" w:color="auto" w:fill="auto"/>
            <w:vAlign w:val="center"/>
          </w:tcPr>
          <w:p w:rsidR="00FB4928" w:rsidRPr="00D50222" w:rsidRDefault="00CE154F" w:rsidP="00FB4928">
            <w:pPr>
              <w:jc w:val="center"/>
              <w:rPr>
                <w:rFonts w:ascii="Arial" w:hAnsi="Arial" w:cs="Arial"/>
                <w:sz w:val="20"/>
                <w:szCs w:val="20"/>
              </w:rPr>
            </w:pPr>
            <w:r>
              <w:rPr>
                <w:rFonts w:ascii="Arial" w:hAnsi="Arial" w:cs="Arial"/>
                <w:sz w:val="20"/>
                <w:szCs w:val="20"/>
              </w:rPr>
              <w:t>146</w:t>
            </w:r>
          </w:p>
        </w:tc>
      </w:tr>
      <w:tr w:rsidR="00693B2C" w:rsidRPr="00D50222" w:rsidTr="00D50222">
        <w:trPr>
          <w:trHeight w:val="507"/>
        </w:trPr>
        <w:tc>
          <w:tcPr>
            <w:tcW w:w="906" w:type="dxa"/>
            <w:shd w:val="clear" w:color="auto" w:fill="auto"/>
            <w:vAlign w:val="center"/>
          </w:tcPr>
          <w:p w:rsidR="00693B2C" w:rsidRPr="00D50222" w:rsidRDefault="00693B2C" w:rsidP="00693B2C">
            <w:pPr>
              <w:jc w:val="center"/>
              <w:rPr>
                <w:rFonts w:ascii="Arial" w:hAnsi="Arial" w:cs="Arial"/>
                <w:b/>
                <w:bCs/>
                <w:color w:val="5F5F5F"/>
                <w:sz w:val="20"/>
                <w:szCs w:val="20"/>
              </w:rPr>
            </w:pPr>
            <w:r>
              <w:rPr>
                <w:rFonts w:ascii="Arial" w:hAnsi="Arial" w:cs="Arial"/>
                <w:b/>
                <w:bCs/>
                <w:color w:val="5F5F5F"/>
                <w:sz w:val="20"/>
                <w:szCs w:val="20"/>
              </w:rPr>
              <w:t>V1.3</w:t>
            </w:r>
          </w:p>
        </w:tc>
        <w:tc>
          <w:tcPr>
            <w:tcW w:w="1653" w:type="dxa"/>
            <w:shd w:val="clear" w:color="auto" w:fill="auto"/>
            <w:vAlign w:val="center"/>
          </w:tcPr>
          <w:p w:rsidR="00693B2C" w:rsidRPr="00D50222" w:rsidRDefault="00693B2C" w:rsidP="00693B2C">
            <w:pPr>
              <w:jc w:val="center"/>
              <w:rPr>
                <w:rFonts w:ascii="Arial" w:hAnsi="Arial" w:cs="Arial"/>
                <w:color w:val="5F5F5F"/>
                <w:spacing w:val="20"/>
                <w:sz w:val="20"/>
                <w:szCs w:val="20"/>
              </w:rPr>
            </w:pPr>
            <w:r>
              <w:rPr>
                <w:rFonts w:ascii="Arial" w:hAnsi="Arial" w:cs="Arial"/>
                <w:color w:val="5F5F5F"/>
                <w:spacing w:val="20"/>
                <w:sz w:val="20"/>
                <w:szCs w:val="20"/>
              </w:rPr>
              <w:t>28/04/2011</w:t>
            </w:r>
          </w:p>
        </w:tc>
        <w:tc>
          <w:tcPr>
            <w:tcW w:w="4902" w:type="dxa"/>
            <w:shd w:val="clear" w:color="auto" w:fill="auto"/>
            <w:vAlign w:val="center"/>
          </w:tcPr>
          <w:p w:rsidR="00693B2C" w:rsidRPr="00D50222" w:rsidRDefault="00693B2C" w:rsidP="00693B2C">
            <w:pPr>
              <w:jc w:val="center"/>
              <w:rPr>
                <w:rFonts w:ascii="Arial" w:hAnsi="Arial" w:cs="Arial"/>
                <w:color w:val="5F5F5F"/>
                <w:spacing w:val="20"/>
                <w:sz w:val="20"/>
                <w:szCs w:val="20"/>
              </w:rPr>
            </w:pPr>
            <w:r>
              <w:rPr>
                <w:rFonts w:ascii="Arial" w:hAnsi="Arial" w:cs="Arial"/>
                <w:color w:val="5F5F5F"/>
                <w:spacing w:val="20"/>
                <w:sz w:val="20"/>
                <w:szCs w:val="20"/>
              </w:rPr>
              <w:t>Précisions sur la reprise de données</w:t>
            </w:r>
          </w:p>
        </w:tc>
        <w:tc>
          <w:tcPr>
            <w:tcW w:w="1367" w:type="dxa"/>
            <w:shd w:val="clear" w:color="auto" w:fill="auto"/>
            <w:vAlign w:val="center"/>
          </w:tcPr>
          <w:p w:rsidR="00693B2C" w:rsidRPr="00D50222" w:rsidRDefault="00221AFE" w:rsidP="00693B2C">
            <w:pPr>
              <w:jc w:val="center"/>
              <w:rPr>
                <w:rFonts w:ascii="Arial" w:hAnsi="Arial" w:cs="Arial"/>
                <w:sz w:val="20"/>
                <w:szCs w:val="20"/>
              </w:rPr>
            </w:pPr>
            <w:r>
              <w:rPr>
                <w:rFonts w:ascii="Arial" w:hAnsi="Arial" w:cs="Arial"/>
                <w:sz w:val="20"/>
                <w:szCs w:val="20"/>
              </w:rPr>
              <w:t>146</w:t>
            </w:r>
          </w:p>
        </w:tc>
      </w:tr>
      <w:tr w:rsidR="00500356" w:rsidRPr="00D50222" w:rsidTr="00D50222">
        <w:trPr>
          <w:trHeight w:val="507"/>
        </w:trPr>
        <w:tc>
          <w:tcPr>
            <w:tcW w:w="906" w:type="dxa"/>
            <w:shd w:val="clear" w:color="auto" w:fill="auto"/>
            <w:vAlign w:val="center"/>
          </w:tcPr>
          <w:p w:rsidR="00500356" w:rsidRDefault="00500356" w:rsidP="00693B2C">
            <w:pPr>
              <w:jc w:val="center"/>
              <w:rPr>
                <w:rFonts w:ascii="Arial" w:hAnsi="Arial" w:cs="Arial"/>
                <w:b/>
                <w:bCs/>
                <w:color w:val="5F5F5F"/>
                <w:sz w:val="20"/>
                <w:szCs w:val="20"/>
              </w:rPr>
            </w:pPr>
            <w:r>
              <w:rPr>
                <w:rFonts w:ascii="Arial" w:hAnsi="Arial" w:cs="Arial"/>
                <w:b/>
                <w:bCs/>
                <w:color w:val="5F5F5F"/>
                <w:sz w:val="20"/>
                <w:szCs w:val="20"/>
              </w:rPr>
              <w:t>V1.4</w:t>
            </w:r>
          </w:p>
        </w:tc>
        <w:tc>
          <w:tcPr>
            <w:tcW w:w="1653" w:type="dxa"/>
            <w:shd w:val="clear" w:color="auto" w:fill="auto"/>
            <w:vAlign w:val="center"/>
          </w:tcPr>
          <w:p w:rsidR="00500356" w:rsidRDefault="00500356" w:rsidP="00693B2C">
            <w:pPr>
              <w:jc w:val="center"/>
              <w:rPr>
                <w:rFonts w:ascii="Arial" w:hAnsi="Arial" w:cs="Arial"/>
                <w:color w:val="5F5F5F"/>
                <w:spacing w:val="20"/>
                <w:sz w:val="20"/>
                <w:szCs w:val="20"/>
              </w:rPr>
            </w:pPr>
            <w:r>
              <w:rPr>
                <w:rFonts w:ascii="Arial" w:hAnsi="Arial" w:cs="Arial"/>
                <w:color w:val="5F5F5F"/>
                <w:spacing w:val="20"/>
                <w:sz w:val="20"/>
                <w:szCs w:val="20"/>
              </w:rPr>
              <w:t>02/05/2011</w:t>
            </w:r>
          </w:p>
        </w:tc>
        <w:tc>
          <w:tcPr>
            <w:tcW w:w="4902" w:type="dxa"/>
            <w:shd w:val="clear" w:color="auto" w:fill="auto"/>
            <w:vAlign w:val="center"/>
          </w:tcPr>
          <w:p w:rsidR="00500356" w:rsidRDefault="00500356" w:rsidP="00693B2C">
            <w:pPr>
              <w:jc w:val="center"/>
              <w:rPr>
                <w:rFonts w:ascii="Arial" w:hAnsi="Arial" w:cs="Arial"/>
                <w:color w:val="5F5F5F"/>
                <w:spacing w:val="20"/>
                <w:sz w:val="20"/>
                <w:szCs w:val="20"/>
              </w:rPr>
            </w:pPr>
            <w:r>
              <w:rPr>
                <w:rFonts w:ascii="Arial" w:hAnsi="Arial" w:cs="Arial"/>
                <w:color w:val="5F5F5F"/>
                <w:spacing w:val="20"/>
                <w:sz w:val="20"/>
                <w:szCs w:val="20"/>
              </w:rPr>
              <w:t>Prise en compte des remarques sur la reprise de données</w:t>
            </w:r>
          </w:p>
        </w:tc>
        <w:tc>
          <w:tcPr>
            <w:tcW w:w="1367" w:type="dxa"/>
            <w:shd w:val="clear" w:color="auto" w:fill="auto"/>
            <w:vAlign w:val="center"/>
          </w:tcPr>
          <w:p w:rsidR="00500356" w:rsidRDefault="008A4FC6" w:rsidP="00693B2C">
            <w:pPr>
              <w:jc w:val="center"/>
              <w:rPr>
                <w:rFonts w:ascii="Arial" w:hAnsi="Arial" w:cs="Arial"/>
                <w:sz w:val="20"/>
                <w:szCs w:val="20"/>
              </w:rPr>
            </w:pPr>
            <w:r>
              <w:rPr>
                <w:rFonts w:ascii="Arial" w:hAnsi="Arial" w:cs="Arial"/>
                <w:sz w:val="20"/>
                <w:szCs w:val="20"/>
              </w:rPr>
              <w:t>152</w:t>
            </w:r>
          </w:p>
        </w:tc>
      </w:tr>
      <w:tr w:rsidR="000D1EFA" w:rsidRPr="00D50222" w:rsidTr="00D50222">
        <w:trPr>
          <w:trHeight w:val="507"/>
        </w:trPr>
        <w:tc>
          <w:tcPr>
            <w:tcW w:w="906" w:type="dxa"/>
            <w:shd w:val="clear" w:color="auto" w:fill="auto"/>
            <w:vAlign w:val="center"/>
          </w:tcPr>
          <w:p w:rsidR="000D1EFA" w:rsidRDefault="000D1EFA" w:rsidP="000D1EFA">
            <w:pPr>
              <w:jc w:val="center"/>
              <w:rPr>
                <w:rFonts w:ascii="Arial" w:hAnsi="Arial" w:cs="Arial"/>
                <w:b/>
                <w:bCs/>
                <w:color w:val="5F5F5F"/>
                <w:sz w:val="20"/>
                <w:szCs w:val="20"/>
              </w:rPr>
            </w:pPr>
            <w:r>
              <w:rPr>
                <w:rFonts w:ascii="Arial" w:hAnsi="Arial" w:cs="Arial"/>
                <w:b/>
                <w:bCs/>
                <w:color w:val="5F5F5F"/>
                <w:sz w:val="20"/>
                <w:szCs w:val="20"/>
              </w:rPr>
              <w:t>V1.5</w:t>
            </w:r>
          </w:p>
        </w:tc>
        <w:tc>
          <w:tcPr>
            <w:tcW w:w="1653" w:type="dxa"/>
            <w:shd w:val="clear" w:color="auto" w:fill="auto"/>
            <w:vAlign w:val="center"/>
          </w:tcPr>
          <w:p w:rsidR="000D1EFA" w:rsidRDefault="000D1EFA" w:rsidP="000D1EFA">
            <w:pPr>
              <w:jc w:val="center"/>
              <w:rPr>
                <w:rFonts w:ascii="Arial" w:hAnsi="Arial" w:cs="Arial"/>
                <w:color w:val="5F5F5F"/>
                <w:spacing w:val="20"/>
                <w:sz w:val="20"/>
                <w:szCs w:val="20"/>
              </w:rPr>
            </w:pPr>
            <w:r>
              <w:rPr>
                <w:rFonts w:ascii="Arial" w:hAnsi="Arial" w:cs="Arial"/>
                <w:color w:val="5F5F5F"/>
                <w:spacing w:val="20"/>
                <w:sz w:val="20"/>
                <w:szCs w:val="20"/>
              </w:rPr>
              <w:t>06/05/2011</w:t>
            </w:r>
          </w:p>
        </w:tc>
        <w:tc>
          <w:tcPr>
            <w:tcW w:w="4902" w:type="dxa"/>
            <w:shd w:val="clear" w:color="auto" w:fill="auto"/>
            <w:vAlign w:val="center"/>
          </w:tcPr>
          <w:p w:rsidR="000D1EFA" w:rsidRDefault="000D1EFA" w:rsidP="000D1EFA">
            <w:pPr>
              <w:jc w:val="center"/>
              <w:rPr>
                <w:rFonts w:ascii="Arial" w:hAnsi="Arial" w:cs="Arial"/>
                <w:color w:val="5F5F5F"/>
                <w:spacing w:val="20"/>
                <w:sz w:val="20"/>
                <w:szCs w:val="20"/>
              </w:rPr>
            </w:pPr>
            <w:r>
              <w:rPr>
                <w:rFonts w:ascii="Arial" w:hAnsi="Arial" w:cs="Arial"/>
                <w:color w:val="5F5F5F"/>
                <w:spacing w:val="20"/>
                <w:sz w:val="20"/>
                <w:szCs w:val="20"/>
              </w:rPr>
              <w:t>Prise en compte des remarques sur la reprise de données</w:t>
            </w:r>
          </w:p>
        </w:tc>
        <w:tc>
          <w:tcPr>
            <w:tcW w:w="1367" w:type="dxa"/>
            <w:shd w:val="clear" w:color="auto" w:fill="auto"/>
            <w:vAlign w:val="center"/>
          </w:tcPr>
          <w:p w:rsidR="000D1EFA" w:rsidRDefault="00503554" w:rsidP="000D1EFA">
            <w:pPr>
              <w:jc w:val="center"/>
              <w:rPr>
                <w:rFonts w:ascii="Arial" w:hAnsi="Arial" w:cs="Arial"/>
                <w:sz w:val="20"/>
                <w:szCs w:val="20"/>
              </w:rPr>
            </w:pPr>
            <w:r>
              <w:rPr>
                <w:rFonts w:ascii="Arial" w:hAnsi="Arial" w:cs="Arial"/>
                <w:sz w:val="20"/>
                <w:szCs w:val="20"/>
              </w:rPr>
              <w:t>143</w:t>
            </w:r>
          </w:p>
        </w:tc>
      </w:tr>
      <w:tr w:rsidR="00B43926" w:rsidRPr="00D50222" w:rsidTr="00D50222">
        <w:trPr>
          <w:trHeight w:val="507"/>
          <w:ins w:id="3" w:author="WAWSZCZYK Eric WEBNET" w:date="2011-08-25T12:36:00Z"/>
        </w:trPr>
        <w:tc>
          <w:tcPr>
            <w:tcW w:w="906" w:type="dxa"/>
            <w:shd w:val="clear" w:color="auto" w:fill="auto"/>
            <w:vAlign w:val="center"/>
          </w:tcPr>
          <w:p w:rsidR="00B43926" w:rsidRDefault="00B43926" w:rsidP="00B43926">
            <w:pPr>
              <w:jc w:val="center"/>
              <w:rPr>
                <w:ins w:id="4" w:author="WAWSZCZYK Eric WEBNET" w:date="2011-08-25T12:36:00Z"/>
                <w:rFonts w:ascii="Arial" w:hAnsi="Arial" w:cs="Arial"/>
                <w:b/>
                <w:bCs/>
                <w:color w:val="5F5F5F"/>
                <w:sz w:val="20"/>
                <w:szCs w:val="20"/>
              </w:rPr>
            </w:pPr>
            <w:ins w:id="5" w:author="WAWSZCZYK Eric WEBNET" w:date="2011-08-25T12:36:00Z">
              <w:r>
                <w:rPr>
                  <w:rFonts w:ascii="Arial" w:hAnsi="Arial" w:cs="Arial"/>
                  <w:b/>
                  <w:bCs/>
                  <w:color w:val="5F5F5F"/>
                  <w:sz w:val="20"/>
                  <w:szCs w:val="20"/>
                </w:rPr>
                <w:t>V1.6</w:t>
              </w:r>
            </w:ins>
          </w:p>
        </w:tc>
        <w:tc>
          <w:tcPr>
            <w:tcW w:w="1653" w:type="dxa"/>
            <w:shd w:val="clear" w:color="auto" w:fill="auto"/>
            <w:vAlign w:val="center"/>
          </w:tcPr>
          <w:p w:rsidR="00B43926" w:rsidRDefault="00B43926" w:rsidP="00B43926">
            <w:pPr>
              <w:jc w:val="center"/>
              <w:rPr>
                <w:ins w:id="6" w:author="WAWSZCZYK Eric WEBNET" w:date="2011-08-25T12:36:00Z"/>
                <w:rFonts w:ascii="Arial" w:hAnsi="Arial" w:cs="Arial"/>
                <w:color w:val="5F5F5F"/>
                <w:spacing w:val="20"/>
                <w:sz w:val="20"/>
                <w:szCs w:val="20"/>
              </w:rPr>
            </w:pPr>
            <w:ins w:id="7" w:author="WAWSZCZYK Eric WEBNET" w:date="2011-08-25T12:36:00Z">
              <w:r>
                <w:rPr>
                  <w:rFonts w:ascii="Arial" w:hAnsi="Arial" w:cs="Arial"/>
                  <w:color w:val="5F5F5F"/>
                  <w:spacing w:val="20"/>
                  <w:sz w:val="20"/>
                  <w:szCs w:val="20"/>
                </w:rPr>
                <w:t>25/08/2011</w:t>
              </w:r>
            </w:ins>
          </w:p>
        </w:tc>
        <w:tc>
          <w:tcPr>
            <w:tcW w:w="4902" w:type="dxa"/>
            <w:shd w:val="clear" w:color="auto" w:fill="auto"/>
            <w:vAlign w:val="center"/>
          </w:tcPr>
          <w:p w:rsidR="00B43926" w:rsidRPr="003053A0" w:rsidRDefault="008F7F9B" w:rsidP="00B43926">
            <w:pPr>
              <w:jc w:val="center"/>
              <w:rPr>
                <w:ins w:id="8" w:author="WAWSZCZYK Eric WEBNET" w:date="2011-08-25T12:36:00Z"/>
                <w:rFonts w:ascii="Arial" w:hAnsi="Arial" w:cs="Arial"/>
                <w:color w:val="5F5F5F"/>
                <w:spacing w:val="20"/>
                <w:sz w:val="20"/>
                <w:szCs w:val="20"/>
                <w:lang w:val="en-US"/>
                <w:rPrChange w:id="9" w:author="WAWSZCZYK Eric WEBNET" w:date="2011-08-25T12:37:00Z">
                  <w:rPr>
                    <w:ins w:id="10" w:author="WAWSZCZYK Eric WEBNET" w:date="2011-08-25T12:36:00Z"/>
                    <w:rFonts w:ascii="Arial" w:hAnsi="Arial" w:cs="Arial"/>
                    <w:color w:val="5F5F5F"/>
                    <w:spacing w:val="20"/>
                    <w:sz w:val="20"/>
                    <w:szCs w:val="20"/>
                  </w:rPr>
                </w:rPrChange>
              </w:rPr>
            </w:pPr>
            <w:ins w:id="11" w:author="WAWSZCZYK Eric WEBNET" w:date="2011-08-25T12:36:00Z">
              <w:r w:rsidRPr="008F7F9B">
                <w:rPr>
                  <w:rFonts w:ascii="Arial" w:hAnsi="Arial" w:cs="Arial"/>
                  <w:color w:val="5F5F5F"/>
                  <w:spacing w:val="20"/>
                  <w:sz w:val="20"/>
                  <w:szCs w:val="20"/>
                  <w:lang w:val="en-US"/>
                  <w:rPrChange w:id="12" w:author="WAWSZCZYK Eric WEBNET" w:date="2011-08-25T12:37:00Z">
                    <w:rPr>
                      <w:rFonts w:ascii="Arial" w:hAnsi="Arial" w:cs="Arial"/>
                      <w:color w:val="5F5F5F"/>
                      <w:spacing w:val="20"/>
                      <w:sz w:val="20"/>
                      <w:szCs w:val="20"/>
                    </w:rPr>
                  </w:rPrChange>
                </w:rPr>
                <w:t>Evolutions RF</w:t>
              </w:r>
            </w:ins>
            <w:ins w:id="13" w:author="WAWSZCZYK Eric WEBNET" w:date="2011-08-25T12:37:00Z">
              <w:r w:rsidRPr="008F7F9B">
                <w:rPr>
                  <w:rFonts w:ascii="Arial" w:hAnsi="Arial" w:cs="Arial"/>
                  <w:color w:val="5F5F5F"/>
                  <w:spacing w:val="20"/>
                  <w:sz w:val="20"/>
                  <w:szCs w:val="20"/>
                  <w:lang w:val="en-US"/>
                  <w:rPrChange w:id="14" w:author="WAWSZCZYK Eric WEBNET" w:date="2011-08-25T12:37:00Z">
                    <w:rPr>
                      <w:rFonts w:ascii="Arial" w:hAnsi="Arial" w:cs="Arial"/>
                      <w:color w:val="5F5F5F"/>
                      <w:spacing w:val="20"/>
                      <w:sz w:val="20"/>
                      <w:szCs w:val="20"/>
                    </w:rPr>
                  </w:rPrChange>
                </w:rPr>
                <w:t>016, RF035, RF040, RF043</w:t>
              </w:r>
            </w:ins>
          </w:p>
        </w:tc>
        <w:tc>
          <w:tcPr>
            <w:tcW w:w="1367" w:type="dxa"/>
            <w:shd w:val="clear" w:color="auto" w:fill="auto"/>
            <w:vAlign w:val="center"/>
          </w:tcPr>
          <w:p w:rsidR="00B43926" w:rsidRDefault="00B43926" w:rsidP="00B43926">
            <w:pPr>
              <w:jc w:val="center"/>
              <w:rPr>
                <w:ins w:id="15" w:author="WAWSZCZYK Eric WEBNET" w:date="2011-08-25T12:36:00Z"/>
                <w:rFonts w:ascii="Arial" w:hAnsi="Arial" w:cs="Arial"/>
                <w:sz w:val="20"/>
                <w:szCs w:val="20"/>
              </w:rPr>
            </w:pPr>
            <w:ins w:id="16" w:author="WAWSZCZYK Eric WEBNET" w:date="2011-08-25T12:36:00Z">
              <w:r>
                <w:rPr>
                  <w:rFonts w:ascii="Arial" w:hAnsi="Arial" w:cs="Arial"/>
                  <w:sz w:val="20"/>
                  <w:szCs w:val="20"/>
                </w:rPr>
                <w:t>143</w:t>
              </w:r>
            </w:ins>
          </w:p>
        </w:tc>
      </w:tr>
    </w:tbl>
    <w:p w:rsidR="0018157A" w:rsidRPr="002A01C2" w:rsidRDefault="0018157A" w:rsidP="009B606B">
      <w:pPr>
        <w:jc w:val="both"/>
        <w:rPr>
          <w:rFonts w:ascii="Arial" w:hAnsi="Arial" w:cs="Arial"/>
          <w:b/>
          <w:bCs/>
          <w:color w:val="5F5F5F"/>
          <w:spacing w:val="20"/>
          <w:sz w:val="32"/>
          <w:szCs w:val="32"/>
        </w:rPr>
      </w:pPr>
      <w:r w:rsidRPr="002A01C2">
        <w:rPr>
          <w:rFonts w:ascii="Arial" w:hAnsi="Arial" w:cs="Arial"/>
          <w:b/>
          <w:bCs/>
          <w:color w:val="5F5F5F"/>
          <w:spacing w:val="20"/>
        </w:rPr>
        <w:br w:type="page"/>
      </w:r>
      <w:r w:rsidRPr="002A01C2">
        <w:rPr>
          <w:rFonts w:ascii="Arial" w:hAnsi="Arial" w:cs="Arial"/>
          <w:b/>
          <w:bCs/>
          <w:color w:val="5F5F5F"/>
          <w:spacing w:val="20"/>
          <w:sz w:val="32"/>
          <w:szCs w:val="32"/>
        </w:rPr>
        <w:lastRenderedPageBreak/>
        <w:t>Sommaire</w:t>
      </w:r>
    </w:p>
    <w:p w:rsidR="00D86F9D" w:rsidRPr="002A01C2" w:rsidRDefault="00D86F9D" w:rsidP="009B606B">
      <w:pPr>
        <w:jc w:val="both"/>
        <w:rPr>
          <w:rFonts w:ascii="Arial" w:hAnsi="Arial" w:cs="Arial"/>
        </w:rPr>
      </w:pPr>
    </w:p>
    <w:p w:rsidR="00503554" w:rsidRDefault="008F7F9B">
      <w:pPr>
        <w:pStyle w:val="TM1"/>
        <w:rPr>
          <w:rFonts w:asciiTheme="minorHAnsi" w:eastAsiaTheme="minorEastAsia" w:hAnsiTheme="minorHAnsi" w:cstheme="minorBidi"/>
          <w:caps w:val="0"/>
          <w:sz w:val="22"/>
          <w:szCs w:val="22"/>
        </w:rPr>
      </w:pPr>
      <w:r w:rsidRPr="002A01C2">
        <w:rPr>
          <w:caps w:val="0"/>
        </w:rPr>
        <w:fldChar w:fldCharType="begin"/>
      </w:r>
      <w:r w:rsidR="00221AB7" w:rsidRPr="002A01C2">
        <w:rPr>
          <w:caps w:val="0"/>
        </w:rPr>
        <w:instrText xml:space="preserve"> TOC \o "1-</w:instrText>
      </w:r>
      <w:r w:rsidR="005A7A29">
        <w:rPr>
          <w:caps w:val="0"/>
        </w:rPr>
        <w:instrText>3</w:instrText>
      </w:r>
      <w:r w:rsidR="00221AB7" w:rsidRPr="002A01C2">
        <w:rPr>
          <w:caps w:val="0"/>
        </w:rPr>
        <w:instrText xml:space="preserve">" \h \z \u </w:instrText>
      </w:r>
      <w:r w:rsidRPr="002A01C2">
        <w:rPr>
          <w:caps w:val="0"/>
        </w:rPr>
        <w:fldChar w:fldCharType="separate"/>
      </w:r>
      <w:hyperlink w:anchor="_Toc292454116" w:history="1">
        <w:r w:rsidR="00503554" w:rsidRPr="00BF4D4C">
          <w:rPr>
            <w:rStyle w:val="Lienhypertexte"/>
          </w:rPr>
          <w:t>1</w:t>
        </w:r>
        <w:r w:rsidR="00503554">
          <w:rPr>
            <w:rFonts w:asciiTheme="minorHAnsi" w:eastAsiaTheme="minorEastAsia" w:hAnsiTheme="minorHAnsi" w:cstheme="minorBidi"/>
            <w:caps w:val="0"/>
            <w:sz w:val="22"/>
            <w:szCs w:val="22"/>
          </w:rPr>
          <w:tab/>
        </w:r>
        <w:r w:rsidR="00503554" w:rsidRPr="00BF4D4C">
          <w:rPr>
            <w:rStyle w:val="Lienhypertexte"/>
          </w:rPr>
          <w:t>INTRODUCTION</w:t>
        </w:r>
        <w:r w:rsidR="00503554">
          <w:rPr>
            <w:webHidden/>
          </w:rPr>
          <w:tab/>
        </w:r>
        <w:r>
          <w:rPr>
            <w:webHidden/>
          </w:rPr>
          <w:fldChar w:fldCharType="begin"/>
        </w:r>
        <w:r w:rsidR="00503554">
          <w:rPr>
            <w:webHidden/>
          </w:rPr>
          <w:instrText xml:space="preserve"> PAGEREF _Toc292454116 \h </w:instrText>
        </w:r>
        <w:r>
          <w:rPr>
            <w:webHidden/>
          </w:rPr>
        </w:r>
        <w:r>
          <w:rPr>
            <w:webHidden/>
          </w:rPr>
          <w:fldChar w:fldCharType="separate"/>
        </w:r>
        <w:r w:rsidR="00B55025">
          <w:rPr>
            <w:webHidden/>
          </w:rPr>
          <w:t>8</w:t>
        </w:r>
        <w:r>
          <w:rPr>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17" w:history="1">
        <w:r w:rsidR="00503554" w:rsidRPr="00BF4D4C">
          <w:rPr>
            <w:rStyle w:val="Lienhypertexte"/>
            <w:noProof/>
          </w:rPr>
          <w:t>1.1</w:t>
        </w:r>
        <w:r w:rsidR="00503554">
          <w:rPr>
            <w:rFonts w:asciiTheme="minorHAnsi" w:eastAsiaTheme="minorEastAsia" w:hAnsiTheme="minorHAnsi" w:cstheme="minorBidi"/>
            <w:smallCaps w:val="0"/>
            <w:noProof/>
            <w:sz w:val="22"/>
            <w:szCs w:val="22"/>
          </w:rPr>
          <w:tab/>
        </w:r>
        <w:r w:rsidR="00503554" w:rsidRPr="00BF4D4C">
          <w:rPr>
            <w:rStyle w:val="Lienhypertexte"/>
            <w:noProof/>
          </w:rPr>
          <w:t>Objectifs du document</w:t>
        </w:r>
        <w:r w:rsidR="00503554">
          <w:rPr>
            <w:noProof/>
            <w:webHidden/>
          </w:rPr>
          <w:tab/>
        </w:r>
        <w:r w:rsidR="008F7F9B">
          <w:rPr>
            <w:noProof/>
            <w:webHidden/>
          </w:rPr>
          <w:fldChar w:fldCharType="begin"/>
        </w:r>
        <w:r w:rsidR="00503554">
          <w:rPr>
            <w:noProof/>
            <w:webHidden/>
          </w:rPr>
          <w:instrText xml:space="preserve"> PAGEREF _Toc292454117 \h </w:instrText>
        </w:r>
        <w:r w:rsidR="008F7F9B">
          <w:rPr>
            <w:noProof/>
            <w:webHidden/>
          </w:rPr>
        </w:r>
        <w:r w:rsidR="008F7F9B">
          <w:rPr>
            <w:noProof/>
            <w:webHidden/>
          </w:rPr>
          <w:fldChar w:fldCharType="separate"/>
        </w:r>
        <w:r>
          <w:rPr>
            <w:noProof/>
            <w:webHidden/>
          </w:rPr>
          <w:t>8</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18" w:history="1">
        <w:r w:rsidR="00503554" w:rsidRPr="00BF4D4C">
          <w:rPr>
            <w:rStyle w:val="Lienhypertexte"/>
            <w:noProof/>
          </w:rPr>
          <w:t>1.2</w:t>
        </w:r>
        <w:r w:rsidR="00503554">
          <w:rPr>
            <w:rFonts w:asciiTheme="minorHAnsi" w:eastAsiaTheme="minorEastAsia" w:hAnsiTheme="minorHAnsi" w:cstheme="minorBidi"/>
            <w:smallCaps w:val="0"/>
            <w:noProof/>
            <w:sz w:val="22"/>
            <w:szCs w:val="22"/>
          </w:rPr>
          <w:tab/>
        </w:r>
        <w:r w:rsidR="00503554" w:rsidRPr="00BF4D4C">
          <w:rPr>
            <w:rStyle w:val="Lienhypertexte"/>
            <w:noProof/>
          </w:rPr>
          <w:t>documents de reference</w:t>
        </w:r>
        <w:r w:rsidR="00503554">
          <w:rPr>
            <w:noProof/>
            <w:webHidden/>
          </w:rPr>
          <w:tab/>
        </w:r>
        <w:r w:rsidR="008F7F9B">
          <w:rPr>
            <w:noProof/>
            <w:webHidden/>
          </w:rPr>
          <w:fldChar w:fldCharType="begin"/>
        </w:r>
        <w:r w:rsidR="00503554">
          <w:rPr>
            <w:noProof/>
            <w:webHidden/>
          </w:rPr>
          <w:instrText xml:space="preserve"> PAGEREF _Toc292454118 \h </w:instrText>
        </w:r>
        <w:r w:rsidR="008F7F9B">
          <w:rPr>
            <w:noProof/>
            <w:webHidden/>
          </w:rPr>
        </w:r>
        <w:r w:rsidR="008F7F9B">
          <w:rPr>
            <w:noProof/>
            <w:webHidden/>
          </w:rPr>
          <w:fldChar w:fldCharType="separate"/>
        </w:r>
        <w:r>
          <w:rPr>
            <w:noProof/>
            <w:webHidden/>
          </w:rPr>
          <w:t>8</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19" w:history="1">
        <w:r w:rsidR="00503554" w:rsidRPr="00BF4D4C">
          <w:rPr>
            <w:rStyle w:val="Lienhypertexte"/>
            <w:noProof/>
          </w:rPr>
          <w:t>1.3</w:t>
        </w:r>
        <w:r w:rsidR="00503554">
          <w:rPr>
            <w:rFonts w:asciiTheme="minorHAnsi" w:eastAsiaTheme="minorEastAsia" w:hAnsiTheme="minorHAnsi" w:cstheme="minorBidi"/>
            <w:smallCaps w:val="0"/>
            <w:noProof/>
            <w:sz w:val="22"/>
            <w:szCs w:val="22"/>
          </w:rPr>
          <w:tab/>
        </w:r>
        <w:r w:rsidR="00503554" w:rsidRPr="00BF4D4C">
          <w:rPr>
            <w:rStyle w:val="Lienhypertexte"/>
            <w:noProof/>
          </w:rPr>
          <w:t>Terminologie</w:t>
        </w:r>
        <w:r w:rsidR="00503554">
          <w:rPr>
            <w:noProof/>
            <w:webHidden/>
          </w:rPr>
          <w:tab/>
        </w:r>
        <w:r w:rsidR="008F7F9B">
          <w:rPr>
            <w:noProof/>
            <w:webHidden/>
          </w:rPr>
          <w:fldChar w:fldCharType="begin"/>
        </w:r>
        <w:r w:rsidR="00503554">
          <w:rPr>
            <w:noProof/>
            <w:webHidden/>
          </w:rPr>
          <w:instrText xml:space="preserve"> PAGEREF _Toc292454119 \h </w:instrText>
        </w:r>
        <w:r w:rsidR="008F7F9B">
          <w:rPr>
            <w:noProof/>
            <w:webHidden/>
          </w:rPr>
        </w:r>
        <w:r w:rsidR="008F7F9B">
          <w:rPr>
            <w:noProof/>
            <w:webHidden/>
          </w:rPr>
          <w:fldChar w:fldCharType="separate"/>
        </w:r>
        <w:r>
          <w:rPr>
            <w:noProof/>
            <w:webHidden/>
          </w:rPr>
          <w:t>9</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20" w:history="1">
        <w:r w:rsidR="00503554" w:rsidRPr="00BF4D4C">
          <w:rPr>
            <w:rStyle w:val="Lienhypertexte"/>
            <w:noProof/>
          </w:rPr>
          <w:t>1.3.1</w:t>
        </w:r>
        <w:r w:rsidR="00503554">
          <w:rPr>
            <w:rFonts w:asciiTheme="minorHAnsi" w:eastAsiaTheme="minorEastAsia" w:hAnsiTheme="minorHAnsi" w:cstheme="minorBidi"/>
            <w:noProof/>
            <w:sz w:val="22"/>
            <w:szCs w:val="22"/>
          </w:rPr>
          <w:tab/>
        </w:r>
        <w:r w:rsidR="00503554" w:rsidRPr="00BF4D4C">
          <w:rPr>
            <w:rStyle w:val="Lienhypertexte"/>
            <w:noProof/>
          </w:rPr>
          <w:t>Définitions</w:t>
        </w:r>
        <w:r w:rsidR="00503554">
          <w:rPr>
            <w:noProof/>
            <w:webHidden/>
          </w:rPr>
          <w:tab/>
        </w:r>
        <w:r w:rsidR="008F7F9B">
          <w:rPr>
            <w:noProof/>
            <w:webHidden/>
          </w:rPr>
          <w:fldChar w:fldCharType="begin"/>
        </w:r>
        <w:r w:rsidR="00503554">
          <w:rPr>
            <w:noProof/>
            <w:webHidden/>
          </w:rPr>
          <w:instrText xml:space="preserve"> PAGEREF _Toc292454120 \h </w:instrText>
        </w:r>
        <w:r w:rsidR="008F7F9B">
          <w:rPr>
            <w:noProof/>
            <w:webHidden/>
          </w:rPr>
        </w:r>
        <w:r w:rsidR="008F7F9B">
          <w:rPr>
            <w:noProof/>
            <w:webHidden/>
          </w:rPr>
          <w:fldChar w:fldCharType="separate"/>
        </w:r>
        <w:r>
          <w:rPr>
            <w:noProof/>
            <w:webHidden/>
          </w:rPr>
          <w:t>9</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21" w:history="1">
        <w:r w:rsidR="00503554" w:rsidRPr="00BF4D4C">
          <w:rPr>
            <w:rStyle w:val="Lienhypertexte"/>
            <w:noProof/>
          </w:rPr>
          <w:t>1.3.2</w:t>
        </w:r>
        <w:r w:rsidR="00503554">
          <w:rPr>
            <w:rFonts w:asciiTheme="minorHAnsi" w:eastAsiaTheme="minorEastAsia" w:hAnsiTheme="minorHAnsi" w:cstheme="minorBidi"/>
            <w:noProof/>
            <w:sz w:val="22"/>
            <w:szCs w:val="22"/>
          </w:rPr>
          <w:tab/>
        </w:r>
        <w:r w:rsidR="00503554" w:rsidRPr="00BF4D4C">
          <w:rPr>
            <w:rStyle w:val="Lienhypertexte"/>
            <w:noProof/>
          </w:rPr>
          <w:t>Abréviations</w:t>
        </w:r>
        <w:r w:rsidR="00503554">
          <w:rPr>
            <w:noProof/>
            <w:webHidden/>
          </w:rPr>
          <w:tab/>
        </w:r>
        <w:r w:rsidR="008F7F9B">
          <w:rPr>
            <w:noProof/>
            <w:webHidden/>
          </w:rPr>
          <w:fldChar w:fldCharType="begin"/>
        </w:r>
        <w:r w:rsidR="00503554">
          <w:rPr>
            <w:noProof/>
            <w:webHidden/>
          </w:rPr>
          <w:instrText xml:space="preserve"> PAGEREF _Toc292454121 \h </w:instrText>
        </w:r>
        <w:r w:rsidR="008F7F9B">
          <w:rPr>
            <w:noProof/>
            <w:webHidden/>
          </w:rPr>
        </w:r>
        <w:r w:rsidR="008F7F9B">
          <w:rPr>
            <w:noProof/>
            <w:webHidden/>
          </w:rPr>
          <w:fldChar w:fldCharType="separate"/>
        </w:r>
        <w:r>
          <w:rPr>
            <w:noProof/>
            <w:webHidden/>
          </w:rPr>
          <w:t>9</w:t>
        </w:r>
        <w:r w:rsidR="008F7F9B">
          <w:rPr>
            <w:noProof/>
            <w:webHidden/>
          </w:rPr>
          <w:fldChar w:fldCharType="end"/>
        </w:r>
      </w:hyperlink>
    </w:p>
    <w:p w:rsidR="00503554" w:rsidRDefault="00B55025">
      <w:pPr>
        <w:pStyle w:val="TM1"/>
        <w:rPr>
          <w:rFonts w:asciiTheme="minorHAnsi" w:eastAsiaTheme="minorEastAsia" w:hAnsiTheme="minorHAnsi" w:cstheme="minorBidi"/>
          <w:caps w:val="0"/>
          <w:sz w:val="22"/>
          <w:szCs w:val="22"/>
        </w:rPr>
      </w:pPr>
      <w:hyperlink w:anchor="_Toc292454122" w:history="1">
        <w:r w:rsidR="00503554" w:rsidRPr="00BF4D4C">
          <w:rPr>
            <w:rStyle w:val="Lienhypertexte"/>
          </w:rPr>
          <w:t>2</w:t>
        </w:r>
        <w:r w:rsidR="00503554">
          <w:rPr>
            <w:rFonts w:asciiTheme="minorHAnsi" w:eastAsiaTheme="minorEastAsia" w:hAnsiTheme="minorHAnsi" w:cstheme="minorBidi"/>
            <w:caps w:val="0"/>
            <w:sz w:val="22"/>
            <w:szCs w:val="22"/>
          </w:rPr>
          <w:tab/>
        </w:r>
        <w:r w:rsidR="00503554" w:rsidRPr="00BF4D4C">
          <w:rPr>
            <w:rStyle w:val="Lienhypertexte"/>
          </w:rPr>
          <w:t>Présentation du contexte</w:t>
        </w:r>
        <w:r w:rsidR="00503554">
          <w:rPr>
            <w:webHidden/>
          </w:rPr>
          <w:tab/>
        </w:r>
        <w:r w:rsidR="008F7F9B">
          <w:rPr>
            <w:webHidden/>
          </w:rPr>
          <w:fldChar w:fldCharType="begin"/>
        </w:r>
        <w:r w:rsidR="00503554">
          <w:rPr>
            <w:webHidden/>
          </w:rPr>
          <w:instrText xml:space="preserve"> PAGEREF _Toc292454122 \h </w:instrText>
        </w:r>
        <w:r w:rsidR="008F7F9B">
          <w:rPr>
            <w:webHidden/>
          </w:rPr>
        </w:r>
        <w:r w:rsidR="008F7F9B">
          <w:rPr>
            <w:webHidden/>
          </w:rPr>
          <w:fldChar w:fldCharType="separate"/>
        </w:r>
        <w:r>
          <w:rPr>
            <w:webHidden/>
          </w:rPr>
          <w:t>10</w:t>
        </w:r>
        <w:r w:rsidR="008F7F9B">
          <w:rPr>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23" w:history="1">
        <w:r w:rsidR="00503554" w:rsidRPr="00BF4D4C">
          <w:rPr>
            <w:rStyle w:val="Lienhypertexte"/>
            <w:noProof/>
          </w:rPr>
          <w:t>2.1</w:t>
        </w:r>
        <w:r w:rsidR="00503554">
          <w:rPr>
            <w:rFonts w:asciiTheme="minorHAnsi" w:eastAsiaTheme="minorEastAsia" w:hAnsiTheme="minorHAnsi" w:cstheme="minorBidi"/>
            <w:smallCaps w:val="0"/>
            <w:noProof/>
            <w:sz w:val="22"/>
            <w:szCs w:val="22"/>
          </w:rPr>
          <w:tab/>
        </w:r>
        <w:r w:rsidR="00503554" w:rsidRPr="00BF4D4C">
          <w:rPr>
            <w:rStyle w:val="Lienhypertexte"/>
            <w:noProof/>
          </w:rPr>
          <w:t>Description</w:t>
        </w:r>
        <w:r w:rsidR="00503554">
          <w:rPr>
            <w:noProof/>
            <w:webHidden/>
          </w:rPr>
          <w:tab/>
        </w:r>
        <w:r w:rsidR="008F7F9B">
          <w:rPr>
            <w:noProof/>
            <w:webHidden/>
          </w:rPr>
          <w:fldChar w:fldCharType="begin"/>
        </w:r>
        <w:r w:rsidR="00503554">
          <w:rPr>
            <w:noProof/>
            <w:webHidden/>
          </w:rPr>
          <w:instrText xml:space="preserve"> PAGEREF _Toc292454123 \h </w:instrText>
        </w:r>
        <w:r w:rsidR="008F7F9B">
          <w:rPr>
            <w:noProof/>
            <w:webHidden/>
          </w:rPr>
        </w:r>
        <w:r w:rsidR="008F7F9B">
          <w:rPr>
            <w:noProof/>
            <w:webHidden/>
          </w:rPr>
          <w:fldChar w:fldCharType="separate"/>
        </w:r>
        <w:r>
          <w:rPr>
            <w:noProof/>
            <w:webHidden/>
          </w:rPr>
          <w:t>10</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24" w:history="1">
        <w:r w:rsidR="00503554" w:rsidRPr="00BF4D4C">
          <w:rPr>
            <w:rStyle w:val="Lienhypertexte"/>
            <w:noProof/>
          </w:rPr>
          <w:t>2.2</w:t>
        </w:r>
        <w:r w:rsidR="00503554">
          <w:rPr>
            <w:rFonts w:asciiTheme="minorHAnsi" w:eastAsiaTheme="minorEastAsia" w:hAnsiTheme="minorHAnsi" w:cstheme="minorBidi"/>
            <w:smallCaps w:val="0"/>
            <w:noProof/>
            <w:sz w:val="22"/>
            <w:szCs w:val="22"/>
          </w:rPr>
          <w:tab/>
        </w:r>
        <w:r w:rsidR="00503554" w:rsidRPr="00BF4D4C">
          <w:rPr>
            <w:rStyle w:val="Lienhypertexte"/>
            <w:noProof/>
          </w:rPr>
          <w:t>Acteurs</w:t>
        </w:r>
        <w:r w:rsidR="00503554">
          <w:rPr>
            <w:noProof/>
            <w:webHidden/>
          </w:rPr>
          <w:tab/>
        </w:r>
        <w:r w:rsidR="008F7F9B">
          <w:rPr>
            <w:noProof/>
            <w:webHidden/>
          </w:rPr>
          <w:fldChar w:fldCharType="begin"/>
        </w:r>
        <w:r w:rsidR="00503554">
          <w:rPr>
            <w:noProof/>
            <w:webHidden/>
          </w:rPr>
          <w:instrText xml:space="preserve"> PAGEREF _Toc292454124 \h </w:instrText>
        </w:r>
        <w:r w:rsidR="008F7F9B">
          <w:rPr>
            <w:noProof/>
            <w:webHidden/>
          </w:rPr>
        </w:r>
        <w:r w:rsidR="008F7F9B">
          <w:rPr>
            <w:noProof/>
            <w:webHidden/>
          </w:rPr>
          <w:fldChar w:fldCharType="separate"/>
        </w:r>
        <w:r>
          <w:rPr>
            <w:noProof/>
            <w:webHidden/>
          </w:rPr>
          <w:t>10</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25" w:history="1">
        <w:r w:rsidR="00503554" w:rsidRPr="00BF4D4C">
          <w:rPr>
            <w:rStyle w:val="Lienhypertexte"/>
            <w:noProof/>
          </w:rPr>
          <w:t>2.2.1</w:t>
        </w:r>
        <w:r w:rsidR="00503554">
          <w:rPr>
            <w:rFonts w:asciiTheme="minorHAnsi" w:eastAsiaTheme="minorEastAsia" w:hAnsiTheme="minorHAnsi" w:cstheme="minorBidi"/>
            <w:noProof/>
            <w:sz w:val="22"/>
            <w:szCs w:val="22"/>
          </w:rPr>
          <w:tab/>
        </w:r>
        <w:r w:rsidR="00503554" w:rsidRPr="00BF4D4C">
          <w:rPr>
            <w:rStyle w:val="Lienhypertexte"/>
            <w:noProof/>
          </w:rPr>
          <w:t>Accueil</w:t>
        </w:r>
        <w:r w:rsidR="00503554">
          <w:rPr>
            <w:noProof/>
            <w:webHidden/>
          </w:rPr>
          <w:tab/>
        </w:r>
        <w:r w:rsidR="008F7F9B">
          <w:rPr>
            <w:noProof/>
            <w:webHidden/>
          </w:rPr>
          <w:fldChar w:fldCharType="begin"/>
        </w:r>
        <w:r w:rsidR="00503554">
          <w:rPr>
            <w:noProof/>
            <w:webHidden/>
          </w:rPr>
          <w:instrText xml:space="preserve"> PAGEREF _Toc292454125 \h </w:instrText>
        </w:r>
        <w:r w:rsidR="008F7F9B">
          <w:rPr>
            <w:noProof/>
            <w:webHidden/>
          </w:rPr>
        </w:r>
        <w:r w:rsidR="008F7F9B">
          <w:rPr>
            <w:noProof/>
            <w:webHidden/>
          </w:rPr>
          <w:fldChar w:fldCharType="separate"/>
        </w:r>
        <w:r>
          <w:rPr>
            <w:noProof/>
            <w:webHidden/>
          </w:rPr>
          <w:t>10</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26" w:history="1">
        <w:r w:rsidR="00503554" w:rsidRPr="00BF4D4C">
          <w:rPr>
            <w:rStyle w:val="Lienhypertexte"/>
            <w:noProof/>
          </w:rPr>
          <w:t>2.2.2</w:t>
        </w:r>
        <w:r w:rsidR="00503554">
          <w:rPr>
            <w:rFonts w:asciiTheme="minorHAnsi" w:eastAsiaTheme="minorEastAsia" w:hAnsiTheme="minorHAnsi" w:cstheme="minorBidi"/>
            <w:noProof/>
            <w:sz w:val="22"/>
            <w:szCs w:val="22"/>
          </w:rPr>
          <w:tab/>
        </w:r>
        <w:r w:rsidR="00503554" w:rsidRPr="00BF4D4C">
          <w:rPr>
            <w:rStyle w:val="Lienhypertexte"/>
            <w:noProof/>
          </w:rPr>
          <w:t>Médical (SST)</w:t>
        </w:r>
        <w:r w:rsidR="00503554">
          <w:rPr>
            <w:noProof/>
            <w:webHidden/>
          </w:rPr>
          <w:tab/>
        </w:r>
        <w:r w:rsidR="008F7F9B">
          <w:rPr>
            <w:noProof/>
            <w:webHidden/>
          </w:rPr>
          <w:fldChar w:fldCharType="begin"/>
        </w:r>
        <w:r w:rsidR="00503554">
          <w:rPr>
            <w:noProof/>
            <w:webHidden/>
          </w:rPr>
          <w:instrText xml:space="preserve"> PAGEREF _Toc292454126 \h </w:instrText>
        </w:r>
        <w:r w:rsidR="008F7F9B">
          <w:rPr>
            <w:noProof/>
            <w:webHidden/>
          </w:rPr>
        </w:r>
        <w:r w:rsidR="008F7F9B">
          <w:rPr>
            <w:noProof/>
            <w:webHidden/>
          </w:rPr>
          <w:fldChar w:fldCharType="separate"/>
        </w:r>
        <w:r>
          <w:rPr>
            <w:noProof/>
            <w:webHidden/>
          </w:rPr>
          <w:t>10</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27" w:history="1">
        <w:r w:rsidR="00503554" w:rsidRPr="00BF4D4C">
          <w:rPr>
            <w:rStyle w:val="Lienhypertexte"/>
            <w:noProof/>
          </w:rPr>
          <w:t>2.2.3</w:t>
        </w:r>
        <w:r w:rsidR="00503554">
          <w:rPr>
            <w:rFonts w:asciiTheme="minorHAnsi" w:eastAsiaTheme="minorEastAsia" w:hAnsiTheme="minorHAnsi" w:cstheme="minorBidi"/>
            <w:noProof/>
            <w:sz w:val="22"/>
            <w:szCs w:val="22"/>
          </w:rPr>
          <w:tab/>
        </w:r>
        <w:r w:rsidR="00503554" w:rsidRPr="00BF4D4C">
          <w:rPr>
            <w:rStyle w:val="Lienhypertexte"/>
            <w:noProof/>
          </w:rPr>
          <w:t>Sécurité (SPR, ISE, ISI)</w:t>
        </w:r>
        <w:r w:rsidR="00503554">
          <w:rPr>
            <w:noProof/>
            <w:webHidden/>
          </w:rPr>
          <w:tab/>
        </w:r>
        <w:r w:rsidR="008F7F9B">
          <w:rPr>
            <w:noProof/>
            <w:webHidden/>
          </w:rPr>
          <w:fldChar w:fldCharType="begin"/>
        </w:r>
        <w:r w:rsidR="00503554">
          <w:rPr>
            <w:noProof/>
            <w:webHidden/>
          </w:rPr>
          <w:instrText xml:space="preserve"> PAGEREF _Toc292454127 \h </w:instrText>
        </w:r>
        <w:r w:rsidR="008F7F9B">
          <w:rPr>
            <w:noProof/>
            <w:webHidden/>
          </w:rPr>
        </w:r>
        <w:r w:rsidR="008F7F9B">
          <w:rPr>
            <w:noProof/>
            <w:webHidden/>
          </w:rPr>
          <w:fldChar w:fldCharType="separate"/>
        </w:r>
        <w:r>
          <w:rPr>
            <w:noProof/>
            <w:webHidden/>
          </w:rPr>
          <w:t>10</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28" w:history="1">
        <w:r w:rsidR="00503554" w:rsidRPr="00BF4D4C">
          <w:rPr>
            <w:rStyle w:val="Lienhypertexte"/>
            <w:noProof/>
          </w:rPr>
          <w:t>2.2.4</w:t>
        </w:r>
        <w:r w:rsidR="00503554">
          <w:rPr>
            <w:rFonts w:asciiTheme="minorHAnsi" w:eastAsiaTheme="minorEastAsia" w:hAnsiTheme="minorHAnsi" w:cstheme="minorBidi"/>
            <w:noProof/>
            <w:sz w:val="22"/>
            <w:szCs w:val="22"/>
          </w:rPr>
          <w:tab/>
        </w:r>
        <w:r w:rsidR="00503554" w:rsidRPr="00BF4D4C">
          <w:rPr>
            <w:rStyle w:val="Lienhypertexte"/>
            <w:noProof/>
          </w:rPr>
          <w:t>Administrateur Centre (OS ex CACS)</w:t>
        </w:r>
        <w:r w:rsidR="00503554">
          <w:rPr>
            <w:noProof/>
            <w:webHidden/>
          </w:rPr>
          <w:tab/>
        </w:r>
        <w:r w:rsidR="008F7F9B">
          <w:rPr>
            <w:noProof/>
            <w:webHidden/>
          </w:rPr>
          <w:fldChar w:fldCharType="begin"/>
        </w:r>
        <w:r w:rsidR="00503554">
          <w:rPr>
            <w:noProof/>
            <w:webHidden/>
          </w:rPr>
          <w:instrText xml:space="preserve"> PAGEREF _Toc292454128 \h </w:instrText>
        </w:r>
        <w:r w:rsidR="008F7F9B">
          <w:rPr>
            <w:noProof/>
            <w:webHidden/>
          </w:rPr>
        </w:r>
        <w:r w:rsidR="008F7F9B">
          <w:rPr>
            <w:noProof/>
            <w:webHidden/>
          </w:rPr>
          <w:fldChar w:fldCharType="separate"/>
        </w:r>
        <w:r>
          <w:rPr>
            <w:noProof/>
            <w:webHidden/>
          </w:rPr>
          <w:t>10</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29" w:history="1">
        <w:r w:rsidR="00503554" w:rsidRPr="00BF4D4C">
          <w:rPr>
            <w:rStyle w:val="Lienhypertexte"/>
            <w:noProof/>
          </w:rPr>
          <w:t>2.2.5</w:t>
        </w:r>
        <w:r w:rsidR="00503554">
          <w:rPr>
            <w:rFonts w:asciiTheme="minorHAnsi" w:eastAsiaTheme="minorEastAsia" w:hAnsiTheme="minorHAnsi" w:cstheme="minorBidi"/>
            <w:noProof/>
            <w:sz w:val="22"/>
            <w:szCs w:val="22"/>
          </w:rPr>
          <w:tab/>
        </w:r>
        <w:r w:rsidR="00503554" w:rsidRPr="00BF4D4C">
          <w:rPr>
            <w:rStyle w:val="Lienhypertexte"/>
            <w:noProof/>
          </w:rPr>
          <w:t>Administrateur National (OS ex CACS)</w:t>
        </w:r>
        <w:r w:rsidR="00503554">
          <w:rPr>
            <w:noProof/>
            <w:webHidden/>
          </w:rPr>
          <w:tab/>
        </w:r>
        <w:r w:rsidR="008F7F9B">
          <w:rPr>
            <w:noProof/>
            <w:webHidden/>
          </w:rPr>
          <w:fldChar w:fldCharType="begin"/>
        </w:r>
        <w:r w:rsidR="00503554">
          <w:rPr>
            <w:noProof/>
            <w:webHidden/>
          </w:rPr>
          <w:instrText xml:space="preserve"> PAGEREF _Toc292454129 \h </w:instrText>
        </w:r>
        <w:r w:rsidR="008F7F9B">
          <w:rPr>
            <w:noProof/>
            <w:webHidden/>
          </w:rPr>
        </w:r>
        <w:r w:rsidR="008F7F9B">
          <w:rPr>
            <w:noProof/>
            <w:webHidden/>
          </w:rPr>
          <w:fldChar w:fldCharType="separate"/>
        </w:r>
        <w:r>
          <w:rPr>
            <w:noProof/>
            <w:webHidden/>
          </w:rPr>
          <w:t>10</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30" w:history="1">
        <w:r w:rsidR="00503554" w:rsidRPr="00BF4D4C">
          <w:rPr>
            <w:rStyle w:val="Lienhypertexte"/>
            <w:noProof/>
          </w:rPr>
          <w:t>2.2.6</w:t>
        </w:r>
        <w:r w:rsidR="00503554">
          <w:rPr>
            <w:rFonts w:asciiTheme="minorHAnsi" w:eastAsiaTheme="minorEastAsia" w:hAnsiTheme="minorHAnsi" w:cstheme="minorBidi"/>
            <w:noProof/>
            <w:sz w:val="22"/>
            <w:szCs w:val="22"/>
          </w:rPr>
          <w:tab/>
        </w:r>
        <w:r w:rsidR="00503554" w:rsidRPr="00BF4D4C">
          <w:rPr>
            <w:rStyle w:val="Lienhypertexte"/>
            <w:noProof/>
          </w:rPr>
          <w:t>Consultation (ASSI) et/ou (CS)</w:t>
        </w:r>
        <w:r w:rsidR="00503554">
          <w:rPr>
            <w:noProof/>
            <w:webHidden/>
          </w:rPr>
          <w:tab/>
        </w:r>
        <w:r w:rsidR="008F7F9B">
          <w:rPr>
            <w:noProof/>
            <w:webHidden/>
          </w:rPr>
          <w:fldChar w:fldCharType="begin"/>
        </w:r>
        <w:r w:rsidR="00503554">
          <w:rPr>
            <w:noProof/>
            <w:webHidden/>
          </w:rPr>
          <w:instrText xml:space="preserve"> PAGEREF _Toc292454130 \h </w:instrText>
        </w:r>
        <w:r w:rsidR="008F7F9B">
          <w:rPr>
            <w:noProof/>
            <w:webHidden/>
          </w:rPr>
        </w:r>
        <w:r w:rsidR="008F7F9B">
          <w:rPr>
            <w:noProof/>
            <w:webHidden/>
          </w:rPr>
          <w:fldChar w:fldCharType="separate"/>
        </w:r>
        <w:r>
          <w:rPr>
            <w:noProof/>
            <w:webHidden/>
          </w:rPr>
          <w:t>10</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31" w:history="1">
        <w:r w:rsidR="00503554" w:rsidRPr="00BF4D4C">
          <w:rPr>
            <w:rStyle w:val="Lienhypertexte"/>
            <w:noProof/>
          </w:rPr>
          <w:t>2.2.7</w:t>
        </w:r>
        <w:r w:rsidR="00503554">
          <w:rPr>
            <w:rFonts w:asciiTheme="minorHAnsi" w:eastAsiaTheme="minorEastAsia" w:hAnsiTheme="minorHAnsi" w:cstheme="minorBidi"/>
            <w:noProof/>
            <w:sz w:val="22"/>
            <w:szCs w:val="22"/>
          </w:rPr>
          <w:tab/>
        </w:r>
        <w:r w:rsidR="00503554" w:rsidRPr="00BF4D4C">
          <w:rPr>
            <w:rStyle w:val="Lienhypertexte"/>
            <w:noProof/>
          </w:rPr>
          <w:t>FLS</w:t>
        </w:r>
        <w:r w:rsidR="00503554">
          <w:rPr>
            <w:noProof/>
            <w:webHidden/>
          </w:rPr>
          <w:tab/>
        </w:r>
        <w:r w:rsidR="008F7F9B">
          <w:rPr>
            <w:noProof/>
            <w:webHidden/>
          </w:rPr>
          <w:fldChar w:fldCharType="begin"/>
        </w:r>
        <w:r w:rsidR="00503554">
          <w:rPr>
            <w:noProof/>
            <w:webHidden/>
          </w:rPr>
          <w:instrText xml:space="preserve"> PAGEREF _Toc292454131 \h </w:instrText>
        </w:r>
        <w:r w:rsidR="008F7F9B">
          <w:rPr>
            <w:noProof/>
            <w:webHidden/>
          </w:rPr>
        </w:r>
        <w:r w:rsidR="008F7F9B">
          <w:rPr>
            <w:noProof/>
            <w:webHidden/>
          </w:rPr>
          <w:fldChar w:fldCharType="separate"/>
        </w:r>
        <w:r>
          <w:rPr>
            <w:noProof/>
            <w:webHidden/>
          </w:rPr>
          <w:t>11</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32" w:history="1">
        <w:r w:rsidR="00503554" w:rsidRPr="00BF4D4C">
          <w:rPr>
            <w:rStyle w:val="Lienhypertexte"/>
            <w:noProof/>
          </w:rPr>
          <w:t>2.2.8</w:t>
        </w:r>
        <w:r w:rsidR="00503554">
          <w:rPr>
            <w:rFonts w:asciiTheme="minorHAnsi" w:eastAsiaTheme="minorEastAsia" w:hAnsiTheme="minorHAnsi" w:cstheme="minorBidi"/>
            <w:noProof/>
            <w:sz w:val="22"/>
            <w:szCs w:val="22"/>
          </w:rPr>
          <w:tab/>
        </w:r>
        <w:r w:rsidR="00503554" w:rsidRPr="00BF4D4C">
          <w:rPr>
            <w:rStyle w:val="Lienhypertexte"/>
            <w:noProof/>
          </w:rPr>
          <w:t>Collaborateur (SPAS)</w:t>
        </w:r>
        <w:r w:rsidR="00503554">
          <w:rPr>
            <w:noProof/>
            <w:webHidden/>
          </w:rPr>
          <w:tab/>
        </w:r>
        <w:r w:rsidR="008F7F9B">
          <w:rPr>
            <w:noProof/>
            <w:webHidden/>
          </w:rPr>
          <w:fldChar w:fldCharType="begin"/>
        </w:r>
        <w:r w:rsidR="00503554">
          <w:rPr>
            <w:noProof/>
            <w:webHidden/>
          </w:rPr>
          <w:instrText xml:space="preserve"> PAGEREF _Toc292454132 \h </w:instrText>
        </w:r>
        <w:r w:rsidR="008F7F9B">
          <w:rPr>
            <w:noProof/>
            <w:webHidden/>
          </w:rPr>
        </w:r>
        <w:r w:rsidR="008F7F9B">
          <w:rPr>
            <w:noProof/>
            <w:webHidden/>
          </w:rPr>
          <w:fldChar w:fldCharType="separate"/>
        </w:r>
        <w:r>
          <w:rPr>
            <w:noProof/>
            <w:webHidden/>
          </w:rPr>
          <w:t>11</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33" w:history="1">
        <w:r w:rsidR="00503554" w:rsidRPr="00BF4D4C">
          <w:rPr>
            <w:rStyle w:val="Lienhypertexte"/>
            <w:noProof/>
          </w:rPr>
          <w:t>2.2.9</w:t>
        </w:r>
        <w:r w:rsidR="00503554">
          <w:rPr>
            <w:rFonts w:asciiTheme="minorHAnsi" w:eastAsiaTheme="minorEastAsia" w:hAnsiTheme="minorHAnsi" w:cstheme="minorBidi"/>
            <w:noProof/>
            <w:sz w:val="22"/>
            <w:szCs w:val="22"/>
          </w:rPr>
          <w:tab/>
        </w:r>
        <w:r w:rsidR="00503554" w:rsidRPr="00BF4D4C">
          <w:rPr>
            <w:rStyle w:val="Lienhypertexte"/>
            <w:noProof/>
          </w:rPr>
          <w:t>DCS</w:t>
        </w:r>
        <w:r w:rsidR="00503554">
          <w:rPr>
            <w:noProof/>
            <w:webHidden/>
          </w:rPr>
          <w:tab/>
        </w:r>
        <w:r w:rsidR="008F7F9B">
          <w:rPr>
            <w:noProof/>
            <w:webHidden/>
          </w:rPr>
          <w:fldChar w:fldCharType="begin"/>
        </w:r>
        <w:r w:rsidR="00503554">
          <w:rPr>
            <w:noProof/>
            <w:webHidden/>
          </w:rPr>
          <w:instrText xml:space="preserve"> PAGEREF _Toc292454133 \h </w:instrText>
        </w:r>
        <w:r w:rsidR="008F7F9B">
          <w:rPr>
            <w:noProof/>
            <w:webHidden/>
          </w:rPr>
        </w:r>
        <w:r w:rsidR="008F7F9B">
          <w:rPr>
            <w:noProof/>
            <w:webHidden/>
          </w:rPr>
          <w:fldChar w:fldCharType="separate"/>
        </w:r>
        <w:r>
          <w:rPr>
            <w:noProof/>
            <w:webHidden/>
          </w:rPr>
          <w:t>11</w:t>
        </w:r>
        <w:r w:rsidR="008F7F9B">
          <w:rPr>
            <w:noProof/>
            <w:webHidden/>
          </w:rPr>
          <w:fldChar w:fldCharType="end"/>
        </w:r>
      </w:hyperlink>
    </w:p>
    <w:p w:rsidR="00503554" w:rsidRDefault="00B55025">
      <w:pPr>
        <w:pStyle w:val="TM3"/>
        <w:tabs>
          <w:tab w:val="left" w:pos="1440"/>
          <w:tab w:val="right" w:leader="dot" w:pos="8602"/>
        </w:tabs>
        <w:rPr>
          <w:rFonts w:asciiTheme="minorHAnsi" w:eastAsiaTheme="minorEastAsia" w:hAnsiTheme="minorHAnsi" w:cstheme="minorBidi"/>
          <w:noProof/>
          <w:sz w:val="22"/>
          <w:szCs w:val="22"/>
        </w:rPr>
      </w:pPr>
      <w:hyperlink w:anchor="_Toc292454134" w:history="1">
        <w:r w:rsidR="00503554" w:rsidRPr="00BF4D4C">
          <w:rPr>
            <w:rStyle w:val="Lienhypertexte"/>
            <w:noProof/>
          </w:rPr>
          <w:t>2.2.10</w:t>
        </w:r>
        <w:r w:rsidR="00503554">
          <w:rPr>
            <w:rFonts w:asciiTheme="minorHAnsi" w:eastAsiaTheme="minorEastAsia" w:hAnsiTheme="minorHAnsi" w:cstheme="minorBidi"/>
            <w:noProof/>
            <w:sz w:val="22"/>
            <w:szCs w:val="22"/>
          </w:rPr>
          <w:tab/>
        </w:r>
        <w:r w:rsidR="00503554" w:rsidRPr="00BF4D4C">
          <w:rPr>
            <w:rStyle w:val="Lienhypertexte"/>
            <w:noProof/>
          </w:rPr>
          <w:t>OS de Pôle</w:t>
        </w:r>
        <w:r w:rsidR="00503554">
          <w:rPr>
            <w:noProof/>
            <w:webHidden/>
          </w:rPr>
          <w:tab/>
        </w:r>
        <w:r w:rsidR="008F7F9B">
          <w:rPr>
            <w:noProof/>
            <w:webHidden/>
          </w:rPr>
          <w:fldChar w:fldCharType="begin"/>
        </w:r>
        <w:r w:rsidR="00503554">
          <w:rPr>
            <w:noProof/>
            <w:webHidden/>
          </w:rPr>
          <w:instrText xml:space="preserve"> PAGEREF _Toc292454134 \h </w:instrText>
        </w:r>
        <w:r w:rsidR="008F7F9B">
          <w:rPr>
            <w:noProof/>
            <w:webHidden/>
          </w:rPr>
        </w:r>
        <w:r w:rsidR="008F7F9B">
          <w:rPr>
            <w:noProof/>
            <w:webHidden/>
          </w:rPr>
          <w:fldChar w:fldCharType="separate"/>
        </w:r>
        <w:r>
          <w:rPr>
            <w:noProof/>
            <w:webHidden/>
          </w:rPr>
          <w:t>11</w:t>
        </w:r>
        <w:r w:rsidR="008F7F9B">
          <w:rPr>
            <w:noProof/>
            <w:webHidden/>
          </w:rPr>
          <w:fldChar w:fldCharType="end"/>
        </w:r>
      </w:hyperlink>
    </w:p>
    <w:p w:rsidR="00503554" w:rsidRDefault="00B55025">
      <w:pPr>
        <w:pStyle w:val="TM3"/>
        <w:tabs>
          <w:tab w:val="left" w:pos="1440"/>
          <w:tab w:val="right" w:leader="dot" w:pos="8602"/>
        </w:tabs>
        <w:rPr>
          <w:rFonts w:asciiTheme="minorHAnsi" w:eastAsiaTheme="minorEastAsia" w:hAnsiTheme="minorHAnsi" w:cstheme="minorBidi"/>
          <w:noProof/>
          <w:sz w:val="22"/>
          <w:szCs w:val="22"/>
        </w:rPr>
      </w:pPr>
      <w:hyperlink w:anchor="_Toc292454135" w:history="1">
        <w:r w:rsidR="00503554" w:rsidRPr="00BF4D4C">
          <w:rPr>
            <w:rStyle w:val="Lienhypertexte"/>
            <w:noProof/>
          </w:rPr>
          <w:t>2.2.11</w:t>
        </w:r>
        <w:r w:rsidR="00503554">
          <w:rPr>
            <w:rFonts w:asciiTheme="minorHAnsi" w:eastAsiaTheme="minorEastAsia" w:hAnsiTheme="minorHAnsi" w:cstheme="minorBidi"/>
            <w:noProof/>
            <w:sz w:val="22"/>
            <w:szCs w:val="22"/>
          </w:rPr>
          <w:tab/>
        </w:r>
        <w:r w:rsidR="00503554" w:rsidRPr="00BF4D4C">
          <w:rPr>
            <w:rStyle w:val="Lienhypertexte"/>
            <w:noProof/>
          </w:rPr>
          <w:t>Automate</w:t>
        </w:r>
        <w:r w:rsidR="00503554">
          <w:rPr>
            <w:noProof/>
            <w:webHidden/>
          </w:rPr>
          <w:tab/>
        </w:r>
        <w:r w:rsidR="008F7F9B">
          <w:rPr>
            <w:noProof/>
            <w:webHidden/>
          </w:rPr>
          <w:fldChar w:fldCharType="begin"/>
        </w:r>
        <w:r w:rsidR="00503554">
          <w:rPr>
            <w:noProof/>
            <w:webHidden/>
          </w:rPr>
          <w:instrText xml:space="preserve"> PAGEREF _Toc292454135 \h </w:instrText>
        </w:r>
        <w:r w:rsidR="008F7F9B">
          <w:rPr>
            <w:noProof/>
            <w:webHidden/>
          </w:rPr>
        </w:r>
        <w:r w:rsidR="008F7F9B">
          <w:rPr>
            <w:noProof/>
            <w:webHidden/>
          </w:rPr>
          <w:fldChar w:fldCharType="separate"/>
        </w:r>
        <w:r>
          <w:rPr>
            <w:noProof/>
            <w:webHidden/>
          </w:rPr>
          <w:t>11</w:t>
        </w:r>
        <w:r w:rsidR="008F7F9B">
          <w:rPr>
            <w:noProof/>
            <w:webHidden/>
          </w:rPr>
          <w:fldChar w:fldCharType="end"/>
        </w:r>
      </w:hyperlink>
    </w:p>
    <w:p w:rsidR="00503554" w:rsidRDefault="00B55025">
      <w:pPr>
        <w:pStyle w:val="TM1"/>
        <w:rPr>
          <w:rFonts w:asciiTheme="minorHAnsi" w:eastAsiaTheme="minorEastAsia" w:hAnsiTheme="minorHAnsi" w:cstheme="minorBidi"/>
          <w:caps w:val="0"/>
          <w:sz w:val="22"/>
          <w:szCs w:val="22"/>
        </w:rPr>
      </w:pPr>
      <w:hyperlink w:anchor="_Toc292454136" w:history="1">
        <w:r w:rsidR="00503554" w:rsidRPr="00BF4D4C">
          <w:rPr>
            <w:rStyle w:val="Lienhypertexte"/>
          </w:rPr>
          <w:t>3</w:t>
        </w:r>
        <w:r w:rsidR="00503554">
          <w:rPr>
            <w:rFonts w:asciiTheme="minorHAnsi" w:eastAsiaTheme="minorEastAsia" w:hAnsiTheme="minorHAnsi" w:cstheme="minorBidi"/>
            <w:caps w:val="0"/>
            <w:sz w:val="22"/>
            <w:szCs w:val="22"/>
          </w:rPr>
          <w:tab/>
        </w:r>
        <w:r w:rsidR="00503554" w:rsidRPr="00BF4D4C">
          <w:rPr>
            <w:rStyle w:val="Lienhypertexte"/>
          </w:rPr>
          <w:t>etapes du processus</w:t>
        </w:r>
        <w:r w:rsidR="00503554">
          <w:rPr>
            <w:webHidden/>
          </w:rPr>
          <w:tab/>
        </w:r>
        <w:r w:rsidR="008F7F9B">
          <w:rPr>
            <w:webHidden/>
          </w:rPr>
          <w:fldChar w:fldCharType="begin"/>
        </w:r>
        <w:r w:rsidR="00503554">
          <w:rPr>
            <w:webHidden/>
          </w:rPr>
          <w:instrText xml:space="preserve"> PAGEREF _Toc292454136 \h </w:instrText>
        </w:r>
        <w:r w:rsidR="008F7F9B">
          <w:rPr>
            <w:webHidden/>
          </w:rPr>
        </w:r>
        <w:r w:rsidR="008F7F9B">
          <w:rPr>
            <w:webHidden/>
          </w:rPr>
          <w:fldChar w:fldCharType="separate"/>
        </w:r>
        <w:r>
          <w:rPr>
            <w:webHidden/>
          </w:rPr>
          <w:t>12</w:t>
        </w:r>
        <w:r w:rsidR="008F7F9B">
          <w:rPr>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37" w:history="1">
        <w:r w:rsidR="00503554" w:rsidRPr="00BF4D4C">
          <w:rPr>
            <w:rStyle w:val="Lienhypertexte"/>
            <w:noProof/>
          </w:rPr>
          <w:t>3.1</w:t>
        </w:r>
        <w:r w:rsidR="00503554">
          <w:rPr>
            <w:rFonts w:asciiTheme="minorHAnsi" w:eastAsiaTheme="minorEastAsia" w:hAnsiTheme="minorHAnsi" w:cstheme="minorBidi"/>
            <w:smallCaps w:val="0"/>
            <w:noProof/>
            <w:sz w:val="22"/>
            <w:szCs w:val="22"/>
          </w:rPr>
          <w:tab/>
        </w:r>
        <w:r w:rsidR="00503554" w:rsidRPr="00BF4D4C">
          <w:rPr>
            <w:rStyle w:val="Lienhypertexte"/>
            <w:noProof/>
          </w:rPr>
          <w:t>Présentation</w:t>
        </w:r>
        <w:r w:rsidR="00503554">
          <w:rPr>
            <w:noProof/>
            <w:webHidden/>
          </w:rPr>
          <w:tab/>
        </w:r>
        <w:r w:rsidR="008F7F9B">
          <w:rPr>
            <w:noProof/>
            <w:webHidden/>
          </w:rPr>
          <w:fldChar w:fldCharType="begin"/>
        </w:r>
        <w:r w:rsidR="00503554">
          <w:rPr>
            <w:noProof/>
            <w:webHidden/>
          </w:rPr>
          <w:instrText xml:space="preserve"> PAGEREF _Toc292454137 \h </w:instrText>
        </w:r>
        <w:r w:rsidR="008F7F9B">
          <w:rPr>
            <w:noProof/>
            <w:webHidden/>
          </w:rPr>
        </w:r>
        <w:r w:rsidR="008F7F9B">
          <w:rPr>
            <w:noProof/>
            <w:webHidden/>
          </w:rPr>
          <w:fldChar w:fldCharType="separate"/>
        </w:r>
        <w:r>
          <w:rPr>
            <w:noProof/>
            <w:webHidden/>
          </w:rPr>
          <w:t>12</w:t>
        </w:r>
        <w:r w:rsidR="008F7F9B">
          <w:rPr>
            <w:noProof/>
            <w:webHidden/>
          </w:rPr>
          <w:fldChar w:fldCharType="end"/>
        </w:r>
      </w:hyperlink>
    </w:p>
    <w:p w:rsidR="00503554" w:rsidRDefault="00B55025">
      <w:pPr>
        <w:pStyle w:val="TM1"/>
        <w:rPr>
          <w:rFonts w:asciiTheme="minorHAnsi" w:eastAsiaTheme="minorEastAsia" w:hAnsiTheme="minorHAnsi" w:cstheme="minorBidi"/>
          <w:caps w:val="0"/>
          <w:sz w:val="22"/>
          <w:szCs w:val="22"/>
        </w:rPr>
      </w:pPr>
      <w:hyperlink w:anchor="_Toc292454138" w:history="1">
        <w:r w:rsidR="00503554" w:rsidRPr="00BF4D4C">
          <w:rPr>
            <w:rStyle w:val="Lienhypertexte"/>
          </w:rPr>
          <w:t>4</w:t>
        </w:r>
        <w:r w:rsidR="00503554">
          <w:rPr>
            <w:rFonts w:asciiTheme="minorHAnsi" w:eastAsiaTheme="minorEastAsia" w:hAnsiTheme="minorHAnsi" w:cstheme="minorBidi"/>
            <w:caps w:val="0"/>
            <w:sz w:val="22"/>
            <w:szCs w:val="22"/>
          </w:rPr>
          <w:tab/>
        </w:r>
        <w:r w:rsidR="00503554" w:rsidRPr="00BF4D4C">
          <w:rPr>
            <w:rStyle w:val="Lienhypertexte"/>
          </w:rPr>
          <w:t>Habilitations</w:t>
        </w:r>
        <w:r w:rsidR="00503554">
          <w:rPr>
            <w:webHidden/>
          </w:rPr>
          <w:tab/>
        </w:r>
        <w:r w:rsidR="008F7F9B">
          <w:rPr>
            <w:webHidden/>
          </w:rPr>
          <w:fldChar w:fldCharType="begin"/>
        </w:r>
        <w:r w:rsidR="00503554">
          <w:rPr>
            <w:webHidden/>
          </w:rPr>
          <w:instrText xml:space="preserve"> PAGEREF _Toc292454138 \h </w:instrText>
        </w:r>
        <w:r w:rsidR="008F7F9B">
          <w:rPr>
            <w:webHidden/>
          </w:rPr>
        </w:r>
        <w:r w:rsidR="008F7F9B">
          <w:rPr>
            <w:webHidden/>
          </w:rPr>
          <w:fldChar w:fldCharType="separate"/>
        </w:r>
        <w:r>
          <w:rPr>
            <w:webHidden/>
          </w:rPr>
          <w:t>15</w:t>
        </w:r>
        <w:r w:rsidR="008F7F9B">
          <w:rPr>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39" w:history="1">
        <w:r w:rsidR="00503554" w:rsidRPr="00BF4D4C">
          <w:rPr>
            <w:rStyle w:val="Lienhypertexte"/>
            <w:noProof/>
          </w:rPr>
          <w:t>4.1</w:t>
        </w:r>
        <w:r w:rsidR="00503554">
          <w:rPr>
            <w:rFonts w:asciiTheme="minorHAnsi" w:eastAsiaTheme="minorEastAsia" w:hAnsiTheme="minorHAnsi" w:cstheme="minorBidi"/>
            <w:smallCaps w:val="0"/>
            <w:noProof/>
            <w:sz w:val="22"/>
            <w:szCs w:val="22"/>
          </w:rPr>
          <w:tab/>
        </w:r>
        <w:r w:rsidR="00503554" w:rsidRPr="00BF4D4C">
          <w:rPr>
            <w:rStyle w:val="Lienhypertexte"/>
            <w:noProof/>
          </w:rPr>
          <w:t>Présentation</w:t>
        </w:r>
        <w:r w:rsidR="00503554">
          <w:rPr>
            <w:noProof/>
            <w:webHidden/>
          </w:rPr>
          <w:tab/>
        </w:r>
        <w:r w:rsidR="008F7F9B">
          <w:rPr>
            <w:noProof/>
            <w:webHidden/>
          </w:rPr>
          <w:fldChar w:fldCharType="begin"/>
        </w:r>
        <w:r w:rsidR="00503554">
          <w:rPr>
            <w:noProof/>
            <w:webHidden/>
          </w:rPr>
          <w:instrText xml:space="preserve"> PAGEREF _Toc292454139 \h </w:instrText>
        </w:r>
        <w:r w:rsidR="008F7F9B">
          <w:rPr>
            <w:noProof/>
            <w:webHidden/>
          </w:rPr>
        </w:r>
        <w:r w:rsidR="008F7F9B">
          <w:rPr>
            <w:noProof/>
            <w:webHidden/>
          </w:rPr>
          <w:fldChar w:fldCharType="separate"/>
        </w:r>
        <w:r>
          <w:rPr>
            <w:noProof/>
            <w:webHidden/>
          </w:rPr>
          <w:t>15</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40" w:history="1">
        <w:r w:rsidR="00503554" w:rsidRPr="00BF4D4C">
          <w:rPr>
            <w:rStyle w:val="Lienhypertexte"/>
            <w:noProof/>
          </w:rPr>
          <w:t>4.2</w:t>
        </w:r>
        <w:r w:rsidR="00503554">
          <w:rPr>
            <w:rFonts w:asciiTheme="minorHAnsi" w:eastAsiaTheme="minorEastAsia" w:hAnsiTheme="minorHAnsi" w:cstheme="minorBidi"/>
            <w:smallCaps w:val="0"/>
            <w:noProof/>
            <w:sz w:val="22"/>
            <w:szCs w:val="22"/>
          </w:rPr>
          <w:tab/>
        </w:r>
        <w:r w:rsidR="00503554" w:rsidRPr="00BF4D4C">
          <w:rPr>
            <w:rStyle w:val="Lienhypertexte"/>
            <w:noProof/>
          </w:rPr>
          <w:t>Définitions des habilitations pour « PEGASE »</w:t>
        </w:r>
        <w:r w:rsidR="00503554">
          <w:rPr>
            <w:noProof/>
            <w:webHidden/>
          </w:rPr>
          <w:tab/>
        </w:r>
        <w:r w:rsidR="008F7F9B">
          <w:rPr>
            <w:noProof/>
            <w:webHidden/>
          </w:rPr>
          <w:fldChar w:fldCharType="begin"/>
        </w:r>
        <w:r w:rsidR="00503554">
          <w:rPr>
            <w:noProof/>
            <w:webHidden/>
          </w:rPr>
          <w:instrText xml:space="preserve"> PAGEREF _Toc292454140 \h </w:instrText>
        </w:r>
        <w:r w:rsidR="008F7F9B">
          <w:rPr>
            <w:noProof/>
            <w:webHidden/>
          </w:rPr>
        </w:r>
        <w:r w:rsidR="008F7F9B">
          <w:rPr>
            <w:noProof/>
            <w:webHidden/>
          </w:rPr>
          <w:fldChar w:fldCharType="separate"/>
        </w:r>
        <w:r>
          <w:rPr>
            <w:noProof/>
            <w:webHidden/>
          </w:rPr>
          <w:t>15</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41" w:history="1">
        <w:r w:rsidR="00503554" w:rsidRPr="00BF4D4C">
          <w:rPr>
            <w:rStyle w:val="Lienhypertexte"/>
            <w:noProof/>
          </w:rPr>
          <w:t>4.2.1</w:t>
        </w:r>
        <w:r w:rsidR="00503554">
          <w:rPr>
            <w:rFonts w:asciiTheme="minorHAnsi" w:eastAsiaTheme="minorEastAsia" w:hAnsiTheme="minorHAnsi" w:cstheme="minorBidi"/>
            <w:noProof/>
            <w:sz w:val="22"/>
            <w:szCs w:val="22"/>
          </w:rPr>
          <w:tab/>
        </w:r>
        <w:r w:rsidR="00503554" w:rsidRPr="00BF4D4C">
          <w:rPr>
            <w:rStyle w:val="Lienhypertexte"/>
            <w:noProof/>
          </w:rPr>
          <w:t>Habilitations et périmètres</w:t>
        </w:r>
        <w:r w:rsidR="00503554">
          <w:rPr>
            <w:noProof/>
            <w:webHidden/>
          </w:rPr>
          <w:tab/>
        </w:r>
        <w:r w:rsidR="008F7F9B">
          <w:rPr>
            <w:noProof/>
            <w:webHidden/>
          </w:rPr>
          <w:fldChar w:fldCharType="begin"/>
        </w:r>
        <w:r w:rsidR="00503554">
          <w:rPr>
            <w:noProof/>
            <w:webHidden/>
          </w:rPr>
          <w:instrText xml:space="preserve"> PAGEREF _Toc292454141 \h </w:instrText>
        </w:r>
        <w:r w:rsidR="008F7F9B">
          <w:rPr>
            <w:noProof/>
            <w:webHidden/>
          </w:rPr>
        </w:r>
        <w:r w:rsidR="008F7F9B">
          <w:rPr>
            <w:noProof/>
            <w:webHidden/>
          </w:rPr>
          <w:fldChar w:fldCharType="separate"/>
        </w:r>
        <w:r>
          <w:rPr>
            <w:noProof/>
            <w:webHidden/>
          </w:rPr>
          <w:t>15</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42" w:history="1">
        <w:r w:rsidR="00503554" w:rsidRPr="00BF4D4C">
          <w:rPr>
            <w:rStyle w:val="Lienhypertexte"/>
            <w:noProof/>
          </w:rPr>
          <w:t>4.2.2</w:t>
        </w:r>
        <w:r w:rsidR="00503554">
          <w:rPr>
            <w:rFonts w:asciiTheme="minorHAnsi" w:eastAsiaTheme="minorEastAsia" w:hAnsiTheme="minorHAnsi" w:cstheme="minorBidi"/>
            <w:noProof/>
            <w:sz w:val="22"/>
            <w:szCs w:val="22"/>
          </w:rPr>
          <w:tab/>
        </w:r>
        <w:r w:rsidR="00503554" w:rsidRPr="00BF4D4C">
          <w:rPr>
            <w:rStyle w:val="Lienhypertexte"/>
            <w:noProof/>
          </w:rPr>
          <w:t>Acteurs multi-profils</w:t>
        </w:r>
        <w:r w:rsidR="00503554">
          <w:rPr>
            <w:noProof/>
            <w:webHidden/>
          </w:rPr>
          <w:tab/>
        </w:r>
        <w:r w:rsidR="008F7F9B">
          <w:rPr>
            <w:noProof/>
            <w:webHidden/>
          </w:rPr>
          <w:fldChar w:fldCharType="begin"/>
        </w:r>
        <w:r w:rsidR="00503554">
          <w:rPr>
            <w:noProof/>
            <w:webHidden/>
          </w:rPr>
          <w:instrText xml:space="preserve"> PAGEREF _Toc292454142 \h </w:instrText>
        </w:r>
        <w:r w:rsidR="008F7F9B">
          <w:rPr>
            <w:noProof/>
            <w:webHidden/>
          </w:rPr>
        </w:r>
        <w:r w:rsidR="008F7F9B">
          <w:rPr>
            <w:noProof/>
            <w:webHidden/>
          </w:rPr>
          <w:fldChar w:fldCharType="separate"/>
        </w:r>
        <w:r>
          <w:rPr>
            <w:noProof/>
            <w:webHidden/>
          </w:rPr>
          <w:t>15</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43" w:history="1">
        <w:r w:rsidR="00503554" w:rsidRPr="00BF4D4C">
          <w:rPr>
            <w:rStyle w:val="Lienhypertexte"/>
            <w:noProof/>
          </w:rPr>
          <w:t>4.2.3</w:t>
        </w:r>
        <w:r w:rsidR="00503554">
          <w:rPr>
            <w:rFonts w:asciiTheme="minorHAnsi" w:eastAsiaTheme="minorEastAsia" w:hAnsiTheme="minorHAnsi" w:cstheme="minorBidi"/>
            <w:noProof/>
            <w:sz w:val="22"/>
            <w:szCs w:val="22"/>
          </w:rPr>
          <w:tab/>
        </w:r>
        <w:r w:rsidR="00503554" w:rsidRPr="00BF4D4C">
          <w:rPr>
            <w:rStyle w:val="Lienhypertexte"/>
            <w:noProof/>
          </w:rPr>
          <w:t>Cas des habilitations CEA</w:t>
        </w:r>
        <w:r w:rsidR="00503554">
          <w:rPr>
            <w:noProof/>
            <w:webHidden/>
          </w:rPr>
          <w:tab/>
        </w:r>
        <w:r w:rsidR="008F7F9B">
          <w:rPr>
            <w:noProof/>
            <w:webHidden/>
          </w:rPr>
          <w:fldChar w:fldCharType="begin"/>
        </w:r>
        <w:r w:rsidR="00503554">
          <w:rPr>
            <w:noProof/>
            <w:webHidden/>
          </w:rPr>
          <w:instrText xml:space="preserve"> PAGEREF _Toc292454143 \h </w:instrText>
        </w:r>
        <w:r w:rsidR="008F7F9B">
          <w:rPr>
            <w:noProof/>
            <w:webHidden/>
          </w:rPr>
        </w:r>
        <w:r w:rsidR="008F7F9B">
          <w:rPr>
            <w:noProof/>
            <w:webHidden/>
          </w:rPr>
          <w:fldChar w:fldCharType="separate"/>
        </w:r>
        <w:r>
          <w:rPr>
            <w:noProof/>
            <w:webHidden/>
          </w:rPr>
          <w:t>15</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44" w:history="1">
        <w:r w:rsidR="00503554" w:rsidRPr="00BF4D4C">
          <w:rPr>
            <w:rStyle w:val="Lienhypertexte"/>
            <w:noProof/>
          </w:rPr>
          <w:t>4.2.4</w:t>
        </w:r>
        <w:r w:rsidR="00503554">
          <w:rPr>
            <w:rFonts w:asciiTheme="minorHAnsi" w:eastAsiaTheme="minorEastAsia" w:hAnsiTheme="minorHAnsi" w:cstheme="minorBidi"/>
            <w:noProof/>
            <w:sz w:val="22"/>
            <w:szCs w:val="22"/>
          </w:rPr>
          <w:tab/>
        </w:r>
        <w:r w:rsidR="00503554" w:rsidRPr="00BF4D4C">
          <w:rPr>
            <w:rStyle w:val="Lienhypertexte"/>
            <w:noProof/>
          </w:rPr>
          <w:t>Cas particulier des OS de Pôle</w:t>
        </w:r>
        <w:r w:rsidR="00503554">
          <w:rPr>
            <w:noProof/>
            <w:webHidden/>
          </w:rPr>
          <w:tab/>
        </w:r>
        <w:r w:rsidR="008F7F9B">
          <w:rPr>
            <w:noProof/>
            <w:webHidden/>
          </w:rPr>
          <w:fldChar w:fldCharType="begin"/>
        </w:r>
        <w:r w:rsidR="00503554">
          <w:rPr>
            <w:noProof/>
            <w:webHidden/>
          </w:rPr>
          <w:instrText xml:space="preserve"> PAGEREF _Toc292454144 \h </w:instrText>
        </w:r>
        <w:r w:rsidR="008F7F9B">
          <w:rPr>
            <w:noProof/>
            <w:webHidden/>
          </w:rPr>
        </w:r>
        <w:r w:rsidR="008F7F9B">
          <w:rPr>
            <w:noProof/>
            <w:webHidden/>
          </w:rPr>
          <w:fldChar w:fldCharType="separate"/>
        </w:r>
        <w:r>
          <w:rPr>
            <w:noProof/>
            <w:webHidden/>
          </w:rPr>
          <w:t>15</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45" w:history="1">
        <w:r w:rsidR="00503554" w:rsidRPr="00BF4D4C">
          <w:rPr>
            <w:rStyle w:val="Lienhypertexte"/>
            <w:noProof/>
          </w:rPr>
          <w:t>4.3</w:t>
        </w:r>
        <w:r w:rsidR="00503554">
          <w:rPr>
            <w:rFonts w:asciiTheme="minorHAnsi" w:eastAsiaTheme="minorEastAsia" w:hAnsiTheme="minorHAnsi" w:cstheme="minorBidi"/>
            <w:smallCaps w:val="0"/>
            <w:noProof/>
            <w:sz w:val="22"/>
            <w:szCs w:val="22"/>
          </w:rPr>
          <w:tab/>
        </w:r>
        <w:r w:rsidR="00503554" w:rsidRPr="00BF4D4C">
          <w:rPr>
            <w:rStyle w:val="Lienhypertexte"/>
            <w:noProof/>
          </w:rPr>
          <w:t>Droits d’acces</w:t>
        </w:r>
        <w:r w:rsidR="00503554">
          <w:rPr>
            <w:noProof/>
            <w:webHidden/>
          </w:rPr>
          <w:tab/>
        </w:r>
        <w:r w:rsidR="008F7F9B">
          <w:rPr>
            <w:noProof/>
            <w:webHidden/>
          </w:rPr>
          <w:fldChar w:fldCharType="begin"/>
        </w:r>
        <w:r w:rsidR="00503554">
          <w:rPr>
            <w:noProof/>
            <w:webHidden/>
          </w:rPr>
          <w:instrText xml:space="preserve"> PAGEREF _Toc292454145 \h </w:instrText>
        </w:r>
        <w:r w:rsidR="008F7F9B">
          <w:rPr>
            <w:noProof/>
            <w:webHidden/>
          </w:rPr>
        </w:r>
        <w:r w:rsidR="008F7F9B">
          <w:rPr>
            <w:noProof/>
            <w:webHidden/>
          </w:rPr>
          <w:fldChar w:fldCharType="separate"/>
        </w:r>
        <w:r>
          <w:rPr>
            <w:noProof/>
            <w:webHidden/>
          </w:rPr>
          <w:t>16</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46" w:history="1">
        <w:r w:rsidR="00503554" w:rsidRPr="00BF4D4C">
          <w:rPr>
            <w:rStyle w:val="Lienhypertexte"/>
            <w:noProof/>
          </w:rPr>
          <w:t>4.4</w:t>
        </w:r>
        <w:r w:rsidR="00503554">
          <w:rPr>
            <w:rFonts w:asciiTheme="minorHAnsi" w:eastAsiaTheme="minorEastAsia" w:hAnsiTheme="minorHAnsi" w:cstheme="minorBidi"/>
            <w:smallCaps w:val="0"/>
            <w:noProof/>
            <w:sz w:val="22"/>
            <w:szCs w:val="22"/>
          </w:rPr>
          <w:tab/>
        </w:r>
        <w:r w:rsidR="00503554" w:rsidRPr="00BF4D4C">
          <w:rPr>
            <w:rStyle w:val="Lienhypertexte"/>
            <w:noProof/>
          </w:rPr>
          <w:t>Sélection d'une unité</w:t>
        </w:r>
        <w:r w:rsidR="00503554">
          <w:rPr>
            <w:noProof/>
            <w:webHidden/>
          </w:rPr>
          <w:tab/>
        </w:r>
        <w:r w:rsidR="008F7F9B">
          <w:rPr>
            <w:noProof/>
            <w:webHidden/>
          </w:rPr>
          <w:fldChar w:fldCharType="begin"/>
        </w:r>
        <w:r w:rsidR="00503554">
          <w:rPr>
            <w:noProof/>
            <w:webHidden/>
          </w:rPr>
          <w:instrText xml:space="preserve"> PAGEREF _Toc292454146 \h </w:instrText>
        </w:r>
        <w:r w:rsidR="008F7F9B">
          <w:rPr>
            <w:noProof/>
            <w:webHidden/>
          </w:rPr>
        </w:r>
        <w:r w:rsidR="008F7F9B">
          <w:rPr>
            <w:noProof/>
            <w:webHidden/>
          </w:rPr>
          <w:fldChar w:fldCharType="separate"/>
        </w:r>
        <w:r>
          <w:rPr>
            <w:noProof/>
            <w:webHidden/>
          </w:rPr>
          <w:t>16</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47" w:history="1">
        <w:r w:rsidR="00503554" w:rsidRPr="00BF4D4C">
          <w:rPr>
            <w:rStyle w:val="Lienhypertexte"/>
            <w:noProof/>
          </w:rPr>
          <w:t>4.5</w:t>
        </w:r>
        <w:r w:rsidR="00503554">
          <w:rPr>
            <w:rFonts w:asciiTheme="minorHAnsi" w:eastAsiaTheme="minorEastAsia" w:hAnsiTheme="minorHAnsi" w:cstheme="minorBidi"/>
            <w:smallCaps w:val="0"/>
            <w:noProof/>
            <w:sz w:val="22"/>
            <w:szCs w:val="22"/>
          </w:rPr>
          <w:tab/>
        </w:r>
        <w:r w:rsidR="00503554" w:rsidRPr="00BF4D4C">
          <w:rPr>
            <w:rStyle w:val="Lienhypertexte"/>
            <w:noProof/>
          </w:rPr>
          <w:t>Assistance à la saisie d'une ville à partir du code postal</w:t>
        </w:r>
        <w:r w:rsidR="00503554">
          <w:rPr>
            <w:noProof/>
            <w:webHidden/>
          </w:rPr>
          <w:tab/>
        </w:r>
        <w:r w:rsidR="008F7F9B">
          <w:rPr>
            <w:noProof/>
            <w:webHidden/>
          </w:rPr>
          <w:fldChar w:fldCharType="begin"/>
        </w:r>
        <w:r w:rsidR="00503554">
          <w:rPr>
            <w:noProof/>
            <w:webHidden/>
          </w:rPr>
          <w:instrText xml:space="preserve"> PAGEREF _Toc292454147 \h </w:instrText>
        </w:r>
        <w:r w:rsidR="008F7F9B">
          <w:rPr>
            <w:noProof/>
            <w:webHidden/>
          </w:rPr>
        </w:r>
        <w:r w:rsidR="008F7F9B">
          <w:rPr>
            <w:noProof/>
            <w:webHidden/>
          </w:rPr>
          <w:fldChar w:fldCharType="separate"/>
        </w:r>
        <w:r>
          <w:rPr>
            <w:noProof/>
            <w:webHidden/>
          </w:rPr>
          <w:t>16</w:t>
        </w:r>
        <w:r w:rsidR="008F7F9B">
          <w:rPr>
            <w:noProof/>
            <w:webHidden/>
          </w:rPr>
          <w:fldChar w:fldCharType="end"/>
        </w:r>
      </w:hyperlink>
    </w:p>
    <w:p w:rsidR="00503554" w:rsidRDefault="00B55025">
      <w:pPr>
        <w:pStyle w:val="TM1"/>
        <w:rPr>
          <w:rFonts w:asciiTheme="minorHAnsi" w:eastAsiaTheme="minorEastAsia" w:hAnsiTheme="minorHAnsi" w:cstheme="minorBidi"/>
          <w:caps w:val="0"/>
          <w:sz w:val="22"/>
          <w:szCs w:val="22"/>
        </w:rPr>
      </w:pPr>
      <w:hyperlink w:anchor="_Toc292454148" w:history="1">
        <w:r w:rsidR="00503554" w:rsidRPr="00BF4D4C">
          <w:rPr>
            <w:rStyle w:val="Lienhypertexte"/>
          </w:rPr>
          <w:t>5</w:t>
        </w:r>
        <w:r w:rsidR="00503554">
          <w:rPr>
            <w:rFonts w:asciiTheme="minorHAnsi" w:eastAsiaTheme="minorEastAsia" w:hAnsiTheme="minorHAnsi" w:cstheme="minorBidi"/>
            <w:caps w:val="0"/>
            <w:sz w:val="22"/>
            <w:szCs w:val="22"/>
          </w:rPr>
          <w:tab/>
        </w:r>
        <w:r w:rsidR="00503554" w:rsidRPr="00BF4D4C">
          <w:rPr>
            <w:rStyle w:val="Lienhypertexte"/>
          </w:rPr>
          <w:t>Tables de référence</w:t>
        </w:r>
        <w:r w:rsidR="00503554">
          <w:rPr>
            <w:webHidden/>
          </w:rPr>
          <w:tab/>
        </w:r>
        <w:r w:rsidR="008F7F9B">
          <w:rPr>
            <w:webHidden/>
          </w:rPr>
          <w:fldChar w:fldCharType="begin"/>
        </w:r>
        <w:r w:rsidR="00503554">
          <w:rPr>
            <w:webHidden/>
          </w:rPr>
          <w:instrText xml:space="preserve"> PAGEREF _Toc292454148 \h </w:instrText>
        </w:r>
        <w:r w:rsidR="008F7F9B">
          <w:rPr>
            <w:webHidden/>
          </w:rPr>
        </w:r>
        <w:r w:rsidR="008F7F9B">
          <w:rPr>
            <w:webHidden/>
          </w:rPr>
          <w:fldChar w:fldCharType="separate"/>
        </w:r>
        <w:r>
          <w:rPr>
            <w:webHidden/>
          </w:rPr>
          <w:t>17</w:t>
        </w:r>
        <w:r w:rsidR="008F7F9B">
          <w:rPr>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49" w:history="1">
        <w:r w:rsidR="00503554" w:rsidRPr="00BF4D4C">
          <w:rPr>
            <w:rStyle w:val="Lienhypertexte"/>
            <w:noProof/>
          </w:rPr>
          <w:t>5.1</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cas d'utilisation</w:t>
        </w:r>
        <w:r w:rsidR="00503554">
          <w:rPr>
            <w:noProof/>
            <w:webHidden/>
          </w:rPr>
          <w:tab/>
        </w:r>
        <w:r w:rsidR="008F7F9B">
          <w:rPr>
            <w:noProof/>
            <w:webHidden/>
          </w:rPr>
          <w:fldChar w:fldCharType="begin"/>
        </w:r>
        <w:r w:rsidR="00503554">
          <w:rPr>
            <w:noProof/>
            <w:webHidden/>
          </w:rPr>
          <w:instrText xml:space="preserve"> PAGEREF _Toc292454149 \h </w:instrText>
        </w:r>
        <w:r w:rsidR="008F7F9B">
          <w:rPr>
            <w:noProof/>
            <w:webHidden/>
          </w:rPr>
        </w:r>
        <w:r w:rsidR="008F7F9B">
          <w:rPr>
            <w:noProof/>
            <w:webHidden/>
          </w:rPr>
          <w:fldChar w:fldCharType="separate"/>
        </w:r>
        <w:r>
          <w:rPr>
            <w:noProof/>
            <w:webHidden/>
          </w:rPr>
          <w:t>17</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50" w:history="1">
        <w:r w:rsidR="00503554" w:rsidRPr="00BF4D4C">
          <w:rPr>
            <w:rStyle w:val="Lienhypertexte"/>
            <w:noProof/>
          </w:rPr>
          <w:t>5.2</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centres</w:t>
        </w:r>
        <w:r w:rsidR="00503554">
          <w:rPr>
            <w:noProof/>
            <w:webHidden/>
          </w:rPr>
          <w:tab/>
        </w:r>
        <w:r w:rsidR="008F7F9B">
          <w:rPr>
            <w:noProof/>
            <w:webHidden/>
          </w:rPr>
          <w:fldChar w:fldCharType="begin"/>
        </w:r>
        <w:r w:rsidR="00503554">
          <w:rPr>
            <w:noProof/>
            <w:webHidden/>
          </w:rPr>
          <w:instrText xml:space="preserve"> PAGEREF _Toc292454150 \h </w:instrText>
        </w:r>
        <w:r w:rsidR="008F7F9B">
          <w:rPr>
            <w:noProof/>
            <w:webHidden/>
          </w:rPr>
        </w:r>
        <w:r w:rsidR="008F7F9B">
          <w:rPr>
            <w:noProof/>
            <w:webHidden/>
          </w:rPr>
          <w:fldChar w:fldCharType="separate"/>
        </w:r>
        <w:r>
          <w:rPr>
            <w:noProof/>
            <w:webHidden/>
          </w:rPr>
          <w:t>17</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51" w:history="1">
        <w:r w:rsidR="00503554" w:rsidRPr="00BF4D4C">
          <w:rPr>
            <w:rStyle w:val="Lienhypertexte"/>
            <w:noProof/>
          </w:rPr>
          <w:t>5.2.1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centres</w:t>
        </w:r>
        <w:r w:rsidR="00503554">
          <w:rPr>
            <w:noProof/>
            <w:webHidden/>
          </w:rPr>
          <w:tab/>
        </w:r>
        <w:r w:rsidR="008F7F9B">
          <w:rPr>
            <w:noProof/>
            <w:webHidden/>
          </w:rPr>
          <w:fldChar w:fldCharType="begin"/>
        </w:r>
        <w:r w:rsidR="00503554">
          <w:rPr>
            <w:noProof/>
            <w:webHidden/>
          </w:rPr>
          <w:instrText xml:space="preserve"> PAGEREF _Toc292454151 \h </w:instrText>
        </w:r>
        <w:r w:rsidR="008F7F9B">
          <w:rPr>
            <w:noProof/>
            <w:webHidden/>
          </w:rPr>
        </w:r>
        <w:r w:rsidR="008F7F9B">
          <w:rPr>
            <w:noProof/>
            <w:webHidden/>
          </w:rPr>
          <w:fldChar w:fldCharType="separate"/>
        </w:r>
        <w:r>
          <w:rPr>
            <w:noProof/>
            <w:webHidden/>
          </w:rPr>
          <w:t>17</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52" w:history="1">
        <w:r w:rsidR="00503554" w:rsidRPr="00BF4D4C">
          <w:rPr>
            <w:rStyle w:val="Lienhypertexte"/>
            <w:noProof/>
          </w:rPr>
          <w:t>5.2.2</w:t>
        </w:r>
        <w:r w:rsidR="00503554">
          <w:rPr>
            <w:rFonts w:asciiTheme="minorHAnsi" w:eastAsiaTheme="minorEastAsia" w:hAnsiTheme="minorHAnsi" w:cstheme="minorBidi"/>
            <w:noProof/>
            <w:sz w:val="22"/>
            <w:szCs w:val="22"/>
          </w:rPr>
          <w:tab/>
        </w:r>
        <w:r w:rsidR="00503554" w:rsidRPr="00BF4D4C">
          <w:rPr>
            <w:rStyle w:val="Lienhypertexte"/>
            <w:noProof/>
          </w:rPr>
          <w:t>Gérer les centres</w:t>
        </w:r>
        <w:r w:rsidR="00503554">
          <w:rPr>
            <w:noProof/>
            <w:webHidden/>
          </w:rPr>
          <w:tab/>
        </w:r>
        <w:r w:rsidR="008F7F9B">
          <w:rPr>
            <w:noProof/>
            <w:webHidden/>
          </w:rPr>
          <w:fldChar w:fldCharType="begin"/>
        </w:r>
        <w:r w:rsidR="00503554">
          <w:rPr>
            <w:noProof/>
            <w:webHidden/>
          </w:rPr>
          <w:instrText xml:space="preserve"> PAGEREF _Toc292454152 \h </w:instrText>
        </w:r>
        <w:r w:rsidR="008F7F9B">
          <w:rPr>
            <w:noProof/>
            <w:webHidden/>
          </w:rPr>
        </w:r>
        <w:r w:rsidR="008F7F9B">
          <w:rPr>
            <w:noProof/>
            <w:webHidden/>
          </w:rPr>
          <w:fldChar w:fldCharType="separate"/>
        </w:r>
        <w:r>
          <w:rPr>
            <w:noProof/>
            <w:webHidden/>
          </w:rPr>
          <w:t>18</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53" w:history="1">
        <w:r w:rsidR="00503554" w:rsidRPr="00BF4D4C">
          <w:rPr>
            <w:rStyle w:val="Lienhypertexte"/>
            <w:noProof/>
          </w:rPr>
          <w:t>5.3</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pays</w:t>
        </w:r>
        <w:r w:rsidR="00503554">
          <w:rPr>
            <w:noProof/>
            <w:webHidden/>
          </w:rPr>
          <w:tab/>
        </w:r>
        <w:r w:rsidR="008F7F9B">
          <w:rPr>
            <w:noProof/>
            <w:webHidden/>
          </w:rPr>
          <w:fldChar w:fldCharType="begin"/>
        </w:r>
        <w:r w:rsidR="00503554">
          <w:rPr>
            <w:noProof/>
            <w:webHidden/>
          </w:rPr>
          <w:instrText xml:space="preserve"> PAGEREF _Toc292454153 \h </w:instrText>
        </w:r>
        <w:r w:rsidR="008F7F9B">
          <w:rPr>
            <w:noProof/>
            <w:webHidden/>
          </w:rPr>
        </w:r>
        <w:r w:rsidR="008F7F9B">
          <w:rPr>
            <w:noProof/>
            <w:webHidden/>
          </w:rPr>
          <w:fldChar w:fldCharType="separate"/>
        </w:r>
        <w:r>
          <w:rPr>
            <w:noProof/>
            <w:webHidden/>
          </w:rPr>
          <w:t>20</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54" w:history="1">
        <w:r w:rsidR="00503554" w:rsidRPr="00BF4D4C">
          <w:rPr>
            <w:rStyle w:val="Lienhypertexte"/>
            <w:noProof/>
          </w:rPr>
          <w:t>5.3.1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pays</w:t>
        </w:r>
        <w:r w:rsidR="00503554">
          <w:rPr>
            <w:noProof/>
            <w:webHidden/>
          </w:rPr>
          <w:tab/>
        </w:r>
        <w:r w:rsidR="008F7F9B">
          <w:rPr>
            <w:noProof/>
            <w:webHidden/>
          </w:rPr>
          <w:fldChar w:fldCharType="begin"/>
        </w:r>
        <w:r w:rsidR="00503554">
          <w:rPr>
            <w:noProof/>
            <w:webHidden/>
          </w:rPr>
          <w:instrText xml:space="preserve"> PAGEREF _Toc292454154 \h </w:instrText>
        </w:r>
        <w:r w:rsidR="008F7F9B">
          <w:rPr>
            <w:noProof/>
            <w:webHidden/>
          </w:rPr>
        </w:r>
        <w:r w:rsidR="008F7F9B">
          <w:rPr>
            <w:noProof/>
            <w:webHidden/>
          </w:rPr>
          <w:fldChar w:fldCharType="separate"/>
        </w:r>
        <w:r>
          <w:rPr>
            <w:noProof/>
            <w:webHidden/>
          </w:rPr>
          <w:t>20</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55" w:history="1">
        <w:r w:rsidR="00503554" w:rsidRPr="00BF4D4C">
          <w:rPr>
            <w:rStyle w:val="Lienhypertexte"/>
            <w:noProof/>
          </w:rPr>
          <w:t>5.3.2</w:t>
        </w:r>
        <w:r w:rsidR="00503554">
          <w:rPr>
            <w:rFonts w:asciiTheme="minorHAnsi" w:eastAsiaTheme="minorEastAsia" w:hAnsiTheme="minorHAnsi" w:cstheme="minorBidi"/>
            <w:noProof/>
            <w:sz w:val="22"/>
            <w:szCs w:val="22"/>
          </w:rPr>
          <w:tab/>
        </w:r>
        <w:r w:rsidR="00503554" w:rsidRPr="00BF4D4C">
          <w:rPr>
            <w:rStyle w:val="Lienhypertexte"/>
            <w:noProof/>
          </w:rPr>
          <w:t>Gérer les pays</w:t>
        </w:r>
        <w:r w:rsidR="00503554">
          <w:rPr>
            <w:noProof/>
            <w:webHidden/>
          </w:rPr>
          <w:tab/>
        </w:r>
        <w:r w:rsidR="008F7F9B">
          <w:rPr>
            <w:noProof/>
            <w:webHidden/>
          </w:rPr>
          <w:fldChar w:fldCharType="begin"/>
        </w:r>
        <w:r w:rsidR="00503554">
          <w:rPr>
            <w:noProof/>
            <w:webHidden/>
          </w:rPr>
          <w:instrText xml:space="preserve"> PAGEREF _Toc292454155 \h </w:instrText>
        </w:r>
        <w:r w:rsidR="008F7F9B">
          <w:rPr>
            <w:noProof/>
            <w:webHidden/>
          </w:rPr>
        </w:r>
        <w:r w:rsidR="008F7F9B">
          <w:rPr>
            <w:noProof/>
            <w:webHidden/>
          </w:rPr>
          <w:fldChar w:fldCharType="separate"/>
        </w:r>
        <w:r>
          <w:rPr>
            <w:noProof/>
            <w:webHidden/>
          </w:rPr>
          <w:t>20</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56" w:history="1">
        <w:r w:rsidR="00503554" w:rsidRPr="00BF4D4C">
          <w:rPr>
            <w:rStyle w:val="Lienhypertexte"/>
            <w:noProof/>
          </w:rPr>
          <w:t>5.4</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types de badge</w:t>
        </w:r>
        <w:r w:rsidR="00503554">
          <w:rPr>
            <w:noProof/>
            <w:webHidden/>
          </w:rPr>
          <w:tab/>
        </w:r>
        <w:r w:rsidR="008F7F9B">
          <w:rPr>
            <w:noProof/>
            <w:webHidden/>
          </w:rPr>
          <w:fldChar w:fldCharType="begin"/>
        </w:r>
        <w:r w:rsidR="00503554">
          <w:rPr>
            <w:noProof/>
            <w:webHidden/>
          </w:rPr>
          <w:instrText xml:space="preserve"> PAGEREF _Toc292454156 \h </w:instrText>
        </w:r>
        <w:r w:rsidR="008F7F9B">
          <w:rPr>
            <w:noProof/>
            <w:webHidden/>
          </w:rPr>
        </w:r>
        <w:r w:rsidR="008F7F9B">
          <w:rPr>
            <w:noProof/>
            <w:webHidden/>
          </w:rPr>
          <w:fldChar w:fldCharType="separate"/>
        </w:r>
        <w:r>
          <w:rPr>
            <w:noProof/>
            <w:webHidden/>
          </w:rPr>
          <w:t>22</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57" w:history="1">
        <w:r w:rsidR="00503554" w:rsidRPr="00BF4D4C">
          <w:rPr>
            <w:rStyle w:val="Lienhypertexte"/>
            <w:noProof/>
          </w:rPr>
          <w:t>5.4.1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types de badge au niveau Centre</w:t>
        </w:r>
        <w:r w:rsidR="00503554">
          <w:rPr>
            <w:noProof/>
            <w:webHidden/>
          </w:rPr>
          <w:tab/>
        </w:r>
        <w:r w:rsidR="008F7F9B">
          <w:rPr>
            <w:noProof/>
            <w:webHidden/>
          </w:rPr>
          <w:fldChar w:fldCharType="begin"/>
        </w:r>
        <w:r w:rsidR="00503554">
          <w:rPr>
            <w:noProof/>
            <w:webHidden/>
          </w:rPr>
          <w:instrText xml:space="preserve"> PAGEREF _Toc292454157 \h </w:instrText>
        </w:r>
        <w:r w:rsidR="008F7F9B">
          <w:rPr>
            <w:noProof/>
            <w:webHidden/>
          </w:rPr>
        </w:r>
        <w:r w:rsidR="008F7F9B">
          <w:rPr>
            <w:noProof/>
            <w:webHidden/>
          </w:rPr>
          <w:fldChar w:fldCharType="separate"/>
        </w:r>
        <w:r>
          <w:rPr>
            <w:noProof/>
            <w:webHidden/>
          </w:rPr>
          <w:t>22</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58" w:history="1">
        <w:r w:rsidR="00503554" w:rsidRPr="00BF4D4C">
          <w:rPr>
            <w:rStyle w:val="Lienhypertexte"/>
            <w:noProof/>
          </w:rPr>
          <w:t>5.4.2</w:t>
        </w:r>
        <w:r w:rsidR="00503554">
          <w:rPr>
            <w:rFonts w:asciiTheme="minorHAnsi" w:eastAsiaTheme="minorEastAsia" w:hAnsiTheme="minorHAnsi" w:cstheme="minorBidi"/>
            <w:noProof/>
            <w:sz w:val="22"/>
            <w:szCs w:val="22"/>
          </w:rPr>
          <w:tab/>
        </w:r>
        <w:r w:rsidR="00503554" w:rsidRPr="00BF4D4C">
          <w:rPr>
            <w:rStyle w:val="Lienhypertexte"/>
            <w:noProof/>
          </w:rPr>
          <w:t>Gérer les types de badge de centre</w:t>
        </w:r>
        <w:r w:rsidR="00503554">
          <w:rPr>
            <w:noProof/>
            <w:webHidden/>
          </w:rPr>
          <w:tab/>
        </w:r>
        <w:r w:rsidR="008F7F9B">
          <w:rPr>
            <w:noProof/>
            <w:webHidden/>
          </w:rPr>
          <w:fldChar w:fldCharType="begin"/>
        </w:r>
        <w:r w:rsidR="00503554">
          <w:rPr>
            <w:noProof/>
            <w:webHidden/>
          </w:rPr>
          <w:instrText xml:space="preserve"> PAGEREF _Toc292454158 \h </w:instrText>
        </w:r>
        <w:r w:rsidR="008F7F9B">
          <w:rPr>
            <w:noProof/>
            <w:webHidden/>
          </w:rPr>
        </w:r>
        <w:r w:rsidR="008F7F9B">
          <w:rPr>
            <w:noProof/>
            <w:webHidden/>
          </w:rPr>
          <w:fldChar w:fldCharType="separate"/>
        </w:r>
        <w:r>
          <w:rPr>
            <w:noProof/>
            <w:webHidden/>
          </w:rPr>
          <w:t>22</w:t>
        </w:r>
        <w:r w:rsidR="008F7F9B">
          <w:rPr>
            <w:noProof/>
            <w:webHidden/>
          </w:rPr>
          <w:fldChar w:fldCharType="end"/>
        </w:r>
      </w:hyperlink>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"_Toc292454159" </w:instrText>
      </w:r>
      <w:r>
        <w:fldChar w:fldCharType="separate"/>
      </w:r>
      <w:r w:rsidR="00503554" w:rsidRPr="00BF4D4C">
        <w:rPr>
          <w:rStyle w:val="Lienhypertexte"/>
          <w:noProof/>
        </w:rPr>
        <w:t>5.4.3</w:t>
      </w:r>
      <w:r w:rsidR="00503554">
        <w:rPr>
          <w:rFonts w:asciiTheme="minorHAnsi" w:eastAsiaTheme="minorEastAsia" w:hAnsiTheme="minorHAnsi" w:cstheme="minorBidi"/>
          <w:noProof/>
          <w:sz w:val="22"/>
          <w:szCs w:val="22"/>
        </w:rPr>
        <w:tab/>
      </w:r>
      <w:r w:rsidR="00503554" w:rsidRPr="00BF4D4C">
        <w:rPr>
          <w:rStyle w:val="Lienhypertexte"/>
          <w:noProof/>
        </w:rPr>
        <w:t>Gérer les types de badge centre et nationaux</w:t>
      </w:r>
      <w:r w:rsidR="00503554">
        <w:rPr>
          <w:noProof/>
          <w:webHidden/>
        </w:rPr>
        <w:tab/>
      </w:r>
      <w:r>
        <w:rPr>
          <w:noProof/>
          <w:webHidden/>
        </w:rPr>
        <w:fldChar w:fldCharType="begin"/>
      </w:r>
      <w:r w:rsidR="00503554">
        <w:rPr>
          <w:noProof/>
          <w:webHidden/>
        </w:rPr>
        <w:instrText xml:space="preserve"> PAGEREF _Toc292454159 \h </w:instrText>
      </w:r>
      <w:r>
        <w:rPr>
          <w:noProof/>
          <w:webHidden/>
        </w:rPr>
      </w:r>
      <w:r>
        <w:rPr>
          <w:noProof/>
          <w:webHidden/>
        </w:rPr>
        <w:fldChar w:fldCharType="separate"/>
      </w:r>
      <w:ins w:id="17" w:author="WAWSZCZYK Eric WEBNET" w:date="2011-09-09T09:27:00Z">
        <w:r w:rsidR="00B55025">
          <w:rPr>
            <w:noProof/>
            <w:webHidden/>
          </w:rPr>
          <w:t>23</w:t>
        </w:r>
      </w:ins>
      <w:del w:id="18" w:author="WAWSZCZYK Eric WEBNET" w:date="2011-08-25T14:30:00Z">
        <w:r w:rsidR="00503554" w:rsidDel="00247B41">
          <w:rPr>
            <w:noProof/>
            <w:webHidden/>
          </w:rPr>
          <w:delText>23</w:delText>
        </w:r>
      </w:del>
      <w:r>
        <w:rPr>
          <w:noProof/>
          <w:webHidden/>
        </w:rPr>
        <w:fldChar w:fldCharType="end"/>
      </w:r>
      <w:r>
        <w:rPr>
          <w:noProof/>
        </w:rPr>
        <w:fldChar w:fldCharType="end"/>
      </w:r>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60" w:history="1">
        <w:r w:rsidR="00503554" w:rsidRPr="00BF4D4C">
          <w:rPr>
            <w:rStyle w:val="Lienhypertexte"/>
            <w:noProof/>
          </w:rPr>
          <w:t>5.5</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couleurs de badge</w:t>
        </w:r>
        <w:r w:rsidR="00503554">
          <w:rPr>
            <w:noProof/>
            <w:webHidden/>
          </w:rPr>
          <w:tab/>
        </w:r>
        <w:r w:rsidR="008F7F9B">
          <w:rPr>
            <w:noProof/>
            <w:webHidden/>
          </w:rPr>
          <w:fldChar w:fldCharType="begin"/>
        </w:r>
        <w:r w:rsidR="00503554">
          <w:rPr>
            <w:noProof/>
            <w:webHidden/>
          </w:rPr>
          <w:instrText xml:space="preserve"> PAGEREF _Toc292454160 \h </w:instrText>
        </w:r>
        <w:r w:rsidR="008F7F9B">
          <w:rPr>
            <w:noProof/>
            <w:webHidden/>
          </w:rPr>
        </w:r>
        <w:r w:rsidR="008F7F9B">
          <w:rPr>
            <w:noProof/>
            <w:webHidden/>
          </w:rPr>
          <w:fldChar w:fldCharType="separate"/>
        </w:r>
        <w:r>
          <w:rPr>
            <w:noProof/>
            <w:webHidden/>
          </w:rPr>
          <w:t>26</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61" w:history="1">
        <w:r w:rsidR="00503554" w:rsidRPr="00BF4D4C">
          <w:rPr>
            <w:rStyle w:val="Lienhypertexte"/>
            <w:noProof/>
          </w:rPr>
          <w:t>5.5.1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couleurs de badge de centre</w:t>
        </w:r>
        <w:r w:rsidR="00503554">
          <w:rPr>
            <w:noProof/>
            <w:webHidden/>
          </w:rPr>
          <w:tab/>
        </w:r>
        <w:r w:rsidR="008F7F9B">
          <w:rPr>
            <w:noProof/>
            <w:webHidden/>
          </w:rPr>
          <w:fldChar w:fldCharType="begin"/>
        </w:r>
        <w:r w:rsidR="00503554">
          <w:rPr>
            <w:noProof/>
            <w:webHidden/>
          </w:rPr>
          <w:instrText xml:space="preserve"> PAGEREF _Toc292454161 \h </w:instrText>
        </w:r>
        <w:r w:rsidR="008F7F9B">
          <w:rPr>
            <w:noProof/>
            <w:webHidden/>
          </w:rPr>
        </w:r>
        <w:r w:rsidR="008F7F9B">
          <w:rPr>
            <w:noProof/>
            <w:webHidden/>
          </w:rPr>
          <w:fldChar w:fldCharType="separate"/>
        </w:r>
        <w:r>
          <w:rPr>
            <w:noProof/>
            <w:webHidden/>
          </w:rPr>
          <w:t>26</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62" w:history="1">
        <w:r w:rsidR="00503554" w:rsidRPr="00BF4D4C">
          <w:rPr>
            <w:rStyle w:val="Lienhypertexte"/>
            <w:noProof/>
          </w:rPr>
          <w:t>5.5.2</w:t>
        </w:r>
        <w:r w:rsidR="00503554">
          <w:rPr>
            <w:rFonts w:asciiTheme="minorHAnsi" w:eastAsiaTheme="minorEastAsia" w:hAnsiTheme="minorHAnsi" w:cstheme="minorBidi"/>
            <w:noProof/>
            <w:sz w:val="22"/>
            <w:szCs w:val="22"/>
          </w:rPr>
          <w:tab/>
        </w:r>
        <w:r w:rsidR="00503554" w:rsidRPr="00BF4D4C">
          <w:rPr>
            <w:rStyle w:val="Lienhypertexte"/>
            <w:noProof/>
          </w:rPr>
          <w:t>Gérer les couleurs de badge de Centre</w:t>
        </w:r>
        <w:r w:rsidR="00503554">
          <w:rPr>
            <w:noProof/>
            <w:webHidden/>
          </w:rPr>
          <w:tab/>
        </w:r>
        <w:r w:rsidR="008F7F9B">
          <w:rPr>
            <w:noProof/>
            <w:webHidden/>
          </w:rPr>
          <w:fldChar w:fldCharType="begin"/>
        </w:r>
        <w:r w:rsidR="00503554">
          <w:rPr>
            <w:noProof/>
            <w:webHidden/>
          </w:rPr>
          <w:instrText xml:space="preserve"> PAGEREF _Toc292454162 \h </w:instrText>
        </w:r>
        <w:r w:rsidR="008F7F9B">
          <w:rPr>
            <w:noProof/>
            <w:webHidden/>
          </w:rPr>
        </w:r>
        <w:r w:rsidR="008F7F9B">
          <w:rPr>
            <w:noProof/>
            <w:webHidden/>
          </w:rPr>
          <w:fldChar w:fldCharType="separate"/>
        </w:r>
        <w:r>
          <w:rPr>
            <w:noProof/>
            <w:webHidden/>
          </w:rPr>
          <w:t>26</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63" w:history="1">
        <w:r w:rsidR="00503554" w:rsidRPr="00BF4D4C">
          <w:rPr>
            <w:rStyle w:val="Lienhypertexte"/>
            <w:noProof/>
          </w:rPr>
          <w:t>5.5.3</w:t>
        </w:r>
        <w:r w:rsidR="00503554">
          <w:rPr>
            <w:rFonts w:asciiTheme="minorHAnsi" w:eastAsiaTheme="minorEastAsia" w:hAnsiTheme="minorHAnsi" w:cstheme="minorBidi"/>
            <w:noProof/>
            <w:sz w:val="22"/>
            <w:szCs w:val="22"/>
          </w:rPr>
          <w:tab/>
        </w:r>
        <w:r w:rsidR="00503554" w:rsidRPr="00BF4D4C">
          <w:rPr>
            <w:rStyle w:val="Lienhypertexte"/>
            <w:noProof/>
          </w:rPr>
          <w:t>Gérer les couleurs de badge centre et nationales</w:t>
        </w:r>
        <w:r w:rsidR="00503554">
          <w:rPr>
            <w:noProof/>
            <w:webHidden/>
          </w:rPr>
          <w:tab/>
        </w:r>
        <w:r w:rsidR="008F7F9B">
          <w:rPr>
            <w:noProof/>
            <w:webHidden/>
          </w:rPr>
          <w:fldChar w:fldCharType="begin"/>
        </w:r>
        <w:r w:rsidR="00503554">
          <w:rPr>
            <w:noProof/>
            <w:webHidden/>
          </w:rPr>
          <w:instrText xml:space="preserve"> PAGEREF _Toc292454163 \h </w:instrText>
        </w:r>
        <w:r w:rsidR="008F7F9B">
          <w:rPr>
            <w:noProof/>
            <w:webHidden/>
          </w:rPr>
        </w:r>
        <w:r w:rsidR="008F7F9B">
          <w:rPr>
            <w:noProof/>
            <w:webHidden/>
          </w:rPr>
          <w:fldChar w:fldCharType="separate"/>
        </w:r>
        <w:r>
          <w:rPr>
            <w:noProof/>
            <w:webHidden/>
          </w:rPr>
          <w:t>28</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64" w:history="1">
        <w:r w:rsidR="00503554" w:rsidRPr="00BF4D4C">
          <w:rPr>
            <w:rStyle w:val="Lienhypertexte"/>
            <w:noProof/>
          </w:rPr>
          <w:t>5.6</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statuts</w:t>
        </w:r>
        <w:r w:rsidR="00503554">
          <w:rPr>
            <w:noProof/>
            <w:webHidden/>
          </w:rPr>
          <w:tab/>
        </w:r>
        <w:r w:rsidR="008F7F9B">
          <w:rPr>
            <w:noProof/>
            <w:webHidden/>
          </w:rPr>
          <w:fldChar w:fldCharType="begin"/>
        </w:r>
        <w:r w:rsidR="00503554">
          <w:rPr>
            <w:noProof/>
            <w:webHidden/>
          </w:rPr>
          <w:instrText xml:space="preserve"> PAGEREF _Toc292454164 \h </w:instrText>
        </w:r>
        <w:r w:rsidR="008F7F9B">
          <w:rPr>
            <w:noProof/>
            <w:webHidden/>
          </w:rPr>
        </w:r>
        <w:r w:rsidR="008F7F9B">
          <w:rPr>
            <w:noProof/>
            <w:webHidden/>
          </w:rPr>
          <w:fldChar w:fldCharType="separate"/>
        </w:r>
        <w:r>
          <w:rPr>
            <w:noProof/>
            <w:webHidden/>
          </w:rPr>
          <w:t>30</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65" w:history="1">
        <w:r w:rsidR="00503554" w:rsidRPr="00BF4D4C">
          <w:rPr>
            <w:rStyle w:val="Lienhypertexte"/>
            <w:noProof/>
          </w:rPr>
          <w:t>5.6.1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statuts</w:t>
        </w:r>
        <w:r w:rsidR="00503554">
          <w:rPr>
            <w:noProof/>
            <w:webHidden/>
          </w:rPr>
          <w:tab/>
        </w:r>
        <w:r w:rsidR="008F7F9B">
          <w:rPr>
            <w:noProof/>
            <w:webHidden/>
          </w:rPr>
          <w:fldChar w:fldCharType="begin"/>
        </w:r>
        <w:r w:rsidR="00503554">
          <w:rPr>
            <w:noProof/>
            <w:webHidden/>
          </w:rPr>
          <w:instrText xml:space="preserve"> PAGEREF _Toc292454165 \h </w:instrText>
        </w:r>
        <w:r w:rsidR="008F7F9B">
          <w:rPr>
            <w:noProof/>
            <w:webHidden/>
          </w:rPr>
        </w:r>
        <w:r w:rsidR="008F7F9B">
          <w:rPr>
            <w:noProof/>
            <w:webHidden/>
          </w:rPr>
          <w:fldChar w:fldCharType="separate"/>
        </w:r>
        <w:r>
          <w:rPr>
            <w:noProof/>
            <w:webHidden/>
          </w:rPr>
          <w:t>30</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66" w:history="1">
        <w:r w:rsidR="00503554" w:rsidRPr="00BF4D4C">
          <w:rPr>
            <w:rStyle w:val="Lienhypertexte"/>
            <w:noProof/>
          </w:rPr>
          <w:t>5.6.2</w:t>
        </w:r>
        <w:r w:rsidR="00503554">
          <w:rPr>
            <w:rFonts w:asciiTheme="minorHAnsi" w:eastAsiaTheme="minorEastAsia" w:hAnsiTheme="minorHAnsi" w:cstheme="minorBidi"/>
            <w:noProof/>
            <w:sz w:val="22"/>
            <w:szCs w:val="22"/>
          </w:rPr>
          <w:tab/>
        </w:r>
        <w:r w:rsidR="00503554" w:rsidRPr="00BF4D4C">
          <w:rPr>
            <w:rStyle w:val="Lienhypertexte"/>
            <w:noProof/>
          </w:rPr>
          <w:t>Gérer les statuts</w:t>
        </w:r>
        <w:r w:rsidR="00503554">
          <w:rPr>
            <w:noProof/>
            <w:webHidden/>
          </w:rPr>
          <w:tab/>
        </w:r>
        <w:r w:rsidR="008F7F9B">
          <w:rPr>
            <w:noProof/>
            <w:webHidden/>
          </w:rPr>
          <w:fldChar w:fldCharType="begin"/>
        </w:r>
        <w:r w:rsidR="00503554">
          <w:rPr>
            <w:noProof/>
            <w:webHidden/>
          </w:rPr>
          <w:instrText xml:space="preserve"> PAGEREF _Toc292454166 \h </w:instrText>
        </w:r>
        <w:r w:rsidR="008F7F9B">
          <w:rPr>
            <w:noProof/>
            <w:webHidden/>
          </w:rPr>
        </w:r>
        <w:r w:rsidR="008F7F9B">
          <w:rPr>
            <w:noProof/>
            <w:webHidden/>
          </w:rPr>
          <w:fldChar w:fldCharType="separate"/>
        </w:r>
        <w:r>
          <w:rPr>
            <w:noProof/>
            <w:webHidden/>
          </w:rPr>
          <w:t>31</w:t>
        </w:r>
        <w:r w:rsidR="008F7F9B">
          <w:rPr>
            <w:noProof/>
            <w:webHidden/>
          </w:rPr>
          <w:fldChar w:fldCharType="end"/>
        </w:r>
      </w:hyperlink>
    </w:p>
    <w:p w:rsidR="00503554" w:rsidRDefault="00B55025">
      <w:pPr>
        <w:pStyle w:val="TM2"/>
        <w:tabs>
          <w:tab w:val="left" w:pos="960"/>
          <w:tab w:val="right" w:leader="dot" w:pos="8602"/>
        </w:tabs>
        <w:rPr>
          <w:rFonts w:asciiTheme="minorHAnsi" w:eastAsiaTheme="minorEastAsia" w:hAnsiTheme="minorHAnsi" w:cstheme="minorBidi"/>
          <w:smallCaps w:val="0"/>
          <w:noProof/>
          <w:sz w:val="22"/>
          <w:szCs w:val="22"/>
        </w:rPr>
      </w:pPr>
      <w:hyperlink w:anchor="_Toc292454167" w:history="1">
        <w:r w:rsidR="00503554" w:rsidRPr="00BF4D4C">
          <w:rPr>
            <w:rStyle w:val="Lienhypertexte"/>
            <w:noProof/>
          </w:rPr>
          <w:t>5.7</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sous-statuts</w:t>
        </w:r>
        <w:r w:rsidR="00503554">
          <w:rPr>
            <w:noProof/>
            <w:webHidden/>
          </w:rPr>
          <w:tab/>
        </w:r>
        <w:r w:rsidR="008F7F9B">
          <w:rPr>
            <w:noProof/>
            <w:webHidden/>
          </w:rPr>
          <w:fldChar w:fldCharType="begin"/>
        </w:r>
        <w:r w:rsidR="00503554">
          <w:rPr>
            <w:noProof/>
            <w:webHidden/>
          </w:rPr>
          <w:instrText xml:space="preserve"> PAGEREF _Toc292454167 \h </w:instrText>
        </w:r>
        <w:r w:rsidR="008F7F9B">
          <w:rPr>
            <w:noProof/>
            <w:webHidden/>
          </w:rPr>
        </w:r>
        <w:r w:rsidR="008F7F9B">
          <w:rPr>
            <w:noProof/>
            <w:webHidden/>
          </w:rPr>
          <w:fldChar w:fldCharType="separate"/>
        </w:r>
        <w:r>
          <w:rPr>
            <w:noProof/>
            <w:webHidden/>
          </w:rPr>
          <w:t>33</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68" w:history="1">
        <w:r w:rsidR="00503554" w:rsidRPr="00BF4D4C">
          <w:rPr>
            <w:rStyle w:val="Lienhypertexte"/>
            <w:noProof/>
          </w:rPr>
          <w:t>5.7.1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sous-statuts au niveau Centre</w:t>
        </w:r>
        <w:r w:rsidR="00503554">
          <w:rPr>
            <w:noProof/>
            <w:webHidden/>
          </w:rPr>
          <w:tab/>
        </w:r>
        <w:r w:rsidR="008F7F9B">
          <w:rPr>
            <w:noProof/>
            <w:webHidden/>
          </w:rPr>
          <w:fldChar w:fldCharType="begin"/>
        </w:r>
        <w:r w:rsidR="00503554">
          <w:rPr>
            <w:noProof/>
            <w:webHidden/>
          </w:rPr>
          <w:instrText xml:space="preserve"> PAGEREF _Toc292454168 \h </w:instrText>
        </w:r>
        <w:r w:rsidR="008F7F9B">
          <w:rPr>
            <w:noProof/>
            <w:webHidden/>
          </w:rPr>
        </w:r>
        <w:r w:rsidR="008F7F9B">
          <w:rPr>
            <w:noProof/>
            <w:webHidden/>
          </w:rPr>
          <w:fldChar w:fldCharType="separate"/>
        </w:r>
        <w:r>
          <w:rPr>
            <w:noProof/>
            <w:webHidden/>
          </w:rPr>
          <w:t>33</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69" w:history="1">
        <w:r w:rsidR="00503554" w:rsidRPr="00BF4D4C">
          <w:rPr>
            <w:rStyle w:val="Lienhypertexte"/>
            <w:noProof/>
          </w:rPr>
          <w:t>5.7.2</w:t>
        </w:r>
        <w:r w:rsidR="00503554">
          <w:rPr>
            <w:rFonts w:asciiTheme="minorHAnsi" w:eastAsiaTheme="minorEastAsia" w:hAnsiTheme="minorHAnsi" w:cstheme="minorBidi"/>
            <w:noProof/>
            <w:sz w:val="22"/>
            <w:szCs w:val="22"/>
          </w:rPr>
          <w:tab/>
        </w:r>
        <w:r w:rsidR="00503554" w:rsidRPr="00BF4D4C">
          <w:rPr>
            <w:rStyle w:val="Lienhypertexte"/>
            <w:noProof/>
          </w:rPr>
          <w:t>Gérer les sous-statuts au niveau Centre</w:t>
        </w:r>
        <w:r w:rsidR="00503554">
          <w:rPr>
            <w:noProof/>
            <w:webHidden/>
          </w:rPr>
          <w:tab/>
        </w:r>
        <w:r w:rsidR="008F7F9B">
          <w:rPr>
            <w:noProof/>
            <w:webHidden/>
          </w:rPr>
          <w:fldChar w:fldCharType="begin"/>
        </w:r>
        <w:r w:rsidR="00503554">
          <w:rPr>
            <w:noProof/>
            <w:webHidden/>
          </w:rPr>
          <w:instrText xml:space="preserve"> PAGEREF _Toc292454169 \h </w:instrText>
        </w:r>
        <w:r w:rsidR="008F7F9B">
          <w:rPr>
            <w:noProof/>
            <w:webHidden/>
          </w:rPr>
        </w:r>
        <w:r w:rsidR="008F7F9B">
          <w:rPr>
            <w:noProof/>
            <w:webHidden/>
          </w:rPr>
          <w:fldChar w:fldCharType="separate"/>
        </w:r>
        <w:r>
          <w:rPr>
            <w:noProof/>
            <w:webHidden/>
          </w:rPr>
          <w:t>33</w:t>
        </w:r>
        <w:r w:rsidR="008F7F9B">
          <w:rPr>
            <w:noProof/>
            <w:webHidden/>
          </w:rPr>
          <w:fldChar w:fldCharType="end"/>
        </w:r>
      </w:hyperlink>
    </w:p>
    <w:p w:rsidR="00503554" w:rsidRDefault="00B55025">
      <w:pPr>
        <w:pStyle w:val="TM3"/>
        <w:tabs>
          <w:tab w:val="left" w:pos="1200"/>
          <w:tab w:val="right" w:leader="dot" w:pos="8602"/>
        </w:tabs>
        <w:rPr>
          <w:rFonts w:asciiTheme="minorHAnsi" w:eastAsiaTheme="minorEastAsia" w:hAnsiTheme="minorHAnsi" w:cstheme="minorBidi"/>
          <w:noProof/>
          <w:sz w:val="22"/>
          <w:szCs w:val="22"/>
        </w:rPr>
      </w:pPr>
      <w:hyperlink w:anchor="_Toc292454170" w:history="1">
        <w:r w:rsidR="00503554" w:rsidRPr="00BF4D4C">
          <w:rPr>
            <w:rStyle w:val="Lienhypertexte"/>
            <w:noProof/>
          </w:rPr>
          <w:t>5.7.3</w:t>
        </w:r>
        <w:r w:rsidR="00503554">
          <w:rPr>
            <w:rFonts w:asciiTheme="minorHAnsi" w:eastAsiaTheme="minorEastAsia" w:hAnsiTheme="minorHAnsi" w:cstheme="minorBidi"/>
            <w:noProof/>
            <w:sz w:val="22"/>
            <w:szCs w:val="22"/>
          </w:rPr>
          <w:tab/>
        </w:r>
        <w:r w:rsidR="00503554" w:rsidRPr="00BF4D4C">
          <w:rPr>
            <w:rStyle w:val="Lienhypertexte"/>
            <w:noProof/>
          </w:rPr>
          <w:t>Gérer les sous-statuts centre et nationaux</w:t>
        </w:r>
        <w:r w:rsidR="00503554">
          <w:rPr>
            <w:noProof/>
            <w:webHidden/>
          </w:rPr>
          <w:tab/>
        </w:r>
        <w:r w:rsidR="008F7F9B">
          <w:rPr>
            <w:noProof/>
            <w:webHidden/>
          </w:rPr>
          <w:fldChar w:fldCharType="begin"/>
        </w:r>
        <w:r w:rsidR="00503554">
          <w:rPr>
            <w:noProof/>
            <w:webHidden/>
          </w:rPr>
          <w:instrText xml:space="preserve"> PAGEREF _Toc292454170 \h </w:instrText>
        </w:r>
        <w:r w:rsidR="008F7F9B">
          <w:rPr>
            <w:noProof/>
            <w:webHidden/>
          </w:rPr>
        </w:r>
        <w:r w:rsidR="008F7F9B">
          <w:rPr>
            <w:noProof/>
            <w:webHidden/>
          </w:rPr>
          <w:fldChar w:fldCharType="separate"/>
        </w:r>
        <w:r>
          <w:rPr>
            <w:noProof/>
            <w:webHidden/>
          </w:rPr>
          <w:t>35</w:t>
        </w:r>
        <w:r w:rsidR="008F7F9B">
          <w:rPr>
            <w:noProof/>
            <w:webHidden/>
          </w:rPr>
          <w:fldChar w:fldCharType="end"/>
        </w:r>
      </w:hyperlink>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"_Toc292454171" </w:instrText>
      </w:r>
      <w:r>
        <w:fldChar w:fldCharType="separate"/>
      </w:r>
      <w:r w:rsidR="00503554" w:rsidRPr="00BF4D4C">
        <w:rPr>
          <w:rStyle w:val="Lienhypertexte"/>
          <w:noProof/>
        </w:rPr>
        <w:t>5.8</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contrats de travail CEA</w:t>
      </w:r>
      <w:r w:rsidR="00503554">
        <w:rPr>
          <w:noProof/>
          <w:webHidden/>
        </w:rPr>
        <w:tab/>
      </w:r>
      <w:r>
        <w:rPr>
          <w:noProof/>
          <w:webHidden/>
        </w:rPr>
        <w:fldChar w:fldCharType="begin"/>
      </w:r>
      <w:r w:rsidR="00503554">
        <w:rPr>
          <w:noProof/>
          <w:webHidden/>
        </w:rPr>
        <w:instrText xml:space="preserve"> PAGEREF _Toc292454171 \h </w:instrText>
      </w:r>
      <w:r>
        <w:rPr>
          <w:noProof/>
          <w:webHidden/>
        </w:rPr>
      </w:r>
      <w:r>
        <w:rPr>
          <w:noProof/>
          <w:webHidden/>
        </w:rPr>
        <w:fldChar w:fldCharType="separate"/>
      </w:r>
      <w:ins w:id="19" w:author="WAWSZCZYK Eric WEBNET" w:date="2011-09-09T09:27:00Z">
        <w:r w:rsidR="00B55025">
          <w:rPr>
            <w:noProof/>
            <w:webHidden/>
          </w:rPr>
          <w:t>38</w:t>
        </w:r>
      </w:ins>
      <w:del w:id="20" w:author="WAWSZCZYK Eric WEBNET" w:date="2011-08-25T14:30:00Z">
        <w:r w:rsidR="00503554" w:rsidDel="00247B41">
          <w:rPr>
            <w:noProof/>
            <w:webHidden/>
          </w:rPr>
          <w:delText>37</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"_Toc292454172" </w:instrText>
      </w:r>
      <w:r>
        <w:fldChar w:fldCharType="separate"/>
      </w:r>
      <w:r w:rsidR="00503554" w:rsidRPr="00BF4D4C">
        <w:rPr>
          <w:rStyle w:val="Lienhypertexte"/>
          <w:noProof/>
        </w:rPr>
        <w:t>5.8.1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contrats de travail CEA</w:t>
      </w:r>
      <w:r w:rsidR="00503554">
        <w:rPr>
          <w:noProof/>
          <w:webHidden/>
        </w:rPr>
        <w:tab/>
      </w:r>
      <w:r>
        <w:rPr>
          <w:noProof/>
          <w:webHidden/>
        </w:rPr>
        <w:fldChar w:fldCharType="begin"/>
      </w:r>
      <w:r w:rsidR="00503554">
        <w:rPr>
          <w:noProof/>
          <w:webHidden/>
        </w:rPr>
        <w:instrText xml:space="preserve"> PAGEREF _Toc292454172 \h </w:instrText>
      </w:r>
      <w:r>
        <w:rPr>
          <w:noProof/>
          <w:webHidden/>
        </w:rPr>
      </w:r>
      <w:r>
        <w:rPr>
          <w:noProof/>
          <w:webHidden/>
        </w:rPr>
        <w:fldChar w:fldCharType="separate"/>
      </w:r>
      <w:ins w:id="21" w:author="WAWSZCZYK Eric WEBNET" w:date="2011-09-09T09:27:00Z">
        <w:r w:rsidR="00B55025">
          <w:rPr>
            <w:noProof/>
            <w:webHidden/>
          </w:rPr>
          <w:t>38</w:t>
        </w:r>
      </w:ins>
      <w:del w:id="22" w:author="WAWSZCZYK Eric WEBNET" w:date="2011-08-25T14:30:00Z">
        <w:r w:rsidR="00503554" w:rsidDel="00247B41">
          <w:rPr>
            <w:noProof/>
            <w:webHidden/>
          </w:rPr>
          <w:delText>37</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"_Toc292454173" </w:instrText>
      </w:r>
      <w:r>
        <w:fldChar w:fldCharType="separate"/>
      </w:r>
      <w:r w:rsidR="00503554" w:rsidRPr="00BF4D4C">
        <w:rPr>
          <w:rStyle w:val="Lienhypertexte"/>
          <w:noProof/>
        </w:rPr>
        <w:t>5.8.2</w:t>
      </w:r>
      <w:r w:rsidR="00503554">
        <w:rPr>
          <w:rFonts w:asciiTheme="minorHAnsi" w:eastAsiaTheme="minorEastAsia" w:hAnsiTheme="minorHAnsi" w:cstheme="minorBidi"/>
          <w:noProof/>
          <w:sz w:val="22"/>
          <w:szCs w:val="22"/>
        </w:rPr>
        <w:tab/>
      </w:r>
      <w:r w:rsidR="00503554" w:rsidRPr="00BF4D4C">
        <w:rPr>
          <w:rStyle w:val="Lienhypertexte"/>
          <w:noProof/>
        </w:rPr>
        <w:t>Gérer les contrats de travail CEA</w:t>
      </w:r>
      <w:r w:rsidR="00503554">
        <w:rPr>
          <w:noProof/>
          <w:webHidden/>
        </w:rPr>
        <w:tab/>
      </w:r>
      <w:r>
        <w:rPr>
          <w:noProof/>
          <w:webHidden/>
        </w:rPr>
        <w:fldChar w:fldCharType="begin"/>
      </w:r>
      <w:r w:rsidR="00503554">
        <w:rPr>
          <w:noProof/>
          <w:webHidden/>
        </w:rPr>
        <w:instrText xml:space="preserve"> PAGEREF _Toc292454173 \h </w:instrText>
      </w:r>
      <w:r>
        <w:rPr>
          <w:noProof/>
          <w:webHidden/>
        </w:rPr>
      </w:r>
      <w:r>
        <w:rPr>
          <w:noProof/>
          <w:webHidden/>
        </w:rPr>
        <w:fldChar w:fldCharType="separate"/>
      </w:r>
      <w:ins w:id="23" w:author="WAWSZCZYK Eric WEBNET" w:date="2011-09-09T09:27:00Z">
        <w:r w:rsidR="00B55025">
          <w:rPr>
            <w:noProof/>
            <w:webHidden/>
          </w:rPr>
          <w:t>38</w:t>
        </w:r>
      </w:ins>
      <w:del w:id="24" w:author="WAWSZCZYK Eric WEBNET" w:date="2011-08-25T14:30:00Z">
        <w:r w:rsidR="00503554" w:rsidDel="00247B41">
          <w:rPr>
            <w:noProof/>
            <w:webHidden/>
          </w:rPr>
          <w:delText>37</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"_Toc292454174" </w:instrText>
      </w:r>
      <w:r>
        <w:fldChar w:fldCharType="separate"/>
      </w:r>
      <w:r w:rsidR="00503554" w:rsidRPr="00BF4D4C">
        <w:rPr>
          <w:rStyle w:val="Lienhypertexte"/>
          <w:noProof/>
        </w:rPr>
        <w:t>5.9</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types de contrat de travail</w:t>
      </w:r>
      <w:r w:rsidR="00503554">
        <w:rPr>
          <w:noProof/>
          <w:webHidden/>
        </w:rPr>
        <w:tab/>
      </w:r>
      <w:r>
        <w:rPr>
          <w:noProof/>
          <w:webHidden/>
        </w:rPr>
        <w:fldChar w:fldCharType="begin"/>
      </w:r>
      <w:r w:rsidR="00503554">
        <w:rPr>
          <w:noProof/>
          <w:webHidden/>
        </w:rPr>
        <w:instrText xml:space="preserve"> PAGEREF _Toc292454174 \h </w:instrText>
      </w:r>
      <w:r>
        <w:rPr>
          <w:noProof/>
          <w:webHidden/>
        </w:rPr>
      </w:r>
      <w:r>
        <w:rPr>
          <w:noProof/>
          <w:webHidden/>
        </w:rPr>
        <w:fldChar w:fldCharType="separate"/>
      </w:r>
      <w:ins w:id="25" w:author="WAWSZCZYK Eric WEBNET" w:date="2011-09-09T09:27:00Z">
        <w:r w:rsidR="00B55025">
          <w:rPr>
            <w:noProof/>
            <w:webHidden/>
          </w:rPr>
          <w:t>40</w:t>
        </w:r>
      </w:ins>
      <w:del w:id="26" w:author="WAWSZCZYK Eric WEBNET" w:date="2011-08-25T14:30:00Z">
        <w:r w:rsidR="00503554" w:rsidDel="00247B41">
          <w:rPr>
            <w:noProof/>
            <w:webHidden/>
          </w:rPr>
          <w:delText>39</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"_Toc292454175" </w:instrText>
      </w:r>
      <w:r>
        <w:fldChar w:fldCharType="separate"/>
      </w:r>
      <w:r w:rsidR="00503554" w:rsidRPr="00BF4D4C">
        <w:rPr>
          <w:rStyle w:val="Lienhypertexte"/>
          <w:noProof/>
        </w:rPr>
        <w:t>5.9.1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types de contrat de travail</w:t>
      </w:r>
      <w:r w:rsidR="00503554">
        <w:rPr>
          <w:noProof/>
          <w:webHidden/>
        </w:rPr>
        <w:tab/>
      </w:r>
      <w:r>
        <w:rPr>
          <w:noProof/>
          <w:webHidden/>
        </w:rPr>
        <w:fldChar w:fldCharType="begin"/>
      </w:r>
      <w:r w:rsidR="00503554">
        <w:rPr>
          <w:noProof/>
          <w:webHidden/>
        </w:rPr>
        <w:instrText xml:space="preserve"> PAGEREF _Toc292454175 \h </w:instrText>
      </w:r>
      <w:r>
        <w:rPr>
          <w:noProof/>
          <w:webHidden/>
        </w:rPr>
      </w:r>
      <w:r>
        <w:rPr>
          <w:noProof/>
          <w:webHidden/>
        </w:rPr>
        <w:fldChar w:fldCharType="separate"/>
      </w:r>
      <w:ins w:id="27" w:author="WAWSZCZYK Eric WEBNET" w:date="2011-09-09T09:27:00Z">
        <w:r w:rsidR="00B55025">
          <w:rPr>
            <w:noProof/>
            <w:webHidden/>
          </w:rPr>
          <w:t>40</w:t>
        </w:r>
      </w:ins>
      <w:del w:id="28" w:author="WAWSZCZYK Eric WEBNET" w:date="2011-08-25T14:30:00Z">
        <w:r w:rsidR="00503554" w:rsidDel="00247B41">
          <w:rPr>
            <w:noProof/>
            <w:webHidden/>
          </w:rPr>
          <w:delText>39</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"_Toc292454176" </w:instrText>
      </w:r>
      <w:r>
        <w:fldChar w:fldCharType="separate"/>
      </w:r>
      <w:r w:rsidR="00503554" w:rsidRPr="00BF4D4C">
        <w:rPr>
          <w:rStyle w:val="Lienhypertexte"/>
          <w:noProof/>
        </w:rPr>
        <w:t>5.9.2</w:t>
      </w:r>
      <w:r w:rsidR="00503554">
        <w:rPr>
          <w:rFonts w:asciiTheme="minorHAnsi" w:eastAsiaTheme="minorEastAsia" w:hAnsiTheme="minorHAnsi" w:cstheme="minorBidi"/>
          <w:noProof/>
          <w:sz w:val="22"/>
          <w:szCs w:val="22"/>
        </w:rPr>
        <w:tab/>
      </w:r>
      <w:r w:rsidR="00503554" w:rsidRPr="00BF4D4C">
        <w:rPr>
          <w:rStyle w:val="Lienhypertexte"/>
          <w:noProof/>
        </w:rPr>
        <w:t>Gérer les types de contrat de travail</w:t>
      </w:r>
      <w:r w:rsidR="00503554">
        <w:rPr>
          <w:noProof/>
          <w:webHidden/>
        </w:rPr>
        <w:tab/>
      </w:r>
      <w:r>
        <w:rPr>
          <w:noProof/>
          <w:webHidden/>
        </w:rPr>
        <w:fldChar w:fldCharType="begin"/>
      </w:r>
      <w:r w:rsidR="00503554">
        <w:rPr>
          <w:noProof/>
          <w:webHidden/>
        </w:rPr>
        <w:instrText xml:space="preserve"> PAGEREF _Toc292454176 \h </w:instrText>
      </w:r>
      <w:r>
        <w:rPr>
          <w:noProof/>
          <w:webHidden/>
        </w:rPr>
      </w:r>
      <w:r>
        <w:rPr>
          <w:noProof/>
          <w:webHidden/>
        </w:rPr>
        <w:fldChar w:fldCharType="separate"/>
      </w:r>
      <w:ins w:id="29" w:author="WAWSZCZYK Eric WEBNET" w:date="2011-09-09T09:27:00Z">
        <w:r w:rsidR="00B55025">
          <w:rPr>
            <w:noProof/>
            <w:webHidden/>
          </w:rPr>
          <w:t>40</w:t>
        </w:r>
      </w:ins>
      <w:del w:id="30" w:author="WAWSZCZYK Eric WEBNET" w:date="2011-08-25T14:30:00Z">
        <w:r w:rsidR="00503554" w:rsidDel="00247B41">
          <w:rPr>
            <w:noProof/>
            <w:webHidden/>
          </w:rPr>
          <w:delText>39</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"_Toc292454177" </w:instrText>
      </w:r>
      <w:r>
        <w:fldChar w:fldCharType="separate"/>
      </w:r>
      <w:r w:rsidR="00503554" w:rsidRPr="00BF4D4C">
        <w:rPr>
          <w:rStyle w:val="Lienhypertexte"/>
          <w:noProof/>
        </w:rPr>
        <w:t>5.10</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entreprises extérieures</w:t>
      </w:r>
      <w:r w:rsidR="00503554">
        <w:rPr>
          <w:noProof/>
          <w:webHidden/>
        </w:rPr>
        <w:tab/>
      </w:r>
      <w:r>
        <w:rPr>
          <w:noProof/>
          <w:webHidden/>
        </w:rPr>
        <w:fldChar w:fldCharType="begin"/>
      </w:r>
      <w:r w:rsidR="00503554">
        <w:rPr>
          <w:noProof/>
          <w:webHidden/>
        </w:rPr>
        <w:instrText xml:space="preserve"> PAGEREF _Toc292454177 \h </w:instrText>
      </w:r>
      <w:r>
        <w:rPr>
          <w:noProof/>
          <w:webHidden/>
        </w:rPr>
      </w:r>
      <w:r>
        <w:rPr>
          <w:noProof/>
          <w:webHidden/>
        </w:rPr>
        <w:fldChar w:fldCharType="separate"/>
      </w:r>
      <w:ins w:id="31" w:author="WAWSZCZYK Eric WEBNET" w:date="2011-09-09T09:27:00Z">
        <w:r w:rsidR="00B55025">
          <w:rPr>
            <w:noProof/>
            <w:webHidden/>
          </w:rPr>
          <w:t>42</w:t>
        </w:r>
      </w:ins>
      <w:del w:id="32" w:author="WAWSZCZYK Eric WEBNET" w:date="2011-08-25T14:30:00Z">
        <w:r w:rsidR="00503554" w:rsidDel="00247B41">
          <w:rPr>
            <w:noProof/>
            <w:webHidden/>
          </w:rPr>
          <w:delText>41</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"_Toc292454178" </w:instrText>
      </w:r>
      <w:r>
        <w:fldChar w:fldCharType="separate"/>
      </w:r>
      <w:r w:rsidR="00503554" w:rsidRPr="00BF4D4C">
        <w:rPr>
          <w:rStyle w:val="Lienhypertexte"/>
          <w:noProof/>
        </w:rPr>
        <w:t>5.10.1</w:t>
      </w:r>
      <w:r w:rsidR="00503554">
        <w:rPr>
          <w:rFonts w:asciiTheme="minorHAnsi" w:eastAsiaTheme="minorEastAsia" w:hAnsiTheme="minorHAnsi" w:cstheme="minorBidi"/>
          <w:noProof/>
          <w:sz w:val="22"/>
          <w:szCs w:val="22"/>
        </w:rPr>
        <w:tab/>
      </w:r>
      <w:r w:rsidR="00503554" w:rsidRPr="00BF4D4C">
        <w:rPr>
          <w:rStyle w:val="Lienhypertexte"/>
          <w:noProof/>
        </w:rPr>
        <w:t>Rechercher et consulter une entreprise extérieure</w:t>
      </w:r>
      <w:r w:rsidR="00503554">
        <w:rPr>
          <w:noProof/>
          <w:webHidden/>
        </w:rPr>
        <w:tab/>
      </w:r>
      <w:r>
        <w:rPr>
          <w:noProof/>
          <w:webHidden/>
        </w:rPr>
        <w:fldChar w:fldCharType="begin"/>
      </w:r>
      <w:r w:rsidR="00503554">
        <w:rPr>
          <w:noProof/>
          <w:webHidden/>
        </w:rPr>
        <w:instrText xml:space="preserve"> PAGEREF _Toc292454178 \h </w:instrText>
      </w:r>
      <w:r>
        <w:rPr>
          <w:noProof/>
          <w:webHidden/>
        </w:rPr>
      </w:r>
      <w:r>
        <w:rPr>
          <w:noProof/>
          <w:webHidden/>
        </w:rPr>
        <w:fldChar w:fldCharType="separate"/>
      </w:r>
      <w:ins w:id="33" w:author="WAWSZCZYK Eric WEBNET" w:date="2011-09-09T09:27:00Z">
        <w:r w:rsidR="00B55025">
          <w:rPr>
            <w:noProof/>
            <w:webHidden/>
          </w:rPr>
          <w:t>42</w:t>
        </w:r>
      </w:ins>
      <w:del w:id="34" w:author="WAWSZCZYK Eric WEBNET" w:date="2011-08-25T14:30:00Z">
        <w:r w:rsidR="00503554" w:rsidDel="00247B41">
          <w:rPr>
            <w:noProof/>
            <w:webHidden/>
          </w:rPr>
          <w:delText>41</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"_Toc292454179" </w:instrText>
      </w:r>
      <w:r>
        <w:fldChar w:fldCharType="separate"/>
      </w:r>
      <w:r w:rsidR="00503554" w:rsidRPr="00BF4D4C">
        <w:rPr>
          <w:rStyle w:val="Lienhypertexte"/>
          <w:noProof/>
        </w:rPr>
        <w:t>5.10.2</w:t>
      </w:r>
      <w:r w:rsidR="00503554">
        <w:rPr>
          <w:rFonts w:asciiTheme="minorHAnsi" w:eastAsiaTheme="minorEastAsia" w:hAnsiTheme="minorHAnsi" w:cstheme="minorBidi"/>
          <w:noProof/>
          <w:sz w:val="22"/>
          <w:szCs w:val="22"/>
        </w:rPr>
        <w:tab/>
      </w:r>
      <w:r w:rsidR="00503554" w:rsidRPr="00BF4D4C">
        <w:rPr>
          <w:rStyle w:val="Lienhypertexte"/>
          <w:noProof/>
        </w:rPr>
        <w:t>Gérer les entreprises extérieures</w:t>
      </w:r>
      <w:r w:rsidR="00503554">
        <w:rPr>
          <w:noProof/>
          <w:webHidden/>
        </w:rPr>
        <w:tab/>
      </w:r>
      <w:r>
        <w:rPr>
          <w:noProof/>
          <w:webHidden/>
        </w:rPr>
        <w:fldChar w:fldCharType="begin"/>
      </w:r>
      <w:r w:rsidR="00503554">
        <w:rPr>
          <w:noProof/>
          <w:webHidden/>
        </w:rPr>
        <w:instrText xml:space="preserve"> PAGEREF _Toc292454179 \h </w:instrText>
      </w:r>
      <w:r>
        <w:rPr>
          <w:noProof/>
          <w:webHidden/>
        </w:rPr>
      </w:r>
      <w:r>
        <w:rPr>
          <w:noProof/>
          <w:webHidden/>
        </w:rPr>
        <w:fldChar w:fldCharType="separate"/>
      </w:r>
      <w:ins w:id="35" w:author="WAWSZCZYK Eric WEBNET" w:date="2011-09-09T09:27:00Z">
        <w:r w:rsidR="00B55025">
          <w:rPr>
            <w:noProof/>
            <w:webHidden/>
          </w:rPr>
          <w:t>43</w:t>
        </w:r>
      </w:ins>
      <w:del w:id="36" w:author="WAWSZCZYK Eric WEBNET" w:date="2011-08-25T14:30:00Z">
        <w:r w:rsidR="00503554" w:rsidDel="00247B41">
          <w:rPr>
            <w:noProof/>
            <w:webHidden/>
          </w:rPr>
          <w:delText>42</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"_Toc292454180" </w:instrText>
      </w:r>
      <w:r>
        <w:fldChar w:fldCharType="separate"/>
      </w:r>
      <w:r w:rsidR="00503554" w:rsidRPr="00BF4D4C">
        <w:rPr>
          <w:rStyle w:val="Lienhypertexte"/>
          <w:noProof/>
        </w:rPr>
        <w:t>5.11</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marchés</w:t>
      </w:r>
      <w:r w:rsidR="00503554">
        <w:rPr>
          <w:noProof/>
          <w:webHidden/>
        </w:rPr>
        <w:tab/>
      </w:r>
      <w:r>
        <w:rPr>
          <w:noProof/>
          <w:webHidden/>
        </w:rPr>
        <w:fldChar w:fldCharType="begin"/>
      </w:r>
      <w:r w:rsidR="00503554">
        <w:rPr>
          <w:noProof/>
          <w:webHidden/>
        </w:rPr>
        <w:instrText xml:space="preserve"> PAGEREF _Toc292454180 \h </w:instrText>
      </w:r>
      <w:r>
        <w:rPr>
          <w:noProof/>
          <w:webHidden/>
        </w:rPr>
      </w:r>
      <w:r>
        <w:rPr>
          <w:noProof/>
          <w:webHidden/>
        </w:rPr>
        <w:fldChar w:fldCharType="separate"/>
      </w:r>
      <w:ins w:id="37" w:author="WAWSZCZYK Eric WEBNET" w:date="2011-09-09T09:27:00Z">
        <w:r w:rsidR="00B55025">
          <w:rPr>
            <w:noProof/>
            <w:webHidden/>
          </w:rPr>
          <w:t>46</w:t>
        </w:r>
      </w:ins>
      <w:del w:id="38" w:author="WAWSZCZYK Eric WEBNET" w:date="2011-08-25T14:30:00Z">
        <w:r w:rsidR="00503554" w:rsidDel="00247B41">
          <w:rPr>
            <w:noProof/>
            <w:webHidden/>
          </w:rPr>
          <w:delText>45</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"_Toc292454181" </w:instrText>
      </w:r>
      <w:r>
        <w:fldChar w:fldCharType="separate"/>
      </w:r>
      <w:r w:rsidR="00503554" w:rsidRPr="00BF4D4C">
        <w:rPr>
          <w:rStyle w:val="Lienhypertexte"/>
          <w:noProof/>
        </w:rPr>
        <w:t>5.11.1</w:t>
      </w:r>
      <w:r w:rsidR="00503554">
        <w:rPr>
          <w:rFonts w:asciiTheme="minorHAnsi" w:eastAsiaTheme="minorEastAsia" w:hAnsiTheme="minorHAnsi" w:cstheme="minorBidi"/>
          <w:noProof/>
          <w:sz w:val="22"/>
          <w:szCs w:val="22"/>
        </w:rPr>
        <w:tab/>
      </w:r>
      <w:r w:rsidR="00503554" w:rsidRPr="00BF4D4C">
        <w:rPr>
          <w:rStyle w:val="Lienhypertexte"/>
          <w:noProof/>
        </w:rPr>
        <w:t>Rechercher et consulter un marché</w:t>
      </w:r>
      <w:r w:rsidR="00503554">
        <w:rPr>
          <w:noProof/>
          <w:webHidden/>
        </w:rPr>
        <w:tab/>
      </w:r>
      <w:r>
        <w:rPr>
          <w:noProof/>
          <w:webHidden/>
        </w:rPr>
        <w:fldChar w:fldCharType="begin"/>
      </w:r>
      <w:r w:rsidR="00503554">
        <w:rPr>
          <w:noProof/>
          <w:webHidden/>
        </w:rPr>
        <w:instrText xml:space="preserve"> PAGEREF _Toc292454181 \h </w:instrText>
      </w:r>
      <w:r>
        <w:rPr>
          <w:noProof/>
          <w:webHidden/>
        </w:rPr>
      </w:r>
      <w:r>
        <w:rPr>
          <w:noProof/>
          <w:webHidden/>
        </w:rPr>
        <w:fldChar w:fldCharType="separate"/>
      </w:r>
      <w:ins w:id="39" w:author="WAWSZCZYK Eric WEBNET" w:date="2011-09-09T09:27:00Z">
        <w:r w:rsidR="00B55025">
          <w:rPr>
            <w:noProof/>
            <w:webHidden/>
          </w:rPr>
          <w:t>46</w:t>
        </w:r>
      </w:ins>
      <w:del w:id="40" w:author="WAWSZCZYK Eric WEBNET" w:date="2011-08-25T14:30:00Z">
        <w:r w:rsidR="00503554" w:rsidDel="00247B41">
          <w:rPr>
            <w:noProof/>
            <w:webHidden/>
          </w:rPr>
          <w:delText>45</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"_Toc292454182" </w:instrText>
      </w:r>
      <w:r>
        <w:fldChar w:fldCharType="separate"/>
      </w:r>
      <w:r w:rsidR="00503554" w:rsidRPr="00BF4D4C">
        <w:rPr>
          <w:rStyle w:val="Lienhypertexte"/>
          <w:noProof/>
        </w:rPr>
        <w:t>5.11.2</w:t>
      </w:r>
      <w:r w:rsidR="00503554">
        <w:rPr>
          <w:rFonts w:asciiTheme="minorHAnsi" w:eastAsiaTheme="minorEastAsia" w:hAnsiTheme="minorHAnsi" w:cstheme="minorBidi"/>
          <w:noProof/>
          <w:sz w:val="22"/>
          <w:szCs w:val="22"/>
        </w:rPr>
        <w:tab/>
      </w:r>
      <w:r w:rsidR="00503554" w:rsidRPr="00BF4D4C">
        <w:rPr>
          <w:rStyle w:val="Lienhypertexte"/>
          <w:noProof/>
        </w:rPr>
        <w:t>Gérer les marchés</w:t>
      </w:r>
      <w:r w:rsidR="00503554">
        <w:rPr>
          <w:noProof/>
          <w:webHidden/>
        </w:rPr>
        <w:tab/>
      </w:r>
      <w:r>
        <w:rPr>
          <w:noProof/>
          <w:webHidden/>
        </w:rPr>
        <w:fldChar w:fldCharType="begin"/>
      </w:r>
      <w:r w:rsidR="00503554">
        <w:rPr>
          <w:noProof/>
          <w:webHidden/>
        </w:rPr>
        <w:instrText xml:space="preserve"> PAGEREF _Toc292454182 \h </w:instrText>
      </w:r>
      <w:r>
        <w:rPr>
          <w:noProof/>
          <w:webHidden/>
        </w:rPr>
      </w:r>
      <w:r>
        <w:rPr>
          <w:noProof/>
          <w:webHidden/>
        </w:rPr>
        <w:fldChar w:fldCharType="separate"/>
      </w:r>
      <w:ins w:id="41" w:author="WAWSZCZYK Eric WEBNET" w:date="2011-09-09T09:27:00Z">
        <w:r w:rsidR="00B55025">
          <w:rPr>
            <w:noProof/>
            <w:webHidden/>
          </w:rPr>
          <w:t>47</w:t>
        </w:r>
      </w:ins>
      <w:del w:id="42" w:author="WAWSZCZYK Eric WEBNET" w:date="2011-08-25T14:30:00Z">
        <w:r w:rsidR="00503554" w:rsidDel="00247B41">
          <w:rPr>
            <w:noProof/>
            <w:webHidden/>
          </w:rPr>
          <w:delText>46</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"_Toc292454183" </w:instrText>
      </w:r>
      <w:r>
        <w:fldChar w:fldCharType="separate"/>
      </w:r>
      <w:r w:rsidR="00503554" w:rsidRPr="00BF4D4C">
        <w:rPr>
          <w:rStyle w:val="Lienhypertexte"/>
          <w:noProof/>
        </w:rPr>
        <w:t>5.12</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catégories médicales</w:t>
      </w:r>
      <w:r w:rsidR="00503554">
        <w:rPr>
          <w:noProof/>
          <w:webHidden/>
        </w:rPr>
        <w:tab/>
      </w:r>
      <w:r>
        <w:rPr>
          <w:noProof/>
          <w:webHidden/>
        </w:rPr>
        <w:fldChar w:fldCharType="begin"/>
      </w:r>
      <w:r w:rsidR="00503554">
        <w:rPr>
          <w:noProof/>
          <w:webHidden/>
        </w:rPr>
        <w:instrText xml:space="preserve"> PAGEREF _Toc292454183 \h </w:instrText>
      </w:r>
      <w:r>
        <w:rPr>
          <w:noProof/>
          <w:webHidden/>
        </w:rPr>
      </w:r>
      <w:r>
        <w:rPr>
          <w:noProof/>
          <w:webHidden/>
        </w:rPr>
        <w:fldChar w:fldCharType="separate"/>
      </w:r>
      <w:ins w:id="43" w:author="WAWSZCZYK Eric WEBNET" w:date="2011-09-09T09:27:00Z">
        <w:r w:rsidR="00B55025">
          <w:rPr>
            <w:noProof/>
            <w:webHidden/>
          </w:rPr>
          <w:t>51</w:t>
        </w:r>
      </w:ins>
      <w:del w:id="44" w:author="WAWSZCZYK Eric WEBNET" w:date="2011-08-25T14:30:00Z">
        <w:r w:rsidR="00503554" w:rsidDel="00247B41">
          <w:rPr>
            <w:noProof/>
            <w:webHidden/>
          </w:rPr>
          <w:delText>50</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"_Toc292454184" </w:instrText>
      </w:r>
      <w:r>
        <w:fldChar w:fldCharType="separate"/>
      </w:r>
      <w:r w:rsidR="00503554" w:rsidRPr="00BF4D4C">
        <w:rPr>
          <w:rStyle w:val="Lienhypertexte"/>
          <w:noProof/>
        </w:rPr>
        <w:t>5.12.1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catégories médicales</w:t>
      </w:r>
      <w:r w:rsidR="00503554">
        <w:rPr>
          <w:noProof/>
          <w:webHidden/>
        </w:rPr>
        <w:tab/>
      </w:r>
      <w:r>
        <w:rPr>
          <w:noProof/>
          <w:webHidden/>
        </w:rPr>
        <w:fldChar w:fldCharType="begin"/>
      </w:r>
      <w:r w:rsidR="00503554">
        <w:rPr>
          <w:noProof/>
          <w:webHidden/>
        </w:rPr>
        <w:instrText xml:space="preserve"> PAGEREF _Toc292454184 \h </w:instrText>
      </w:r>
      <w:r>
        <w:rPr>
          <w:noProof/>
          <w:webHidden/>
        </w:rPr>
      </w:r>
      <w:r>
        <w:rPr>
          <w:noProof/>
          <w:webHidden/>
        </w:rPr>
        <w:fldChar w:fldCharType="separate"/>
      </w:r>
      <w:ins w:id="45" w:author="WAWSZCZYK Eric WEBNET" w:date="2011-09-09T09:27:00Z">
        <w:r w:rsidR="00B55025">
          <w:rPr>
            <w:noProof/>
            <w:webHidden/>
          </w:rPr>
          <w:t>51</w:t>
        </w:r>
      </w:ins>
      <w:del w:id="46" w:author="WAWSZCZYK Eric WEBNET" w:date="2011-08-25T14:30:00Z">
        <w:r w:rsidR="00503554" w:rsidDel="00247B41">
          <w:rPr>
            <w:noProof/>
            <w:webHidden/>
          </w:rPr>
          <w:delText>50</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"_Toc292454185" </w:instrText>
      </w:r>
      <w:r>
        <w:fldChar w:fldCharType="separate"/>
      </w:r>
      <w:r w:rsidR="00503554" w:rsidRPr="00BF4D4C">
        <w:rPr>
          <w:rStyle w:val="Lienhypertexte"/>
          <w:noProof/>
        </w:rPr>
        <w:t>5.12.2</w:t>
      </w:r>
      <w:r w:rsidR="00503554">
        <w:rPr>
          <w:rFonts w:asciiTheme="minorHAnsi" w:eastAsiaTheme="minorEastAsia" w:hAnsiTheme="minorHAnsi" w:cstheme="minorBidi"/>
          <w:noProof/>
          <w:sz w:val="22"/>
          <w:szCs w:val="22"/>
        </w:rPr>
        <w:tab/>
      </w:r>
      <w:r w:rsidR="00503554" w:rsidRPr="00BF4D4C">
        <w:rPr>
          <w:rStyle w:val="Lienhypertexte"/>
          <w:noProof/>
        </w:rPr>
        <w:t>Gérer les catégories médicales</w:t>
      </w:r>
      <w:r w:rsidR="00503554">
        <w:rPr>
          <w:noProof/>
          <w:webHidden/>
        </w:rPr>
        <w:tab/>
      </w:r>
      <w:r>
        <w:rPr>
          <w:noProof/>
          <w:webHidden/>
        </w:rPr>
        <w:fldChar w:fldCharType="begin"/>
      </w:r>
      <w:r w:rsidR="00503554">
        <w:rPr>
          <w:noProof/>
          <w:webHidden/>
        </w:rPr>
        <w:instrText xml:space="preserve"> PAGEREF _Toc292454185 \h </w:instrText>
      </w:r>
      <w:r>
        <w:rPr>
          <w:noProof/>
          <w:webHidden/>
        </w:rPr>
      </w:r>
      <w:r>
        <w:rPr>
          <w:noProof/>
          <w:webHidden/>
        </w:rPr>
        <w:fldChar w:fldCharType="separate"/>
      </w:r>
      <w:ins w:id="47" w:author="WAWSZCZYK Eric WEBNET" w:date="2011-09-09T09:27:00Z">
        <w:r w:rsidR="00B55025">
          <w:rPr>
            <w:noProof/>
            <w:webHidden/>
          </w:rPr>
          <w:t>51</w:t>
        </w:r>
      </w:ins>
      <w:del w:id="48" w:author="WAWSZCZYK Eric WEBNET" w:date="2011-08-25T14:30:00Z">
        <w:r w:rsidR="00503554" w:rsidDel="00247B41">
          <w:rPr>
            <w:noProof/>
            <w:webHidden/>
          </w:rPr>
          <w:delText>50</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"_Toc292454186" </w:instrText>
      </w:r>
      <w:r>
        <w:fldChar w:fldCharType="separate"/>
      </w:r>
      <w:r w:rsidR="00503554" w:rsidRPr="00BF4D4C">
        <w:rPr>
          <w:rStyle w:val="Lienhypertexte"/>
          <w:noProof/>
        </w:rPr>
        <w:t>5.13</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types d'avis FSD</w:t>
      </w:r>
      <w:r w:rsidR="00503554">
        <w:rPr>
          <w:noProof/>
          <w:webHidden/>
        </w:rPr>
        <w:tab/>
      </w:r>
      <w:r>
        <w:rPr>
          <w:noProof/>
          <w:webHidden/>
        </w:rPr>
        <w:fldChar w:fldCharType="begin"/>
      </w:r>
      <w:r w:rsidR="00503554">
        <w:rPr>
          <w:noProof/>
          <w:webHidden/>
        </w:rPr>
        <w:instrText xml:space="preserve"> PAGEREF _Toc292454186 \h </w:instrText>
      </w:r>
      <w:r>
        <w:rPr>
          <w:noProof/>
          <w:webHidden/>
        </w:rPr>
      </w:r>
      <w:r>
        <w:rPr>
          <w:noProof/>
          <w:webHidden/>
        </w:rPr>
        <w:fldChar w:fldCharType="separate"/>
      </w:r>
      <w:ins w:id="49" w:author="WAWSZCZYK Eric WEBNET" w:date="2011-09-09T09:27:00Z">
        <w:r w:rsidR="00B55025">
          <w:rPr>
            <w:noProof/>
            <w:webHidden/>
          </w:rPr>
          <w:t>53</w:t>
        </w:r>
      </w:ins>
      <w:del w:id="50" w:author="WAWSZCZYK Eric WEBNET" w:date="2011-08-25T14:30:00Z">
        <w:r w:rsidR="00503554" w:rsidDel="00247B41">
          <w:rPr>
            <w:noProof/>
            <w:webHidden/>
          </w:rPr>
          <w:delText>52</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"_Toc292454187" </w:instrText>
      </w:r>
      <w:r>
        <w:fldChar w:fldCharType="separate"/>
      </w:r>
      <w:r w:rsidR="00503554" w:rsidRPr="00BF4D4C">
        <w:rPr>
          <w:rStyle w:val="Lienhypertexte"/>
          <w:noProof/>
        </w:rPr>
        <w:t>5.13.1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types d'avis FSD</w:t>
      </w:r>
      <w:r w:rsidR="00503554">
        <w:rPr>
          <w:noProof/>
          <w:webHidden/>
        </w:rPr>
        <w:tab/>
      </w:r>
      <w:r>
        <w:rPr>
          <w:noProof/>
          <w:webHidden/>
        </w:rPr>
        <w:fldChar w:fldCharType="begin"/>
      </w:r>
      <w:r w:rsidR="00503554">
        <w:rPr>
          <w:noProof/>
          <w:webHidden/>
        </w:rPr>
        <w:instrText xml:space="preserve"> PAGEREF _Toc292454187 \h </w:instrText>
      </w:r>
      <w:r>
        <w:rPr>
          <w:noProof/>
          <w:webHidden/>
        </w:rPr>
      </w:r>
      <w:r>
        <w:rPr>
          <w:noProof/>
          <w:webHidden/>
        </w:rPr>
        <w:fldChar w:fldCharType="separate"/>
      </w:r>
      <w:ins w:id="51" w:author="WAWSZCZYK Eric WEBNET" w:date="2011-09-09T09:27:00Z">
        <w:r w:rsidR="00B55025">
          <w:rPr>
            <w:noProof/>
            <w:webHidden/>
          </w:rPr>
          <w:t>53</w:t>
        </w:r>
      </w:ins>
      <w:del w:id="52" w:author="WAWSZCZYK Eric WEBNET" w:date="2011-08-25T14:30:00Z">
        <w:r w:rsidR="00503554" w:rsidDel="00247B41">
          <w:rPr>
            <w:noProof/>
            <w:webHidden/>
          </w:rPr>
          <w:delText>52</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"_Toc292454188" </w:instrText>
      </w:r>
      <w:r>
        <w:fldChar w:fldCharType="separate"/>
      </w:r>
      <w:r w:rsidR="00503554" w:rsidRPr="00BF4D4C">
        <w:rPr>
          <w:rStyle w:val="Lienhypertexte"/>
          <w:noProof/>
        </w:rPr>
        <w:t>5.13.2</w:t>
      </w:r>
      <w:r w:rsidR="00503554">
        <w:rPr>
          <w:rFonts w:asciiTheme="minorHAnsi" w:eastAsiaTheme="minorEastAsia" w:hAnsiTheme="minorHAnsi" w:cstheme="minorBidi"/>
          <w:noProof/>
          <w:sz w:val="22"/>
          <w:szCs w:val="22"/>
        </w:rPr>
        <w:tab/>
      </w:r>
      <w:r w:rsidR="00503554" w:rsidRPr="00BF4D4C">
        <w:rPr>
          <w:rStyle w:val="Lienhypertexte"/>
          <w:noProof/>
        </w:rPr>
        <w:t>Gérer les types d'avis FSD</w:t>
      </w:r>
      <w:r w:rsidR="00503554">
        <w:rPr>
          <w:noProof/>
          <w:webHidden/>
        </w:rPr>
        <w:tab/>
      </w:r>
      <w:r>
        <w:rPr>
          <w:noProof/>
          <w:webHidden/>
        </w:rPr>
        <w:fldChar w:fldCharType="begin"/>
      </w:r>
      <w:r w:rsidR="00503554">
        <w:rPr>
          <w:noProof/>
          <w:webHidden/>
        </w:rPr>
        <w:instrText xml:space="preserve"> PAGEREF _Toc292454188 \h </w:instrText>
      </w:r>
      <w:r>
        <w:rPr>
          <w:noProof/>
          <w:webHidden/>
        </w:rPr>
      </w:r>
      <w:r>
        <w:rPr>
          <w:noProof/>
          <w:webHidden/>
        </w:rPr>
        <w:fldChar w:fldCharType="separate"/>
      </w:r>
      <w:ins w:id="53" w:author="WAWSZCZYK Eric WEBNET" w:date="2011-09-09T09:27:00Z">
        <w:r w:rsidR="00B55025">
          <w:rPr>
            <w:noProof/>
            <w:webHidden/>
          </w:rPr>
          <w:t>53</w:t>
        </w:r>
      </w:ins>
      <w:del w:id="54" w:author="WAWSZCZYK Eric WEBNET" w:date="2011-08-25T14:30:00Z">
        <w:r w:rsidR="00503554" w:rsidDel="00247B41">
          <w:rPr>
            <w:noProof/>
            <w:webHidden/>
          </w:rPr>
          <w:delText>52</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"_Toc292454189" </w:instrText>
      </w:r>
      <w:r>
        <w:fldChar w:fldCharType="separate"/>
      </w:r>
      <w:r w:rsidR="00503554" w:rsidRPr="00BF4D4C">
        <w:rPr>
          <w:rStyle w:val="Lienhypertexte"/>
          <w:noProof/>
        </w:rPr>
        <w:t>5.14</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unités de centre</w:t>
      </w:r>
      <w:r w:rsidR="00503554">
        <w:rPr>
          <w:noProof/>
          <w:webHidden/>
        </w:rPr>
        <w:tab/>
      </w:r>
      <w:r>
        <w:rPr>
          <w:noProof/>
          <w:webHidden/>
        </w:rPr>
        <w:fldChar w:fldCharType="begin"/>
      </w:r>
      <w:r w:rsidR="00503554">
        <w:rPr>
          <w:noProof/>
          <w:webHidden/>
        </w:rPr>
        <w:instrText xml:space="preserve"> PAGEREF _Toc292454189 \h </w:instrText>
      </w:r>
      <w:r>
        <w:rPr>
          <w:noProof/>
          <w:webHidden/>
        </w:rPr>
      </w:r>
      <w:r>
        <w:rPr>
          <w:noProof/>
          <w:webHidden/>
        </w:rPr>
        <w:fldChar w:fldCharType="separate"/>
      </w:r>
      <w:ins w:id="55" w:author="WAWSZCZYK Eric WEBNET" w:date="2011-09-09T09:27:00Z">
        <w:r w:rsidR="00B55025">
          <w:rPr>
            <w:noProof/>
            <w:webHidden/>
          </w:rPr>
          <w:t>55</w:t>
        </w:r>
      </w:ins>
      <w:del w:id="56" w:author="WAWSZCZYK Eric WEBNET" w:date="2011-08-25T14:30:00Z">
        <w:r w:rsidR="00503554" w:rsidDel="00247B41">
          <w:rPr>
            <w:noProof/>
            <w:webHidden/>
          </w:rPr>
          <w:delText>54</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"_Toc292454190" </w:instrText>
      </w:r>
      <w:r>
        <w:fldChar w:fldCharType="separate"/>
      </w:r>
      <w:r w:rsidR="00503554" w:rsidRPr="00BF4D4C">
        <w:rPr>
          <w:rStyle w:val="Lienhypertexte"/>
          <w:noProof/>
        </w:rPr>
        <w:t>5.14.1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unités</w:t>
      </w:r>
      <w:r w:rsidR="00503554">
        <w:rPr>
          <w:noProof/>
          <w:webHidden/>
        </w:rPr>
        <w:tab/>
      </w:r>
      <w:r>
        <w:rPr>
          <w:noProof/>
          <w:webHidden/>
        </w:rPr>
        <w:fldChar w:fldCharType="begin"/>
      </w:r>
      <w:r w:rsidR="00503554">
        <w:rPr>
          <w:noProof/>
          <w:webHidden/>
        </w:rPr>
        <w:instrText xml:space="preserve"> PAGEREF _Toc292454190 \h </w:instrText>
      </w:r>
      <w:r>
        <w:rPr>
          <w:noProof/>
          <w:webHidden/>
        </w:rPr>
      </w:r>
      <w:r>
        <w:rPr>
          <w:noProof/>
          <w:webHidden/>
        </w:rPr>
        <w:fldChar w:fldCharType="separate"/>
      </w:r>
      <w:ins w:id="57" w:author="WAWSZCZYK Eric WEBNET" w:date="2011-09-09T09:27:00Z">
        <w:r w:rsidR="00B55025">
          <w:rPr>
            <w:noProof/>
            <w:webHidden/>
          </w:rPr>
          <w:t>55</w:t>
        </w:r>
      </w:ins>
      <w:del w:id="58" w:author="WAWSZCZYK Eric WEBNET" w:date="2011-08-25T14:30:00Z">
        <w:r w:rsidR="00503554" w:rsidDel="00247B41">
          <w:rPr>
            <w:noProof/>
            <w:webHidden/>
          </w:rPr>
          <w:delText>54</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"_Toc292454191" </w:instrText>
      </w:r>
      <w:r>
        <w:fldChar w:fldCharType="separate"/>
      </w:r>
      <w:r w:rsidR="00503554" w:rsidRPr="00BF4D4C">
        <w:rPr>
          <w:rStyle w:val="Lienhypertexte"/>
          <w:noProof/>
        </w:rPr>
        <w:t>5.14.2</w:t>
      </w:r>
      <w:r w:rsidR="00503554">
        <w:rPr>
          <w:rFonts w:asciiTheme="minorHAnsi" w:eastAsiaTheme="minorEastAsia" w:hAnsiTheme="minorHAnsi" w:cstheme="minorBidi"/>
          <w:noProof/>
          <w:sz w:val="22"/>
          <w:szCs w:val="22"/>
        </w:rPr>
        <w:tab/>
      </w:r>
      <w:r w:rsidR="00503554" w:rsidRPr="00BF4D4C">
        <w:rPr>
          <w:rStyle w:val="Lienhypertexte"/>
          <w:noProof/>
        </w:rPr>
        <w:t>Gérer les unités</w:t>
      </w:r>
      <w:r w:rsidR="00503554">
        <w:rPr>
          <w:noProof/>
          <w:webHidden/>
        </w:rPr>
        <w:tab/>
      </w:r>
      <w:r>
        <w:rPr>
          <w:noProof/>
          <w:webHidden/>
        </w:rPr>
        <w:fldChar w:fldCharType="begin"/>
      </w:r>
      <w:r w:rsidR="00503554">
        <w:rPr>
          <w:noProof/>
          <w:webHidden/>
        </w:rPr>
        <w:instrText xml:space="preserve"> PAGEREF _Toc292454191 \h </w:instrText>
      </w:r>
      <w:r>
        <w:rPr>
          <w:noProof/>
          <w:webHidden/>
        </w:rPr>
      </w:r>
      <w:r>
        <w:rPr>
          <w:noProof/>
          <w:webHidden/>
        </w:rPr>
        <w:fldChar w:fldCharType="separate"/>
      </w:r>
      <w:ins w:id="59" w:author="WAWSZCZYK Eric WEBNET" w:date="2011-09-09T09:27:00Z">
        <w:r w:rsidR="00B55025">
          <w:rPr>
            <w:noProof/>
            <w:webHidden/>
          </w:rPr>
          <w:t>55</w:t>
        </w:r>
      </w:ins>
      <w:del w:id="60" w:author="WAWSZCZYK Eric WEBNET" w:date="2011-08-25T14:30:00Z">
        <w:r w:rsidR="00503554" w:rsidDel="00247B41">
          <w:rPr>
            <w:noProof/>
            <w:webHidden/>
          </w:rPr>
          <w:delText>54</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"_Toc292454192" </w:instrText>
      </w:r>
      <w:r>
        <w:fldChar w:fldCharType="separate"/>
      </w:r>
      <w:r w:rsidR="00503554" w:rsidRPr="00BF4D4C">
        <w:rPr>
          <w:rStyle w:val="Lienhypertexte"/>
          <w:noProof/>
        </w:rPr>
        <w:t>5.15</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personnes habilitées à signer une demande d'accès au centre</w:t>
      </w:r>
      <w:r w:rsidR="00503554">
        <w:rPr>
          <w:noProof/>
          <w:webHidden/>
        </w:rPr>
        <w:tab/>
      </w:r>
      <w:r>
        <w:rPr>
          <w:noProof/>
          <w:webHidden/>
        </w:rPr>
        <w:fldChar w:fldCharType="begin"/>
      </w:r>
      <w:r w:rsidR="00503554">
        <w:rPr>
          <w:noProof/>
          <w:webHidden/>
        </w:rPr>
        <w:instrText xml:space="preserve"> PAGEREF _Toc292454192 \h </w:instrText>
      </w:r>
      <w:r>
        <w:rPr>
          <w:noProof/>
          <w:webHidden/>
        </w:rPr>
      </w:r>
      <w:r>
        <w:rPr>
          <w:noProof/>
          <w:webHidden/>
        </w:rPr>
        <w:fldChar w:fldCharType="separate"/>
      </w:r>
      <w:ins w:id="61" w:author="WAWSZCZYK Eric WEBNET" w:date="2011-09-09T09:27:00Z">
        <w:r w:rsidR="00B55025">
          <w:rPr>
            <w:noProof/>
            <w:webHidden/>
          </w:rPr>
          <w:t>57</w:t>
        </w:r>
      </w:ins>
      <w:del w:id="62" w:author="WAWSZCZYK Eric WEBNET" w:date="2011-08-25T14:30:00Z">
        <w:r w:rsidR="00503554" w:rsidDel="00247B41">
          <w:rPr>
            <w:noProof/>
            <w:webHidden/>
          </w:rPr>
          <w:delText>56</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"_Toc292454193" </w:instrText>
      </w:r>
      <w:r>
        <w:fldChar w:fldCharType="separate"/>
      </w:r>
      <w:r w:rsidR="00503554" w:rsidRPr="00BF4D4C">
        <w:rPr>
          <w:rStyle w:val="Lienhypertexte"/>
          <w:noProof/>
        </w:rPr>
        <w:t>5.15.1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personnes habilitées à signer une demande d'accès</w:t>
      </w:r>
      <w:r w:rsidR="00503554">
        <w:rPr>
          <w:noProof/>
          <w:webHidden/>
        </w:rPr>
        <w:tab/>
      </w:r>
      <w:r>
        <w:rPr>
          <w:noProof/>
          <w:webHidden/>
        </w:rPr>
        <w:fldChar w:fldCharType="begin"/>
      </w:r>
      <w:r w:rsidR="00503554">
        <w:rPr>
          <w:noProof/>
          <w:webHidden/>
        </w:rPr>
        <w:instrText xml:space="preserve"> PAGEREF _Toc292454193 \h </w:instrText>
      </w:r>
      <w:r>
        <w:rPr>
          <w:noProof/>
          <w:webHidden/>
        </w:rPr>
      </w:r>
      <w:r>
        <w:rPr>
          <w:noProof/>
          <w:webHidden/>
        </w:rPr>
        <w:fldChar w:fldCharType="separate"/>
      </w:r>
      <w:ins w:id="63" w:author="WAWSZCZYK Eric WEBNET" w:date="2011-09-09T09:27:00Z">
        <w:r w:rsidR="00B55025">
          <w:rPr>
            <w:noProof/>
            <w:webHidden/>
          </w:rPr>
          <w:t>57</w:t>
        </w:r>
      </w:ins>
      <w:del w:id="64" w:author="WAWSZCZYK Eric WEBNET" w:date="2011-08-25T14:30:00Z">
        <w:r w:rsidR="00503554" w:rsidDel="00247B41">
          <w:rPr>
            <w:noProof/>
            <w:webHidden/>
          </w:rPr>
          <w:delText>56</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"_Toc292454194" </w:instrText>
      </w:r>
      <w:r>
        <w:fldChar w:fldCharType="separate"/>
      </w:r>
      <w:r w:rsidR="00503554" w:rsidRPr="00BF4D4C">
        <w:rPr>
          <w:rStyle w:val="Lienhypertexte"/>
          <w:noProof/>
        </w:rPr>
        <w:t>5.15.2</w:t>
      </w:r>
      <w:r w:rsidR="00503554">
        <w:rPr>
          <w:rFonts w:asciiTheme="minorHAnsi" w:eastAsiaTheme="minorEastAsia" w:hAnsiTheme="minorHAnsi" w:cstheme="minorBidi"/>
          <w:noProof/>
          <w:sz w:val="22"/>
          <w:szCs w:val="22"/>
        </w:rPr>
        <w:tab/>
      </w:r>
      <w:r w:rsidR="00503554" w:rsidRPr="00BF4D4C">
        <w:rPr>
          <w:rStyle w:val="Lienhypertexte"/>
          <w:noProof/>
        </w:rPr>
        <w:t>Gérer les personnes habilitées à signer une demande d'accès au centre</w:t>
      </w:r>
      <w:r w:rsidR="00503554">
        <w:rPr>
          <w:noProof/>
          <w:webHidden/>
        </w:rPr>
        <w:tab/>
      </w:r>
      <w:r>
        <w:rPr>
          <w:noProof/>
          <w:webHidden/>
        </w:rPr>
        <w:fldChar w:fldCharType="begin"/>
      </w:r>
      <w:r w:rsidR="00503554">
        <w:rPr>
          <w:noProof/>
          <w:webHidden/>
        </w:rPr>
        <w:instrText xml:space="preserve"> PAGEREF _Toc292454194 \h </w:instrText>
      </w:r>
      <w:r>
        <w:rPr>
          <w:noProof/>
          <w:webHidden/>
        </w:rPr>
      </w:r>
      <w:r>
        <w:rPr>
          <w:noProof/>
          <w:webHidden/>
        </w:rPr>
        <w:fldChar w:fldCharType="separate"/>
      </w:r>
      <w:ins w:id="65" w:author="WAWSZCZYK Eric WEBNET" w:date="2011-09-09T09:27:00Z">
        <w:r w:rsidR="00B55025">
          <w:rPr>
            <w:noProof/>
            <w:webHidden/>
          </w:rPr>
          <w:t>58</w:t>
        </w:r>
      </w:ins>
      <w:del w:id="66" w:author="WAWSZCZYK Eric WEBNET" w:date="2011-08-25T14:30:00Z">
        <w:r w:rsidR="00503554" w:rsidDel="00247B41">
          <w:rPr>
            <w:noProof/>
            <w:webHidden/>
          </w:rPr>
          <w:delText>57</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lastRenderedPageBreak/>
        <w:fldChar w:fldCharType="begin"/>
      </w:r>
      <w:r w:rsidR="006F3AB7">
        <w:instrText xml:space="preserve"> HYPERLINK \l "_Toc292454195" </w:instrText>
      </w:r>
      <w:r>
        <w:fldChar w:fldCharType="separate"/>
      </w:r>
      <w:r w:rsidR="00503554" w:rsidRPr="00BF4D4C">
        <w:rPr>
          <w:rStyle w:val="Lienhypertexte"/>
          <w:noProof/>
        </w:rPr>
        <w:t>5.16</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formations sécurité, Qualification et Habilitation professionnelles (QHP)</w:t>
      </w:r>
      <w:r w:rsidR="00503554">
        <w:rPr>
          <w:noProof/>
          <w:webHidden/>
        </w:rPr>
        <w:tab/>
      </w:r>
      <w:r>
        <w:rPr>
          <w:noProof/>
          <w:webHidden/>
        </w:rPr>
        <w:fldChar w:fldCharType="begin"/>
      </w:r>
      <w:r w:rsidR="00503554">
        <w:rPr>
          <w:noProof/>
          <w:webHidden/>
        </w:rPr>
        <w:instrText xml:space="preserve"> PAGEREF _Toc292454195 \h </w:instrText>
      </w:r>
      <w:r>
        <w:rPr>
          <w:noProof/>
          <w:webHidden/>
        </w:rPr>
      </w:r>
      <w:r>
        <w:rPr>
          <w:noProof/>
          <w:webHidden/>
        </w:rPr>
        <w:fldChar w:fldCharType="separate"/>
      </w:r>
      <w:ins w:id="67" w:author="WAWSZCZYK Eric WEBNET" w:date="2011-09-09T09:27:00Z">
        <w:r w:rsidR="00B55025">
          <w:rPr>
            <w:noProof/>
            <w:webHidden/>
          </w:rPr>
          <w:t>60</w:t>
        </w:r>
      </w:ins>
      <w:del w:id="68" w:author="WAWSZCZYK Eric WEBNET" w:date="2011-08-25T14:30:00Z">
        <w:r w:rsidR="00503554" w:rsidDel="00247B41">
          <w:rPr>
            <w:noProof/>
            <w:webHidden/>
          </w:rPr>
          <w:delText>59</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"_Toc292454196" </w:instrText>
      </w:r>
      <w:r>
        <w:fldChar w:fldCharType="separate"/>
      </w:r>
      <w:r w:rsidR="00503554" w:rsidRPr="00BF4D4C">
        <w:rPr>
          <w:rStyle w:val="Lienhypertexte"/>
          <w:noProof/>
        </w:rPr>
        <w:t>5.16.1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formations sécurité et QHP</w:t>
      </w:r>
      <w:r w:rsidR="00503554">
        <w:rPr>
          <w:noProof/>
          <w:webHidden/>
        </w:rPr>
        <w:tab/>
      </w:r>
      <w:r>
        <w:rPr>
          <w:noProof/>
          <w:webHidden/>
        </w:rPr>
        <w:fldChar w:fldCharType="begin"/>
      </w:r>
      <w:r w:rsidR="00503554">
        <w:rPr>
          <w:noProof/>
          <w:webHidden/>
        </w:rPr>
        <w:instrText xml:space="preserve"> PAGEREF _Toc292454196 \h </w:instrText>
      </w:r>
      <w:r>
        <w:rPr>
          <w:noProof/>
          <w:webHidden/>
        </w:rPr>
      </w:r>
      <w:r>
        <w:rPr>
          <w:noProof/>
          <w:webHidden/>
        </w:rPr>
        <w:fldChar w:fldCharType="separate"/>
      </w:r>
      <w:ins w:id="69" w:author="WAWSZCZYK Eric WEBNET" w:date="2011-09-09T09:27:00Z">
        <w:r w:rsidR="00B55025">
          <w:rPr>
            <w:noProof/>
            <w:webHidden/>
          </w:rPr>
          <w:t>60</w:t>
        </w:r>
      </w:ins>
      <w:del w:id="70" w:author="WAWSZCZYK Eric WEBNET" w:date="2011-08-25T14:30:00Z">
        <w:r w:rsidR="00503554" w:rsidDel="00247B41">
          <w:rPr>
            <w:noProof/>
            <w:webHidden/>
          </w:rPr>
          <w:delText>59</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"_Toc292454197" </w:instrText>
      </w:r>
      <w:r>
        <w:fldChar w:fldCharType="separate"/>
      </w:r>
      <w:r w:rsidR="00503554" w:rsidRPr="00BF4D4C">
        <w:rPr>
          <w:rStyle w:val="Lienhypertexte"/>
          <w:noProof/>
        </w:rPr>
        <w:t>5.16.2</w:t>
      </w:r>
      <w:r w:rsidR="00503554">
        <w:rPr>
          <w:rFonts w:asciiTheme="minorHAnsi" w:eastAsiaTheme="minorEastAsia" w:hAnsiTheme="minorHAnsi" w:cstheme="minorBidi"/>
          <w:noProof/>
          <w:sz w:val="22"/>
          <w:szCs w:val="22"/>
        </w:rPr>
        <w:tab/>
      </w:r>
      <w:r w:rsidR="00503554" w:rsidRPr="00BF4D4C">
        <w:rPr>
          <w:rStyle w:val="Lienhypertexte"/>
          <w:noProof/>
        </w:rPr>
        <w:t>Gérer les formations sécurité et QHP</w:t>
      </w:r>
      <w:r w:rsidR="00503554">
        <w:rPr>
          <w:noProof/>
          <w:webHidden/>
        </w:rPr>
        <w:tab/>
      </w:r>
      <w:r>
        <w:rPr>
          <w:noProof/>
          <w:webHidden/>
        </w:rPr>
        <w:fldChar w:fldCharType="begin"/>
      </w:r>
      <w:r w:rsidR="00503554">
        <w:rPr>
          <w:noProof/>
          <w:webHidden/>
        </w:rPr>
        <w:instrText xml:space="preserve"> PAGEREF _Toc292454197 \h </w:instrText>
      </w:r>
      <w:r>
        <w:rPr>
          <w:noProof/>
          <w:webHidden/>
        </w:rPr>
      </w:r>
      <w:r>
        <w:rPr>
          <w:noProof/>
          <w:webHidden/>
        </w:rPr>
        <w:fldChar w:fldCharType="separate"/>
      </w:r>
      <w:ins w:id="71" w:author="WAWSZCZYK Eric WEBNET" w:date="2011-09-09T09:27:00Z">
        <w:r w:rsidR="00B55025">
          <w:rPr>
            <w:noProof/>
            <w:webHidden/>
          </w:rPr>
          <w:t>60</w:t>
        </w:r>
      </w:ins>
      <w:del w:id="72" w:author="WAWSZCZYK Eric WEBNET" w:date="2011-08-25T14:30:00Z">
        <w:r w:rsidR="00503554" w:rsidDel="00247B41">
          <w:rPr>
            <w:noProof/>
            <w:webHidden/>
          </w:rPr>
          <w:delText>59</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"_Toc292454198" </w:instrText>
      </w:r>
      <w:r>
        <w:fldChar w:fldCharType="separate"/>
      </w:r>
      <w:r w:rsidR="00503554" w:rsidRPr="00BF4D4C">
        <w:rPr>
          <w:rStyle w:val="Lienhypertexte"/>
          <w:noProof/>
        </w:rPr>
        <w:t>5.17</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entités</w:t>
      </w:r>
      <w:r w:rsidR="00503554">
        <w:rPr>
          <w:noProof/>
          <w:webHidden/>
        </w:rPr>
        <w:tab/>
      </w:r>
      <w:r>
        <w:rPr>
          <w:noProof/>
          <w:webHidden/>
        </w:rPr>
        <w:fldChar w:fldCharType="begin"/>
      </w:r>
      <w:r w:rsidR="00503554">
        <w:rPr>
          <w:noProof/>
          <w:webHidden/>
        </w:rPr>
        <w:instrText xml:space="preserve"> PAGEREF _Toc292454198 \h </w:instrText>
      </w:r>
      <w:r>
        <w:rPr>
          <w:noProof/>
          <w:webHidden/>
        </w:rPr>
      </w:r>
      <w:r>
        <w:rPr>
          <w:noProof/>
          <w:webHidden/>
        </w:rPr>
        <w:fldChar w:fldCharType="separate"/>
      </w:r>
      <w:ins w:id="73" w:author="WAWSZCZYK Eric WEBNET" w:date="2011-09-09T09:27:00Z">
        <w:r w:rsidR="00B55025">
          <w:rPr>
            <w:noProof/>
            <w:webHidden/>
          </w:rPr>
          <w:t>62</w:t>
        </w:r>
      </w:ins>
      <w:del w:id="74" w:author="WAWSZCZYK Eric WEBNET" w:date="2011-08-25T14:30:00Z">
        <w:r w:rsidR="00503554" w:rsidDel="00247B41">
          <w:rPr>
            <w:noProof/>
            <w:webHidden/>
          </w:rPr>
          <w:delText>61</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"_Toc292454199" </w:instrText>
      </w:r>
      <w:r>
        <w:fldChar w:fldCharType="separate"/>
      </w:r>
      <w:r w:rsidR="00503554" w:rsidRPr="00BF4D4C">
        <w:rPr>
          <w:rStyle w:val="Lienhypertexte"/>
          <w:noProof/>
        </w:rPr>
        <w:t>5.17.1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entités</w:t>
      </w:r>
      <w:r w:rsidR="00503554">
        <w:rPr>
          <w:noProof/>
          <w:webHidden/>
        </w:rPr>
        <w:tab/>
      </w:r>
      <w:r>
        <w:rPr>
          <w:noProof/>
          <w:webHidden/>
        </w:rPr>
        <w:fldChar w:fldCharType="begin"/>
      </w:r>
      <w:r w:rsidR="00503554">
        <w:rPr>
          <w:noProof/>
          <w:webHidden/>
        </w:rPr>
        <w:instrText xml:space="preserve"> PAGEREF _Toc292454199 \h </w:instrText>
      </w:r>
      <w:r>
        <w:rPr>
          <w:noProof/>
          <w:webHidden/>
        </w:rPr>
      </w:r>
      <w:r>
        <w:rPr>
          <w:noProof/>
          <w:webHidden/>
        </w:rPr>
        <w:fldChar w:fldCharType="separate"/>
      </w:r>
      <w:ins w:id="75" w:author="WAWSZCZYK Eric WEBNET" w:date="2011-09-09T09:27:00Z">
        <w:r w:rsidR="00B55025">
          <w:rPr>
            <w:noProof/>
            <w:webHidden/>
          </w:rPr>
          <w:t>62</w:t>
        </w:r>
      </w:ins>
      <w:del w:id="76" w:author="WAWSZCZYK Eric WEBNET" w:date="2011-08-25T14:30:00Z">
        <w:r w:rsidR="00503554" w:rsidDel="00247B41">
          <w:rPr>
            <w:noProof/>
            <w:webHidden/>
          </w:rPr>
          <w:delText>61</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"_Toc292454200" </w:instrText>
      </w:r>
      <w:r>
        <w:fldChar w:fldCharType="separate"/>
      </w:r>
      <w:r w:rsidR="00503554" w:rsidRPr="00BF4D4C">
        <w:rPr>
          <w:rStyle w:val="Lienhypertexte"/>
          <w:noProof/>
        </w:rPr>
        <w:t>5.17.2</w:t>
      </w:r>
      <w:r w:rsidR="00503554">
        <w:rPr>
          <w:rFonts w:asciiTheme="minorHAnsi" w:eastAsiaTheme="minorEastAsia" w:hAnsiTheme="minorHAnsi" w:cstheme="minorBidi"/>
          <w:noProof/>
          <w:sz w:val="22"/>
          <w:szCs w:val="22"/>
        </w:rPr>
        <w:tab/>
      </w:r>
      <w:r w:rsidR="00503554" w:rsidRPr="00BF4D4C">
        <w:rPr>
          <w:rStyle w:val="Lienhypertexte"/>
          <w:noProof/>
        </w:rPr>
        <w:t>Gérer les entités</w:t>
      </w:r>
      <w:r w:rsidR="00503554">
        <w:rPr>
          <w:noProof/>
          <w:webHidden/>
        </w:rPr>
        <w:tab/>
      </w:r>
      <w:r>
        <w:rPr>
          <w:noProof/>
          <w:webHidden/>
        </w:rPr>
        <w:fldChar w:fldCharType="begin"/>
      </w:r>
      <w:r w:rsidR="00503554">
        <w:rPr>
          <w:noProof/>
          <w:webHidden/>
        </w:rPr>
        <w:instrText xml:space="preserve"> PAGEREF _Toc292454200 \h </w:instrText>
      </w:r>
      <w:r>
        <w:rPr>
          <w:noProof/>
          <w:webHidden/>
        </w:rPr>
      </w:r>
      <w:r>
        <w:rPr>
          <w:noProof/>
          <w:webHidden/>
        </w:rPr>
        <w:fldChar w:fldCharType="separate"/>
      </w:r>
      <w:ins w:id="77" w:author="WAWSZCZYK Eric WEBNET" w:date="2011-09-09T09:27:00Z">
        <w:r w:rsidR="00B55025">
          <w:rPr>
            <w:noProof/>
            <w:webHidden/>
          </w:rPr>
          <w:t>62</w:t>
        </w:r>
      </w:ins>
      <w:del w:id="78" w:author="WAWSZCZYK Eric WEBNET" w:date="2011-08-25T14:30:00Z">
        <w:r w:rsidR="00503554" w:rsidDel="00247B41">
          <w:rPr>
            <w:noProof/>
            <w:webHidden/>
          </w:rPr>
          <w:delText>61</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"_Toc292454201" </w:instrText>
      </w:r>
      <w:r>
        <w:fldChar w:fldCharType="separate"/>
      </w:r>
      <w:r w:rsidR="00503554" w:rsidRPr="00BF4D4C">
        <w:rPr>
          <w:rStyle w:val="Lienhypertexte"/>
          <w:noProof/>
        </w:rPr>
        <w:t>5.18</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types HNO</w:t>
      </w:r>
      <w:r w:rsidR="00503554">
        <w:rPr>
          <w:noProof/>
          <w:webHidden/>
        </w:rPr>
        <w:tab/>
      </w:r>
      <w:r>
        <w:rPr>
          <w:noProof/>
          <w:webHidden/>
        </w:rPr>
        <w:fldChar w:fldCharType="begin"/>
      </w:r>
      <w:r w:rsidR="00503554">
        <w:rPr>
          <w:noProof/>
          <w:webHidden/>
        </w:rPr>
        <w:instrText xml:space="preserve"> PAGEREF _Toc292454201 \h </w:instrText>
      </w:r>
      <w:r>
        <w:rPr>
          <w:noProof/>
          <w:webHidden/>
        </w:rPr>
      </w:r>
      <w:r>
        <w:rPr>
          <w:noProof/>
          <w:webHidden/>
        </w:rPr>
        <w:fldChar w:fldCharType="separate"/>
      </w:r>
      <w:ins w:id="79" w:author="WAWSZCZYK Eric WEBNET" w:date="2011-09-09T09:27:00Z">
        <w:r w:rsidR="00B55025">
          <w:rPr>
            <w:noProof/>
            <w:webHidden/>
          </w:rPr>
          <w:t>64</w:t>
        </w:r>
      </w:ins>
      <w:del w:id="80" w:author="WAWSZCZYK Eric WEBNET" w:date="2011-08-25T14:30:00Z">
        <w:r w:rsidR="00503554" w:rsidDel="00247B41">
          <w:rPr>
            <w:noProof/>
            <w:webHidden/>
          </w:rPr>
          <w:delText>63</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"_Toc292454202" </w:instrText>
      </w:r>
      <w:r>
        <w:fldChar w:fldCharType="separate"/>
      </w:r>
      <w:r w:rsidR="00503554" w:rsidRPr="00BF4D4C">
        <w:rPr>
          <w:rStyle w:val="Lienhypertexte"/>
          <w:noProof/>
        </w:rPr>
        <w:t>5.18.1</w:t>
      </w:r>
      <w:r w:rsidR="00503554">
        <w:rPr>
          <w:rFonts w:asciiTheme="minorHAnsi" w:eastAsiaTheme="minorEastAsia" w:hAnsiTheme="minorHAnsi" w:cstheme="minorBidi"/>
          <w:noProof/>
          <w:sz w:val="22"/>
          <w:szCs w:val="22"/>
        </w:rPr>
        <w:tab/>
      </w:r>
      <w:r w:rsidR="00503554" w:rsidRPr="00BF4D4C">
        <w:rPr>
          <w:rStyle w:val="Lienhypertexte"/>
          <w:noProof/>
        </w:rPr>
        <w:t>Consulter la liste des types HNO</w:t>
      </w:r>
      <w:r w:rsidR="00503554">
        <w:rPr>
          <w:noProof/>
          <w:webHidden/>
        </w:rPr>
        <w:tab/>
      </w:r>
      <w:r>
        <w:rPr>
          <w:noProof/>
          <w:webHidden/>
        </w:rPr>
        <w:fldChar w:fldCharType="begin"/>
      </w:r>
      <w:r w:rsidR="00503554">
        <w:rPr>
          <w:noProof/>
          <w:webHidden/>
        </w:rPr>
        <w:instrText xml:space="preserve"> PAGEREF _Toc292454202 \h </w:instrText>
      </w:r>
      <w:r>
        <w:rPr>
          <w:noProof/>
          <w:webHidden/>
        </w:rPr>
      </w:r>
      <w:r>
        <w:rPr>
          <w:noProof/>
          <w:webHidden/>
        </w:rPr>
        <w:fldChar w:fldCharType="separate"/>
      </w:r>
      <w:ins w:id="81" w:author="WAWSZCZYK Eric WEBNET" w:date="2011-09-09T09:27:00Z">
        <w:r w:rsidR="00B55025">
          <w:rPr>
            <w:noProof/>
            <w:webHidden/>
          </w:rPr>
          <w:t>64</w:t>
        </w:r>
      </w:ins>
      <w:del w:id="82" w:author="WAWSZCZYK Eric WEBNET" w:date="2011-08-25T14:30:00Z">
        <w:r w:rsidR="00503554" w:rsidDel="00247B41">
          <w:rPr>
            <w:noProof/>
            <w:webHidden/>
          </w:rPr>
          <w:delText>63</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"_Toc292454203" </w:instrText>
      </w:r>
      <w:r>
        <w:fldChar w:fldCharType="separate"/>
      </w:r>
      <w:r w:rsidR="00503554" w:rsidRPr="00BF4D4C">
        <w:rPr>
          <w:rStyle w:val="Lienhypertexte"/>
          <w:noProof/>
        </w:rPr>
        <w:t>5.18.2</w:t>
      </w:r>
      <w:r w:rsidR="00503554">
        <w:rPr>
          <w:rFonts w:asciiTheme="minorHAnsi" w:eastAsiaTheme="minorEastAsia" w:hAnsiTheme="minorHAnsi" w:cstheme="minorBidi"/>
          <w:noProof/>
          <w:sz w:val="22"/>
          <w:szCs w:val="22"/>
        </w:rPr>
        <w:tab/>
      </w:r>
      <w:r w:rsidR="00503554" w:rsidRPr="00BF4D4C">
        <w:rPr>
          <w:rStyle w:val="Lienhypertexte"/>
          <w:noProof/>
        </w:rPr>
        <w:t>Gérer les types HNO</w:t>
      </w:r>
      <w:r w:rsidR="00503554">
        <w:rPr>
          <w:noProof/>
          <w:webHidden/>
        </w:rPr>
        <w:tab/>
      </w:r>
      <w:r>
        <w:rPr>
          <w:noProof/>
          <w:webHidden/>
        </w:rPr>
        <w:fldChar w:fldCharType="begin"/>
      </w:r>
      <w:r w:rsidR="00503554">
        <w:rPr>
          <w:noProof/>
          <w:webHidden/>
        </w:rPr>
        <w:instrText xml:space="preserve"> PAGEREF _Toc292454203 \h </w:instrText>
      </w:r>
      <w:r>
        <w:rPr>
          <w:noProof/>
          <w:webHidden/>
        </w:rPr>
      </w:r>
      <w:r>
        <w:rPr>
          <w:noProof/>
          <w:webHidden/>
        </w:rPr>
        <w:fldChar w:fldCharType="separate"/>
      </w:r>
      <w:ins w:id="83" w:author="WAWSZCZYK Eric WEBNET" w:date="2011-09-09T09:27:00Z">
        <w:r w:rsidR="00B55025">
          <w:rPr>
            <w:noProof/>
            <w:webHidden/>
          </w:rPr>
          <w:t>64</w:t>
        </w:r>
      </w:ins>
      <w:del w:id="84" w:author="WAWSZCZYK Eric WEBNET" w:date="2011-08-25T14:30:00Z">
        <w:r w:rsidR="00503554" w:rsidDel="00247B41">
          <w:rPr>
            <w:noProof/>
            <w:webHidden/>
          </w:rPr>
          <w:delText>63</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"_Toc292454204" </w:instrText>
      </w:r>
      <w:r>
        <w:fldChar w:fldCharType="separate"/>
      </w:r>
      <w:r w:rsidR="00503554" w:rsidRPr="00BF4D4C">
        <w:rPr>
          <w:rStyle w:val="Lienhypertexte"/>
          <w:noProof/>
        </w:rPr>
        <w:t>5.19</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des villes/CP</w:t>
      </w:r>
      <w:r w:rsidR="00503554">
        <w:rPr>
          <w:noProof/>
          <w:webHidden/>
        </w:rPr>
        <w:tab/>
      </w:r>
      <w:r>
        <w:rPr>
          <w:noProof/>
          <w:webHidden/>
        </w:rPr>
        <w:fldChar w:fldCharType="begin"/>
      </w:r>
      <w:r w:rsidR="00503554">
        <w:rPr>
          <w:noProof/>
          <w:webHidden/>
        </w:rPr>
        <w:instrText xml:space="preserve"> PAGEREF _Toc292454204 \h </w:instrText>
      </w:r>
      <w:r>
        <w:rPr>
          <w:noProof/>
          <w:webHidden/>
        </w:rPr>
      </w:r>
      <w:r>
        <w:rPr>
          <w:noProof/>
          <w:webHidden/>
        </w:rPr>
        <w:fldChar w:fldCharType="separate"/>
      </w:r>
      <w:ins w:id="85" w:author="WAWSZCZYK Eric WEBNET" w:date="2011-09-09T09:27:00Z">
        <w:r w:rsidR="00B55025">
          <w:rPr>
            <w:noProof/>
            <w:webHidden/>
          </w:rPr>
          <w:t>66</w:t>
        </w:r>
      </w:ins>
      <w:del w:id="86" w:author="WAWSZCZYK Eric WEBNET" w:date="2011-08-25T14:30:00Z">
        <w:r w:rsidR="00503554" w:rsidDel="00247B41">
          <w:rPr>
            <w:noProof/>
            <w:webHidden/>
          </w:rPr>
          <w:delText>65</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"_Toc292454205" </w:instrText>
      </w:r>
      <w:r>
        <w:fldChar w:fldCharType="separate"/>
      </w:r>
      <w:r w:rsidR="00503554" w:rsidRPr="00BF4D4C">
        <w:rPr>
          <w:rStyle w:val="Lienhypertexte"/>
          <w:noProof/>
        </w:rPr>
        <w:t>5.19.1</w:t>
      </w:r>
      <w:r w:rsidR="00503554">
        <w:rPr>
          <w:rFonts w:asciiTheme="minorHAnsi" w:eastAsiaTheme="minorEastAsia" w:hAnsiTheme="minorHAnsi" w:cstheme="minorBidi"/>
          <w:noProof/>
          <w:sz w:val="22"/>
          <w:szCs w:val="22"/>
        </w:rPr>
        <w:tab/>
      </w:r>
      <w:r w:rsidR="00503554" w:rsidRPr="00BF4D4C">
        <w:rPr>
          <w:rStyle w:val="Lienhypertexte"/>
          <w:noProof/>
        </w:rPr>
        <w:t>Alimenter la table des Villes/CP</w:t>
      </w:r>
      <w:r w:rsidR="00503554">
        <w:rPr>
          <w:noProof/>
          <w:webHidden/>
        </w:rPr>
        <w:tab/>
      </w:r>
      <w:r>
        <w:rPr>
          <w:noProof/>
          <w:webHidden/>
        </w:rPr>
        <w:fldChar w:fldCharType="begin"/>
      </w:r>
      <w:r w:rsidR="00503554">
        <w:rPr>
          <w:noProof/>
          <w:webHidden/>
        </w:rPr>
        <w:instrText xml:space="preserve"> PAGEREF _Toc292454205 \h </w:instrText>
      </w:r>
      <w:r>
        <w:rPr>
          <w:noProof/>
          <w:webHidden/>
        </w:rPr>
      </w:r>
      <w:r>
        <w:rPr>
          <w:noProof/>
          <w:webHidden/>
        </w:rPr>
        <w:fldChar w:fldCharType="separate"/>
      </w:r>
      <w:ins w:id="87" w:author="WAWSZCZYK Eric WEBNET" w:date="2011-09-09T09:27:00Z">
        <w:r w:rsidR="00B55025">
          <w:rPr>
            <w:noProof/>
            <w:webHidden/>
          </w:rPr>
          <w:t>66</w:t>
        </w:r>
      </w:ins>
      <w:del w:id="88" w:author="WAWSZCZYK Eric WEBNET" w:date="2011-08-25T14:30:00Z">
        <w:r w:rsidR="00503554" w:rsidDel="00247B41">
          <w:rPr>
            <w:noProof/>
            <w:webHidden/>
          </w:rPr>
          <w:delText>65</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"_Toc292454206" </w:instrText>
      </w:r>
      <w:r>
        <w:fldChar w:fldCharType="separate"/>
      </w:r>
      <w:r w:rsidR="00503554" w:rsidRPr="00BF4D4C">
        <w:rPr>
          <w:rStyle w:val="Lienhypertexte"/>
          <w:noProof/>
        </w:rPr>
        <w:t>5.20</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Gestion de la table de paramétrage</w:t>
      </w:r>
      <w:r w:rsidR="00503554">
        <w:rPr>
          <w:noProof/>
          <w:webHidden/>
        </w:rPr>
        <w:tab/>
      </w:r>
      <w:r>
        <w:rPr>
          <w:noProof/>
          <w:webHidden/>
        </w:rPr>
        <w:fldChar w:fldCharType="begin"/>
      </w:r>
      <w:r w:rsidR="00503554">
        <w:rPr>
          <w:noProof/>
          <w:webHidden/>
        </w:rPr>
        <w:instrText xml:space="preserve"> PAGEREF _Toc292454206 \h </w:instrText>
      </w:r>
      <w:r>
        <w:rPr>
          <w:noProof/>
          <w:webHidden/>
        </w:rPr>
      </w:r>
      <w:r>
        <w:rPr>
          <w:noProof/>
          <w:webHidden/>
        </w:rPr>
        <w:fldChar w:fldCharType="separate"/>
      </w:r>
      <w:ins w:id="89" w:author="WAWSZCZYK Eric WEBNET" w:date="2011-09-09T09:27:00Z">
        <w:r w:rsidR="00B55025">
          <w:rPr>
            <w:noProof/>
            <w:webHidden/>
          </w:rPr>
          <w:t>67</w:t>
        </w:r>
      </w:ins>
      <w:del w:id="90" w:author="WAWSZCZYK Eric WEBNET" w:date="2011-08-25T14:30:00Z">
        <w:r w:rsidR="00503554" w:rsidDel="00247B41">
          <w:rPr>
            <w:noProof/>
            <w:webHidden/>
          </w:rPr>
          <w:delText>66</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"_Toc292454207" </w:instrText>
      </w:r>
      <w:r>
        <w:fldChar w:fldCharType="separate"/>
      </w:r>
      <w:r w:rsidR="00503554" w:rsidRPr="00BF4D4C">
        <w:rPr>
          <w:rStyle w:val="Lienhypertexte"/>
          <w:noProof/>
        </w:rPr>
        <w:t>5.20.1</w:t>
      </w:r>
      <w:r w:rsidR="00503554">
        <w:rPr>
          <w:rFonts w:asciiTheme="minorHAnsi" w:eastAsiaTheme="minorEastAsia" w:hAnsiTheme="minorHAnsi" w:cstheme="minorBidi"/>
          <w:noProof/>
          <w:sz w:val="22"/>
          <w:szCs w:val="22"/>
        </w:rPr>
        <w:tab/>
      </w:r>
      <w:r w:rsidR="00503554" w:rsidRPr="00BF4D4C">
        <w:rPr>
          <w:rStyle w:val="Lienhypertexte"/>
          <w:noProof/>
        </w:rPr>
        <w:t>Consulter le paramétrage de l'application</w:t>
      </w:r>
      <w:r w:rsidR="00503554">
        <w:rPr>
          <w:noProof/>
          <w:webHidden/>
        </w:rPr>
        <w:tab/>
      </w:r>
      <w:r>
        <w:rPr>
          <w:noProof/>
          <w:webHidden/>
        </w:rPr>
        <w:fldChar w:fldCharType="begin"/>
      </w:r>
      <w:r w:rsidR="00503554">
        <w:rPr>
          <w:noProof/>
          <w:webHidden/>
        </w:rPr>
        <w:instrText xml:space="preserve"> PAGEREF _Toc292454207 \h </w:instrText>
      </w:r>
      <w:r>
        <w:rPr>
          <w:noProof/>
          <w:webHidden/>
        </w:rPr>
      </w:r>
      <w:r>
        <w:rPr>
          <w:noProof/>
          <w:webHidden/>
        </w:rPr>
        <w:fldChar w:fldCharType="separate"/>
      </w:r>
      <w:ins w:id="91" w:author="WAWSZCZYK Eric WEBNET" w:date="2011-09-09T09:27:00Z">
        <w:r w:rsidR="00B55025">
          <w:rPr>
            <w:noProof/>
            <w:webHidden/>
          </w:rPr>
          <w:t>67</w:t>
        </w:r>
      </w:ins>
      <w:del w:id="92" w:author="WAWSZCZYK Eric WEBNET" w:date="2011-08-25T14:30:00Z">
        <w:r w:rsidR="00503554" w:rsidDel="00247B41">
          <w:rPr>
            <w:noProof/>
            <w:webHidden/>
          </w:rPr>
          <w:delText>66</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"_Toc292454208" </w:instrText>
      </w:r>
      <w:r>
        <w:fldChar w:fldCharType="separate"/>
      </w:r>
      <w:r w:rsidR="00503554" w:rsidRPr="00BF4D4C">
        <w:rPr>
          <w:rStyle w:val="Lienhypertexte"/>
          <w:noProof/>
        </w:rPr>
        <w:t>5.20.2</w:t>
      </w:r>
      <w:r w:rsidR="00503554">
        <w:rPr>
          <w:rFonts w:asciiTheme="minorHAnsi" w:eastAsiaTheme="minorEastAsia" w:hAnsiTheme="minorHAnsi" w:cstheme="minorBidi"/>
          <w:noProof/>
          <w:sz w:val="22"/>
          <w:szCs w:val="22"/>
        </w:rPr>
        <w:tab/>
      </w:r>
      <w:r w:rsidR="00503554" w:rsidRPr="00BF4D4C">
        <w:rPr>
          <w:rStyle w:val="Lienhypertexte"/>
          <w:noProof/>
        </w:rPr>
        <w:t>Gérer le paramétrage de l'application</w:t>
      </w:r>
      <w:r w:rsidR="00503554">
        <w:rPr>
          <w:noProof/>
          <w:webHidden/>
        </w:rPr>
        <w:tab/>
      </w:r>
      <w:r>
        <w:rPr>
          <w:noProof/>
          <w:webHidden/>
        </w:rPr>
        <w:fldChar w:fldCharType="begin"/>
      </w:r>
      <w:r w:rsidR="00503554">
        <w:rPr>
          <w:noProof/>
          <w:webHidden/>
        </w:rPr>
        <w:instrText xml:space="preserve"> PAGEREF _Toc292454208 \h </w:instrText>
      </w:r>
      <w:r>
        <w:rPr>
          <w:noProof/>
          <w:webHidden/>
        </w:rPr>
      </w:r>
      <w:r>
        <w:rPr>
          <w:noProof/>
          <w:webHidden/>
        </w:rPr>
        <w:fldChar w:fldCharType="separate"/>
      </w:r>
      <w:ins w:id="93" w:author="WAWSZCZYK Eric WEBNET" w:date="2011-09-09T09:27:00Z">
        <w:r w:rsidR="00B55025">
          <w:rPr>
            <w:noProof/>
            <w:webHidden/>
          </w:rPr>
          <w:t>67</w:t>
        </w:r>
      </w:ins>
      <w:del w:id="94" w:author="WAWSZCZYK Eric WEBNET" w:date="2011-08-25T14:30:00Z">
        <w:r w:rsidR="00503554" w:rsidDel="00247B41">
          <w:rPr>
            <w:noProof/>
            <w:webHidden/>
          </w:rPr>
          <w:delText>66</w:delText>
        </w:r>
      </w:del>
      <w:r>
        <w:rPr>
          <w:noProof/>
          <w:webHidden/>
        </w:rPr>
        <w:fldChar w:fldCharType="end"/>
      </w:r>
      <w:r>
        <w:rPr>
          <w:noProof/>
        </w:rPr>
        <w:fldChar w:fldCharType="end"/>
      </w:r>
    </w:p>
    <w:p w:rsidR="00503554" w:rsidRDefault="008F7F9B">
      <w:pPr>
        <w:pStyle w:val="TM1"/>
        <w:rPr>
          <w:rFonts w:asciiTheme="minorHAnsi" w:eastAsiaTheme="minorEastAsia" w:hAnsiTheme="minorHAnsi" w:cstheme="minorBidi"/>
          <w:caps w:val="0"/>
          <w:sz w:val="22"/>
          <w:szCs w:val="22"/>
        </w:rPr>
      </w:pPr>
      <w:r>
        <w:fldChar w:fldCharType="begin"/>
      </w:r>
      <w:r w:rsidR="006F3AB7">
        <w:instrText xml:space="preserve"> HYPERLINK \l "_Toc292454209" </w:instrText>
      </w:r>
      <w:r>
        <w:fldChar w:fldCharType="separate"/>
      </w:r>
      <w:r w:rsidR="00503554" w:rsidRPr="00BF4D4C">
        <w:rPr>
          <w:rStyle w:val="Lienhypertexte"/>
        </w:rPr>
        <w:t>6</w:t>
      </w:r>
      <w:r w:rsidR="00503554">
        <w:rPr>
          <w:rFonts w:asciiTheme="minorHAnsi" w:eastAsiaTheme="minorEastAsia" w:hAnsiTheme="minorHAnsi" w:cstheme="minorBidi"/>
          <w:caps w:val="0"/>
          <w:sz w:val="22"/>
          <w:szCs w:val="22"/>
        </w:rPr>
        <w:tab/>
      </w:r>
      <w:r w:rsidR="00503554" w:rsidRPr="00BF4D4C">
        <w:rPr>
          <w:rStyle w:val="Lienhypertexte"/>
        </w:rPr>
        <w:t>Gestion des personnels</w:t>
      </w:r>
      <w:r w:rsidR="00503554">
        <w:rPr>
          <w:webHidden/>
        </w:rPr>
        <w:tab/>
      </w:r>
      <w:r>
        <w:rPr>
          <w:webHidden/>
        </w:rPr>
        <w:fldChar w:fldCharType="begin"/>
      </w:r>
      <w:r w:rsidR="00503554">
        <w:rPr>
          <w:webHidden/>
        </w:rPr>
        <w:instrText xml:space="preserve"> PAGEREF _Toc292454209 \h </w:instrText>
      </w:r>
      <w:r>
        <w:rPr>
          <w:webHidden/>
        </w:rPr>
      </w:r>
      <w:r>
        <w:rPr>
          <w:webHidden/>
        </w:rPr>
        <w:fldChar w:fldCharType="separate"/>
      </w:r>
      <w:ins w:id="95" w:author="WAWSZCZYK Eric WEBNET" w:date="2011-09-09T09:27:00Z">
        <w:r w:rsidR="00B55025">
          <w:rPr>
            <w:webHidden/>
          </w:rPr>
          <w:t>69</w:t>
        </w:r>
      </w:ins>
      <w:del w:id="96" w:author="WAWSZCZYK Eric WEBNET" w:date="2011-08-25T14:30:00Z">
        <w:r w:rsidR="00503554" w:rsidDel="00247B41">
          <w:rPr>
            <w:webHidden/>
          </w:rPr>
          <w:delText>68</w:delText>
        </w:r>
      </w:del>
      <w:r>
        <w:rPr>
          <w:webHidden/>
        </w:rPr>
        <w:fldChar w:fldCharType="end"/>
      </w:r>
      <w: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"_Toc292454210" </w:instrText>
      </w:r>
      <w:r>
        <w:fldChar w:fldCharType="separate"/>
      </w:r>
      <w:r w:rsidR="00503554" w:rsidRPr="00BF4D4C">
        <w:rPr>
          <w:rStyle w:val="Lienhypertexte"/>
          <w:noProof/>
        </w:rPr>
        <w:t>6.1</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recherche d'une personne</w:t>
      </w:r>
      <w:r w:rsidR="00503554">
        <w:rPr>
          <w:noProof/>
          <w:webHidden/>
        </w:rPr>
        <w:tab/>
      </w:r>
      <w:r>
        <w:rPr>
          <w:noProof/>
          <w:webHidden/>
        </w:rPr>
        <w:fldChar w:fldCharType="begin"/>
      </w:r>
      <w:r w:rsidR="00503554">
        <w:rPr>
          <w:noProof/>
          <w:webHidden/>
        </w:rPr>
        <w:instrText xml:space="preserve"> PAGEREF _Toc292454210 \h </w:instrText>
      </w:r>
      <w:r>
        <w:rPr>
          <w:noProof/>
          <w:webHidden/>
        </w:rPr>
      </w:r>
      <w:r>
        <w:rPr>
          <w:noProof/>
          <w:webHidden/>
        </w:rPr>
        <w:fldChar w:fldCharType="separate"/>
      </w:r>
      <w:ins w:id="97" w:author="WAWSZCZYK Eric WEBNET" w:date="2011-09-09T09:27:00Z">
        <w:r w:rsidR="00B55025">
          <w:rPr>
            <w:noProof/>
            <w:webHidden/>
          </w:rPr>
          <w:t>69</w:t>
        </w:r>
      </w:ins>
      <w:del w:id="98" w:author="WAWSZCZYK Eric WEBNET" w:date="2011-08-25T14:30:00Z">
        <w:r w:rsidR="00503554" w:rsidDel="00247B41">
          <w:rPr>
            <w:noProof/>
            <w:webHidden/>
          </w:rPr>
          <w:delText>68</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"_Toc292454211" </w:instrText>
      </w:r>
      <w:r>
        <w:fldChar w:fldCharType="separate"/>
      </w:r>
      <w:r w:rsidR="00503554" w:rsidRPr="00BF4D4C">
        <w:rPr>
          <w:rStyle w:val="Lienhypertexte"/>
          <w:noProof/>
        </w:rPr>
        <w:t>6.1.1</w:t>
      </w:r>
      <w:r w:rsidR="00503554">
        <w:rPr>
          <w:rFonts w:asciiTheme="minorHAnsi" w:eastAsiaTheme="minorEastAsia" w:hAnsiTheme="minorHAnsi" w:cstheme="minorBidi"/>
          <w:noProof/>
          <w:sz w:val="22"/>
          <w:szCs w:val="22"/>
        </w:rPr>
        <w:tab/>
      </w:r>
      <w:r w:rsidR="00503554" w:rsidRPr="00BF4D4C">
        <w:rPr>
          <w:rStyle w:val="Lienhypertexte"/>
          <w:noProof/>
        </w:rPr>
        <w:t>Rechercher une personne pour consultation ou modification</w:t>
      </w:r>
      <w:r w:rsidR="00503554">
        <w:rPr>
          <w:noProof/>
          <w:webHidden/>
        </w:rPr>
        <w:tab/>
      </w:r>
      <w:r>
        <w:rPr>
          <w:noProof/>
          <w:webHidden/>
        </w:rPr>
        <w:fldChar w:fldCharType="begin"/>
      </w:r>
      <w:r w:rsidR="00503554">
        <w:rPr>
          <w:noProof/>
          <w:webHidden/>
        </w:rPr>
        <w:instrText xml:space="preserve"> PAGEREF _Toc292454211 \h </w:instrText>
      </w:r>
      <w:r>
        <w:rPr>
          <w:noProof/>
          <w:webHidden/>
        </w:rPr>
      </w:r>
      <w:r>
        <w:rPr>
          <w:noProof/>
          <w:webHidden/>
        </w:rPr>
        <w:fldChar w:fldCharType="separate"/>
      </w:r>
      <w:ins w:id="99" w:author="WAWSZCZYK Eric WEBNET" w:date="2011-09-09T09:27:00Z">
        <w:r w:rsidR="00B55025">
          <w:rPr>
            <w:noProof/>
            <w:webHidden/>
          </w:rPr>
          <w:t>69</w:t>
        </w:r>
      </w:ins>
      <w:del w:id="100" w:author="WAWSZCZYK Eric WEBNET" w:date="2011-08-25T14:30:00Z">
        <w:r w:rsidR="00503554" w:rsidDel="00247B41">
          <w:rPr>
            <w:noProof/>
            <w:webHidden/>
          </w:rPr>
          <w:delText>68</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"_Toc292454212" </w:instrText>
      </w:r>
      <w:r>
        <w:fldChar w:fldCharType="separate"/>
      </w:r>
      <w:r w:rsidR="00503554" w:rsidRPr="00BF4D4C">
        <w:rPr>
          <w:rStyle w:val="Lienhypertexte"/>
          <w:noProof/>
        </w:rPr>
        <w:t>6.1.2</w:t>
      </w:r>
      <w:r w:rsidR="00503554">
        <w:rPr>
          <w:rFonts w:asciiTheme="minorHAnsi" w:eastAsiaTheme="minorEastAsia" w:hAnsiTheme="minorHAnsi" w:cstheme="minorBidi"/>
          <w:noProof/>
          <w:sz w:val="22"/>
          <w:szCs w:val="22"/>
        </w:rPr>
        <w:tab/>
      </w:r>
      <w:r w:rsidR="00503554" w:rsidRPr="00BF4D4C">
        <w:rPr>
          <w:rStyle w:val="Lienhypertexte"/>
          <w:noProof/>
        </w:rPr>
        <w:t>Rechercher une personne pour création, modification ou ajout dans un centre</w:t>
      </w:r>
      <w:r w:rsidR="00503554">
        <w:rPr>
          <w:noProof/>
          <w:webHidden/>
        </w:rPr>
        <w:tab/>
      </w:r>
      <w:r>
        <w:rPr>
          <w:noProof/>
          <w:webHidden/>
        </w:rPr>
        <w:fldChar w:fldCharType="begin"/>
      </w:r>
      <w:r w:rsidR="00503554">
        <w:rPr>
          <w:noProof/>
          <w:webHidden/>
        </w:rPr>
        <w:instrText xml:space="preserve"> PAGEREF _Toc292454212 \h </w:instrText>
      </w:r>
      <w:r>
        <w:rPr>
          <w:noProof/>
          <w:webHidden/>
        </w:rPr>
      </w:r>
      <w:r>
        <w:rPr>
          <w:noProof/>
          <w:webHidden/>
        </w:rPr>
        <w:fldChar w:fldCharType="separate"/>
      </w:r>
      <w:ins w:id="101" w:author="WAWSZCZYK Eric WEBNET" w:date="2011-09-09T09:27:00Z">
        <w:r w:rsidR="00B55025">
          <w:rPr>
            <w:noProof/>
            <w:webHidden/>
          </w:rPr>
          <w:t>71</w:t>
        </w:r>
      </w:ins>
      <w:del w:id="102" w:author="WAWSZCZYK Eric WEBNET" w:date="2011-08-25T14:30:00Z">
        <w:r w:rsidR="00503554" w:rsidDel="00247B41">
          <w:rPr>
            <w:noProof/>
            <w:webHidden/>
          </w:rPr>
          <w:delText>70</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"_Toc292454213" </w:instrText>
      </w:r>
      <w:r>
        <w:fldChar w:fldCharType="separate"/>
      </w:r>
      <w:r w:rsidR="00503554" w:rsidRPr="00BF4D4C">
        <w:rPr>
          <w:rStyle w:val="Lienhypertexte"/>
          <w:noProof/>
        </w:rPr>
        <w:t>6.2</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Accéder à une fiche personne</w:t>
      </w:r>
      <w:r w:rsidR="00503554">
        <w:rPr>
          <w:noProof/>
          <w:webHidden/>
        </w:rPr>
        <w:tab/>
      </w:r>
      <w:r>
        <w:rPr>
          <w:noProof/>
          <w:webHidden/>
        </w:rPr>
        <w:fldChar w:fldCharType="begin"/>
      </w:r>
      <w:r w:rsidR="00503554">
        <w:rPr>
          <w:noProof/>
          <w:webHidden/>
        </w:rPr>
        <w:instrText xml:space="preserve"> PAGEREF _Toc292454213 \h </w:instrText>
      </w:r>
      <w:r>
        <w:rPr>
          <w:noProof/>
          <w:webHidden/>
        </w:rPr>
      </w:r>
      <w:r>
        <w:rPr>
          <w:noProof/>
          <w:webHidden/>
        </w:rPr>
        <w:fldChar w:fldCharType="separate"/>
      </w:r>
      <w:ins w:id="103" w:author="WAWSZCZYK Eric WEBNET" w:date="2011-09-09T09:27:00Z">
        <w:r w:rsidR="00B55025">
          <w:rPr>
            <w:noProof/>
            <w:webHidden/>
          </w:rPr>
          <w:t>72</w:t>
        </w:r>
      </w:ins>
      <w:del w:id="104" w:author="WAWSZCZYK Eric WEBNET" w:date="2011-08-25T14:30:00Z">
        <w:r w:rsidR="00503554" w:rsidDel="00247B41">
          <w:rPr>
            <w:noProof/>
            <w:webHidden/>
          </w:rPr>
          <w:delText>71</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"_Toc292454214" </w:instrText>
      </w:r>
      <w:r>
        <w:fldChar w:fldCharType="separate"/>
      </w:r>
      <w:r w:rsidR="00503554" w:rsidRPr="00BF4D4C">
        <w:rPr>
          <w:rStyle w:val="Lienhypertexte"/>
          <w:noProof/>
        </w:rPr>
        <w:t>6.2.1</w:t>
      </w:r>
      <w:r w:rsidR="00503554">
        <w:rPr>
          <w:rFonts w:asciiTheme="minorHAnsi" w:eastAsiaTheme="minorEastAsia" w:hAnsiTheme="minorHAnsi" w:cstheme="minorBidi"/>
          <w:noProof/>
          <w:sz w:val="22"/>
          <w:szCs w:val="22"/>
        </w:rPr>
        <w:tab/>
      </w:r>
      <w:r w:rsidR="00503554" w:rsidRPr="00BF4D4C">
        <w:rPr>
          <w:rStyle w:val="Lienhypertexte"/>
          <w:noProof/>
        </w:rPr>
        <w:t>Accéder à la fiche d'une personne</w:t>
      </w:r>
      <w:r w:rsidR="00503554">
        <w:rPr>
          <w:noProof/>
          <w:webHidden/>
        </w:rPr>
        <w:tab/>
      </w:r>
      <w:r>
        <w:rPr>
          <w:noProof/>
          <w:webHidden/>
        </w:rPr>
        <w:fldChar w:fldCharType="begin"/>
      </w:r>
      <w:r w:rsidR="00503554">
        <w:rPr>
          <w:noProof/>
          <w:webHidden/>
        </w:rPr>
        <w:instrText xml:space="preserve"> PAGEREF _Toc292454214 \h </w:instrText>
      </w:r>
      <w:r>
        <w:rPr>
          <w:noProof/>
          <w:webHidden/>
        </w:rPr>
      </w:r>
      <w:r>
        <w:rPr>
          <w:noProof/>
          <w:webHidden/>
        </w:rPr>
        <w:fldChar w:fldCharType="separate"/>
      </w:r>
      <w:ins w:id="105" w:author="WAWSZCZYK Eric WEBNET" w:date="2011-09-09T09:27:00Z">
        <w:r w:rsidR="00B55025">
          <w:rPr>
            <w:noProof/>
            <w:webHidden/>
          </w:rPr>
          <w:t>72</w:t>
        </w:r>
      </w:ins>
      <w:del w:id="106" w:author="WAWSZCZYK Eric WEBNET" w:date="2011-08-25T14:30:00Z">
        <w:r w:rsidR="00503554" w:rsidDel="00247B41">
          <w:rPr>
            <w:noProof/>
            <w:webHidden/>
          </w:rPr>
          <w:delText>71</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"_Toc292454215" </w:instrText>
      </w:r>
      <w:r>
        <w:fldChar w:fldCharType="separate"/>
      </w:r>
      <w:r w:rsidR="00503554" w:rsidRPr="00BF4D4C">
        <w:rPr>
          <w:rStyle w:val="Lienhypertexte"/>
          <w:noProof/>
        </w:rPr>
        <w:t>6.3</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gérer l'Onglet Identification</w:t>
      </w:r>
      <w:r w:rsidR="00503554">
        <w:rPr>
          <w:noProof/>
          <w:webHidden/>
        </w:rPr>
        <w:tab/>
      </w:r>
      <w:r>
        <w:rPr>
          <w:noProof/>
          <w:webHidden/>
        </w:rPr>
        <w:fldChar w:fldCharType="begin"/>
      </w:r>
      <w:r w:rsidR="00503554">
        <w:rPr>
          <w:noProof/>
          <w:webHidden/>
        </w:rPr>
        <w:instrText xml:space="preserve"> PAGEREF _Toc292454215 \h </w:instrText>
      </w:r>
      <w:r>
        <w:rPr>
          <w:noProof/>
          <w:webHidden/>
        </w:rPr>
      </w:r>
      <w:r>
        <w:rPr>
          <w:noProof/>
          <w:webHidden/>
        </w:rPr>
        <w:fldChar w:fldCharType="separate"/>
      </w:r>
      <w:ins w:id="107" w:author="WAWSZCZYK Eric WEBNET" w:date="2011-09-09T09:27:00Z">
        <w:r w:rsidR="00B55025">
          <w:rPr>
            <w:noProof/>
            <w:webHidden/>
          </w:rPr>
          <w:t>77</w:t>
        </w:r>
      </w:ins>
      <w:del w:id="108" w:author="WAWSZCZYK Eric WEBNET" w:date="2011-08-25T14:30:00Z">
        <w:r w:rsidR="00503554" w:rsidDel="00247B41">
          <w:rPr>
            <w:noProof/>
            <w:webHidden/>
          </w:rPr>
          <w:delText>76</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"_Toc292454216" </w:instrText>
      </w:r>
      <w:r>
        <w:fldChar w:fldCharType="separate"/>
      </w:r>
      <w:r w:rsidR="00503554" w:rsidRPr="00BF4D4C">
        <w:rPr>
          <w:rStyle w:val="Lienhypertexte"/>
          <w:noProof/>
        </w:rPr>
        <w:t>6.3.1</w:t>
      </w:r>
      <w:r w:rsidR="00503554">
        <w:rPr>
          <w:rFonts w:asciiTheme="minorHAnsi" w:eastAsiaTheme="minorEastAsia" w:hAnsiTheme="minorHAnsi" w:cstheme="minorBidi"/>
          <w:noProof/>
          <w:sz w:val="22"/>
          <w:szCs w:val="22"/>
        </w:rPr>
        <w:tab/>
      </w:r>
      <w:r w:rsidR="00503554" w:rsidRPr="00BF4D4C">
        <w:rPr>
          <w:rStyle w:val="Lienhypertexte"/>
          <w:noProof/>
        </w:rPr>
        <w:t>Gérer l'onglet identification</w:t>
      </w:r>
      <w:r w:rsidR="00503554">
        <w:rPr>
          <w:noProof/>
          <w:webHidden/>
        </w:rPr>
        <w:tab/>
      </w:r>
      <w:r>
        <w:rPr>
          <w:noProof/>
          <w:webHidden/>
        </w:rPr>
        <w:fldChar w:fldCharType="begin"/>
      </w:r>
      <w:r w:rsidR="00503554">
        <w:rPr>
          <w:noProof/>
          <w:webHidden/>
        </w:rPr>
        <w:instrText xml:space="preserve"> PAGEREF _Toc292454216 \h </w:instrText>
      </w:r>
      <w:r>
        <w:rPr>
          <w:noProof/>
          <w:webHidden/>
        </w:rPr>
      </w:r>
      <w:r>
        <w:rPr>
          <w:noProof/>
          <w:webHidden/>
        </w:rPr>
        <w:fldChar w:fldCharType="separate"/>
      </w:r>
      <w:ins w:id="109" w:author="WAWSZCZYK Eric WEBNET" w:date="2011-09-09T09:27:00Z">
        <w:r w:rsidR="00B55025">
          <w:rPr>
            <w:noProof/>
            <w:webHidden/>
          </w:rPr>
          <w:t>77</w:t>
        </w:r>
      </w:ins>
      <w:del w:id="110" w:author="WAWSZCZYK Eric WEBNET" w:date="2011-08-25T14:30:00Z">
        <w:r w:rsidR="00503554" w:rsidDel="00247B41">
          <w:rPr>
            <w:noProof/>
            <w:webHidden/>
          </w:rPr>
          <w:delText>76</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"_Toc292454217" </w:instrText>
      </w:r>
      <w:r>
        <w:fldChar w:fldCharType="separate"/>
      </w:r>
      <w:r w:rsidR="00503554" w:rsidRPr="00BF4D4C">
        <w:rPr>
          <w:rStyle w:val="Lienhypertexte"/>
          <w:noProof/>
        </w:rPr>
        <w:t>6.4</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gérer l'Onglet Badge – Demande d'accès</w:t>
      </w:r>
      <w:r w:rsidR="00503554">
        <w:rPr>
          <w:noProof/>
          <w:webHidden/>
        </w:rPr>
        <w:tab/>
      </w:r>
      <w:r>
        <w:rPr>
          <w:noProof/>
          <w:webHidden/>
        </w:rPr>
        <w:fldChar w:fldCharType="begin"/>
      </w:r>
      <w:r w:rsidR="00503554">
        <w:rPr>
          <w:noProof/>
          <w:webHidden/>
        </w:rPr>
        <w:instrText xml:space="preserve"> PAGEREF _Toc292454217 \h </w:instrText>
      </w:r>
      <w:r>
        <w:rPr>
          <w:noProof/>
          <w:webHidden/>
        </w:rPr>
      </w:r>
      <w:r>
        <w:rPr>
          <w:noProof/>
          <w:webHidden/>
        </w:rPr>
        <w:fldChar w:fldCharType="separate"/>
      </w:r>
      <w:ins w:id="111" w:author="WAWSZCZYK Eric WEBNET" w:date="2011-09-09T09:27:00Z">
        <w:r w:rsidR="00B55025">
          <w:rPr>
            <w:noProof/>
            <w:webHidden/>
          </w:rPr>
          <w:t>78</w:t>
        </w:r>
      </w:ins>
      <w:del w:id="112" w:author="WAWSZCZYK Eric WEBNET" w:date="2011-08-25T14:30:00Z">
        <w:r w:rsidR="00503554" w:rsidDel="00247B41">
          <w:rPr>
            <w:noProof/>
            <w:webHidden/>
          </w:rPr>
          <w:delText>77</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"_Toc292454218" </w:instrText>
      </w:r>
      <w:r>
        <w:fldChar w:fldCharType="separate"/>
      </w:r>
      <w:r w:rsidR="00503554" w:rsidRPr="00BF4D4C">
        <w:rPr>
          <w:rStyle w:val="Lienhypertexte"/>
          <w:noProof/>
        </w:rPr>
        <w:t>6.4.1</w:t>
      </w:r>
      <w:r w:rsidR="00503554">
        <w:rPr>
          <w:rFonts w:asciiTheme="minorHAnsi" w:eastAsiaTheme="minorEastAsia" w:hAnsiTheme="minorHAnsi" w:cstheme="minorBidi"/>
          <w:noProof/>
          <w:sz w:val="22"/>
          <w:szCs w:val="22"/>
        </w:rPr>
        <w:tab/>
      </w:r>
      <w:r w:rsidR="00503554" w:rsidRPr="00BF4D4C">
        <w:rPr>
          <w:rStyle w:val="Lienhypertexte"/>
          <w:noProof/>
        </w:rPr>
        <w:t>Gérer l'onglet Badge – demande d'accès</w:t>
      </w:r>
      <w:r w:rsidR="00503554">
        <w:rPr>
          <w:noProof/>
          <w:webHidden/>
        </w:rPr>
        <w:tab/>
      </w:r>
      <w:r>
        <w:rPr>
          <w:noProof/>
          <w:webHidden/>
        </w:rPr>
        <w:fldChar w:fldCharType="begin"/>
      </w:r>
      <w:r w:rsidR="00503554">
        <w:rPr>
          <w:noProof/>
          <w:webHidden/>
        </w:rPr>
        <w:instrText xml:space="preserve"> PAGEREF _Toc292454218 \h </w:instrText>
      </w:r>
      <w:r>
        <w:rPr>
          <w:noProof/>
          <w:webHidden/>
        </w:rPr>
      </w:r>
      <w:r>
        <w:rPr>
          <w:noProof/>
          <w:webHidden/>
        </w:rPr>
        <w:fldChar w:fldCharType="separate"/>
      </w:r>
      <w:ins w:id="113" w:author="WAWSZCZYK Eric WEBNET" w:date="2011-09-09T09:27:00Z">
        <w:r w:rsidR="00B55025">
          <w:rPr>
            <w:noProof/>
            <w:webHidden/>
          </w:rPr>
          <w:t>78</w:t>
        </w:r>
      </w:ins>
      <w:del w:id="114" w:author="WAWSZCZYK Eric WEBNET" w:date="2011-08-25T14:30:00Z">
        <w:r w:rsidR="00503554" w:rsidDel="00247B41">
          <w:rPr>
            <w:noProof/>
            <w:webHidden/>
          </w:rPr>
          <w:delText>77</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"_Toc292454219" </w:instrText>
      </w:r>
      <w:r>
        <w:fldChar w:fldCharType="separate"/>
      </w:r>
      <w:r w:rsidR="00503554" w:rsidRPr="00BF4D4C">
        <w:rPr>
          <w:rStyle w:val="Lienhypertexte"/>
          <w:noProof/>
        </w:rPr>
        <w:t>6.5</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gérer l'Onglet Entreprise 1 (ou Entreprise 2)</w:t>
      </w:r>
      <w:r w:rsidR="00503554">
        <w:rPr>
          <w:noProof/>
          <w:webHidden/>
        </w:rPr>
        <w:tab/>
      </w:r>
      <w:r>
        <w:rPr>
          <w:noProof/>
          <w:webHidden/>
        </w:rPr>
        <w:fldChar w:fldCharType="begin"/>
      </w:r>
      <w:r w:rsidR="00503554">
        <w:rPr>
          <w:noProof/>
          <w:webHidden/>
        </w:rPr>
        <w:instrText xml:space="preserve"> PAGEREF _Toc292454219 \h </w:instrText>
      </w:r>
      <w:r>
        <w:rPr>
          <w:noProof/>
          <w:webHidden/>
        </w:rPr>
      </w:r>
      <w:r>
        <w:rPr>
          <w:noProof/>
          <w:webHidden/>
        </w:rPr>
        <w:fldChar w:fldCharType="separate"/>
      </w:r>
      <w:ins w:id="115" w:author="WAWSZCZYK Eric WEBNET" w:date="2011-09-09T09:27:00Z">
        <w:r w:rsidR="00B55025">
          <w:rPr>
            <w:noProof/>
            <w:webHidden/>
          </w:rPr>
          <w:t>82</w:t>
        </w:r>
      </w:ins>
      <w:del w:id="116" w:author="WAWSZCZYK Eric WEBNET" w:date="2011-08-25T14:30:00Z">
        <w:r w:rsidR="00503554" w:rsidDel="00247B41">
          <w:rPr>
            <w:noProof/>
            <w:webHidden/>
          </w:rPr>
          <w:delText>81</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"_Toc292454220" </w:instrText>
      </w:r>
      <w:r>
        <w:fldChar w:fldCharType="separate"/>
      </w:r>
      <w:r w:rsidR="00503554" w:rsidRPr="00BF4D4C">
        <w:rPr>
          <w:rStyle w:val="Lienhypertexte"/>
          <w:noProof/>
        </w:rPr>
        <w:t>6.5.1</w:t>
      </w:r>
      <w:r w:rsidR="00503554">
        <w:rPr>
          <w:rFonts w:asciiTheme="minorHAnsi" w:eastAsiaTheme="minorEastAsia" w:hAnsiTheme="minorHAnsi" w:cstheme="minorBidi"/>
          <w:noProof/>
          <w:sz w:val="22"/>
          <w:szCs w:val="22"/>
        </w:rPr>
        <w:tab/>
      </w:r>
      <w:r w:rsidR="00503554" w:rsidRPr="00BF4D4C">
        <w:rPr>
          <w:rStyle w:val="Lienhypertexte"/>
          <w:noProof/>
        </w:rPr>
        <w:t>Gérer les onglets Entreprise 1 et 2</w:t>
      </w:r>
      <w:r w:rsidR="00503554">
        <w:rPr>
          <w:noProof/>
          <w:webHidden/>
        </w:rPr>
        <w:tab/>
      </w:r>
      <w:r>
        <w:rPr>
          <w:noProof/>
          <w:webHidden/>
        </w:rPr>
        <w:fldChar w:fldCharType="begin"/>
      </w:r>
      <w:r w:rsidR="00503554">
        <w:rPr>
          <w:noProof/>
          <w:webHidden/>
        </w:rPr>
        <w:instrText xml:space="preserve"> PAGEREF _Toc292454220 \h </w:instrText>
      </w:r>
      <w:r>
        <w:rPr>
          <w:noProof/>
          <w:webHidden/>
        </w:rPr>
      </w:r>
      <w:r>
        <w:rPr>
          <w:noProof/>
          <w:webHidden/>
        </w:rPr>
        <w:fldChar w:fldCharType="separate"/>
      </w:r>
      <w:ins w:id="117" w:author="WAWSZCZYK Eric WEBNET" w:date="2011-09-09T09:27:00Z">
        <w:r w:rsidR="00B55025">
          <w:rPr>
            <w:noProof/>
            <w:webHidden/>
          </w:rPr>
          <w:t>82</w:t>
        </w:r>
      </w:ins>
      <w:del w:id="118" w:author="WAWSZCZYK Eric WEBNET" w:date="2011-08-25T14:30:00Z">
        <w:r w:rsidR="00503554" w:rsidDel="00247B41">
          <w:rPr>
            <w:noProof/>
            <w:webHidden/>
          </w:rPr>
          <w:delText>81</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"_Toc292454221" </w:instrText>
      </w:r>
      <w:r>
        <w:fldChar w:fldCharType="separate"/>
      </w:r>
      <w:r w:rsidR="00503554" w:rsidRPr="00BF4D4C">
        <w:rPr>
          <w:rStyle w:val="Lienhypertexte"/>
          <w:noProof/>
        </w:rPr>
        <w:t>6.6</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gérer l'Onglet marché</w:t>
      </w:r>
      <w:r w:rsidR="00503554">
        <w:rPr>
          <w:noProof/>
          <w:webHidden/>
        </w:rPr>
        <w:tab/>
      </w:r>
      <w:r>
        <w:rPr>
          <w:noProof/>
          <w:webHidden/>
        </w:rPr>
        <w:fldChar w:fldCharType="begin"/>
      </w:r>
      <w:r w:rsidR="00503554">
        <w:rPr>
          <w:noProof/>
          <w:webHidden/>
        </w:rPr>
        <w:instrText xml:space="preserve"> PAGEREF _Toc292454221 \h </w:instrText>
      </w:r>
      <w:r>
        <w:rPr>
          <w:noProof/>
          <w:webHidden/>
        </w:rPr>
      </w:r>
      <w:r>
        <w:rPr>
          <w:noProof/>
          <w:webHidden/>
        </w:rPr>
        <w:fldChar w:fldCharType="separate"/>
      </w:r>
      <w:ins w:id="119" w:author="WAWSZCZYK Eric WEBNET" w:date="2011-09-09T09:27:00Z">
        <w:r w:rsidR="00B55025">
          <w:rPr>
            <w:noProof/>
            <w:webHidden/>
          </w:rPr>
          <w:t>85</w:t>
        </w:r>
      </w:ins>
      <w:del w:id="120" w:author="WAWSZCZYK Eric WEBNET" w:date="2011-08-25T14:30:00Z">
        <w:r w:rsidR="00503554" w:rsidDel="00247B41">
          <w:rPr>
            <w:noProof/>
            <w:webHidden/>
          </w:rPr>
          <w:delText>84</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"_Toc292454222" </w:instrText>
      </w:r>
      <w:r>
        <w:fldChar w:fldCharType="separate"/>
      </w:r>
      <w:r w:rsidR="00503554" w:rsidRPr="00BF4D4C">
        <w:rPr>
          <w:rStyle w:val="Lienhypertexte"/>
          <w:noProof/>
        </w:rPr>
        <w:t>6.6.1</w:t>
      </w:r>
      <w:r w:rsidR="00503554">
        <w:rPr>
          <w:rFonts w:asciiTheme="minorHAnsi" w:eastAsiaTheme="minorEastAsia" w:hAnsiTheme="minorHAnsi" w:cstheme="minorBidi"/>
          <w:noProof/>
          <w:sz w:val="22"/>
          <w:szCs w:val="22"/>
        </w:rPr>
        <w:tab/>
      </w:r>
      <w:r w:rsidR="00503554" w:rsidRPr="00BF4D4C">
        <w:rPr>
          <w:rStyle w:val="Lienhypertexte"/>
          <w:noProof/>
        </w:rPr>
        <w:t>Gérer l'onglet Marché</w:t>
      </w:r>
      <w:r w:rsidR="00503554">
        <w:rPr>
          <w:noProof/>
          <w:webHidden/>
        </w:rPr>
        <w:tab/>
      </w:r>
      <w:r>
        <w:rPr>
          <w:noProof/>
          <w:webHidden/>
        </w:rPr>
        <w:fldChar w:fldCharType="begin"/>
      </w:r>
      <w:r w:rsidR="00503554">
        <w:rPr>
          <w:noProof/>
          <w:webHidden/>
        </w:rPr>
        <w:instrText xml:space="preserve"> PAGEREF _Toc292454222 \h </w:instrText>
      </w:r>
      <w:r>
        <w:rPr>
          <w:noProof/>
          <w:webHidden/>
        </w:rPr>
      </w:r>
      <w:r>
        <w:rPr>
          <w:noProof/>
          <w:webHidden/>
        </w:rPr>
        <w:fldChar w:fldCharType="separate"/>
      </w:r>
      <w:ins w:id="121" w:author="WAWSZCZYK Eric WEBNET" w:date="2011-09-09T09:27:00Z">
        <w:r w:rsidR="00B55025">
          <w:rPr>
            <w:noProof/>
            <w:webHidden/>
          </w:rPr>
          <w:t>85</w:t>
        </w:r>
      </w:ins>
      <w:del w:id="122" w:author="WAWSZCZYK Eric WEBNET" w:date="2011-08-25T14:30:00Z">
        <w:r w:rsidR="00503554" w:rsidDel="00247B41">
          <w:rPr>
            <w:noProof/>
            <w:webHidden/>
          </w:rPr>
          <w:delText>84</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"_Toc292454223" </w:instrText>
      </w:r>
      <w:r>
        <w:fldChar w:fldCharType="separate"/>
      </w:r>
      <w:r w:rsidR="00503554" w:rsidRPr="00BF4D4C">
        <w:rPr>
          <w:rStyle w:val="Lienhypertexte"/>
          <w:noProof/>
        </w:rPr>
        <w:t>6.7</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gérer l'Onglet Aptitude médicale</w:t>
      </w:r>
      <w:r w:rsidR="00503554">
        <w:rPr>
          <w:noProof/>
          <w:webHidden/>
        </w:rPr>
        <w:tab/>
      </w:r>
      <w:r>
        <w:rPr>
          <w:noProof/>
          <w:webHidden/>
        </w:rPr>
        <w:fldChar w:fldCharType="begin"/>
      </w:r>
      <w:r w:rsidR="00503554">
        <w:rPr>
          <w:noProof/>
          <w:webHidden/>
        </w:rPr>
        <w:instrText xml:space="preserve"> PAGEREF _Toc292454223 \h </w:instrText>
      </w:r>
      <w:r>
        <w:rPr>
          <w:noProof/>
          <w:webHidden/>
        </w:rPr>
      </w:r>
      <w:r>
        <w:rPr>
          <w:noProof/>
          <w:webHidden/>
        </w:rPr>
        <w:fldChar w:fldCharType="separate"/>
      </w:r>
      <w:ins w:id="123" w:author="WAWSZCZYK Eric WEBNET" w:date="2011-09-09T09:27:00Z">
        <w:r w:rsidR="00B55025">
          <w:rPr>
            <w:noProof/>
            <w:webHidden/>
          </w:rPr>
          <w:t>88</w:t>
        </w:r>
      </w:ins>
      <w:del w:id="124" w:author="WAWSZCZYK Eric WEBNET" w:date="2011-08-25T14:30:00Z">
        <w:r w:rsidR="00503554" w:rsidDel="00247B41">
          <w:rPr>
            <w:noProof/>
            <w:webHidden/>
          </w:rPr>
          <w:delText>87</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"_Toc292454224" </w:instrText>
      </w:r>
      <w:r>
        <w:fldChar w:fldCharType="separate"/>
      </w:r>
      <w:r w:rsidR="00503554" w:rsidRPr="00BF4D4C">
        <w:rPr>
          <w:rStyle w:val="Lienhypertexte"/>
          <w:noProof/>
        </w:rPr>
        <w:t>6.7.1</w:t>
      </w:r>
      <w:r w:rsidR="00503554">
        <w:rPr>
          <w:rFonts w:asciiTheme="minorHAnsi" w:eastAsiaTheme="minorEastAsia" w:hAnsiTheme="minorHAnsi" w:cstheme="minorBidi"/>
          <w:noProof/>
          <w:sz w:val="22"/>
          <w:szCs w:val="22"/>
        </w:rPr>
        <w:tab/>
      </w:r>
      <w:r w:rsidR="00503554" w:rsidRPr="00BF4D4C">
        <w:rPr>
          <w:rStyle w:val="Lienhypertexte"/>
          <w:noProof/>
        </w:rPr>
        <w:t>Gérer l'onglet Aptitude médicale</w:t>
      </w:r>
      <w:r w:rsidR="00503554">
        <w:rPr>
          <w:noProof/>
          <w:webHidden/>
        </w:rPr>
        <w:tab/>
      </w:r>
      <w:r>
        <w:rPr>
          <w:noProof/>
          <w:webHidden/>
        </w:rPr>
        <w:fldChar w:fldCharType="begin"/>
      </w:r>
      <w:r w:rsidR="00503554">
        <w:rPr>
          <w:noProof/>
          <w:webHidden/>
        </w:rPr>
        <w:instrText xml:space="preserve"> PAGEREF _Toc292454224 \h </w:instrText>
      </w:r>
      <w:r>
        <w:rPr>
          <w:noProof/>
          <w:webHidden/>
        </w:rPr>
      </w:r>
      <w:r>
        <w:rPr>
          <w:noProof/>
          <w:webHidden/>
        </w:rPr>
        <w:fldChar w:fldCharType="separate"/>
      </w:r>
      <w:ins w:id="125" w:author="WAWSZCZYK Eric WEBNET" w:date="2011-09-09T09:27:00Z">
        <w:r w:rsidR="00B55025">
          <w:rPr>
            <w:noProof/>
            <w:webHidden/>
          </w:rPr>
          <w:t>88</w:t>
        </w:r>
      </w:ins>
      <w:del w:id="126" w:author="WAWSZCZYK Eric WEBNET" w:date="2011-08-25T14:30:00Z">
        <w:r w:rsidR="00503554" w:rsidDel="00247B41">
          <w:rPr>
            <w:noProof/>
            <w:webHidden/>
          </w:rPr>
          <w:delText>87</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"_Toc292454225" </w:instrText>
      </w:r>
      <w:r>
        <w:fldChar w:fldCharType="separate"/>
      </w:r>
      <w:r w:rsidR="00503554" w:rsidRPr="00BF4D4C">
        <w:rPr>
          <w:rStyle w:val="Lienhypertexte"/>
          <w:noProof/>
        </w:rPr>
        <w:t>6.8</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gérer l'Onglet Contrôle Elémentaire &amp; Avis</w:t>
      </w:r>
      <w:r w:rsidR="00503554">
        <w:rPr>
          <w:noProof/>
          <w:webHidden/>
        </w:rPr>
        <w:tab/>
      </w:r>
      <w:r>
        <w:rPr>
          <w:noProof/>
          <w:webHidden/>
        </w:rPr>
        <w:fldChar w:fldCharType="begin"/>
      </w:r>
      <w:r w:rsidR="00503554">
        <w:rPr>
          <w:noProof/>
          <w:webHidden/>
        </w:rPr>
        <w:instrText xml:space="preserve"> PAGEREF _Toc292454225 \h </w:instrText>
      </w:r>
      <w:r>
        <w:rPr>
          <w:noProof/>
          <w:webHidden/>
        </w:rPr>
      </w:r>
      <w:r>
        <w:rPr>
          <w:noProof/>
          <w:webHidden/>
        </w:rPr>
        <w:fldChar w:fldCharType="separate"/>
      </w:r>
      <w:ins w:id="127" w:author="WAWSZCZYK Eric WEBNET" w:date="2011-09-09T09:27:00Z">
        <w:r w:rsidR="00B55025">
          <w:rPr>
            <w:noProof/>
            <w:webHidden/>
          </w:rPr>
          <w:t>89</w:t>
        </w:r>
      </w:ins>
      <w:del w:id="128" w:author="WAWSZCZYK Eric WEBNET" w:date="2011-08-25T14:30:00Z">
        <w:r w:rsidR="00503554" w:rsidDel="00247B41">
          <w:rPr>
            <w:noProof/>
            <w:webHidden/>
          </w:rPr>
          <w:delText>88</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"_Toc292454226" </w:instrText>
      </w:r>
      <w:r>
        <w:fldChar w:fldCharType="separate"/>
      </w:r>
      <w:r w:rsidR="00503554" w:rsidRPr="00BF4D4C">
        <w:rPr>
          <w:rStyle w:val="Lienhypertexte"/>
          <w:noProof/>
        </w:rPr>
        <w:t>6.8.1</w:t>
      </w:r>
      <w:r w:rsidR="00503554">
        <w:rPr>
          <w:rFonts w:asciiTheme="minorHAnsi" w:eastAsiaTheme="minorEastAsia" w:hAnsiTheme="minorHAnsi" w:cstheme="minorBidi"/>
          <w:noProof/>
          <w:sz w:val="22"/>
          <w:szCs w:val="22"/>
        </w:rPr>
        <w:tab/>
      </w:r>
      <w:r w:rsidR="00503554" w:rsidRPr="00BF4D4C">
        <w:rPr>
          <w:rStyle w:val="Lienhypertexte"/>
          <w:noProof/>
        </w:rPr>
        <w:t>Gérer l'onglet Contrôle élémentaire et avis</w:t>
      </w:r>
      <w:r w:rsidR="00503554">
        <w:rPr>
          <w:noProof/>
          <w:webHidden/>
        </w:rPr>
        <w:tab/>
      </w:r>
      <w:r>
        <w:rPr>
          <w:noProof/>
          <w:webHidden/>
        </w:rPr>
        <w:fldChar w:fldCharType="begin"/>
      </w:r>
      <w:r w:rsidR="00503554">
        <w:rPr>
          <w:noProof/>
          <w:webHidden/>
        </w:rPr>
        <w:instrText xml:space="preserve"> PAGEREF _Toc292454226 \h </w:instrText>
      </w:r>
      <w:r>
        <w:rPr>
          <w:noProof/>
          <w:webHidden/>
        </w:rPr>
      </w:r>
      <w:r>
        <w:rPr>
          <w:noProof/>
          <w:webHidden/>
        </w:rPr>
        <w:fldChar w:fldCharType="separate"/>
      </w:r>
      <w:ins w:id="129" w:author="WAWSZCZYK Eric WEBNET" w:date="2011-09-09T09:27:00Z">
        <w:r w:rsidR="00B55025">
          <w:rPr>
            <w:noProof/>
            <w:webHidden/>
          </w:rPr>
          <w:t>89</w:t>
        </w:r>
      </w:ins>
      <w:del w:id="130" w:author="WAWSZCZYK Eric WEBNET" w:date="2011-08-25T14:30:00Z">
        <w:r w:rsidR="00503554" w:rsidDel="00247B41">
          <w:rPr>
            <w:noProof/>
            <w:webHidden/>
          </w:rPr>
          <w:delText>88</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"_Toc292454227" </w:instrText>
      </w:r>
      <w:r>
        <w:fldChar w:fldCharType="separate"/>
      </w:r>
      <w:r w:rsidR="00503554" w:rsidRPr="00BF4D4C">
        <w:rPr>
          <w:rStyle w:val="Lienhypertexte"/>
          <w:noProof/>
        </w:rPr>
        <w:t>6.9</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gérer l'Onglet Formations</w:t>
      </w:r>
      <w:r w:rsidR="00503554">
        <w:rPr>
          <w:noProof/>
          <w:webHidden/>
        </w:rPr>
        <w:tab/>
      </w:r>
      <w:r>
        <w:rPr>
          <w:noProof/>
          <w:webHidden/>
        </w:rPr>
        <w:fldChar w:fldCharType="begin"/>
      </w:r>
      <w:r w:rsidR="00503554">
        <w:rPr>
          <w:noProof/>
          <w:webHidden/>
        </w:rPr>
        <w:instrText xml:space="preserve"> PAGEREF _Toc292454227 \h </w:instrText>
      </w:r>
      <w:r>
        <w:rPr>
          <w:noProof/>
          <w:webHidden/>
        </w:rPr>
      </w:r>
      <w:r>
        <w:rPr>
          <w:noProof/>
          <w:webHidden/>
        </w:rPr>
        <w:fldChar w:fldCharType="separate"/>
      </w:r>
      <w:ins w:id="131" w:author="WAWSZCZYK Eric WEBNET" w:date="2011-09-09T09:27:00Z">
        <w:r w:rsidR="00B55025">
          <w:rPr>
            <w:noProof/>
            <w:webHidden/>
          </w:rPr>
          <w:t>93</w:t>
        </w:r>
      </w:ins>
      <w:del w:id="132" w:author="WAWSZCZYK Eric WEBNET" w:date="2011-08-25T14:30:00Z">
        <w:r w:rsidR="00503554" w:rsidDel="00247B41">
          <w:rPr>
            <w:noProof/>
            <w:webHidden/>
          </w:rPr>
          <w:delText>92</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"_Toc292454228" </w:instrText>
      </w:r>
      <w:r>
        <w:fldChar w:fldCharType="separate"/>
      </w:r>
      <w:r w:rsidR="00503554" w:rsidRPr="00BF4D4C">
        <w:rPr>
          <w:rStyle w:val="Lienhypertexte"/>
          <w:noProof/>
        </w:rPr>
        <w:t>6.9.1</w:t>
      </w:r>
      <w:r w:rsidR="00503554">
        <w:rPr>
          <w:rFonts w:asciiTheme="minorHAnsi" w:eastAsiaTheme="minorEastAsia" w:hAnsiTheme="minorHAnsi" w:cstheme="minorBidi"/>
          <w:noProof/>
          <w:sz w:val="22"/>
          <w:szCs w:val="22"/>
        </w:rPr>
        <w:tab/>
      </w:r>
      <w:r w:rsidR="00503554" w:rsidRPr="00BF4D4C">
        <w:rPr>
          <w:rStyle w:val="Lienhypertexte"/>
          <w:noProof/>
        </w:rPr>
        <w:t>Gérer l'onglet Formations</w:t>
      </w:r>
      <w:r w:rsidR="00503554">
        <w:rPr>
          <w:noProof/>
          <w:webHidden/>
        </w:rPr>
        <w:tab/>
      </w:r>
      <w:r>
        <w:rPr>
          <w:noProof/>
          <w:webHidden/>
        </w:rPr>
        <w:fldChar w:fldCharType="begin"/>
      </w:r>
      <w:r w:rsidR="00503554">
        <w:rPr>
          <w:noProof/>
          <w:webHidden/>
        </w:rPr>
        <w:instrText xml:space="preserve"> PAGEREF _Toc292454228 \h </w:instrText>
      </w:r>
      <w:r>
        <w:rPr>
          <w:noProof/>
          <w:webHidden/>
        </w:rPr>
      </w:r>
      <w:r>
        <w:rPr>
          <w:noProof/>
          <w:webHidden/>
        </w:rPr>
        <w:fldChar w:fldCharType="separate"/>
      </w:r>
      <w:ins w:id="133" w:author="WAWSZCZYK Eric WEBNET" w:date="2011-09-09T09:27:00Z">
        <w:r w:rsidR="00B55025">
          <w:rPr>
            <w:noProof/>
            <w:webHidden/>
          </w:rPr>
          <w:t>93</w:t>
        </w:r>
      </w:ins>
      <w:del w:id="134" w:author="WAWSZCZYK Eric WEBNET" w:date="2011-08-25T14:30:00Z">
        <w:r w:rsidR="00503554" w:rsidDel="00247B41">
          <w:rPr>
            <w:noProof/>
            <w:webHidden/>
          </w:rPr>
          <w:delText>92</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"_Toc292454229" </w:instrText>
      </w:r>
      <w:r>
        <w:fldChar w:fldCharType="separate"/>
      </w:r>
      <w:r w:rsidR="00503554" w:rsidRPr="00BF4D4C">
        <w:rPr>
          <w:rStyle w:val="Lienhypertexte"/>
          <w:noProof/>
        </w:rPr>
        <w:t>6.10</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gérer l'Onglet Rattachement et lieu de travail</w:t>
      </w:r>
      <w:r w:rsidR="00503554">
        <w:rPr>
          <w:noProof/>
          <w:webHidden/>
        </w:rPr>
        <w:tab/>
      </w:r>
      <w:r>
        <w:rPr>
          <w:noProof/>
          <w:webHidden/>
        </w:rPr>
        <w:fldChar w:fldCharType="begin"/>
      </w:r>
      <w:r w:rsidR="00503554">
        <w:rPr>
          <w:noProof/>
          <w:webHidden/>
        </w:rPr>
        <w:instrText xml:space="preserve"> PAGEREF _Toc292454229 \h </w:instrText>
      </w:r>
      <w:r>
        <w:rPr>
          <w:noProof/>
          <w:webHidden/>
        </w:rPr>
      </w:r>
      <w:r>
        <w:rPr>
          <w:noProof/>
          <w:webHidden/>
        </w:rPr>
        <w:fldChar w:fldCharType="separate"/>
      </w:r>
      <w:ins w:id="135" w:author="WAWSZCZYK Eric WEBNET" w:date="2011-09-09T09:27:00Z">
        <w:r w:rsidR="00B55025">
          <w:rPr>
            <w:noProof/>
            <w:webHidden/>
          </w:rPr>
          <w:t>95</w:t>
        </w:r>
      </w:ins>
      <w:del w:id="136" w:author="WAWSZCZYK Eric WEBNET" w:date="2011-08-25T14:30:00Z">
        <w:r w:rsidR="00503554" w:rsidDel="00247B41">
          <w:rPr>
            <w:noProof/>
            <w:webHidden/>
          </w:rPr>
          <w:delText>93</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"_Toc292454230" </w:instrText>
      </w:r>
      <w:r>
        <w:fldChar w:fldCharType="separate"/>
      </w:r>
      <w:r w:rsidR="00503554" w:rsidRPr="00BF4D4C">
        <w:rPr>
          <w:rStyle w:val="Lienhypertexte"/>
          <w:noProof/>
        </w:rPr>
        <w:t>6.10.1</w:t>
      </w:r>
      <w:r w:rsidR="00503554">
        <w:rPr>
          <w:rFonts w:asciiTheme="minorHAnsi" w:eastAsiaTheme="minorEastAsia" w:hAnsiTheme="minorHAnsi" w:cstheme="minorBidi"/>
          <w:noProof/>
          <w:sz w:val="22"/>
          <w:szCs w:val="22"/>
        </w:rPr>
        <w:tab/>
      </w:r>
      <w:r w:rsidR="00503554" w:rsidRPr="00BF4D4C">
        <w:rPr>
          <w:rStyle w:val="Lienhypertexte"/>
          <w:noProof/>
        </w:rPr>
        <w:t>Gérer l'onglet Rattachement et lieu de travail</w:t>
      </w:r>
      <w:r w:rsidR="00503554">
        <w:rPr>
          <w:noProof/>
          <w:webHidden/>
        </w:rPr>
        <w:tab/>
      </w:r>
      <w:r>
        <w:rPr>
          <w:noProof/>
          <w:webHidden/>
        </w:rPr>
        <w:fldChar w:fldCharType="begin"/>
      </w:r>
      <w:r w:rsidR="00503554">
        <w:rPr>
          <w:noProof/>
          <w:webHidden/>
        </w:rPr>
        <w:instrText xml:space="preserve"> PAGEREF _Toc292454230 \h </w:instrText>
      </w:r>
      <w:r>
        <w:rPr>
          <w:noProof/>
          <w:webHidden/>
        </w:rPr>
      </w:r>
      <w:r>
        <w:rPr>
          <w:noProof/>
          <w:webHidden/>
        </w:rPr>
        <w:fldChar w:fldCharType="separate"/>
      </w:r>
      <w:ins w:id="137" w:author="WAWSZCZYK Eric WEBNET" w:date="2011-09-09T09:27:00Z">
        <w:r w:rsidR="00B55025">
          <w:rPr>
            <w:noProof/>
            <w:webHidden/>
          </w:rPr>
          <w:t>95</w:t>
        </w:r>
      </w:ins>
      <w:del w:id="138" w:author="WAWSZCZYK Eric WEBNET" w:date="2011-08-25T14:30:00Z">
        <w:r w:rsidR="00503554" w:rsidDel="00247B41">
          <w:rPr>
            <w:noProof/>
            <w:webHidden/>
          </w:rPr>
          <w:delText>93</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"_Toc292454231" </w:instrText>
      </w:r>
      <w:r>
        <w:fldChar w:fldCharType="separate"/>
      </w:r>
      <w:r w:rsidR="00503554" w:rsidRPr="00BF4D4C">
        <w:rPr>
          <w:rStyle w:val="Lienhypertexte"/>
          <w:noProof/>
        </w:rPr>
        <w:t>6.11</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gérer l'Onglet hno</w:t>
      </w:r>
      <w:r w:rsidR="00503554">
        <w:rPr>
          <w:noProof/>
          <w:webHidden/>
        </w:rPr>
        <w:tab/>
      </w:r>
      <w:r>
        <w:rPr>
          <w:noProof/>
          <w:webHidden/>
        </w:rPr>
        <w:fldChar w:fldCharType="begin"/>
      </w:r>
      <w:r w:rsidR="00503554">
        <w:rPr>
          <w:noProof/>
          <w:webHidden/>
        </w:rPr>
        <w:instrText xml:space="preserve"> PAGEREF _Toc292454231 \h </w:instrText>
      </w:r>
      <w:r>
        <w:rPr>
          <w:noProof/>
          <w:webHidden/>
        </w:rPr>
      </w:r>
      <w:r>
        <w:rPr>
          <w:noProof/>
          <w:webHidden/>
        </w:rPr>
        <w:fldChar w:fldCharType="separate"/>
      </w:r>
      <w:ins w:id="139" w:author="WAWSZCZYK Eric WEBNET" w:date="2011-09-09T09:27:00Z">
        <w:r w:rsidR="00B55025">
          <w:rPr>
            <w:noProof/>
            <w:webHidden/>
          </w:rPr>
          <w:t>97</w:t>
        </w:r>
      </w:ins>
      <w:del w:id="140" w:author="WAWSZCZYK Eric WEBNET" w:date="2011-08-25T14:30:00Z">
        <w:r w:rsidR="00503554" w:rsidDel="00247B41">
          <w:rPr>
            <w:noProof/>
            <w:webHidden/>
          </w:rPr>
          <w:delText>95</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"_Toc292454232" </w:instrText>
      </w:r>
      <w:r>
        <w:fldChar w:fldCharType="separate"/>
      </w:r>
      <w:r w:rsidR="00503554" w:rsidRPr="00BF4D4C">
        <w:rPr>
          <w:rStyle w:val="Lienhypertexte"/>
          <w:noProof/>
        </w:rPr>
        <w:t>6.11.1</w:t>
      </w:r>
      <w:r w:rsidR="00503554">
        <w:rPr>
          <w:rFonts w:asciiTheme="minorHAnsi" w:eastAsiaTheme="minorEastAsia" w:hAnsiTheme="minorHAnsi" w:cstheme="minorBidi"/>
          <w:noProof/>
          <w:sz w:val="22"/>
          <w:szCs w:val="22"/>
        </w:rPr>
        <w:tab/>
      </w:r>
      <w:r w:rsidR="00503554" w:rsidRPr="00BF4D4C">
        <w:rPr>
          <w:rStyle w:val="Lienhypertexte"/>
          <w:noProof/>
        </w:rPr>
        <w:t>Gérer l'onglet HNO</w:t>
      </w:r>
      <w:r w:rsidR="00503554">
        <w:rPr>
          <w:noProof/>
          <w:webHidden/>
        </w:rPr>
        <w:tab/>
      </w:r>
      <w:r>
        <w:rPr>
          <w:noProof/>
          <w:webHidden/>
        </w:rPr>
        <w:fldChar w:fldCharType="begin"/>
      </w:r>
      <w:r w:rsidR="00503554">
        <w:rPr>
          <w:noProof/>
          <w:webHidden/>
        </w:rPr>
        <w:instrText xml:space="preserve"> PAGEREF _Toc292454232 \h </w:instrText>
      </w:r>
      <w:r>
        <w:rPr>
          <w:noProof/>
          <w:webHidden/>
        </w:rPr>
      </w:r>
      <w:r>
        <w:rPr>
          <w:noProof/>
          <w:webHidden/>
        </w:rPr>
        <w:fldChar w:fldCharType="separate"/>
      </w:r>
      <w:ins w:id="141" w:author="WAWSZCZYK Eric WEBNET" w:date="2011-09-09T09:27:00Z">
        <w:r w:rsidR="00B55025">
          <w:rPr>
            <w:noProof/>
            <w:webHidden/>
          </w:rPr>
          <w:t>97</w:t>
        </w:r>
      </w:ins>
      <w:del w:id="142" w:author="WAWSZCZYK Eric WEBNET" w:date="2011-08-25T14:30:00Z">
        <w:r w:rsidR="00503554" w:rsidDel="00247B41">
          <w:rPr>
            <w:noProof/>
            <w:webHidden/>
          </w:rPr>
          <w:delText>95</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"_Toc292454233" </w:instrText>
      </w:r>
      <w:r>
        <w:fldChar w:fldCharType="separate"/>
      </w:r>
      <w:r w:rsidR="00503554" w:rsidRPr="00BF4D4C">
        <w:rPr>
          <w:rStyle w:val="Lienhypertexte"/>
          <w:noProof/>
        </w:rPr>
        <w:t>6.12</w:t>
      </w:r>
      <w:r w:rsidR="00503554">
        <w:rPr>
          <w:rFonts w:asciiTheme="minorHAnsi" w:eastAsiaTheme="minorEastAsia" w:hAnsiTheme="minorHAnsi" w:cstheme="minorBidi"/>
          <w:smallCaps w:val="0"/>
          <w:noProof/>
          <w:sz w:val="22"/>
          <w:szCs w:val="22"/>
        </w:rPr>
        <w:tab/>
      </w:r>
      <w:r w:rsidR="00503554" w:rsidRPr="00BF4D4C">
        <w:rPr>
          <w:rStyle w:val="Lienhypertexte"/>
          <w:noProof/>
        </w:rPr>
        <w:t>Cas d'utilisation gérer l'Onglet Véhicule</w:t>
      </w:r>
      <w:r w:rsidR="00503554">
        <w:rPr>
          <w:noProof/>
          <w:webHidden/>
        </w:rPr>
        <w:tab/>
      </w:r>
      <w:r>
        <w:rPr>
          <w:noProof/>
          <w:webHidden/>
        </w:rPr>
        <w:fldChar w:fldCharType="begin"/>
      </w:r>
      <w:r w:rsidR="00503554">
        <w:rPr>
          <w:noProof/>
          <w:webHidden/>
        </w:rPr>
        <w:instrText xml:space="preserve"> PAGEREF _Toc292454233 \h </w:instrText>
      </w:r>
      <w:r>
        <w:rPr>
          <w:noProof/>
          <w:webHidden/>
        </w:rPr>
      </w:r>
      <w:r>
        <w:rPr>
          <w:noProof/>
          <w:webHidden/>
        </w:rPr>
        <w:fldChar w:fldCharType="separate"/>
      </w:r>
      <w:ins w:id="143" w:author="WAWSZCZYK Eric WEBNET" w:date="2011-09-09T09:27:00Z">
        <w:r w:rsidR="00B55025">
          <w:rPr>
            <w:noProof/>
            <w:webHidden/>
          </w:rPr>
          <w:t>98</w:t>
        </w:r>
      </w:ins>
      <w:del w:id="144" w:author="WAWSZCZYK Eric WEBNET" w:date="2011-08-25T14:30:00Z">
        <w:r w:rsidR="00503554" w:rsidDel="00247B41">
          <w:rPr>
            <w:noProof/>
            <w:webHidden/>
          </w:rPr>
          <w:delText>97</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"_Toc292454234" </w:instrText>
      </w:r>
      <w:r>
        <w:fldChar w:fldCharType="separate"/>
      </w:r>
      <w:r w:rsidR="00503554" w:rsidRPr="00BF4D4C">
        <w:rPr>
          <w:rStyle w:val="Lienhypertexte"/>
          <w:noProof/>
        </w:rPr>
        <w:t>6.12.1</w:t>
      </w:r>
      <w:r w:rsidR="00503554">
        <w:rPr>
          <w:rFonts w:asciiTheme="minorHAnsi" w:eastAsiaTheme="minorEastAsia" w:hAnsiTheme="minorHAnsi" w:cstheme="minorBidi"/>
          <w:noProof/>
          <w:sz w:val="22"/>
          <w:szCs w:val="22"/>
        </w:rPr>
        <w:tab/>
      </w:r>
      <w:r w:rsidR="00503554" w:rsidRPr="00BF4D4C">
        <w:rPr>
          <w:rStyle w:val="Lienhypertexte"/>
          <w:noProof/>
        </w:rPr>
        <w:t>Gérer l'onglet Véhicule</w:t>
      </w:r>
      <w:r w:rsidR="00503554">
        <w:rPr>
          <w:noProof/>
          <w:webHidden/>
        </w:rPr>
        <w:tab/>
      </w:r>
      <w:r>
        <w:rPr>
          <w:noProof/>
          <w:webHidden/>
        </w:rPr>
        <w:fldChar w:fldCharType="begin"/>
      </w:r>
      <w:r w:rsidR="00503554">
        <w:rPr>
          <w:noProof/>
          <w:webHidden/>
        </w:rPr>
        <w:instrText xml:space="preserve"> PAGEREF _Toc292454234 \h </w:instrText>
      </w:r>
      <w:r>
        <w:rPr>
          <w:noProof/>
          <w:webHidden/>
        </w:rPr>
      </w:r>
      <w:r>
        <w:rPr>
          <w:noProof/>
          <w:webHidden/>
        </w:rPr>
        <w:fldChar w:fldCharType="separate"/>
      </w:r>
      <w:ins w:id="145" w:author="WAWSZCZYK Eric WEBNET" w:date="2011-09-09T09:27:00Z">
        <w:r w:rsidR="00B55025">
          <w:rPr>
            <w:noProof/>
            <w:webHidden/>
          </w:rPr>
          <w:t>98</w:t>
        </w:r>
      </w:ins>
      <w:del w:id="146" w:author="WAWSZCZYK Eric WEBNET" w:date="2011-08-25T14:30:00Z">
        <w:r w:rsidR="00503554" w:rsidDel="00247B41">
          <w:rPr>
            <w:noProof/>
            <w:webHidden/>
          </w:rPr>
          <w:delText>97</w:delText>
        </w:r>
      </w:del>
      <w:r>
        <w:rPr>
          <w:noProof/>
          <w:webHidden/>
        </w:rPr>
        <w:fldChar w:fldCharType="end"/>
      </w:r>
      <w:r>
        <w:rPr>
          <w:noProof/>
        </w:rPr>
        <w:fldChar w:fldCharType="end"/>
      </w:r>
    </w:p>
    <w:p w:rsidR="00503554" w:rsidRDefault="008F7F9B">
      <w:pPr>
        <w:pStyle w:val="TM1"/>
        <w:rPr>
          <w:rFonts w:asciiTheme="minorHAnsi" w:eastAsiaTheme="minorEastAsia" w:hAnsiTheme="minorHAnsi" w:cstheme="minorBidi"/>
          <w:caps w:val="0"/>
          <w:sz w:val="22"/>
          <w:szCs w:val="22"/>
        </w:rPr>
      </w:pPr>
      <w:r>
        <w:lastRenderedPageBreak/>
        <w:fldChar w:fldCharType="begin"/>
      </w:r>
      <w:r w:rsidR="006F3AB7">
        <w:instrText xml:space="preserve"> HYPERLINK \l "_Toc292454235" </w:instrText>
      </w:r>
      <w:r>
        <w:fldChar w:fldCharType="separate"/>
      </w:r>
      <w:r w:rsidR="00503554" w:rsidRPr="00BF4D4C">
        <w:rPr>
          <w:rStyle w:val="Lienhypertexte"/>
        </w:rPr>
        <w:t>7</w:t>
      </w:r>
      <w:r w:rsidR="00503554">
        <w:rPr>
          <w:rFonts w:asciiTheme="minorHAnsi" w:eastAsiaTheme="minorEastAsia" w:hAnsiTheme="minorHAnsi" w:cstheme="minorBidi"/>
          <w:caps w:val="0"/>
          <w:sz w:val="22"/>
          <w:szCs w:val="22"/>
        </w:rPr>
        <w:tab/>
      </w:r>
      <w:r w:rsidR="00503554" w:rsidRPr="00BF4D4C">
        <w:rPr>
          <w:rStyle w:val="Lienhypertexte"/>
        </w:rPr>
        <w:t>tRAITEMENTS AUTOMATIQUES</w:t>
      </w:r>
      <w:r w:rsidR="00503554">
        <w:rPr>
          <w:webHidden/>
        </w:rPr>
        <w:tab/>
      </w:r>
      <w:r>
        <w:rPr>
          <w:webHidden/>
        </w:rPr>
        <w:fldChar w:fldCharType="begin"/>
      </w:r>
      <w:r w:rsidR="00503554">
        <w:rPr>
          <w:webHidden/>
        </w:rPr>
        <w:instrText xml:space="preserve"> PAGEREF _Toc292454235 \h </w:instrText>
      </w:r>
      <w:r>
        <w:rPr>
          <w:webHidden/>
        </w:rPr>
      </w:r>
      <w:r>
        <w:rPr>
          <w:webHidden/>
        </w:rPr>
        <w:fldChar w:fldCharType="separate"/>
      </w:r>
      <w:ins w:id="147" w:author="WAWSZCZYK Eric WEBNET" w:date="2011-09-09T09:27:00Z">
        <w:r w:rsidR="00B55025">
          <w:rPr>
            <w:webHidden/>
          </w:rPr>
          <w:t>101</w:t>
        </w:r>
      </w:ins>
      <w:del w:id="148" w:author="WAWSZCZYK Eric WEBNET" w:date="2011-08-25T14:30:00Z">
        <w:r w:rsidR="00503554" w:rsidDel="00247B41">
          <w:rPr>
            <w:webHidden/>
          </w:rPr>
          <w:delText>99</w:delText>
        </w:r>
      </w:del>
      <w:r>
        <w:rPr>
          <w:webHidden/>
        </w:rPr>
        <w:fldChar w:fldCharType="end"/>
      </w:r>
      <w: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"_Toc292454236" </w:instrText>
      </w:r>
      <w:r>
        <w:fldChar w:fldCharType="separate"/>
      </w:r>
      <w:r w:rsidR="00503554" w:rsidRPr="00BF4D4C">
        <w:rPr>
          <w:rStyle w:val="Lienhypertexte"/>
          <w:noProof/>
        </w:rPr>
        <w:t>7.1</w:t>
      </w:r>
      <w:r w:rsidR="00503554">
        <w:rPr>
          <w:rFonts w:asciiTheme="minorHAnsi" w:eastAsiaTheme="minorEastAsia" w:hAnsiTheme="minorHAnsi" w:cstheme="minorBidi"/>
          <w:smallCaps w:val="0"/>
          <w:noProof/>
          <w:sz w:val="22"/>
          <w:szCs w:val="22"/>
        </w:rPr>
        <w:tab/>
      </w:r>
      <w:r w:rsidR="00503554" w:rsidRPr="00BF4D4C">
        <w:rPr>
          <w:rStyle w:val="Lienhypertexte"/>
          <w:noProof/>
        </w:rPr>
        <w:t>Suppressions automatiques</w:t>
      </w:r>
      <w:r w:rsidR="00503554">
        <w:rPr>
          <w:noProof/>
          <w:webHidden/>
        </w:rPr>
        <w:tab/>
      </w:r>
      <w:r>
        <w:rPr>
          <w:noProof/>
          <w:webHidden/>
        </w:rPr>
        <w:fldChar w:fldCharType="begin"/>
      </w:r>
      <w:r w:rsidR="00503554">
        <w:rPr>
          <w:noProof/>
          <w:webHidden/>
        </w:rPr>
        <w:instrText xml:space="preserve"> PAGEREF _Toc292454236 \h </w:instrText>
      </w:r>
      <w:r>
        <w:rPr>
          <w:noProof/>
          <w:webHidden/>
        </w:rPr>
      </w:r>
      <w:r>
        <w:rPr>
          <w:noProof/>
          <w:webHidden/>
        </w:rPr>
        <w:fldChar w:fldCharType="separate"/>
      </w:r>
      <w:ins w:id="149" w:author="WAWSZCZYK Eric WEBNET" w:date="2011-09-09T09:27:00Z">
        <w:r w:rsidR="00B55025">
          <w:rPr>
            <w:noProof/>
            <w:webHidden/>
          </w:rPr>
          <w:t>101</w:t>
        </w:r>
      </w:ins>
      <w:del w:id="150" w:author="WAWSZCZYK Eric WEBNET" w:date="2011-08-25T14:30:00Z">
        <w:r w:rsidR="00503554" w:rsidDel="00247B41">
          <w:rPr>
            <w:noProof/>
            <w:webHidden/>
          </w:rPr>
          <w:delText>99</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"_Toc292454237" </w:instrText>
      </w:r>
      <w:r>
        <w:fldChar w:fldCharType="separate"/>
      </w:r>
      <w:r w:rsidR="00503554" w:rsidRPr="00BF4D4C">
        <w:rPr>
          <w:rStyle w:val="Lienhypertexte"/>
          <w:noProof/>
        </w:rPr>
        <w:t>7.1.1</w:t>
      </w:r>
      <w:r w:rsidR="00503554">
        <w:rPr>
          <w:rFonts w:asciiTheme="minorHAnsi" w:eastAsiaTheme="minorEastAsia" w:hAnsiTheme="minorHAnsi" w:cstheme="minorBidi"/>
          <w:noProof/>
          <w:sz w:val="22"/>
          <w:szCs w:val="22"/>
        </w:rPr>
        <w:tab/>
      </w:r>
      <w:r w:rsidR="00503554" w:rsidRPr="00BF4D4C">
        <w:rPr>
          <w:rStyle w:val="Lienhypertexte"/>
          <w:noProof/>
        </w:rPr>
        <w:t>Suppression automatique des personnes</w:t>
      </w:r>
      <w:r w:rsidR="00503554">
        <w:rPr>
          <w:noProof/>
          <w:webHidden/>
        </w:rPr>
        <w:tab/>
      </w:r>
      <w:r>
        <w:rPr>
          <w:noProof/>
          <w:webHidden/>
        </w:rPr>
        <w:fldChar w:fldCharType="begin"/>
      </w:r>
      <w:r w:rsidR="00503554">
        <w:rPr>
          <w:noProof/>
          <w:webHidden/>
        </w:rPr>
        <w:instrText xml:space="preserve"> PAGEREF _Toc292454237 \h </w:instrText>
      </w:r>
      <w:r>
        <w:rPr>
          <w:noProof/>
          <w:webHidden/>
        </w:rPr>
      </w:r>
      <w:r>
        <w:rPr>
          <w:noProof/>
          <w:webHidden/>
        </w:rPr>
        <w:fldChar w:fldCharType="separate"/>
      </w:r>
      <w:ins w:id="151" w:author="WAWSZCZYK Eric WEBNET" w:date="2011-09-09T09:27:00Z">
        <w:r w:rsidR="00B55025">
          <w:rPr>
            <w:noProof/>
            <w:webHidden/>
          </w:rPr>
          <w:t>101</w:t>
        </w:r>
      </w:ins>
      <w:del w:id="152" w:author="WAWSZCZYK Eric WEBNET" w:date="2011-08-25T14:30:00Z">
        <w:r w:rsidR="00503554" w:rsidDel="00247B41">
          <w:rPr>
            <w:noProof/>
            <w:webHidden/>
          </w:rPr>
          <w:delText>99</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"_Toc292454238" </w:instrText>
      </w:r>
      <w:r>
        <w:fldChar w:fldCharType="separate"/>
      </w:r>
      <w:r w:rsidR="00503554" w:rsidRPr="00BF4D4C">
        <w:rPr>
          <w:rStyle w:val="Lienhypertexte"/>
          <w:noProof/>
        </w:rPr>
        <w:t>7.1.2</w:t>
      </w:r>
      <w:r w:rsidR="00503554">
        <w:rPr>
          <w:rFonts w:asciiTheme="minorHAnsi" w:eastAsiaTheme="minorEastAsia" w:hAnsiTheme="minorHAnsi" w:cstheme="minorBidi"/>
          <w:noProof/>
          <w:sz w:val="22"/>
          <w:szCs w:val="22"/>
        </w:rPr>
        <w:tab/>
      </w:r>
      <w:r w:rsidR="00503554" w:rsidRPr="00BF4D4C">
        <w:rPr>
          <w:rStyle w:val="Lienhypertexte"/>
          <w:noProof/>
        </w:rPr>
        <w:t>Suppression automatique concernant les avis FSD</w:t>
      </w:r>
      <w:r w:rsidR="00503554">
        <w:rPr>
          <w:noProof/>
          <w:webHidden/>
        </w:rPr>
        <w:tab/>
      </w:r>
      <w:r>
        <w:rPr>
          <w:noProof/>
          <w:webHidden/>
        </w:rPr>
        <w:fldChar w:fldCharType="begin"/>
      </w:r>
      <w:r w:rsidR="00503554">
        <w:rPr>
          <w:noProof/>
          <w:webHidden/>
        </w:rPr>
        <w:instrText xml:space="preserve"> PAGEREF _Toc292454238 \h </w:instrText>
      </w:r>
      <w:r>
        <w:rPr>
          <w:noProof/>
          <w:webHidden/>
        </w:rPr>
      </w:r>
      <w:r>
        <w:rPr>
          <w:noProof/>
          <w:webHidden/>
        </w:rPr>
        <w:fldChar w:fldCharType="separate"/>
      </w:r>
      <w:ins w:id="153" w:author="WAWSZCZYK Eric WEBNET" w:date="2011-09-09T09:27:00Z">
        <w:r w:rsidR="00B55025">
          <w:rPr>
            <w:noProof/>
            <w:webHidden/>
          </w:rPr>
          <w:t>101</w:t>
        </w:r>
      </w:ins>
      <w:del w:id="154" w:author="WAWSZCZYK Eric WEBNET" w:date="2011-08-25T14:30:00Z">
        <w:r w:rsidR="00503554" w:rsidDel="00247B41">
          <w:rPr>
            <w:noProof/>
            <w:webHidden/>
          </w:rPr>
          <w:delText>99</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"_Toc292454239" </w:instrText>
      </w:r>
      <w:r>
        <w:fldChar w:fldCharType="separate"/>
      </w:r>
      <w:r w:rsidR="00503554" w:rsidRPr="00BF4D4C">
        <w:rPr>
          <w:rStyle w:val="Lienhypertexte"/>
          <w:noProof/>
        </w:rPr>
        <w:t>7.1.3</w:t>
      </w:r>
      <w:r w:rsidR="00503554">
        <w:rPr>
          <w:rFonts w:asciiTheme="minorHAnsi" w:eastAsiaTheme="minorEastAsia" w:hAnsiTheme="minorHAnsi" w:cstheme="minorBidi"/>
          <w:noProof/>
          <w:sz w:val="22"/>
          <w:szCs w:val="22"/>
        </w:rPr>
        <w:tab/>
      </w:r>
      <w:r w:rsidR="00503554" w:rsidRPr="00BF4D4C">
        <w:rPr>
          <w:rStyle w:val="Lienhypertexte"/>
          <w:noProof/>
        </w:rPr>
        <w:t>Suppression automatique des historiques</w:t>
      </w:r>
      <w:r w:rsidR="00503554">
        <w:rPr>
          <w:noProof/>
          <w:webHidden/>
        </w:rPr>
        <w:tab/>
      </w:r>
      <w:r>
        <w:rPr>
          <w:noProof/>
          <w:webHidden/>
        </w:rPr>
        <w:fldChar w:fldCharType="begin"/>
      </w:r>
      <w:r w:rsidR="00503554">
        <w:rPr>
          <w:noProof/>
          <w:webHidden/>
        </w:rPr>
        <w:instrText xml:space="preserve"> PAGEREF _Toc292454239 \h </w:instrText>
      </w:r>
      <w:r>
        <w:rPr>
          <w:noProof/>
          <w:webHidden/>
        </w:rPr>
      </w:r>
      <w:r>
        <w:rPr>
          <w:noProof/>
          <w:webHidden/>
        </w:rPr>
        <w:fldChar w:fldCharType="separate"/>
      </w:r>
      <w:ins w:id="155" w:author="WAWSZCZYK Eric WEBNET" w:date="2011-09-09T09:27:00Z">
        <w:r w:rsidR="00B55025">
          <w:rPr>
            <w:noProof/>
            <w:webHidden/>
          </w:rPr>
          <w:t>101</w:t>
        </w:r>
      </w:ins>
      <w:del w:id="156" w:author="WAWSZCZYK Eric WEBNET" w:date="2011-08-25T14:30:00Z">
        <w:r w:rsidR="00503554" w:rsidDel="00247B41">
          <w:rPr>
            <w:noProof/>
            <w:webHidden/>
          </w:rPr>
          <w:delText>99</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"_Toc292454240" </w:instrText>
      </w:r>
      <w:r>
        <w:fldChar w:fldCharType="separate"/>
      </w:r>
      <w:r w:rsidR="00503554" w:rsidRPr="00BF4D4C">
        <w:rPr>
          <w:rStyle w:val="Lienhypertexte"/>
          <w:noProof/>
        </w:rPr>
        <w:t>7.2</w:t>
      </w:r>
      <w:r w:rsidR="00503554">
        <w:rPr>
          <w:rFonts w:asciiTheme="minorHAnsi" w:eastAsiaTheme="minorEastAsia" w:hAnsiTheme="minorHAnsi" w:cstheme="minorBidi"/>
          <w:smallCaps w:val="0"/>
          <w:noProof/>
          <w:sz w:val="22"/>
          <w:szCs w:val="22"/>
        </w:rPr>
        <w:tab/>
      </w:r>
      <w:r w:rsidR="00503554" w:rsidRPr="00BF4D4C">
        <w:rPr>
          <w:rStyle w:val="Lienhypertexte"/>
          <w:noProof/>
        </w:rPr>
        <w:t>mISES à jour automatiques</w:t>
      </w:r>
      <w:r w:rsidR="00503554">
        <w:rPr>
          <w:noProof/>
          <w:webHidden/>
        </w:rPr>
        <w:tab/>
      </w:r>
      <w:r>
        <w:rPr>
          <w:noProof/>
          <w:webHidden/>
        </w:rPr>
        <w:fldChar w:fldCharType="begin"/>
      </w:r>
      <w:r w:rsidR="00503554">
        <w:rPr>
          <w:noProof/>
          <w:webHidden/>
        </w:rPr>
        <w:instrText xml:space="preserve"> PAGEREF _Toc292454240 \h </w:instrText>
      </w:r>
      <w:r>
        <w:rPr>
          <w:noProof/>
          <w:webHidden/>
        </w:rPr>
      </w:r>
      <w:r>
        <w:rPr>
          <w:noProof/>
          <w:webHidden/>
        </w:rPr>
        <w:fldChar w:fldCharType="separate"/>
      </w:r>
      <w:ins w:id="157" w:author="WAWSZCZYK Eric WEBNET" w:date="2011-09-09T09:27:00Z">
        <w:r w:rsidR="00B55025">
          <w:rPr>
            <w:noProof/>
            <w:webHidden/>
          </w:rPr>
          <w:t>102</w:t>
        </w:r>
      </w:ins>
      <w:del w:id="158" w:author="WAWSZCZYK Eric WEBNET" w:date="2011-08-25T14:30:00Z">
        <w:r w:rsidR="00503554" w:rsidDel="00247B41">
          <w:rPr>
            <w:noProof/>
            <w:webHidden/>
          </w:rPr>
          <w:delText>99</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"_Toc292454241" </w:instrText>
      </w:r>
      <w:r>
        <w:fldChar w:fldCharType="separate"/>
      </w:r>
      <w:r w:rsidR="00503554" w:rsidRPr="00BF4D4C">
        <w:rPr>
          <w:rStyle w:val="Lienhypertexte"/>
          <w:noProof/>
        </w:rPr>
        <w:t>7.3</w:t>
      </w:r>
      <w:r w:rsidR="00503554">
        <w:rPr>
          <w:rFonts w:asciiTheme="minorHAnsi" w:eastAsiaTheme="minorEastAsia" w:hAnsiTheme="minorHAnsi" w:cstheme="minorBidi"/>
          <w:smallCaps w:val="0"/>
          <w:noProof/>
          <w:sz w:val="22"/>
          <w:szCs w:val="22"/>
        </w:rPr>
        <w:tab/>
      </w:r>
      <w:r w:rsidR="00503554" w:rsidRPr="00BF4D4C">
        <w:rPr>
          <w:rStyle w:val="Lienhypertexte"/>
          <w:noProof/>
        </w:rPr>
        <w:t>Mode dégradé Véhicules et HNO</w:t>
      </w:r>
      <w:r w:rsidR="00503554">
        <w:rPr>
          <w:noProof/>
          <w:webHidden/>
        </w:rPr>
        <w:tab/>
      </w:r>
      <w:r>
        <w:rPr>
          <w:noProof/>
          <w:webHidden/>
        </w:rPr>
        <w:fldChar w:fldCharType="begin"/>
      </w:r>
      <w:r w:rsidR="00503554">
        <w:rPr>
          <w:noProof/>
          <w:webHidden/>
        </w:rPr>
        <w:instrText xml:space="preserve"> PAGEREF _Toc292454241 \h </w:instrText>
      </w:r>
      <w:r>
        <w:rPr>
          <w:noProof/>
          <w:webHidden/>
        </w:rPr>
      </w:r>
      <w:r>
        <w:rPr>
          <w:noProof/>
          <w:webHidden/>
        </w:rPr>
        <w:fldChar w:fldCharType="separate"/>
      </w:r>
      <w:ins w:id="159" w:author="WAWSZCZYK Eric WEBNET" w:date="2011-09-09T09:27:00Z">
        <w:r w:rsidR="00B55025">
          <w:rPr>
            <w:noProof/>
            <w:webHidden/>
          </w:rPr>
          <w:t>102</w:t>
        </w:r>
      </w:ins>
      <w:del w:id="160" w:author="WAWSZCZYK Eric WEBNET" w:date="2011-08-25T14:30:00Z">
        <w:r w:rsidR="00503554" w:rsidDel="00247B41">
          <w:rPr>
            <w:noProof/>
            <w:webHidden/>
          </w:rPr>
          <w:delText>100</w:delText>
        </w:r>
      </w:del>
      <w:r>
        <w:rPr>
          <w:noProof/>
          <w:webHidden/>
        </w:rPr>
        <w:fldChar w:fldCharType="end"/>
      </w:r>
      <w:r>
        <w:rPr>
          <w:noProof/>
        </w:rPr>
        <w:fldChar w:fldCharType="end"/>
      </w:r>
    </w:p>
    <w:p w:rsidR="00503554" w:rsidRDefault="008F7F9B">
      <w:pPr>
        <w:pStyle w:val="TM1"/>
        <w:rPr>
          <w:rFonts w:asciiTheme="minorHAnsi" w:eastAsiaTheme="minorEastAsia" w:hAnsiTheme="minorHAnsi" w:cstheme="minorBidi"/>
          <w:caps w:val="0"/>
          <w:sz w:val="22"/>
          <w:szCs w:val="22"/>
        </w:rPr>
      </w:pPr>
      <w:r>
        <w:fldChar w:fldCharType="begin"/>
      </w:r>
      <w:r w:rsidR="006F3AB7">
        <w:instrText xml:space="preserve"> HYPERLINK \l "_Toc292454242" </w:instrText>
      </w:r>
      <w:r>
        <w:fldChar w:fldCharType="separate"/>
      </w:r>
      <w:r w:rsidR="00503554" w:rsidRPr="00BF4D4C">
        <w:rPr>
          <w:rStyle w:val="Lienhypertexte"/>
        </w:rPr>
        <w:t>8</w:t>
      </w:r>
      <w:r w:rsidR="00503554">
        <w:rPr>
          <w:rFonts w:asciiTheme="minorHAnsi" w:eastAsiaTheme="minorEastAsia" w:hAnsiTheme="minorHAnsi" w:cstheme="minorBidi"/>
          <w:caps w:val="0"/>
          <w:sz w:val="22"/>
          <w:szCs w:val="22"/>
        </w:rPr>
        <w:tab/>
      </w:r>
      <w:r w:rsidR="00503554" w:rsidRPr="00BF4D4C">
        <w:rPr>
          <w:rStyle w:val="Lienhypertexte"/>
        </w:rPr>
        <w:t>Gestion des états</w:t>
      </w:r>
      <w:r w:rsidR="00503554">
        <w:rPr>
          <w:webHidden/>
        </w:rPr>
        <w:tab/>
      </w:r>
      <w:r>
        <w:rPr>
          <w:webHidden/>
        </w:rPr>
        <w:fldChar w:fldCharType="begin"/>
      </w:r>
      <w:r w:rsidR="00503554">
        <w:rPr>
          <w:webHidden/>
        </w:rPr>
        <w:instrText xml:space="preserve"> PAGEREF _Toc292454242 \h </w:instrText>
      </w:r>
      <w:r>
        <w:rPr>
          <w:webHidden/>
        </w:rPr>
      </w:r>
      <w:r>
        <w:rPr>
          <w:webHidden/>
        </w:rPr>
        <w:fldChar w:fldCharType="separate"/>
      </w:r>
      <w:ins w:id="161" w:author="WAWSZCZYK Eric WEBNET" w:date="2011-09-09T09:27:00Z">
        <w:r w:rsidR="00B55025">
          <w:rPr>
            <w:webHidden/>
          </w:rPr>
          <w:t>103</w:t>
        </w:r>
      </w:ins>
      <w:del w:id="162" w:author="WAWSZCZYK Eric WEBNET" w:date="2011-08-25T14:30:00Z">
        <w:r w:rsidR="00503554" w:rsidDel="00247B41">
          <w:rPr>
            <w:webHidden/>
          </w:rPr>
          <w:delText>101</w:delText>
        </w:r>
      </w:del>
      <w:r>
        <w:rPr>
          <w:webHidden/>
        </w:rPr>
        <w:fldChar w:fldCharType="end"/>
      </w:r>
      <w: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"_Toc292454243" </w:instrText>
      </w:r>
      <w:r>
        <w:fldChar w:fldCharType="separate"/>
      </w:r>
      <w:r w:rsidR="00503554" w:rsidRPr="00BF4D4C">
        <w:rPr>
          <w:rStyle w:val="Lienhypertexte"/>
          <w:noProof/>
        </w:rPr>
        <w:t>8.1</w:t>
      </w:r>
      <w:r w:rsidR="00503554">
        <w:rPr>
          <w:rFonts w:asciiTheme="minorHAnsi" w:eastAsiaTheme="minorEastAsia" w:hAnsiTheme="minorHAnsi" w:cstheme="minorBidi"/>
          <w:smallCaps w:val="0"/>
          <w:noProof/>
          <w:sz w:val="22"/>
          <w:szCs w:val="22"/>
        </w:rPr>
        <w:tab/>
      </w:r>
      <w:r w:rsidR="00503554" w:rsidRPr="00BF4D4C">
        <w:rPr>
          <w:rStyle w:val="Lienhypertexte"/>
          <w:noProof/>
        </w:rPr>
        <w:t>Generalités</w:t>
      </w:r>
      <w:r w:rsidR="00503554">
        <w:rPr>
          <w:noProof/>
          <w:webHidden/>
        </w:rPr>
        <w:tab/>
      </w:r>
      <w:r>
        <w:rPr>
          <w:noProof/>
          <w:webHidden/>
        </w:rPr>
        <w:fldChar w:fldCharType="begin"/>
      </w:r>
      <w:r w:rsidR="00503554">
        <w:rPr>
          <w:noProof/>
          <w:webHidden/>
        </w:rPr>
        <w:instrText xml:space="preserve"> PAGEREF _Toc292454243 \h </w:instrText>
      </w:r>
      <w:r>
        <w:rPr>
          <w:noProof/>
          <w:webHidden/>
        </w:rPr>
      </w:r>
      <w:r>
        <w:rPr>
          <w:noProof/>
          <w:webHidden/>
        </w:rPr>
        <w:fldChar w:fldCharType="separate"/>
      </w:r>
      <w:ins w:id="163" w:author="WAWSZCZYK Eric WEBNET" w:date="2011-09-09T09:27:00Z">
        <w:r w:rsidR="00B55025">
          <w:rPr>
            <w:noProof/>
            <w:webHidden/>
          </w:rPr>
          <w:t>103</w:t>
        </w:r>
      </w:ins>
      <w:del w:id="164" w:author="WAWSZCZYK Eric WEBNET" w:date="2011-08-25T14:30:00Z">
        <w:r w:rsidR="00503554" w:rsidDel="00247B41">
          <w:rPr>
            <w:noProof/>
            <w:webHidden/>
          </w:rPr>
          <w:delText>101</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"_Toc292454244" </w:instrText>
      </w:r>
      <w:r>
        <w:fldChar w:fldCharType="separate"/>
      </w:r>
      <w:r w:rsidR="00503554" w:rsidRPr="00BF4D4C">
        <w:rPr>
          <w:rStyle w:val="Lienhypertexte"/>
          <w:noProof/>
        </w:rPr>
        <w:t>8.2</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AVIS FSD (Etat 2)</w:t>
      </w:r>
      <w:r w:rsidR="00503554">
        <w:rPr>
          <w:noProof/>
          <w:webHidden/>
        </w:rPr>
        <w:tab/>
      </w:r>
      <w:r>
        <w:rPr>
          <w:noProof/>
          <w:webHidden/>
        </w:rPr>
        <w:fldChar w:fldCharType="begin"/>
      </w:r>
      <w:r w:rsidR="00503554">
        <w:rPr>
          <w:noProof/>
          <w:webHidden/>
        </w:rPr>
        <w:instrText xml:space="preserve"> PAGEREF _Toc292454244 \h </w:instrText>
      </w:r>
      <w:r>
        <w:rPr>
          <w:noProof/>
          <w:webHidden/>
        </w:rPr>
      </w:r>
      <w:r>
        <w:rPr>
          <w:noProof/>
          <w:webHidden/>
        </w:rPr>
        <w:fldChar w:fldCharType="separate"/>
      </w:r>
      <w:ins w:id="165" w:author="WAWSZCZYK Eric WEBNET" w:date="2011-09-09T09:27:00Z">
        <w:r w:rsidR="00B55025">
          <w:rPr>
            <w:noProof/>
            <w:webHidden/>
          </w:rPr>
          <w:t>103</w:t>
        </w:r>
      </w:ins>
      <w:del w:id="166" w:author="WAWSZCZYK Eric WEBNET" w:date="2011-08-25T14:30:00Z">
        <w:r w:rsidR="00503554" w:rsidDel="00247B41">
          <w:rPr>
            <w:noProof/>
            <w:webHidden/>
          </w:rPr>
          <w:delText>101</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"_Toc292454245" </w:instrText>
      </w:r>
      <w:r>
        <w:fldChar w:fldCharType="separate"/>
      </w:r>
      <w:r w:rsidR="00503554" w:rsidRPr="00BF4D4C">
        <w:rPr>
          <w:rStyle w:val="Lienhypertexte"/>
          <w:noProof/>
        </w:rPr>
        <w:t>8.2.1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avis FSD</w:t>
      </w:r>
      <w:r w:rsidR="00503554">
        <w:rPr>
          <w:noProof/>
          <w:webHidden/>
        </w:rPr>
        <w:tab/>
      </w:r>
      <w:r>
        <w:rPr>
          <w:noProof/>
          <w:webHidden/>
        </w:rPr>
        <w:fldChar w:fldCharType="begin"/>
      </w:r>
      <w:r w:rsidR="00503554">
        <w:rPr>
          <w:noProof/>
          <w:webHidden/>
        </w:rPr>
        <w:instrText xml:space="preserve"> PAGEREF _Toc292454245 \h </w:instrText>
      </w:r>
      <w:r>
        <w:rPr>
          <w:noProof/>
          <w:webHidden/>
        </w:rPr>
      </w:r>
      <w:r>
        <w:rPr>
          <w:noProof/>
          <w:webHidden/>
        </w:rPr>
        <w:fldChar w:fldCharType="separate"/>
      </w:r>
      <w:ins w:id="167" w:author="WAWSZCZYK Eric WEBNET" w:date="2011-09-09T09:27:00Z">
        <w:r w:rsidR="00B55025">
          <w:rPr>
            <w:noProof/>
            <w:webHidden/>
          </w:rPr>
          <w:t>103</w:t>
        </w:r>
      </w:ins>
      <w:del w:id="168" w:author="WAWSZCZYK Eric WEBNET" w:date="2011-08-25T14:30:00Z">
        <w:r w:rsidR="00503554" w:rsidDel="00247B41">
          <w:rPr>
            <w:noProof/>
            <w:webHidden/>
          </w:rPr>
          <w:delText>101</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"_Toc292454246" </w:instrText>
      </w:r>
      <w:r>
        <w:fldChar w:fldCharType="separate"/>
      </w:r>
      <w:r w:rsidR="00503554" w:rsidRPr="00BF4D4C">
        <w:rPr>
          <w:rStyle w:val="Lienhypertexte"/>
          <w:noProof/>
        </w:rPr>
        <w:t>8.3</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fins de validite (Etat 3)</w:t>
      </w:r>
      <w:r w:rsidR="00503554">
        <w:rPr>
          <w:noProof/>
          <w:webHidden/>
        </w:rPr>
        <w:tab/>
      </w:r>
      <w:r>
        <w:rPr>
          <w:noProof/>
          <w:webHidden/>
        </w:rPr>
        <w:fldChar w:fldCharType="begin"/>
      </w:r>
      <w:r w:rsidR="00503554">
        <w:rPr>
          <w:noProof/>
          <w:webHidden/>
        </w:rPr>
        <w:instrText xml:space="preserve"> PAGEREF _Toc292454246 \h </w:instrText>
      </w:r>
      <w:r>
        <w:rPr>
          <w:noProof/>
          <w:webHidden/>
        </w:rPr>
      </w:r>
      <w:r>
        <w:rPr>
          <w:noProof/>
          <w:webHidden/>
        </w:rPr>
        <w:fldChar w:fldCharType="separate"/>
      </w:r>
      <w:ins w:id="169" w:author="WAWSZCZYK Eric WEBNET" w:date="2011-09-09T09:27:00Z">
        <w:r w:rsidR="00B55025">
          <w:rPr>
            <w:noProof/>
            <w:webHidden/>
          </w:rPr>
          <w:t>105</w:t>
        </w:r>
      </w:ins>
      <w:del w:id="170" w:author="WAWSZCZYK Eric WEBNET" w:date="2011-08-25T14:30:00Z">
        <w:r w:rsidR="00503554" w:rsidDel="00247B41">
          <w:rPr>
            <w:noProof/>
            <w:webHidden/>
          </w:rPr>
          <w:delText>103</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"_Toc292454247" </w:instrText>
      </w:r>
      <w:r>
        <w:fldChar w:fldCharType="separate"/>
      </w:r>
      <w:r w:rsidR="00503554" w:rsidRPr="00BF4D4C">
        <w:rPr>
          <w:rStyle w:val="Lienhypertexte"/>
          <w:noProof/>
        </w:rPr>
        <w:t>8.3.1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fins de validité</w:t>
      </w:r>
      <w:r w:rsidR="00503554">
        <w:rPr>
          <w:noProof/>
          <w:webHidden/>
        </w:rPr>
        <w:tab/>
      </w:r>
      <w:r>
        <w:rPr>
          <w:noProof/>
          <w:webHidden/>
        </w:rPr>
        <w:fldChar w:fldCharType="begin"/>
      </w:r>
      <w:r w:rsidR="00503554">
        <w:rPr>
          <w:noProof/>
          <w:webHidden/>
        </w:rPr>
        <w:instrText xml:space="preserve"> PAGEREF _Toc292454247 \h </w:instrText>
      </w:r>
      <w:r>
        <w:rPr>
          <w:noProof/>
          <w:webHidden/>
        </w:rPr>
      </w:r>
      <w:r>
        <w:rPr>
          <w:noProof/>
          <w:webHidden/>
        </w:rPr>
        <w:fldChar w:fldCharType="separate"/>
      </w:r>
      <w:ins w:id="171" w:author="WAWSZCZYK Eric WEBNET" w:date="2011-09-09T09:27:00Z">
        <w:r w:rsidR="00B55025">
          <w:rPr>
            <w:noProof/>
            <w:webHidden/>
          </w:rPr>
          <w:t>105</w:t>
        </w:r>
      </w:ins>
      <w:del w:id="172" w:author="WAWSZCZYK Eric WEBNET" w:date="2011-08-25T14:30:00Z">
        <w:r w:rsidR="00503554" w:rsidDel="00247B41">
          <w:rPr>
            <w:noProof/>
            <w:webHidden/>
          </w:rPr>
          <w:delText>103</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"_Toc292454248" </w:instrText>
      </w:r>
      <w:r>
        <w:fldChar w:fldCharType="separate"/>
      </w:r>
      <w:r w:rsidR="00503554" w:rsidRPr="00BF4D4C">
        <w:rPr>
          <w:rStyle w:val="Lienhypertexte"/>
          <w:noProof/>
        </w:rPr>
        <w:t>8.4</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avis FSD arrivant a peremption (Etat 4)</w:t>
      </w:r>
      <w:r w:rsidR="00503554">
        <w:rPr>
          <w:noProof/>
          <w:webHidden/>
        </w:rPr>
        <w:tab/>
      </w:r>
      <w:r>
        <w:rPr>
          <w:noProof/>
          <w:webHidden/>
        </w:rPr>
        <w:fldChar w:fldCharType="begin"/>
      </w:r>
      <w:r w:rsidR="00503554">
        <w:rPr>
          <w:noProof/>
          <w:webHidden/>
        </w:rPr>
        <w:instrText xml:space="preserve"> PAGEREF _Toc292454248 \h </w:instrText>
      </w:r>
      <w:r>
        <w:rPr>
          <w:noProof/>
          <w:webHidden/>
        </w:rPr>
      </w:r>
      <w:r>
        <w:rPr>
          <w:noProof/>
          <w:webHidden/>
        </w:rPr>
        <w:fldChar w:fldCharType="separate"/>
      </w:r>
      <w:ins w:id="173" w:author="WAWSZCZYK Eric WEBNET" w:date="2011-09-09T09:27:00Z">
        <w:r w:rsidR="00B55025">
          <w:rPr>
            <w:noProof/>
            <w:webHidden/>
          </w:rPr>
          <w:t>107</w:t>
        </w:r>
      </w:ins>
      <w:del w:id="174" w:author="WAWSZCZYK Eric WEBNET" w:date="2011-08-25T14:30:00Z">
        <w:r w:rsidR="00503554" w:rsidDel="00247B41">
          <w:rPr>
            <w:noProof/>
            <w:webHidden/>
          </w:rPr>
          <w:delText>105</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"_Toc292454249" </w:instrText>
      </w:r>
      <w:r>
        <w:fldChar w:fldCharType="separate"/>
      </w:r>
      <w:r w:rsidR="00503554" w:rsidRPr="00BF4D4C">
        <w:rPr>
          <w:rStyle w:val="Lienhypertexte"/>
          <w:noProof/>
        </w:rPr>
        <w:t>8.4.1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avis FSD  arrivant à péremption</w:t>
      </w:r>
      <w:r w:rsidR="00503554">
        <w:rPr>
          <w:noProof/>
          <w:webHidden/>
        </w:rPr>
        <w:tab/>
      </w:r>
      <w:r>
        <w:rPr>
          <w:noProof/>
          <w:webHidden/>
        </w:rPr>
        <w:fldChar w:fldCharType="begin"/>
      </w:r>
      <w:r w:rsidR="00503554">
        <w:rPr>
          <w:noProof/>
          <w:webHidden/>
        </w:rPr>
        <w:instrText xml:space="preserve"> PAGEREF _Toc292454249 \h </w:instrText>
      </w:r>
      <w:r>
        <w:rPr>
          <w:noProof/>
          <w:webHidden/>
        </w:rPr>
      </w:r>
      <w:r>
        <w:rPr>
          <w:noProof/>
          <w:webHidden/>
        </w:rPr>
        <w:fldChar w:fldCharType="separate"/>
      </w:r>
      <w:ins w:id="175" w:author="WAWSZCZYK Eric WEBNET" w:date="2011-09-09T09:27:00Z">
        <w:r w:rsidR="00B55025">
          <w:rPr>
            <w:noProof/>
            <w:webHidden/>
          </w:rPr>
          <w:t>107</w:t>
        </w:r>
      </w:ins>
      <w:del w:id="176" w:author="WAWSZCZYK Eric WEBNET" w:date="2011-08-25T14:30:00Z">
        <w:r w:rsidR="00503554" w:rsidDel="00247B41">
          <w:rPr>
            <w:noProof/>
            <w:webHidden/>
          </w:rPr>
          <w:delText>105</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"_Toc292454250" </w:instrText>
      </w:r>
      <w:r>
        <w:fldChar w:fldCharType="separate"/>
      </w:r>
      <w:r w:rsidR="00503554" w:rsidRPr="00BF4D4C">
        <w:rPr>
          <w:rStyle w:val="Lienhypertexte"/>
          <w:noProof/>
        </w:rPr>
        <w:t>8.5</w:t>
      </w:r>
      <w:r w:rsidR="00503554">
        <w:rPr>
          <w:rFonts w:asciiTheme="minorHAnsi" w:eastAsiaTheme="minorEastAsia" w:hAnsiTheme="minorHAnsi" w:cstheme="minorBidi"/>
          <w:smallCaps w:val="0"/>
          <w:noProof/>
          <w:sz w:val="22"/>
          <w:szCs w:val="22"/>
        </w:rPr>
        <w:tab/>
      </w:r>
      <w:r w:rsidR="00503554" w:rsidRPr="00BF4D4C">
        <w:rPr>
          <w:rStyle w:val="Lienhypertexte"/>
          <w:noProof/>
        </w:rPr>
        <w:t>Fiche iNDIVIDUELLE (Etat 5)</w:t>
      </w:r>
      <w:r w:rsidR="00503554">
        <w:rPr>
          <w:noProof/>
          <w:webHidden/>
        </w:rPr>
        <w:tab/>
      </w:r>
      <w:r>
        <w:rPr>
          <w:noProof/>
          <w:webHidden/>
        </w:rPr>
        <w:fldChar w:fldCharType="begin"/>
      </w:r>
      <w:r w:rsidR="00503554">
        <w:rPr>
          <w:noProof/>
          <w:webHidden/>
        </w:rPr>
        <w:instrText xml:space="preserve"> PAGEREF _Toc292454250 \h </w:instrText>
      </w:r>
      <w:r>
        <w:rPr>
          <w:noProof/>
          <w:webHidden/>
        </w:rPr>
      </w:r>
      <w:r>
        <w:rPr>
          <w:noProof/>
          <w:webHidden/>
        </w:rPr>
        <w:fldChar w:fldCharType="separate"/>
      </w:r>
      <w:ins w:id="177" w:author="WAWSZCZYK Eric WEBNET" w:date="2011-09-09T09:27:00Z">
        <w:r w:rsidR="00B55025">
          <w:rPr>
            <w:noProof/>
            <w:webHidden/>
          </w:rPr>
          <w:t>109</w:t>
        </w:r>
      </w:ins>
      <w:del w:id="178" w:author="WAWSZCZYK Eric WEBNET" w:date="2011-08-25T14:30:00Z">
        <w:r w:rsidR="00503554" w:rsidDel="00247B41">
          <w:rPr>
            <w:noProof/>
            <w:webHidden/>
          </w:rPr>
          <w:delText>107</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"_Toc292454251" </w:instrText>
      </w:r>
      <w:r>
        <w:fldChar w:fldCharType="separate"/>
      </w:r>
      <w:r w:rsidR="00503554" w:rsidRPr="00BF4D4C">
        <w:rPr>
          <w:rStyle w:val="Lienhypertexte"/>
          <w:noProof/>
        </w:rPr>
        <w:t>8.5.1</w:t>
      </w:r>
      <w:r w:rsidR="00503554">
        <w:rPr>
          <w:rFonts w:asciiTheme="minorHAnsi" w:eastAsiaTheme="minorEastAsia" w:hAnsiTheme="minorHAnsi" w:cstheme="minorBidi"/>
          <w:noProof/>
          <w:sz w:val="22"/>
          <w:szCs w:val="22"/>
        </w:rPr>
        <w:tab/>
      </w:r>
      <w:r w:rsidR="00503554" w:rsidRPr="00BF4D4C">
        <w:rPr>
          <w:rStyle w:val="Lienhypertexte"/>
          <w:noProof/>
        </w:rPr>
        <w:t>Cas d'utilisation éditer la fiche individuelle</w:t>
      </w:r>
      <w:r w:rsidR="00503554">
        <w:rPr>
          <w:noProof/>
          <w:webHidden/>
        </w:rPr>
        <w:tab/>
      </w:r>
      <w:r>
        <w:rPr>
          <w:noProof/>
          <w:webHidden/>
        </w:rPr>
        <w:fldChar w:fldCharType="begin"/>
      </w:r>
      <w:r w:rsidR="00503554">
        <w:rPr>
          <w:noProof/>
          <w:webHidden/>
        </w:rPr>
        <w:instrText xml:space="preserve"> PAGEREF _Toc292454251 \h </w:instrText>
      </w:r>
      <w:r>
        <w:rPr>
          <w:noProof/>
          <w:webHidden/>
        </w:rPr>
      </w:r>
      <w:r>
        <w:rPr>
          <w:noProof/>
          <w:webHidden/>
        </w:rPr>
        <w:fldChar w:fldCharType="separate"/>
      </w:r>
      <w:ins w:id="179" w:author="WAWSZCZYK Eric WEBNET" w:date="2011-09-09T09:27:00Z">
        <w:r w:rsidR="00B55025">
          <w:rPr>
            <w:noProof/>
            <w:webHidden/>
          </w:rPr>
          <w:t>109</w:t>
        </w:r>
      </w:ins>
      <w:del w:id="180" w:author="WAWSZCZYK Eric WEBNET" w:date="2011-08-25T14:30:00Z">
        <w:r w:rsidR="00503554" w:rsidDel="00247B41">
          <w:rPr>
            <w:noProof/>
            <w:webHidden/>
          </w:rPr>
          <w:delText>107</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"_Toc292454252" </w:instrText>
      </w:r>
      <w:r>
        <w:fldChar w:fldCharType="separate"/>
      </w:r>
      <w:r w:rsidR="00503554" w:rsidRPr="00BF4D4C">
        <w:rPr>
          <w:rStyle w:val="Lienhypertexte"/>
          <w:noProof/>
        </w:rPr>
        <w:t>8.6</w:t>
      </w:r>
      <w:r w:rsidR="00503554">
        <w:rPr>
          <w:rFonts w:asciiTheme="minorHAnsi" w:eastAsiaTheme="minorEastAsia" w:hAnsiTheme="minorHAnsi" w:cstheme="minorBidi"/>
          <w:smallCaps w:val="0"/>
          <w:noProof/>
          <w:sz w:val="22"/>
          <w:szCs w:val="22"/>
        </w:rPr>
        <w:tab/>
      </w:r>
      <w:r w:rsidR="00503554" w:rsidRPr="00BF4D4C">
        <w:rPr>
          <w:rStyle w:val="Lienhypertexte"/>
          <w:noProof/>
        </w:rPr>
        <w:t>Fiche iNDIVIDUELLE simplifiée (Etat 5bis)</w:t>
      </w:r>
      <w:r w:rsidR="00503554">
        <w:rPr>
          <w:noProof/>
          <w:webHidden/>
        </w:rPr>
        <w:tab/>
      </w:r>
      <w:r>
        <w:rPr>
          <w:noProof/>
          <w:webHidden/>
        </w:rPr>
        <w:fldChar w:fldCharType="begin"/>
      </w:r>
      <w:r w:rsidR="00503554">
        <w:rPr>
          <w:noProof/>
          <w:webHidden/>
        </w:rPr>
        <w:instrText xml:space="preserve"> PAGEREF _Toc292454252 \h </w:instrText>
      </w:r>
      <w:r>
        <w:rPr>
          <w:noProof/>
          <w:webHidden/>
        </w:rPr>
      </w:r>
      <w:r>
        <w:rPr>
          <w:noProof/>
          <w:webHidden/>
        </w:rPr>
        <w:fldChar w:fldCharType="separate"/>
      </w:r>
      <w:ins w:id="181" w:author="WAWSZCZYK Eric WEBNET" w:date="2011-09-09T09:27:00Z">
        <w:r w:rsidR="00B55025">
          <w:rPr>
            <w:noProof/>
            <w:webHidden/>
          </w:rPr>
          <w:t>111</w:t>
        </w:r>
      </w:ins>
      <w:del w:id="182" w:author="WAWSZCZYK Eric WEBNET" w:date="2011-08-25T14:30:00Z">
        <w:r w:rsidR="00503554" w:rsidDel="00247B41">
          <w:rPr>
            <w:noProof/>
            <w:webHidden/>
          </w:rPr>
          <w:delText>109</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"_Toc292454253" </w:instrText>
      </w:r>
      <w:r>
        <w:fldChar w:fldCharType="separate"/>
      </w:r>
      <w:r w:rsidR="00503554" w:rsidRPr="00BF4D4C">
        <w:rPr>
          <w:rStyle w:val="Lienhypertexte"/>
          <w:noProof/>
        </w:rPr>
        <w:t>8.6.1</w:t>
      </w:r>
      <w:r w:rsidR="00503554">
        <w:rPr>
          <w:rFonts w:asciiTheme="minorHAnsi" w:eastAsiaTheme="minorEastAsia" w:hAnsiTheme="minorHAnsi" w:cstheme="minorBidi"/>
          <w:noProof/>
          <w:sz w:val="22"/>
          <w:szCs w:val="22"/>
        </w:rPr>
        <w:tab/>
      </w:r>
      <w:r w:rsidR="00503554" w:rsidRPr="00BF4D4C">
        <w:rPr>
          <w:rStyle w:val="Lienhypertexte"/>
          <w:noProof/>
        </w:rPr>
        <w:t>Cas d'utilisation éditer la fiche individuelle simplifiée</w:t>
      </w:r>
      <w:r w:rsidR="00503554">
        <w:rPr>
          <w:noProof/>
          <w:webHidden/>
        </w:rPr>
        <w:tab/>
      </w:r>
      <w:r>
        <w:rPr>
          <w:noProof/>
          <w:webHidden/>
        </w:rPr>
        <w:fldChar w:fldCharType="begin"/>
      </w:r>
      <w:r w:rsidR="00503554">
        <w:rPr>
          <w:noProof/>
          <w:webHidden/>
        </w:rPr>
        <w:instrText xml:space="preserve"> PAGEREF _Toc292454253 \h </w:instrText>
      </w:r>
      <w:r>
        <w:rPr>
          <w:noProof/>
          <w:webHidden/>
        </w:rPr>
      </w:r>
      <w:r>
        <w:rPr>
          <w:noProof/>
          <w:webHidden/>
        </w:rPr>
        <w:fldChar w:fldCharType="separate"/>
      </w:r>
      <w:ins w:id="183" w:author="WAWSZCZYK Eric WEBNET" w:date="2011-09-09T09:27:00Z">
        <w:r w:rsidR="00B55025">
          <w:rPr>
            <w:noProof/>
            <w:webHidden/>
          </w:rPr>
          <w:t>111</w:t>
        </w:r>
      </w:ins>
      <w:del w:id="184" w:author="WAWSZCZYK Eric WEBNET" w:date="2011-08-25T14:30:00Z">
        <w:r w:rsidR="00503554" w:rsidDel="00247B41">
          <w:rPr>
            <w:noProof/>
            <w:webHidden/>
          </w:rPr>
          <w:delText>109</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"_Toc292454254" </w:instrText>
      </w:r>
      <w:r>
        <w:fldChar w:fldCharType="separate"/>
      </w:r>
      <w:r w:rsidR="00503554" w:rsidRPr="00BF4D4C">
        <w:rPr>
          <w:rStyle w:val="Lienhypertexte"/>
          <w:noProof/>
        </w:rPr>
        <w:t>8.7</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personnes par unité à l'origine de la demande (Etat 6)</w:t>
      </w:r>
      <w:r w:rsidR="00503554">
        <w:rPr>
          <w:noProof/>
          <w:webHidden/>
        </w:rPr>
        <w:tab/>
      </w:r>
      <w:r>
        <w:rPr>
          <w:noProof/>
          <w:webHidden/>
        </w:rPr>
        <w:fldChar w:fldCharType="begin"/>
      </w:r>
      <w:r w:rsidR="00503554">
        <w:rPr>
          <w:noProof/>
          <w:webHidden/>
        </w:rPr>
        <w:instrText xml:space="preserve"> PAGEREF _Toc292454254 \h </w:instrText>
      </w:r>
      <w:r>
        <w:rPr>
          <w:noProof/>
          <w:webHidden/>
        </w:rPr>
      </w:r>
      <w:r>
        <w:rPr>
          <w:noProof/>
          <w:webHidden/>
        </w:rPr>
        <w:fldChar w:fldCharType="separate"/>
      </w:r>
      <w:ins w:id="185" w:author="WAWSZCZYK Eric WEBNET" w:date="2011-09-09T09:27:00Z">
        <w:r w:rsidR="00B55025">
          <w:rPr>
            <w:noProof/>
            <w:webHidden/>
          </w:rPr>
          <w:t>112</w:t>
        </w:r>
      </w:ins>
      <w:del w:id="186" w:author="WAWSZCZYK Eric WEBNET" w:date="2011-08-25T14:30:00Z">
        <w:r w:rsidR="00503554" w:rsidDel="00247B41">
          <w:rPr>
            <w:noProof/>
            <w:webHidden/>
          </w:rPr>
          <w:delText>111</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"_Toc292454255" </w:instrText>
      </w:r>
      <w:r>
        <w:fldChar w:fldCharType="separate"/>
      </w:r>
      <w:r w:rsidR="00503554" w:rsidRPr="00BF4D4C">
        <w:rPr>
          <w:rStyle w:val="Lienhypertexte"/>
          <w:noProof/>
        </w:rPr>
        <w:t>8.7.1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personnes par unité à l'origine de la demande</w:t>
      </w:r>
      <w:r w:rsidR="00503554">
        <w:rPr>
          <w:noProof/>
          <w:webHidden/>
        </w:rPr>
        <w:tab/>
      </w:r>
      <w:r>
        <w:rPr>
          <w:noProof/>
          <w:webHidden/>
        </w:rPr>
        <w:fldChar w:fldCharType="begin"/>
      </w:r>
      <w:r w:rsidR="00503554">
        <w:rPr>
          <w:noProof/>
          <w:webHidden/>
        </w:rPr>
        <w:instrText xml:space="preserve"> PAGEREF _Toc292454255 \h </w:instrText>
      </w:r>
      <w:r>
        <w:rPr>
          <w:noProof/>
          <w:webHidden/>
        </w:rPr>
      </w:r>
      <w:r>
        <w:rPr>
          <w:noProof/>
          <w:webHidden/>
        </w:rPr>
        <w:fldChar w:fldCharType="separate"/>
      </w:r>
      <w:ins w:id="187" w:author="WAWSZCZYK Eric WEBNET" w:date="2011-09-09T09:27:00Z">
        <w:r w:rsidR="00B55025">
          <w:rPr>
            <w:noProof/>
            <w:webHidden/>
          </w:rPr>
          <w:t>112</w:t>
        </w:r>
      </w:ins>
      <w:del w:id="188" w:author="WAWSZCZYK Eric WEBNET" w:date="2011-08-25T14:30:00Z">
        <w:r w:rsidR="00503554" w:rsidDel="00247B41">
          <w:rPr>
            <w:noProof/>
            <w:webHidden/>
          </w:rPr>
          <w:delText>111</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"_Toc292454256" </w:instrText>
      </w:r>
      <w:r>
        <w:fldChar w:fldCharType="separate"/>
      </w:r>
      <w:r w:rsidR="00503554" w:rsidRPr="00BF4D4C">
        <w:rPr>
          <w:rStyle w:val="Lienhypertexte"/>
          <w:noProof/>
        </w:rPr>
        <w:t>8.8</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HNO (Etat 7)</w:t>
      </w:r>
      <w:r w:rsidR="00503554">
        <w:rPr>
          <w:noProof/>
          <w:webHidden/>
        </w:rPr>
        <w:tab/>
      </w:r>
      <w:r>
        <w:rPr>
          <w:noProof/>
          <w:webHidden/>
        </w:rPr>
        <w:fldChar w:fldCharType="begin"/>
      </w:r>
      <w:r w:rsidR="00503554">
        <w:rPr>
          <w:noProof/>
          <w:webHidden/>
        </w:rPr>
        <w:instrText xml:space="preserve"> PAGEREF _Toc292454256 \h </w:instrText>
      </w:r>
      <w:r>
        <w:rPr>
          <w:noProof/>
          <w:webHidden/>
        </w:rPr>
      </w:r>
      <w:r>
        <w:rPr>
          <w:noProof/>
          <w:webHidden/>
        </w:rPr>
        <w:fldChar w:fldCharType="separate"/>
      </w:r>
      <w:ins w:id="189" w:author="WAWSZCZYK Eric WEBNET" w:date="2011-09-09T09:27:00Z">
        <w:r w:rsidR="00B55025">
          <w:rPr>
            <w:noProof/>
            <w:webHidden/>
          </w:rPr>
          <w:t>114</w:t>
        </w:r>
      </w:ins>
      <w:del w:id="190" w:author="WAWSZCZYK Eric WEBNET" w:date="2011-08-25T14:30:00Z">
        <w:r w:rsidR="00503554" w:rsidDel="00247B41">
          <w:rPr>
            <w:noProof/>
            <w:webHidden/>
          </w:rPr>
          <w:delText>113</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"_Toc292454257" </w:instrText>
      </w:r>
      <w:r>
        <w:fldChar w:fldCharType="separate"/>
      </w:r>
      <w:r w:rsidR="00503554" w:rsidRPr="00BF4D4C">
        <w:rPr>
          <w:rStyle w:val="Lienhypertexte"/>
          <w:noProof/>
        </w:rPr>
        <w:t>8.8.1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HNO</w:t>
      </w:r>
      <w:r w:rsidR="00503554">
        <w:rPr>
          <w:noProof/>
          <w:webHidden/>
        </w:rPr>
        <w:tab/>
      </w:r>
      <w:r>
        <w:rPr>
          <w:noProof/>
          <w:webHidden/>
        </w:rPr>
        <w:fldChar w:fldCharType="begin"/>
      </w:r>
      <w:r w:rsidR="00503554">
        <w:rPr>
          <w:noProof/>
          <w:webHidden/>
        </w:rPr>
        <w:instrText xml:space="preserve"> PAGEREF _Toc292454257 \h </w:instrText>
      </w:r>
      <w:r>
        <w:rPr>
          <w:noProof/>
          <w:webHidden/>
        </w:rPr>
      </w:r>
      <w:r>
        <w:rPr>
          <w:noProof/>
          <w:webHidden/>
        </w:rPr>
        <w:fldChar w:fldCharType="separate"/>
      </w:r>
      <w:ins w:id="191" w:author="WAWSZCZYK Eric WEBNET" w:date="2011-09-09T09:27:00Z">
        <w:r w:rsidR="00B55025">
          <w:rPr>
            <w:noProof/>
            <w:webHidden/>
          </w:rPr>
          <w:t>114</w:t>
        </w:r>
      </w:ins>
      <w:del w:id="192" w:author="WAWSZCZYK Eric WEBNET" w:date="2011-08-25T14:30:00Z">
        <w:r w:rsidR="00503554" w:rsidDel="00247B41">
          <w:rPr>
            <w:noProof/>
            <w:webHidden/>
          </w:rPr>
          <w:delText>113</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"_Toc292454258" </w:instrText>
      </w:r>
      <w:r>
        <w:fldChar w:fldCharType="separate"/>
      </w:r>
      <w:r w:rsidR="00503554" w:rsidRPr="00BF4D4C">
        <w:rPr>
          <w:rStyle w:val="Lienhypertexte"/>
          <w:noProof/>
        </w:rPr>
        <w:t>8.9</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accès véhicule (Etat 8)</w:t>
      </w:r>
      <w:r w:rsidR="00503554">
        <w:rPr>
          <w:noProof/>
          <w:webHidden/>
        </w:rPr>
        <w:tab/>
      </w:r>
      <w:r>
        <w:rPr>
          <w:noProof/>
          <w:webHidden/>
        </w:rPr>
        <w:fldChar w:fldCharType="begin"/>
      </w:r>
      <w:r w:rsidR="00503554">
        <w:rPr>
          <w:noProof/>
          <w:webHidden/>
        </w:rPr>
        <w:instrText xml:space="preserve"> PAGEREF _Toc292454258 \h </w:instrText>
      </w:r>
      <w:r>
        <w:rPr>
          <w:noProof/>
          <w:webHidden/>
        </w:rPr>
      </w:r>
      <w:r>
        <w:rPr>
          <w:noProof/>
          <w:webHidden/>
        </w:rPr>
        <w:fldChar w:fldCharType="separate"/>
      </w:r>
      <w:ins w:id="193" w:author="WAWSZCZYK Eric WEBNET" w:date="2011-09-09T09:27:00Z">
        <w:r w:rsidR="00B55025">
          <w:rPr>
            <w:noProof/>
            <w:webHidden/>
          </w:rPr>
          <w:t>116</w:t>
        </w:r>
      </w:ins>
      <w:del w:id="194" w:author="WAWSZCZYK Eric WEBNET" w:date="2011-08-25T14:30:00Z">
        <w:r w:rsidR="00503554" w:rsidDel="00247B41">
          <w:rPr>
            <w:noProof/>
            <w:webHidden/>
          </w:rPr>
          <w:delText>115</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"_Toc292454259" </w:instrText>
      </w:r>
      <w:r>
        <w:fldChar w:fldCharType="separate"/>
      </w:r>
      <w:r w:rsidR="00503554" w:rsidRPr="00BF4D4C">
        <w:rPr>
          <w:rStyle w:val="Lienhypertexte"/>
          <w:noProof/>
        </w:rPr>
        <w:t>8.9.1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accès véhicule</w:t>
      </w:r>
      <w:r w:rsidR="00503554">
        <w:rPr>
          <w:noProof/>
          <w:webHidden/>
        </w:rPr>
        <w:tab/>
      </w:r>
      <w:r>
        <w:rPr>
          <w:noProof/>
          <w:webHidden/>
        </w:rPr>
        <w:fldChar w:fldCharType="begin"/>
      </w:r>
      <w:r w:rsidR="00503554">
        <w:rPr>
          <w:noProof/>
          <w:webHidden/>
        </w:rPr>
        <w:instrText xml:space="preserve"> PAGEREF _Toc292454259 \h </w:instrText>
      </w:r>
      <w:r>
        <w:rPr>
          <w:noProof/>
          <w:webHidden/>
        </w:rPr>
      </w:r>
      <w:r>
        <w:rPr>
          <w:noProof/>
          <w:webHidden/>
        </w:rPr>
        <w:fldChar w:fldCharType="separate"/>
      </w:r>
      <w:ins w:id="195" w:author="WAWSZCZYK Eric WEBNET" w:date="2011-09-09T09:27:00Z">
        <w:r w:rsidR="00B55025">
          <w:rPr>
            <w:noProof/>
            <w:webHidden/>
          </w:rPr>
          <w:t>116</w:t>
        </w:r>
      </w:ins>
      <w:del w:id="196" w:author="WAWSZCZYK Eric WEBNET" w:date="2011-08-25T14:30:00Z">
        <w:r w:rsidR="00503554" w:rsidDel="00247B41">
          <w:rPr>
            <w:noProof/>
            <w:webHidden/>
          </w:rPr>
          <w:delText>115</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"_Toc292454260" </w:instrText>
      </w:r>
      <w:r>
        <w:fldChar w:fldCharType="separate"/>
      </w:r>
      <w:r w:rsidR="00503554" w:rsidRPr="00BF4D4C">
        <w:rPr>
          <w:rStyle w:val="Lienhypertexte"/>
          <w:noProof/>
        </w:rPr>
        <w:t>8.10</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personnes par statut, date de fin d'accès au centre et date de validité du badge (Etat 9)</w:t>
      </w:r>
      <w:r w:rsidR="00503554">
        <w:rPr>
          <w:noProof/>
          <w:webHidden/>
        </w:rPr>
        <w:tab/>
      </w:r>
      <w:r>
        <w:rPr>
          <w:noProof/>
          <w:webHidden/>
        </w:rPr>
        <w:fldChar w:fldCharType="begin"/>
      </w:r>
      <w:r w:rsidR="00503554">
        <w:rPr>
          <w:noProof/>
          <w:webHidden/>
        </w:rPr>
        <w:instrText xml:space="preserve"> PAGEREF _Toc292454260 \h </w:instrText>
      </w:r>
      <w:r>
        <w:rPr>
          <w:noProof/>
          <w:webHidden/>
        </w:rPr>
      </w:r>
      <w:r>
        <w:rPr>
          <w:noProof/>
          <w:webHidden/>
        </w:rPr>
        <w:fldChar w:fldCharType="separate"/>
      </w:r>
      <w:ins w:id="197" w:author="WAWSZCZYK Eric WEBNET" w:date="2011-09-09T09:27:00Z">
        <w:r w:rsidR="00B55025">
          <w:rPr>
            <w:noProof/>
            <w:webHidden/>
          </w:rPr>
          <w:t>118</w:t>
        </w:r>
      </w:ins>
      <w:del w:id="198" w:author="WAWSZCZYK Eric WEBNET" w:date="2011-08-25T14:30:00Z">
        <w:r w:rsidR="00503554" w:rsidDel="00247B41">
          <w:rPr>
            <w:noProof/>
            <w:webHidden/>
          </w:rPr>
          <w:delText>117</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"_Toc292454261" </w:instrText>
      </w:r>
      <w:r>
        <w:fldChar w:fldCharType="separate"/>
      </w:r>
      <w:r w:rsidR="00503554" w:rsidRPr="00BF4D4C">
        <w:rPr>
          <w:rStyle w:val="Lienhypertexte"/>
          <w:noProof/>
        </w:rPr>
        <w:t>8.10.1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personnes par statut, date de fin d'accès au centre…</w:t>
      </w:r>
      <w:r w:rsidR="00503554">
        <w:rPr>
          <w:noProof/>
          <w:webHidden/>
        </w:rPr>
        <w:tab/>
      </w:r>
      <w:r>
        <w:rPr>
          <w:noProof/>
          <w:webHidden/>
        </w:rPr>
        <w:fldChar w:fldCharType="begin"/>
      </w:r>
      <w:r w:rsidR="00503554">
        <w:rPr>
          <w:noProof/>
          <w:webHidden/>
        </w:rPr>
        <w:instrText xml:space="preserve"> PAGEREF _Toc292454261 \h </w:instrText>
      </w:r>
      <w:r>
        <w:rPr>
          <w:noProof/>
          <w:webHidden/>
        </w:rPr>
      </w:r>
      <w:r>
        <w:rPr>
          <w:noProof/>
          <w:webHidden/>
        </w:rPr>
        <w:fldChar w:fldCharType="separate"/>
      </w:r>
      <w:ins w:id="199" w:author="WAWSZCZYK Eric WEBNET" w:date="2011-09-09T09:27:00Z">
        <w:r w:rsidR="00B55025">
          <w:rPr>
            <w:noProof/>
            <w:webHidden/>
          </w:rPr>
          <w:t>118</w:t>
        </w:r>
      </w:ins>
      <w:del w:id="200" w:author="WAWSZCZYK Eric WEBNET" w:date="2011-08-25T14:30:00Z">
        <w:r w:rsidR="00503554" w:rsidDel="00247B41">
          <w:rPr>
            <w:noProof/>
            <w:webHidden/>
          </w:rPr>
          <w:delText>117</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"_Toc292454262" </w:instrText>
      </w:r>
      <w:r>
        <w:fldChar w:fldCharType="separate"/>
      </w:r>
      <w:r w:rsidR="00503554" w:rsidRPr="00BF4D4C">
        <w:rPr>
          <w:rStyle w:val="Lienhypertexte"/>
          <w:noProof/>
        </w:rPr>
        <w:t>8.11</w:t>
      </w:r>
      <w:r w:rsidR="00503554">
        <w:rPr>
          <w:rFonts w:asciiTheme="minorHAnsi" w:eastAsiaTheme="minorEastAsia" w:hAnsiTheme="minorHAnsi" w:cstheme="minorBidi"/>
          <w:smallCaps w:val="0"/>
          <w:noProof/>
          <w:sz w:val="22"/>
          <w:szCs w:val="22"/>
        </w:rPr>
        <w:tab/>
      </w:r>
      <w:r w:rsidR="00503554" w:rsidRPr="00BF4D4C">
        <w:rPr>
          <w:rStyle w:val="Lienhypertexte"/>
          <w:noProof/>
        </w:rPr>
        <w:t>Extraction de statistiques (Etat 10)</w:t>
      </w:r>
      <w:r w:rsidR="00503554">
        <w:rPr>
          <w:noProof/>
          <w:webHidden/>
        </w:rPr>
        <w:tab/>
      </w:r>
      <w:r>
        <w:rPr>
          <w:noProof/>
          <w:webHidden/>
        </w:rPr>
        <w:fldChar w:fldCharType="begin"/>
      </w:r>
      <w:r w:rsidR="00503554">
        <w:rPr>
          <w:noProof/>
          <w:webHidden/>
        </w:rPr>
        <w:instrText xml:space="preserve"> PAGEREF _Toc292454262 \h </w:instrText>
      </w:r>
      <w:r>
        <w:rPr>
          <w:noProof/>
          <w:webHidden/>
        </w:rPr>
      </w:r>
      <w:r>
        <w:rPr>
          <w:noProof/>
          <w:webHidden/>
        </w:rPr>
        <w:fldChar w:fldCharType="separate"/>
      </w:r>
      <w:ins w:id="201" w:author="WAWSZCZYK Eric WEBNET" w:date="2011-09-09T09:27:00Z">
        <w:r w:rsidR="00B55025">
          <w:rPr>
            <w:noProof/>
            <w:webHidden/>
          </w:rPr>
          <w:t>120</w:t>
        </w:r>
      </w:ins>
      <w:del w:id="202" w:author="WAWSZCZYK Eric WEBNET" w:date="2011-08-25T14:30:00Z">
        <w:r w:rsidR="00503554" w:rsidDel="00247B41">
          <w:rPr>
            <w:noProof/>
            <w:webHidden/>
          </w:rPr>
          <w:delText>119</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"_Toc292454263" </w:instrText>
      </w:r>
      <w:r>
        <w:fldChar w:fldCharType="separate"/>
      </w:r>
      <w:r w:rsidR="00503554" w:rsidRPr="00BF4D4C">
        <w:rPr>
          <w:rStyle w:val="Lienhypertexte"/>
          <w:noProof/>
        </w:rPr>
        <w:t>8.11.1</w:t>
      </w:r>
      <w:r w:rsidR="00503554">
        <w:rPr>
          <w:rFonts w:asciiTheme="minorHAnsi" w:eastAsiaTheme="minorEastAsia" w:hAnsiTheme="minorHAnsi" w:cstheme="minorBidi"/>
          <w:noProof/>
          <w:sz w:val="22"/>
          <w:szCs w:val="22"/>
        </w:rPr>
        <w:tab/>
      </w:r>
      <w:r w:rsidR="00503554" w:rsidRPr="00BF4D4C">
        <w:rPr>
          <w:rStyle w:val="Lienhypertexte"/>
          <w:noProof/>
        </w:rPr>
        <w:t>Cas d'utilisation extraire les statistiques</w:t>
      </w:r>
      <w:r w:rsidR="00503554">
        <w:rPr>
          <w:noProof/>
          <w:webHidden/>
        </w:rPr>
        <w:tab/>
      </w:r>
      <w:r>
        <w:rPr>
          <w:noProof/>
          <w:webHidden/>
        </w:rPr>
        <w:fldChar w:fldCharType="begin"/>
      </w:r>
      <w:r w:rsidR="00503554">
        <w:rPr>
          <w:noProof/>
          <w:webHidden/>
        </w:rPr>
        <w:instrText xml:space="preserve"> PAGEREF _Toc292454263 \h </w:instrText>
      </w:r>
      <w:r>
        <w:rPr>
          <w:noProof/>
          <w:webHidden/>
        </w:rPr>
      </w:r>
      <w:r>
        <w:rPr>
          <w:noProof/>
          <w:webHidden/>
        </w:rPr>
        <w:fldChar w:fldCharType="separate"/>
      </w:r>
      <w:ins w:id="203" w:author="WAWSZCZYK Eric WEBNET" w:date="2011-09-09T09:27:00Z">
        <w:r w:rsidR="00B55025">
          <w:rPr>
            <w:noProof/>
            <w:webHidden/>
          </w:rPr>
          <w:t>120</w:t>
        </w:r>
      </w:ins>
      <w:del w:id="204" w:author="WAWSZCZYK Eric WEBNET" w:date="2011-08-25T14:30:00Z">
        <w:r w:rsidR="00503554" w:rsidDel="00247B41">
          <w:rPr>
            <w:noProof/>
            <w:webHidden/>
          </w:rPr>
          <w:delText>119</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"_Toc292454264" </w:instrText>
      </w:r>
      <w:r>
        <w:fldChar w:fldCharType="separate"/>
      </w:r>
      <w:r w:rsidR="00503554" w:rsidRPr="00BF4D4C">
        <w:rPr>
          <w:rStyle w:val="Lienhypertexte"/>
          <w:noProof/>
        </w:rPr>
        <w:t>8.12</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personnes dont le badge est expiré et non restitué (Etat 12)</w:t>
      </w:r>
      <w:r w:rsidR="00503554">
        <w:rPr>
          <w:noProof/>
          <w:webHidden/>
        </w:rPr>
        <w:tab/>
      </w:r>
      <w:r>
        <w:rPr>
          <w:noProof/>
          <w:webHidden/>
        </w:rPr>
        <w:fldChar w:fldCharType="begin"/>
      </w:r>
      <w:r w:rsidR="00503554">
        <w:rPr>
          <w:noProof/>
          <w:webHidden/>
        </w:rPr>
        <w:instrText xml:space="preserve"> PAGEREF _Toc292454264 \h </w:instrText>
      </w:r>
      <w:r>
        <w:rPr>
          <w:noProof/>
          <w:webHidden/>
        </w:rPr>
      </w:r>
      <w:r>
        <w:rPr>
          <w:noProof/>
          <w:webHidden/>
        </w:rPr>
        <w:fldChar w:fldCharType="separate"/>
      </w:r>
      <w:ins w:id="205" w:author="WAWSZCZYK Eric WEBNET" w:date="2011-09-09T09:27:00Z">
        <w:r w:rsidR="00B55025">
          <w:rPr>
            <w:noProof/>
            <w:webHidden/>
          </w:rPr>
          <w:t>122</w:t>
        </w:r>
      </w:ins>
      <w:del w:id="206" w:author="WAWSZCZYK Eric WEBNET" w:date="2011-08-25T14:30:00Z">
        <w:r w:rsidR="00503554" w:rsidDel="00247B41">
          <w:rPr>
            <w:noProof/>
            <w:webHidden/>
          </w:rPr>
          <w:delText>121</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"_Toc292454265" </w:instrText>
      </w:r>
      <w:r>
        <w:fldChar w:fldCharType="separate"/>
      </w:r>
      <w:r w:rsidR="00503554" w:rsidRPr="00BF4D4C">
        <w:rPr>
          <w:rStyle w:val="Lienhypertexte"/>
          <w:noProof/>
        </w:rPr>
        <w:t>8.12.1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personnes dont le badge est expiré et non restitué</w:t>
      </w:r>
      <w:r w:rsidR="00503554">
        <w:rPr>
          <w:noProof/>
          <w:webHidden/>
        </w:rPr>
        <w:tab/>
      </w:r>
      <w:r>
        <w:rPr>
          <w:noProof/>
          <w:webHidden/>
        </w:rPr>
        <w:fldChar w:fldCharType="begin"/>
      </w:r>
      <w:r w:rsidR="00503554">
        <w:rPr>
          <w:noProof/>
          <w:webHidden/>
        </w:rPr>
        <w:instrText xml:space="preserve"> PAGEREF _Toc292454265 \h </w:instrText>
      </w:r>
      <w:r>
        <w:rPr>
          <w:noProof/>
          <w:webHidden/>
        </w:rPr>
      </w:r>
      <w:r>
        <w:rPr>
          <w:noProof/>
          <w:webHidden/>
        </w:rPr>
        <w:fldChar w:fldCharType="separate"/>
      </w:r>
      <w:ins w:id="207" w:author="WAWSZCZYK Eric WEBNET" w:date="2011-09-09T09:27:00Z">
        <w:r w:rsidR="00B55025">
          <w:rPr>
            <w:noProof/>
            <w:webHidden/>
          </w:rPr>
          <w:t>122</w:t>
        </w:r>
      </w:ins>
      <w:del w:id="208" w:author="WAWSZCZYK Eric WEBNET" w:date="2011-08-25T14:30:00Z">
        <w:r w:rsidR="00503554" w:rsidDel="00247B41">
          <w:rPr>
            <w:noProof/>
            <w:webHidden/>
          </w:rPr>
          <w:delText>121</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"_Toc292454266" </w:instrText>
      </w:r>
      <w:r>
        <w:fldChar w:fldCharType="separate"/>
      </w:r>
      <w:r w:rsidR="00503554" w:rsidRPr="00BF4D4C">
        <w:rPr>
          <w:rStyle w:val="Lienhypertexte"/>
          <w:noProof/>
        </w:rPr>
        <w:t>8.13</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personnes appartenant à une entreprise (Etat 13-14)</w:t>
      </w:r>
      <w:r w:rsidR="00503554">
        <w:rPr>
          <w:noProof/>
          <w:webHidden/>
        </w:rPr>
        <w:tab/>
      </w:r>
      <w:r>
        <w:rPr>
          <w:noProof/>
          <w:webHidden/>
        </w:rPr>
        <w:fldChar w:fldCharType="begin"/>
      </w:r>
      <w:r w:rsidR="00503554">
        <w:rPr>
          <w:noProof/>
          <w:webHidden/>
        </w:rPr>
        <w:instrText xml:space="preserve"> PAGEREF _Toc292454266 \h </w:instrText>
      </w:r>
      <w:r>
        <w:rPr>
          <w:noProof/>
          <w:webHidden/>
        </w:rPr>
      </w:r>
      <w:r>
        <w:rPr>
          <w:noProof/>
          <w:webHidden/>
        </w:rPr>
        <w:fldChar w:fldCharType="separate"/>
      </w:r>
      <w:ins w:id="209" w:author="WAWSZCZYK Eric WEBNET" w:date="2011-09-09T09:27:00Z">
        <w:r w:rsidR="00B55025">
          <w:rPr>
            <w:noProof/>
            <w:webHidden/>
          </w:rPr>
          <w:t>124</w:t>
        </w:r>
      </w:ins>
      <w:del w:id="210" w:author="WAWSZCZYK Eric WEBNET" w:date="2011-08-25T14:30:00Z">
        <w:r w:rsidR="00503554" w:rsidDel="00247B41">
          <w:rPr>
            <w:noProof/>
            <w:webHidden/>
          </w:rPr>
          <w:delText>123</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"_Toc292454267" </w:instrText>
      </w:r>
      <w:r>
        <w:fldChar w:fldCharType="separate"/>
      </w:r>
      <w:r w:rsidR="00503554" w:rsidRPr="00BF4D4C">
        <w:rPr>
          <w:rStyle w:val="Lienhypertexte"/>
          <w:noProof/>
        </w:rPr>
        <w:t>8.13.1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personnes appartenant à une entreprise</w:t>
      </w:r>
      <w:r w:rsidR="00503554">
        <w:rPr>
          <w:noProof/>
          <w:webHidden/>
        </w:rPr>
        <w:tab/>
      </w:r>
      <w:r>
        <w:rPr>
          <w:noProof/>
          <w:webHidden/>
        </w:rPr>
        <w:fldChar w:fldCharType="begin"/>
      </w:r>
      <w:r w:rsidR="00503554">
        <w:rPr>
          <w:noProof/>
          <w:webHidden/>
        </w:rPr>
        <w:instrText xml:space="preserve"> PAGEREF _Toc292454267 \h </w:instrText>
      </w:r>
      <w:r>
        <w:rPr>
          <w:noProof/>
          <w:webHidden/>
        </w:rPr>
      </w:r>
      <w:r>
        <w:rPr>
          <w:noProof/>
          <w:webHidden/>
        </w:rPr>
        <w:fldChar w:fldCharType="separate"/>
      </w:r>
      <w:ins w:id="211" w:author="WAWSZCZYK Eric WEBNET" w:date="2011-09-09T09:27:00Z">
        <w:r w:rsidR="00B55025">
          <w:rPr>
            <w:noProof/>
            <w:webHidden/>
          </w:rPr>
          <w:t>124</w:t>
        </w:r>
      </w:ins>
      <w:del w:id="212" w:author="WAWSZCZYK Eric WEBNET" w:date="2011-08-25T14:30:00Z">
        <w:r w:rsidR="00503554" w:rsidDel="00247B41">
          <w:rPr>
            <w:noProof/>
            <w:webHidden/>
          </w:rPr>
          <w:delText>123</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"_Toc292454268" </w:instrText>
      </w:r>
      <w:r>
        <w:fldChar w:fldCharType="separate"/>
      </w:r>
      <w:r w:rsidR="00503554" w:rsidRPr="00BF4D4C">
        <w:rPr>
          <w:rStyle w:val="Lienhypertexte"/>
          <w:noProof/>
        </w:rPr>
        <w:t>8.14</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personnes ayant un badge actif (Etat 15)</w:t>
      </w:r>
      <w:r w:rsidR="00503554">
        <w:rPr>
          <w:noProof/>
          <w:webHidden/>
        </w:rPr>
        <w:tab/>
      </w:r>
      <w:r>
        <w:rPr>
          <w:noProof/>
          <w:webHidden/>
        </w:rPr>
        <w:fldChar w:fldCharType="begin"/>
      </w:r>
      <w:r w:rsidR="00503554">
        <w:rPr>
          <w:noProof/>
          <w:webHidden/>
        </w:rPr>
        <w:instrText xml:space="preserve"> PAGEREF _Toc292454268 \h </w:instrText>
      </w:r>
      <w:r>
        <w:rPr>
          <w:noProof/>
          <w:webHidden/>
        </w:rPr>
      </w:r>
      <w:r>
        <w:rPr>
          <w:noProof/>
          <w:webHidden/>
        </w:rPr>
        <w:fldChar w:fldCharType="separate"/>
      </w:r>
      <w:ins w:id="213" w:author="WAWSZCZYK Eric WEBNET" w:date="2011-09-09T09:27:00Z">
        <w:r w:rsidR="00B55025">
          <w:rPr>
            <w:noProof/>
            <w:webHidden/>
          </w:rPr>
          <w:t>126</w:t>
        </w:r>
      </w:ins>
      <w:del w:id="214" w:author="WAWSZCZYK Eric WEBNET" w:date="2011-08-25T14:30:00Z">
        <w:r w:rsidR="00503554" w:rsidDel="00247B41">
          <w:rPr>
            <w:noProof/>
            <w:webHidden/>
          </w:rPr>
          <w:delText>125</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"_Toc292454269" </w:instrText>
      </w:r>
      <w:r>
        <w:fldChar w:fldCharType="separate"/>
      </w:r>
      <w:r w:rsidR="00503554" w:rsidRPr="00BF4D4C">
        <w:rPr>
          <w:rStyle w:val="Lienhypertexte"/>
          <w:noProof/>
        </w:rPr>
        <w:t>8.14.1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personnes ayant un badge actif</w:t>
      </w:r>
      <w:r w:rsidR="00503554">
        <w:rPr>
          <w:noProof/>
          <w:webHidden/>
        </w:rPr>
        <w:tab/>
      </w:r>
      <w:r>
        <w:rPr>
          <w:noProof/>
          <w:webHidden/>
        </w:rPr>
        <w:fldChar w:fldCharType="begin"/>
      </w:r>
      <w:r w:rsidR="00503554">
        <w:rPr>
          <w:noProof/>
          <w:webHidden/>
        </w:rPr>
        <w:instrText xml:space="preserve"> PAGEREF _Toc292454269 \h </w:instrText>
      </w:r>
      <w:r>
        <w:rPr>
          <w:noProof/>
          <w:webHidden/>
        </w:rPr>
      </w:r>
      <w:r>
        <w:rPr>
          <w:noProof/>
          <w:webHidden/>
        </w:rPr>
        <w:fldChar w:fldCharType="separate"/>
      </w:r>
      <w:ins w:id="215" w:author="WAWSZCZYK Eric WEBNET" w:date="2011-09-09T09:27:00Z">
        <w:r w:rsidR="00B55025">
          <w:rPr>
            <w:noProof/>
            <w:webHidden/>
          </w:rPr>
          <w:t>126</w:t>
        </w:r>
      </w:ins>
      <w:del w:id="216" w:author="WAWSZCZYK Eric WEBNET" w:date="2011-08-25T14:30:00Z">
        <w:r w:rsidR="00503554" w:rsidDel="00247B41">
          <w:rPr>
            <w:noProof/>
            <w:webHidden/>
          </w:rPr>
          <w:delText>125</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"_Toc292454270" </w:instrText>
      </w:r>
      <w:r>
        <w:fldChar w:fldCharType="separate"/>
      </w:r>
      <w:r w:rsidR="00503554" w:rsidRPr="00BF4D4C">
        <w:rPr>
          <w:rStyle w:val="Lienhypertexte"/>
          <w:noProof/>
        </w:rPr>
        <w:t>8.15</w:t>
      </w:r>
      <w:r w:rsidR="00503554">
        <w:rPr>
          <w:rFonts w:asciiTheme="minorHAnsi" w:eastAsiaTheme="minorEastAsia" w:hAnsiTheme="minorHAnsi" w:cstheme="minorBidi"/>
          <w:smallCaps w:val="0"/>
          <w:noProof/>
          <w:sz w:val="22"/>
          <w:szCs w:val="22"/>
        </w:rPr>
        <w:tab/>
      </w:r>
      <w:r w:rsidR="00503554" w:rsidRPr="00BF4D4C">
        <w:rPr>
          <w:rStyle w:val="Lienhypertexte"/>
          <w:noProof/>
        </w:rPr>
        <w:t>Edition d'un avis FSD au format PDF</w:t>
      </w:r>
      <w:r w:rsidR="00503554">
        <w:rPr>
          <w:noProof/>
          <w:webHidden/>
        </w:rPr>
        <w:tab/>
      </w:r>
      <w:r>
        <w:rPr>
          <w:noProof/>
          <w:webHidden/>
        </w:rPr>
        <w:fldChar w:fldCharType="begin"/>
      </w:r>
      <w:r w:rsidR="00503554">
        <w:rPr>
          <w:noProof/>
          <w:webHidden/>
        </w:rPr>
        <w:instrText xml:space="preserve"> PAGEREF _Toc292454270 \h </w:instrText>
      </w:r>
      <w:r>
        <w:rPr>
          <w:noProof/>
          <w:webHidden/>
        </w:rPr>
      </w:r>
      <w:r>
        <w:rPr>
          <w:noProof/>
          <w:webHidden/>
        </w:rPr>
        <w:fldChar w:fldCharType="separate"/>
      </w:r>
      <w:ins w:id="217" w:author="WAWSZCZYK Eric WEBNET" w:date="2011-09-09T09:27:00Z">
        <w:r w:rsidR="00B55025">
          <w:rPr>
            <w:noProof/>
            <w:webHidden/>
          </w:rPr>
          <w:t>130</w:t>
        </w:r>
      </w:ins>
      <w:del w:id="218" w:author="WAWSZCZYK Eric WEBNET" w:date="2011-08-25T14:30:00Z">
        <w:r w:rsidR="00503554" w:rsidDel="00247B41">
          <w:rPr>
            <w:noProof/>
            <w:webHidden/>
          </w:rPr>
          <w:delText>129</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lastRenderedPageBreak/>
        <w:fldChar w:fldCharType="begin"/>
      </w:r>
      <w:r w:rsidR="006F3AB7">
        <w:instrText xml:space="preserve"> HYPERLINK \l "_Toc292454271" </w:instrText>
      </w:r>
      <w:r>
        <w:fldChar w:fldCharType="separate"/>
      </w:r>
      <w:r w:rsidR="00503554" w:rsidRPr="00BF4D4C">
        <w:rPr>
          <w:rStyle w:val="Lienhypertexte"/>
          <w:noProof/>
        </w:rPr>
        <w:t>8.15.1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personnes appartenant à une entreprise</w:t>
      </w:r>
      <w:r w:rsidR="00503554">
        <w:rPr>
          <w:noProof/>
          <w:webHidden/>
        </w:rPr>
        <w:tab/>
      </w:r>
      <w:r>
        <w:rPr>
          <w:noProof/>
          <w:webHidden/>
        </w:rPr>
        <w:fldChar w:fldCharType="begin"/>
      </w:r>
      <w:r w:rsidR="00503554">
        <w:rPr>
          <w:noProof/>
          <w:webHidden/>
        </w:rPr>
        <w:instrText xml:space="preserve"> PAGEREF _Toc292454271 \h </w:instrText>
      </w:r>
      <w:r>
        <w:rPr>
          <w:noProof/>
          <w:webHidden/>
        </w:rPr>
      </w:r>
      <w:r>
        <w:rPr>
          <w:noProof/>
          <w:webHidden/>
        </w:rPr>
        <w:fldChar w:fldCharType="separate"/>
      </w:r>
      <w:ins w:id="219" w:author="WAWSZCZYK Eric WEBNET" w:date="2011-09-09T09:27:00Z">
        <w:r w:rsidR="00B55025">
          <w:rPr>
            <w:noProof/>
            <w:webHidden/>
          </w:rPr>
          <w:t>130</w:t>
        </w:r>
      </w:ins>
      <w:del w:id="220" w:author="WAWSZCZYK Eric WEBNET" w:date="2011-08-25T14:30:00Z">
        <w:r w:rsidR="00503554" w:rsidDel="00247B41">
          <w:rPr>
            <w:noProof/>
            <w:webHidden/>
          </w:rPr>
          <w:delText>129</w:delText>
        </w:r>
      </w:del>
      <w:r>
        <w:rPr>
          <w:noProof/>
          <w:webHidden/>
        </w:rPr>
        <w:fldChar w:fldCharType="end"/>
      </w:r>
      <w:r>
        <w:rPr>
          <w:noProof/>
        </w:rP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"_Toc292454272" </w:instrText>
      </w:r>
      <w:r>
        <w:fldChar w:fldCharType="separate"/>
      </w:r>
      <w:r w:rsidR="00503554" w:rsidRPr="00BF4D4C">
        <w:rPr>
          <w:rStyle w:val="Lienhypertexte"/>
          <w:noProof/>
        </w:rPr>
        <w:t>8.16</w:t>
      </w:r>
      <w:r w:rsidR="00503554">
        <w:rPr>
          <w:rFonts w:asciiTheme="minorHAnsi" w:eastAsiaTheme="minorEastAsia" w:hAnsiTheme="minorHAnsi" w:cstheme="minorBidi"/>
          <w:smallCaps w:val="0"/>
          <w:noProof/>
          <w:sz w:val="22"/>
          <w:szCs w:val="22"/>
        </w:rPr>
        <w:tab/>
      </w:r>
      <w:r w:rsidR="00503554" w:rsidRPr="00BF4D4C">
        <w:rPr>
          <w:rStyle w:val="Lienhypertexte"/>
          <w:noProof/>
        </w:rPr>
        <w:t>Liste des doublons</w:t>
      </w:r>
      <w:r w:rsidR="00503554">
        <w:rPr>
          <w:noProof/>
          <w:webHidden/>
        </w:rPr>
        <w:tab/>
      </w:r>
      <w:r>
        <w:rPr>
          <w:noProof/>
          <w:webHidden/>
        </w:rPr>
        <w:fldChar w:fldCharType="begin"/>
      </w:r>
      <w:r w:rsidR="00503554">
        <w:rPr>
          <w:noProof/>
          <w:webHidden/>
        </w:rPr>
        <w:instrText xml:space="preserve"> PAGEREF _Toc292454272 \h </w:instrText>
      </w:r>
      <w:r>
        <w:rPr>
          <w:noProof/>
          <w:webHidden/>
        </w:rPr>
      </w:r>
      <w:r>
        <w:rPr>
          <w:noProof/>
          <w:webHidden/>
        </w:rPr>
        <w:fldChar w:fldCharType="separate"/>
      </w:r>
      <w:ins w:id="221" w:author="WAWSZCZYK Eric WEBNET" w:date="2011-09-09T09:27:00Z">
        <w:r w:rsidR="00B55025">
          <w:rPr>
            <w:noProof/>
            <w:webHidden/>
          </w:rPr>
          <w:t>132</w:t>
        </w:r>
      </w:ins>
      <w:del w:id="222" w:author="WAWSZCZYK Eric WEBNET" w:date="2011-08-25T14:30:00Z">
        <w:r w:rsidR="00503554" w:rsidDel="00247B41">
          <w:rPr>
            <w:noProof/>
            <w:webHidden/>
          </w:rPr>
          <w:delText>131</w:delText>
        </w:r>
      </w:del>
      <w:r>
        <w:rPr>
          <w:noProof/>
          <w:webHidden/>
        </w:rPr>
        <w:fldChar w:fldCharType="end"/>
      </w:r>
      <w:r>
        <w:rPr>
          <w:noProof/>
        </w:rPr>
        <w:fldChar w:fldCharType="end"/>
      </w:r>
    </w:p>
    <w:p w:rsidR="00503554" w:rsidRDefault="008F7F9B">
      <w:pPr>
        <w:pStyle w:val="TM3"/>
        <w:tabs>
          <w:tab w:val="left" w:pos="144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"_Toc292454273" </w:instrText>
      </w:r>
      <w:r>
        <w:fldChar w:fldCharType="separate"/>
      </w:r>
      <w:r w:rsidR="00503554" w:rsidRPr="00BF4D4C">
        <w:rPr>
          <w:rStyle w:val="Lienhypertexte"/>
          <w:noProof/>
        </w:rPr>
        <w:t>8.16.1</w:t>
      </w:r>
      <w:r w:rsidR="00503554">
        <w:rPr>
          <w:rFonts w:asciiTheme="minorHAnsi" w:eastAsiaTheme="minorEastAsia" w:hAnsiTheme="minorHAnsi" w:cstheme="minorBidi"/>
          <w:noProof/>
          <w:sz w:val="22"/>
          <w:szCs w:val="22"/>
        </w:rPr>
        <w:tab/>
      </w:r>
      <w:r w:rsidR="00503554" w:rsidRPr="00BF4D4C">
        <w:rPr>
          <w:rStyle w:val="Lienhypertexte"/>
          <w:noProof/>
        </w:rPr>
        <w:t>Cas d'utilisation lister les personnes en doublons</w:t>
      </w:r>
      <w:r w:rsidR="00503554">
        <w:rPr>
          <w:noProof/>
          <w:webHidden/>
        </w:rPr>
        <w:tab/>
      </w:r>
      <w:r>
        <w:rPr>
          <w:noProof/>
          <w:webHidden/>
        </w:rPr>
        <w:fldChar w:fldCharType="begin"/>
      </w:r>
      <w:r w:rsidR="00503554">
        <w:rPr>
          <w:noProof/>
          <w:webHidden/>
        </w:rPr>
        <w:instrText xml:space="preserve"> PAGEREF _Toc292454273 \h </w:instrText>
      </w:r>
      <w:r>
        <w:rPr>
          <w:noProof/>
          <w:webHidden/>
        </w:rPr>
      </w:r>
      <w:r>
        <w:rPr>
          <w:noProof/>
          <w:webHidden/>
        </w:rPr>
        <w:fldChar w:fldCharType="separate"/>
      </w:r>
      <w:ins w:id="223" w:author="WAWSZCZYK Eric WEBNET" w:date="2011-09-09T09:27:00Z">
        <w:r w:rsidR="00B55025">
          <w:rPr>
            <w:noProof/>
            <w:webHidden/>
          </w:rPr>
          <w:t>132</w:t>
        </w:r>
      </w:ins>
      <w:del w:id="224" w:author="WAWSZCZYK Eric WEBNET" w:date="2011-08-25T14:30:00Z">
        <w:r w:rsidR="00503554" w:rsidDel="00247B41">
          <w:rPr>
            <w:noProof/>
            <w:webHidden/>
          </w:rPr>
          <w:delText>131</w:delText>
        </w:r>
      </w:del>
      <w:r>
        <w:rPr>
          <w:noProof/>
          <w:webHidden/>
        </w:rPr>
        <w:fldChar w:fldCharType="end"/>
      </w:r>
      <w:r>
        <w:rPr>
          <w:noProof/>
        </w:rPr>
        <w:fldChar w:fldCharType="end"/>
      </w:r>
    </w:p>
    <w:p w:rsidR="00503554" w:rsidRDefault="008F7F9B">
      <w:pPr>
        <w:pStyle w:val="TM1"/>
        <w:rPr>
          <w:rFonts w:asciiTheme="minorHAnsi" w:eastAsiaTheme="minorEastAsia" w:hAnsiTheme="minorHAnsi" w:cstheme="minorBidi"/>
          <w:caps w:val="0"/>
          <w:sz w:val="22"/>
          <w:szCs w:val="22"/>
        </w:rPr>
      </w:pPr>
      <w:r>
        <w:fldChar w:fldCharType="begin"/>
      </w:r>
      <w:r w:rsidR="006F3AB7">
        <w:instrText xml:space="preserve"> HYPERLINK \l "_Toc292454274" </w:instrText>
      </w:r>
      <w:r>
        <w:fldChar w:fldCharType="separate"/>
      </w:r>
      <w:r w:rsidR="00503554" w:rsidRPr="00BF4D4C">
        <w:rPr>
          <w:rStyle w:val="Lienhypertexte"/>
        </w:rPr>
        <w:t>9</w:t>
      </w:r>
      <w:r w:rsidR="00503554">
        <w:rPr>
          <w:rFonts w:asciiTheme="minorHAnsi" w:eastAsiaTheme="minorEastAsia" w:hAnsiTheme="minorHAnsi" w:cstheme="minorBidi"/>
          <w:caps w:val="0"/>
          <w:sz w:val="22"/>
          <w:szCs w:val="22"/>
        </w:rPr>
        <w:tab/>
      </w:r>
      <w:r w:rsidR="00503554" w:rsidRPr="00BF4D4C">
        <w:rPr>
          <w:rStyle w:val="Lienhypertexte"/>
        </w:rPr>
        <w:t>Gestion des avis FSD</w:t>
      </w:r>
      <w:r w:rsidR="00503554">
        <w:rPr>
          <w:webHidden/>
        </w:rPr>
        <w:tab/>
      </w:r>
      <w:r>
        <w:rPr>
          <w:webHidden/>
        </w:rPr>
        <w:fldChar w:fldCharType="begin"/>
      </w:r>
      <w:r w:rsidR="00503554">
        <w:rPr>
          <w:webHidden/>
        </w:rPr>
        <w:instrText xml:space="preserve"> PAGEREF _Toc292454274 \h </w:instrText>
      </w:r>
      <w:r>
        <w:rPr>
          <w:webHidden/>
        </w:rPr>
      </w:r>
      <w:r>
        <w:rPr>
          <w:webHidden/>
        </w:rPr>
        <w:fldChar w:fldCharType="separate"/>
      </w:r>
      <w:ins w:id="225" w:author="WAWSZCZYK Eric WEBNET" w:date="2011-09-09T09:27:00Z">
        <w:r w:rsidR="00B55025">
          <w:rPr>
            <w:webHidden/>
          </w:rPr>
          <w:t>134</w:t>
        </w:r>
      </w:ins>
      <w:del w:id="226" w:author="WAWSZCZYK Eric WEBNET" w:date="2011-08-25T14:30:00Z">
        <w:r w:rsidR="00503554" w:rsidDel="00247B41">
          <w:rPr>
            <w:webHidden/>
          </w:rPr>
          <w:delText>133</w:delText>
        </w:r>
      </w:del>
      <w:r>
        <w:rPr>
          <w:webHidden/>
        </w:rPr>
        <w:fldChar w:fldCharType="end"/>
      </w:r>
      <w: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"_Toc292454275" </w:instrText>
      </w:r>
      <w:r>
        <w:fldChar w:fldCharType="separate"/>
      </w:r>
      <w:r w:rsidR="00503554" w:rsidRPr="00BF4D4C">
        <w:rPr>
          <w:rStyle w:val="Lienhypertexte"/>
          <w:noProof/>
        </w:rPr>
        <w:t>9.1</w:t>
      </w:r>
      <w:r w:rsidR="00503554">
        <w:rPr>
          <w:rFonts w:asciiTheme="minorHAnsi" w:eastAsiaTheme="minorEastAsia" w:hAnsiTheme="minorHAnsi" w:cstheme="minorBidi"/>
          <w:smallCaps w:val="0"/>
          <w:noProof/>
          <w:sz w:val="22"/>
          <w:szCs w:val="22"/>
        </w:rPr>
        <w:tab/>
      </w:r>
      <w:r w:rsidR="00503554" w:rsidRPr="00BF4D4C">
        <w:rPr>
          <w:rStyle w:val="Lienhypertexte"/>
          <w:noProof/>
        </w:rPr>
        <w:t>Gerer les avis FSD</w:t>
      </w:r>
      <w:r w:rsidR="00503554">
        <w:rPr>
          <w:noProof/>
          <w:webHidden/>
        </w:rPr>
        <w:tab/>
      </w:r>
      <w:r>
        <w:rPr>
          <w:noProof/>
          <w:webHidden/>
        </w:rPr>
        <w:fldChar w:fldCharType="begin"/>
      </w:r>
      <w:r w:rsidR="00503554">
        <w:rPr>
          <w:noProof/>
          <w:webHidden/>
        </w:rPr>
        <w:instrText xml:space="preserve"> PAGEREF _Toc292454275 \h </w:instrText>
      </w:r>
      <w:r>
        <w:rPr>
          <w:noProof/>
          <w:webHidden/>
        </w:rPr>
      </w:r>
      <w:r>
        <w:rPr>
          <w:noProof/>
          <w:webHidden/>
        </w:rPr>
        <w:fldChar w:fldCharType="separate"/>
      </w:r>
      <w:ins w:id="227" w:author="WAWSZCZYK Eric WEBNET" w:date="2011-09-09T09:27:00Z">
        <w:r w:rsidR="00B55025">
          <w:rPr>
            <w:noProof/>
            <w:webHidden/>
          </w:rPr>
          <w:t>134</w:t>
        </w:r>
      </w:ins>
      <w:del w:id="228" w:author="WAWSZCZYK Eric WEBNET" w:date="2011-08-25T14:30:00Z">
        <w:r w:rsidR="00503554" w:rsidDel="00247B41">
          <w:rPr>
            <w:noProof/>
            <w:webHidden/>
          </w:rPr>
          <w:delText>133</w:delText>
        </w:r>
      </w:del>
      <w:r>
        <w:rPr>
          <w:noProof/>
          <w:webHidden/>
        </w:rPr>
        <w:fldChar w:fldCharType="end"/>
      </w:r>
      <w:r>
        <w:rPr>
          <w:noProof/>
        </w:rPr>
        <w:fldChar w:fldCharType="end"/>
      </w:r>
    </w:p>
    <w:p w:rsidR="00503554" w:rsidRDefault="008F7F9B">
      <w:pPr>
        <w:pStyle w:val="TM3"/>
        <w:tabs>
          <w:tab w:val="left" w:pos="1200"/>
          <w:tab w:val="right" w:leader="dot" w:pos="8602"/>
        </w:tabs>
        <w:rPr>
          <w:rFonts w:asciiTheme="minorHAnsi" w:eastAsiaTheme="minorEastAsia" w:hAnsiTheme="minorHAnsi" w:cstheme="minorBidi"/>
          <w:noProof/>
          <w:sz w:val="22"/>
          <w:szCs w:val="22"/>
        </w:rPr>
      </w:pPr>
      <w:r>
        <w:fldChar w:fldCharType="begin"/>
      </w:r>
      <w:r w:rsidR="006F3AB7">
        <w:instrText xml:space="preserve"> HYPERLINK \l "_Toc292454276" </w:instrText>
      </w:r>
      <w:r>
        <w:fldChar w:fldCharType="separate"/>
      </w:r>
      <w:r w:rsidR="00503554" w:rsidRPr="00BF4D4C">
        <w:rPr>
          <w:rStyle w:val="Lienhypertexte"/>
          <w:noProof/>
        </w:rPr>
        <w:t>9.1.1</w:t>
      </w:r>
      <w:r w:rsidR="00503554">
        <w:rPr>
          <w:rFonts w:asciiTheme="minorHAnsi" w:eastAsiaTheme="minorEastAsia" w:hAnsiTheme="minorHAnsi" w:cstheme="minorBidi"/>
          <w:noProof/>
          <w:sz w:val="22"/>
          <w:szCs w:val="22"/>
        </w:rPr>
        <w:tab/>
      </w:r>
      <w:r w:rsidR="00503554" w:rsidRPr="00BF4D4C">
        <w:rPr>
          <w:rStyle w:val="Lienhypertexte"/>
          <w:noProof/>
        </w:rPr>
        <w:t>Cas d'utilisation Intégrer un fichier contenant les avis FSD</w:t>
      </w:r>
      <w:r w:rsidR="00503554">
        <w:rPr>
          <w:noProof/>
          <w:webHidden/>
        </w:rPr>
        <w:tab/>
      </w:r>
      <w:r>
        <w:rPr>
          <w:noProof/>
          <w:webHidden/>
        </w:rPr>
        <w:fldChar w:fldCharType="begin"/>
      </w:r>
      <w:r w:rsidR="00503554">
        <w:rPr>
          <w:noProof/>
          <w:webHidden/>
        </w:rPr>
        <w:instrText xml:space="preserve"> PAGEREF _Toc292454276 \h </w:instrText>
      </w:r>
      <w:r>
        <w:rPr>
          <w:noProof/>
          <w:webHidden/>
        </w:rPr>
      </w:r>
      <w:r>
        <w:rPr>
          <w:noProof/>
          <w:webHidden/>
        </w:rPr>
        <w:fldChar w:fldCharType="separate"/>
      </w:r>
      <w:ins w:id="229" w:author="WAWSZCZYK Eric WEBNET" w:date="2011-09-09T09:27:00Z">
        <w:r w:rsidR="00B55025">
          <w:rPr>
            <w:noProof/>
            <w:webHidden/>
          </w:rPr>
          <w:t>134</w:t>
        </w:r>
      </w:ins>
      <w:del w:id="230" w:author="WAWSZCZYK Eric WEBNET" w:date="2011-08-25T14:30:00Z">
        <w:r w:rsidR="00503554" w:rsidDel="00247B41">
          <w:rPr>
            <w:noProof/>
            <w:webHidden/>
          </w:rPr>
          <w:delText>133</w:delText>
        </w:r>
      </w:del>
      <w:r>
        <w:rPr>
          <w:noProof/>
          <w:webHidden/>
        </w:rPr>
        <w:fldChar w:fldCharType="end"/>
      </w:r>
      <w:r>
        <w:rPr>
          <w:noProof/>
        </w:rPr>
        <w:fldChar w:fldCharType="end"/>
      </w:r>
    </w:p>
    <w:p w:rsidR="00503554" w:rsidRDefault="008F7F9B">
      <w:pPr>
        <w:pStyle w:val="TM1"/>
        <w:rPr>
          <w:rFonts w:asciiTheme="minorHAnsi" w:eastAsiaTheme="minorEastAsia" w:hAnsiTheme="minorHAnsi" w:cstheme="minorBidi"/>
          <w:caps w:val="0"/>
          <w:sz w:val="22"/>
          <w:szCs w:val="22"/>
        </w:rPr>
      </w:pPr>
      <w:r>
        <w:fldChar w:fldCharType="begin"/>
      </w:r>
      <w:r w:rsidR="006F3AB7">
        <w:instrText xml:space="preserve"> HYPERLINK \l "_Toc292454277" </w:instrText>
      </w:r>
      <w:r>
        <w:fldChar w:fldCharType="separate"/>
      </w:r>
      <w:r w:rsidR="00503554" w:rsidRPr="00BF4D4C">
        <w:rPr>
          <w:rStyle w:val="Lienhypertexte"/>
        </w:rPr>
        <w:t>10</w:t>
      </w:r>
      <w:r w:rsidR="00503554">
        <w:rPr>
          <w:rFonts w:asciiTheme="minorHAnsi" w:eastAsiaTheme="minorEastAsia" w:hAnsiTheme="minorHAnsi" w:cstheme="minorBidi"/>
          <w:caps w:val="0"/>
          <w:sz w:val="22"/>
          <w:szCs w:val="22"/>
        </w:rPr>
        <w:tab/>
      </w:r>
      <w:r w:rsidR="00503554" w:rsidRPr="00BF4D4C">
        <w:rPr>
          <w:rStyle w:val="Lienhypertexte"/>
        </w:rPr>
        <w:t>Reprise de données</w:t>
      </w:r>
      <w:r w:rsidR="00503554">
        <w:rPr>
          <w:webHidden/>
        </w:rPr>
        <w:tab/>
      </w:r>
      <w:r>
        <w:rPr>
          <w:webHidden/>
        </w:rPr>
        <w:fldChar w:fldCharType="begin"/>
      </w:r>
      <w:r w:rsidR="00503554">
        <w:rPr>
          <w:webHidden/>
        </w:rPr>
        <w:instrText xml:space="preserve"> PAGEREF _Toc292454277 \h </w:instrText>
      </w:r>
      <w:r>
        <w:rPr>
          <w:webHidden/>
        </w:rPr>
      </w:r>
      <w:r>
        <w:rPr>
          <w:webHidden/>
        </w:rPr>
        <w:fldChar w:fldCharType="separate"/>
      </w:r>
      <w:ins w:id="231" w:author="WAWSZCZYK Eric WEBNET" w:date="2011-09-09T09:27:00Z">
        <w:r w:rsidR="00B55025">
          <w:rPr>
            <w:webHidden/>
          </w:rPr>
          <w:t>138</w:t>
        </w:r>
      </w:ins>
      <w:del w:id="232" w:author="WAWSZCZYK Eric WEBNET" w:date="2011-08-25T14:30:00Z">
        <w:r w:rsidR="00503554" w:rsidDel="00247B41">
          <w:rPr>
            <w:webHidden/>
          </w:rPr>
          <w:delText>137</w:delText>
        </w:r>
      </w:del>
      <w:r>
        <w:rPr>
          <w:webHidden/>
        </w:rPr>
        <w:fldChar w:fldCharType="end"/>
      </w:r>
      <w:r>
        <w:fldChar w:fldCharType="end"/>
      </w:r>
    </w:p>
    <w:p w:rsidR="00503554" w:rsidRDefault="008F7F9B">
      <w:pPr>
        <w:pStyle w:val="TM2"/>
        <w:tabs>
          <w:tab w:val="left" w:pos="960"/>
          <w:tab w:val="right" w:leader="dot" w:pos="8602"/>
        </w:tabs>
        <w:rPr>
          <w:rFonts w:asciiTheme="minorHAnsi" w:eastAsiaTheme="minorEastAsia" w:hAnsiTheme="minorHAnsi" w:cstheme="minorBidi"/>
          <w:smallCaps w:val="0"/>
          <w:noProof/>
          <w:sz w:val="22"/>
          <w:szCs w:val="22"/>
        </w:rPr>
      </w:pPr>
      <w:r>
        <w:fldChar w:fldCharType="begin"/>
      </w:r>
      <w:r w:rsidR="006F3AB7">
        <w:instrText xml:space="preserve"> HYPERLINK \l "_Toc292454278" </w:instrText>
      </w:r>
      <w:r>
        <w:fldChar w:fldCharType="separate"/>
      </w:r>
      <w:r w:rsidR="00503554" w:rsidRPr="00BF4D4C">
        <w:rPr>
          <w:rStyle w:val="Lienhypertexte"/>
          <w:noProof/>
        </w:rPr>
        <w:t>10.1</w:t>
      </w:r>
      <w:r w:rsidR="00503554">
        <w:rPr>
          <w:rFonts w:asciiTheme="minorHAnsi" w:eastAsiaTheme="minorEastAsia" w:hAnsiTheme="minorHAnsi" w:cstheme="minorBidi"/>
          <w:smallCaps w:val="0"/>
          <w:noProof/>
          <w:sz w:val="22"/>
          <w:szCs w:val="22"/>
        </w:rPr>
        <w:tab/>
      </w:r>
      <w:r w:rsidR="00503554" w:rsidRPr="00BF4D4C">
        <w:rPr>
          <w:rStyle w:val="Lienhypertexte"/>
          <w:noProof/>
        </w:rPr>
        <w:t>Format du fichier de reprise</w:t>
      </w:r>
      <w:r w:rsidR="00503554">
        <w:rPr>
          <w:noProof/>
          <w:webHidden/>
        </w:rPr>
        <w:tab/>
      </w:r>
      <w:r>
        <w:rPr>
          <w:noProof/>
          <w:webHidden/>
        </w:rPr>
        <w:fldChar w:fldCharType="begin"/>
      </w:r>
      <w:r w:rsidR="00503554">
        <w:rPr>
          <w:noProof/>
          <w:webHidden/>
        </w:rPr>
        <w:instrText xml:space="preserve"> PAGEREF _Toc292454278 \h </w:instrText>
      </w:r>
      <w:r>
        <w:rPr>
          <w:noProof/>
          <w:webHidden/>
        </w:rPr>
      </w:r>
      <w:r>
        <w:rPr>
          <w:noProof/>
          <w:webHidden/>
        </w:rPr>
        <w:fldChar w:fldCharType="separate"/>
      </w:r>
      <w:ins w:id="233" w:author="WAWSZCZYK Eric WEBNET" w:date="2011-09-09T09:27:00Z">
        <w:r w:rsidR="00B55025">
          <w:rPr>
            <w:noProof/>
            <w:webHidden/>
          </w:rPr>
          <w:t>138</w:t>
        </w:r>
      </w:ins>
      <w:del w:id="234" w:author="WAWSZCZYK Eric WEBNET" w:date="2011-08-25T14:30:00Z">
        <w:r w:rsidR="00503554" w:rsidDel="00247B41">
          <w:rPr>
            <w:noProof/>
            <w:webHidden/>
          </w:rPr>
          <w:delText>137</w:delText>
        </w:r>
      </w:del>
      <w:r>
        <w:rPr>
          <w:noProof/>
          <w:webHidden/>
        </w:rPr>
        <w:fldChar w:fldCharType="end"/>
      </w:r>
      <w:r>
        <w:rPr>
          <w:noProof/>
        </w:rPr>
        <w:fldChar w:fldCharType="end"/>
      </w:r>
    </w:p>
    <w:p w:rsidR="00503554" w:rsidRDefault="008F7F9B">
      <w:pPr>
        <w:pStyle w:val="TM1"/>
        <w:rPr>
          <w:rFonts w:asciiTheme="minorHAnsi" w:eastAsiaTheme="minorEastAsia" w:hAnsiTheme="minorHAnsi" w:cstheme="minorBidi"/>
          <w:caps w:val="0"/>
          <w:sz w:val="22"/>
          <w:szCs w:val="22"/>
        </w:rPr>
      </w:pPr>
      <w:r>
        <w:fldChar w:fldCharType="begin"/>
      </w:r>
      <w:r w:rsidR="006F3AB7">
        <w:instrText xml:space="preserve"> HYPERLINK \l "_Toc292454279" </w:instrText>
      </w:r>
      <w:r>
        <w:fldChar w:fldCharType="separate"/>
      </w:r>
      <w:r w:rsidR="00503554" w:rsidRPr="00BF4D4C">
        <w:rPr>
          <w:rStyle w:val="Lienhypertexte"/>
        </w:rPr>
        <w:t>11</w:t>
      </w:r>
      <w:r w:rsidR="00503554">
        <w:rPr>
          <w:rFonts w:asciiTheme="minorHAnsi" w:eastAsiaTheme="minorEastAsia" w:hAnsiTheme="minorHAnsi" w:cstheme="minorBidi"/>
          <w:caps w:val="0"/>
          <w:sz w:val="22"/>
          <w:szCs w:val="22"/>
        </w:rPr>
        <w:tab/>
      </w:r>
      <w:r w:rsidR="00503554" w:rsidRPr="00BF4D4C">
        <w:rPr>
          <w:rStyle w:val="Lienhypertexte"/>
        </w:rPr>
        <w:t>Menus de l'application</w:t>
      </w:r>
      <w:r w:rsidR="00503554">
        <w:rPr>
          <w:webHidden/>
        </w:rPr>
        <w:tab/>
      </w:r>
      <w:r>
        <w:rPr>
          <w:webHidden/>
        </w:rPr>
        <w:fldChar w:fldCharType="begin"/>
      </w:r>
      <w:r w:rsidR="00503554">
        <w:rPr>
          <w:webHidden/>
        </w:rPr>
        <w:instrText xml:space="preserve"> PAGEREF _Toc292454279 \h </w:instrText>
      </w:r>
      <w:r>
        <w:rPr>
          <w:webHidden/>
        </w:rPr>
      </w:r>
      <w:r>
        <w:rPr>
          <w:webHidden/>
        </w:rPr>
        <w:fldChar w:fldCharType="separate"/>
      </w:r>
      <w:ins w:id="235" w:author="WAWSZCZYK Eric WEBNET" w:date="2011-09-09T09:27:00Z">
        <w:r w:rsidR="00B55025">
          <w:rPr>
            <w:webHidden/>
          </w:rPr>
          <w:t>144</w:t>
        </w:r>
      </w:ins>
      <w:del w:id="236" w:author="WAWSZCZYK Eric WEBNET" w:date="2011-08-25T14:30:00Z">
        <w:r w:rsidR="00503554" w:rsidDel="00247B41">
          <w:rPr>
            <w:webHidden/>
          </w:rPr>
          <w:delText>143</w:delText>
        </w:r>
      </w:del>
      <w:r>
        <w:rPr>
          <w:webHidden/>
        </w:rPr>
        <w:fldChar w:fldCharType="end"/>
      </w:r>
      <w:r>
        <w:fldChar w:fldCharType="end"/>
      </w:r>
    </w:p>
    <w:p w:rsidR="00D86F9D" w:rsidRPr="002A01C2" w:rsidRDefault="008F7F9B" w:rsidP="000E5ADD">
      <w:pPr>
        <w:jc w:val="both"/>
        <w:outlineLvl w:val="3"/>
        <w:rPr>
          <w:rFonts w:ascii="Arial" w:hAnsi="Arial" w:cs="Arial"/>
          <w:color w:val="000000"/>
          <w:sz w:val="22"/>
          <w:szCs w:val="22"/>
        </w:rPr>
      </w:pPr>
      <w:r w:rsidRPr="002A01C2">
        <w:rPr>
          <w:rFonts w:ascii="Arial" w:hAnsi="Arial" w:cs="Arial"/>
          <w:caps/>
          <w:noProof/>
        </w:rPr>
        <w:fldChar w:fldCharType="end"/>
      </w:r>
    </w:p>
    <w:p w:rsidR="00D86F9D" w:rsidRPr="002A01C2" w:rsidRDefault="00741D2C" w:rsidP="005A2ADC">
      <w:pPr>
        <w:pStyle w:val="Titre1"/>
      </w:pPr>
      <w:bookmarkStart w:id="237" w:name="_Toc285793835"/>
      <w:bookmarkStart w:id="238" w:name="_Toc292454116"/>
      <w:r>
        <w:lastRenderedPageBreak/>
        <w:t>INTRODUCTION</w:t>
      </w:r>
      <w:bookmarkEnd w:id="237"/>
      <w:bookmarkEnd w:id="238"/>
    </w:p>
    <w:p w:rsidR="00741D2C" w:rsidRDefault="00741D2C" w:rsidP="00741D2C">
      <w:pPr>
        <w:pStyle w:val="Titre2"/>
        <w:jc w:val="both"/>
      </w:pPr>
      <w:bookmarkStart w:id="239" w:name="_Toc194381913"/>
      <w:bookmarkStart w:id="240" w:name="_Toc285793836"/>
      <w:bookmarkStart w:id="241" w:name="_Toc292454117"/>
      <w:r>
        <w:t>Objectifs du document</w:t>
      </w:r>
      <w:bookmarkEnd w:id="239"/>
      <w:bookmarkEnd w:id="240"/>
      <w:bookmarkEnd w:id="241"/>
    </w:p>
    <w:p w:rsidR="00741D2C" w:rsidRPr="00521E3E" w:rsidRDefault="00741D2C" w:rsidP="00741D2C">
      <w:pPr>
        <w:rPr>
          <w:szCs w:val="20"/>
        </w:rPr>
      </w:pPr>
    </w:p>
    <w:p w:rsidR="00741D2C" w:rsidRPr="00521E3E" w:rsidRDefault="00741D2C" w:rsidP="00741D2C">
      <w:pPr>
        <w:pStyle w:val="TEXTELIBRE"/>
        <w:ind w:left="0"/>
      </w:pPr>
      <w:r w:rsidRPr="00521E3E">
        <w:t xml:space="preserve">Ce document a pour objet de spécifier les </w:t>
      </w:r>
      <w:r w:rsidR="00817D27">
        <w:t>fonctionnalités</w:t>
      </w:r>
      <w:r w:rsidRPr="00521E3E">
        <w:t xml:space="preserve"> de l’application </w:t>
      </w:r>
      <w:r w:rsidR="00460585">
        <w:t>« </w:t>
      </w:r>
      <w:r w:rsidR="001D5D75">
        <w:t>Pégase</w:t>
      </w:r>
      <w:r w:rsidR="00460585">
        <w:t>»</w:t>
      </w:r>
      <w:r w:rsidRPr="00521E3E">
        <w:t>. Il décrit l'ensemble des fonctionnalités en termes de besoins, de contraintes fonctionnelles et d'interfaces. Il fait la synthèse des informations recueillies lors de l’étude des besoins et au cours des différentes réunions de synchronisation.</w:t>
      </w:r>
    </w:p>
    <w:p w:rsidR="00741D2C" w:rsidRPr="00521E3E" w:rsidRDefault="00741D2C" w:rsidP="00741D2C">
      <w:pPr>
        <w:pStyle w:val="Texteparagraphes"/>
        <w:rPr>
          <w:rFonts w:cs="Arial"/>
          <w:sz w:val="20"/>
        </w:rPr>
      </w:pPr>
    </w:p>
    <w:p w:rsidR="00741D2C" w:rsidRPr="00521E3E" w:rsidRDefault="00741D2C" w:rsidP="00741D2C">
      <w:pPr>
        <w:pStyle w:val="CorpsdeTexte"/>
        <w:rPr>
          <w:rFonts w:ascii="Arial" w:hAnsi="Arial" w:cs="Arial"/>
        </w:rPr>
      </w:pPr>
      <w:r w:rsidRPr="00521E3E">
        <w:rPr>
          <w:rFonts w:ascii="Arial" w:hAnsi="Arial" w:cs="Arial"/>
        </w:rPr>
        <w:t>Ce document a pour objectifs :</w:t>
      </w:r>
    </w:p>
    <w:p w:rsidR="00741D2C" w:rsidRPr="00521E3E" w:rsidRDefault="00741D2C" w:rsidP="00741D2C">
      <w:pPr>
        <w:pStyle w:val="CorpsdeTexte"/>
        <w:numPr>
          <w:ilvl w:val="0"/>
          <w:numId w:val="2"/>
        </w:numPr>
        <w:rPr>
          <w:rFonts w:ascii="Arial" w:hAnsi="Arial" w:cs="Arial"/>
        </w:rPr>
      </w:pPr>
      <w:r w:rsidRPr="00521E3E">
        <w:rPr>
          <w:rFonts w:ascii="Arial" w:hAnsi="Arial" w:cs="Arial"/>
        </w:rPr>
        <w:t>de formuler et valider les besoins exprimés par la maîtrise d’ouvrage,</w:t>
      </w:r>
    </w:p>
    <w:p w:rsidR="00741D2C" w:rsidRPr="00521E3E" w:rsidRDefault="00741D2C" w:rsidP="00741D2C">
      <w:pPr>
        <w:pStyle w:val="CorpsdeTexte"/>
        <w:numPr>
          <w:ilvl w:val="0"/>
          <w:numId w:val="2"/>
        </w:numPr>
        <w:rPr>
          <w:rFonts w:ascii="Arial" w:hAnsi="Arial" w:cs="Arial"/>
        </w:rPr>
      </w:pPr>
      <w:r w:rsidRPr="00521E3E">
        <w:rPr>
          <w:rFonts w:ascii="Arial" w:hAnsi="Arial" w:cs="Arial"/>
        </w:rPr>
        <w:t>de constituer le document de référence du développement du système à réaliser,</w:t>
      </w:r>
    </w:p>
    <w:p w:rsidR="00741D2C" w:rsidRPr="00521E3E" w:rsidRDefault="00741D2C" w:rsidP="00741D2C">
      <w:pPr>
        <w:pStyle w:val="CorpsdeTexte"/>
        <w:numPr>
          <w:ilvl w:val="0"/>
          <w:numId w:val="2"/>
        </w:numPr>
        <w:rPr>
          <w:rFonts w:ascii="Arial" w:hAnsi="Arial" w:cs="Arial"/>
        </w:rPr>
      </w:pPr>
      <w:r w:rsidRPr="00521E3E">
        <w:rPr>
          <w:rFonts w:ascii="Arial" w:hAnsi="Arial" w:cs="Arial"/>
        </w:rPr>
        <w:t>de figer l’ensemble des fonctions à réaliser,</w:t>
      </w:r>
    </w:p>
    <w:p w:rsidR="00741D2C" w:rsidRPr="00521E3E" w:rsidRDefault="00741D2C" w:rsidP="00741D2C">
      <w:pPr>
        <w:pStyle w:val="CorpsdeTexte"/>
        <w:numPr>
          <w:ilvl w:val="0"/>
          <w:numId w:val="2"/>
        </w:numPr>
        <w:rPr>
          <w:rFonts w:ascii="Arial" w:hAnsi="Arial" w:cs="Arial"/>
        </w:rPr>
      </w:pPr>
      <w:r w:rsidRPr="00521E3E">
        <w:rPr>
          <w:rFonts w:ascii="Arial" w:hAnsi="Arial" w:cs="Arial"/>
        </w:rPr>
        <w:t>de permettre un découpage du système en plusieurs catégories, afin de répartir la charge d’analyse sur l’équipe de développement,</w:t>
      </w:r>
    </w:p>
    <w:p w:rsidR="00741D2C" w:rsidRPr="00521E3E" w:rsidRDefault="00741D2C" w:rsidP="00741D2C">
      <w:pPr>
        <w:pStyle w:val="CorpsdeTexte"/>
        <w:rPr>
          <w:rFonts w:ascii="Arial" w:hAnsi="Arial" w:cs="Arial"/>
        </w:rPr>
      </w:pPr>
    </w:p>
    <w:p w:rsidR="00741D2C" w:rsidRPr="00521E3E" w:rsidRDefault="00741D2C" w:rsidP="00741D2C">
      <w:pPr>
        <w:pStyle w:val="CorpsdeTexte"/>
        <w:rPr>
          <w:rFonts w:ascii="Arial" w:hAnsi="Arial" w:cs="Arial"/>
        </w:rPr>
      </w:pPr>
      <w:r w:rsidRPr="00521E3E">
        <w:rPr>
          <w:rFonts w:ascii="Arial" w:hAnsi="Arial" w:cs="Arial"/>
        </w:rPr>
        <w:t>Il est constitué des chapitres suivants :</w:t>
      </w:r>
    </w:p>
    <w:p w:rsidR="00741D2C" w:rsidRPr="00521E3E" w:rsidRDefault="00741D2C" w:rsidP="00741D2C">
      <w:pPr>
        <w:pStyle w:val="CorpsdeTexte"/>
        <w:numPr>
          <w:ilvl w:val="0"/>
          <w:numId w:val="3"/>
        </w:numPr>
        <w:rPr>
          <w:rFonts w:ascii="Arial" w:hAnsi="Arial" w:cs="Arial"/>
        </w:rPr>
      </w:pPr>
      <w:r w:rsidRPr="00521E3E">
        <w:rPr>
          <w:rFonts w:ascii="Arial" w:hAnsi="Arial" w:cs="Arial"/>
        </w:rPr>
        <w:t>Introduction (objet, documents applicables, terminologie employée),</w:t>
      </w:r>
    </w:p>
    <w:p w:rsidR="00741D2C" w:rsidRPr="00521E3E" w:rsidRDefault="00741D2C" w:rsidP="00741D2C">
      <w:pPr>
        <w:pStyle w:val="CorpsdeTexte"/>
        <w:numPr>
          <w:ilvl w:val="0"/>
          <w:numId w:val="3"/>
        </w:numPr>
        <w:rPr>
          <w:rFonts w:ascii="Arial" w:hAnsi="Arial" w:cs="Arial"/>
        </w:rPr>
      </w:pPr>
      <w:r w:rsidRPr="00521E3E">
        <w:rPr>
          <w:rFonts w:ascii="Arial" w:hAnsi="Arial" w:cs="Arial"/>
        </w:rPr>
        <w:t>Description du contexte (environnement externe du système),</w:t>
      </w:r>
    </w:p>
    <w:p w:rsidR="00741D2C" w:rsidRPr="00521E3E" w:rsidRDefault="00741D2C" w:rsidP="00741D2C">
      <w:pPr>
        <w:pStyle w:val="CorpsdeTexte"/>
        <w:numPr>
          <w:ilvl w:val="0"/>
          <w:numId w:val="3"/>
        </w:numPr>
        <w:rPr>
          <w:rFonts w:ascii="Arial" w:hAnsi="Arial" w:cs="Arial"/>
        </w:rPr>
      </w:pPr>
      <w:r w:rsidRPr="00521E3E">
        <w:rPr>
          <w:rFonts w:ascii="Arial" w:hAnsi="Arial" w:cs="Arial"/>
        </w:rPr>
        <w:t>Description des fonctionnalités et évolutions</w:t>
      </w:r>
    </w:p>
    <w:p w:rsidR="00741D2C" w:rsidRDefault="00741D2C" w:rsidP="00741D2C">
      <w:pPr>
        <w:rPr>
          <w:szCs w:val="20"/>
        </w:rPr>
      </w:pPr>
    </w:p>
    <w:p w:rsidR="00741D2C" w:rsidRDefault="00741D2C" w:rsidP="00741D2C">
      <w:pPr>
        <w:pStyle w:val="Titre2"/>
        <w:jc w:val="both"/>
      </w:pPr>
      <w:bookmarkStart w:id="242" w:name="_Toc194381914"/>
      <w:bookmarkStart w:id="243" w:name="_Toc285793837"/>
      <w:bookmarkStart w:id="244" w:name="_Toc292454118"/>
      <w:r>
        <w:t xml:space="preserve">documents </w:t>
      </w:r>
      <w:bookmarkEnd w:id="242"/>
      <w:r w:rsidR="002029AA">
        <w:t>de reference</w:t>
      </w:r>
      <w:bookmarkEnd w:id="243"/>
      <w:bookmarkEnd w:id="244"/>
    </w:p>
    <w:p w:rsidR="003E2C21" w:rsidRDefault="003E2C21" w:rsidP="003E2C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1425"/>
        <w:gridCol w:w="5898"/>
      </w:tblGrid>
      <w:tr w:rsidR="003E2C21" w:rsidRPr="002A01C2">
        <w:trPr>
          <w:trHeight w:val="313"/>
        </w:trPr>
        <w:tc>
          <w:tcPr>
            <w:tcW w:w="1476" w:type="dxa"/>
            <w:tcBorders>
              <w:top w:val="single" w:sz="4" w:space="0" w:color="FF9900"/>
              <w:left w:val="single" w:sz="4" w:space="0" w:color="FF9900"/>
              <w:bottom w:val="single" w:sz="4" w:space="0" w:color="FF9900"/>
              <w:right w:val="single" w:sz="4" w:space="0" w:color="FF9900"/>
            </w:tcBorders>
          </w:tcPr>
          <w:p w:rsidR="003E2C21" w:rsidRPr="002A01C2" w:rsidRDefault="003E2C21" w:rsidP="004E08A9">
            <w:pPr>
              <w:pStyle w:val="En-tte"/>
              <w:tabs>
                <w:tab w:val="clear" w:pos="9072"/>
                <w:tab w:val="left" w:pos="2880"/>
              </w:tabs>
              <w:jc w:val="both"/>
              <w:rPr>
                <w:rFonts w:ascii="Arial" w:hAnsi="Arial" w:cs="Arial"/>
                <w:b/>
                <w:bCs/>
                <w:sz w:val="20"/>
                <w:szCs w:val="20"/>
              </w:rPr>
            </w:pPr>
            <w:r>
              <w:rPr>
                <w:rFonts w:ascii="Arial" w:hAnsi="Arial" w:cs="Arial"/>
                <w:b/>
                <w:bCs/>
                <w:sz w:val="20"/>
                <w:szCs w:val="20"/>
              </w:rPr>
              <w:t>Emetteur</w:t>
            </w:r>
          </w:p>
        </w:tc>
        <w:tc>
          <w:tcPr>
            <w:tcW w:w="1425" w:type="dxa"/>
            <w:tcBorders>
              <w:top w:val="single" w:sz="4" w:space="0" w:color="FF9900"/>
              <w:left w:val="single" w:sz="4" w:space="0" w:color="FF9900"/>
              <w:bottom w:val="single" w:sz="4" w:space="0" w:color="FF9900"/>
              <w:right w:val="single" w:sz="4" w:space="0" w:color="FF9900"/>
            </w:tcBorders>
          </w:tcPr>
          <w:p w:rsidR="003E2C21" w:rsidRPr="002A01C2" w:rsidRDefault="003E2C21" w:rsidP="004E08A9">
            <w:pPr>
              <w:pStyle w:val="En-tte"/>
              <w:tabs>
                <w:tab w:val="clear" w:pos="9072"/>
                <w:tab w:val="left" w:pos="2880"/>
              </w:tabs>
              <w:jc w:val="both"/>
              <w:rPr>
                <w:rFonts w:ascii="Arial" w:hAnsi="Arial" w:cs="Arial"/>
                <w:b/>
                <w:bCs/>
                <w:sz w:val="20"/>
                <w:szCs w:val="20"/>
              </w:rPr>
            </w:pPr>
            <w:r>
              <w:rPr>
                <w:rFonts w:ascii="Arial" w:hAnsi="Arial" w:cs="Arial"/>
                <w:b/>
                <w:bCs/>
                <w:sz w:val="20"/>
                <w:szCs w:val="20"/>
              </w:rPr>
              <w:t>Date</w:t>
            </w:r>
          </w:p>
        </w:tc>
        <w:tc>
          <w:tcPr>
            <w:tcW w:w="5898" w:type="dxa"/>
            <w:tcBorders>
              <w:top w:val="single" w:sz="4" w:space="0" w:color="FF9900"/>
              <w:left w:val="single" w:sz="4" w:space="0" w:color="FF9900"/>
              <w:bottom w:val="single" w:sz="4" w:space="0" w:color="FF9900"/>
              <w:right w:val="single" w:sz="4" w:space="0" w:color="FF9900"/>
            </w:tcBorders>
          </w:tcPr>
          <w:p w:rsidR="003E2C21" w:rsidRPr="002A01C2" w:rsidRDefault="003E2C21" w:rsidP="004E08A9">
            <w:pPr>
              <w:pStyle w:val="En-tte"/>
              <w:tabs>
                <w:tab w:val="clear" w:pos="9072"/>
                <w:tab w:val="left" w:pos="2880"/>
              </w:tabs>
              <w:jc w:val="both"/>
              <w:rPr>
                <w:rFonts w:ascii="Arial" w:hAnsi="Arial" w:cs="Arial"/>
                <w:b/>
                <w:bCs/>
                <w:sz w:val="20"/>
                <w:szCs w:val="20"/>
              </w:rPr>
            </w:pPr>
            <w:r>
              <w:rPr>
                <w:rFonts w:ascii="Arial" w:hAnsi="Arial" w:cs="Arial"/>
                <w:b/>
                <w:bCs/>
                <w:sz w:val="20"/>
                <w:szCs w:val="20"/>
              </w:rPr>
              <w:t>Référence du document</w:t>
            </w:r>
          </w:p>
        </w:tc>
      </w:tr>
      <w:tr w:rsidR="003E2C21" w:rsidRPr="00460585">
        <w:trPr>
          <w:trHeight w:val="330"/>
        </w:trPr>
        <w:tc>
          <w:tcPr>
            <w:tcW w:w="1476" w:type="dxa"/>
            <w:tcBorders>
              <w:top w:val="single" w:sz="4" w:space="0" w:color="FF9900"/>
              <w:left w:val="single" w:sz="4" w:space="0" w:color="FF9900"/>
              <w:bottom w:val="single" w:sz="4" w:space="0" w:color="FF9900"/>
              <w:right w:val="single" w:sz="4" w:space="0" w:color="FF9900"/>
            </w:tcBorders>
          </w:tcPr>
          <w:p w:rsidR="003E2C21" w:rsidRPr="002A01C2" w:rsidRDefault="003E2C21" w:rsidP="004E08A9">
            <w:pPr>
              <w:pStyle w:val="En-tte"/>
              <w:tabs>
                <w:tab w:val="clear" w:pos="9072"/>
                <w:tab w:val="left" w:pos="2880"/>
              </w:tabs>
              <w:jc w:val="both"/>
              <w:rPr>
                <w:rFonts w:ascii="Arial" w:hAnsi="Arial" w:cs="Arial"/>
                <w:sz w:val="20"/>
                <w:szCs w:val="20"/>
              </w:rPr>
            </w:pPr>
            <w:r>
              <w:rPr>
                <w:rFonts w:ascii="Arial" w:hAnsi="Arial" w:cs="Arial"/>
                <w:sz w:val="20"/>
                <w:szCs w:val="20"/>
              </w:rPr>
              <w:t>CEA</w:t>
            </w:r>
          </w:p>
        </w:tc>
        <w:tc>
          <w:tcPr>
            <w:tcW w:w="1425" w:type="dxa"/>
            <w:tcBorders>
              <w:top w:val="single" w:sz="4" w:space="0" w:color="FF9900"/>
              <w:left w:val="single" w:sz="4" w:space="0" w:color="FF9900"/>
              <w:bottom w:val="single" w:sz="4" w:space="0" w:color="FF9900"/>
              <w:right w:val="single" w:sz="4" w:space="0" w:color="FF9900"/>
            </w:tcBorders>
          </w:tcPr>
          <w:p w:rsidR="003E2C21" w:rsidRPr="002A01C2" w:rsidRDefault="003E2C21" w:rsidP="004E08A9">
            <w:pPr>
              <w:pStyle w:val="En-tte"/>
              <w:tabs>
                <w:tab w:val="clear" w:pos="9072"/>
                <w:tab w:val="left" w:pos="2880"/>
              </w:tabs>
              <w:jc w:val="both"/>
              <w:rPr>
                <w:rFonts w:ascii="Arial" w:hAnsi="Arial" w:cs="Arial"/>
                <w:sz w:val="20"/>
                <w:szCs w:val="20"/>
              </w:rPr>
            </w:pPr>
          </w:p>
        </w:tc>
        <w:tc>
          <w:tcPr>
            <w:tcW w:w="5898" w:type="dxa"/>
            <w:tcBorders>
              <w:top w:val="single" w:sz="4" w:space="0" w:color="FF9900"/>
              <w:left w:val="single" w:sz="4" w:space="0" w:color="FF9900"/>
              <w:bottom w:val="single" w:sz="4" w:space="0" w:color="FF9900"/>
              <w:right w:val="single" w:sz="4" w:space="0" w:color="FF9900"/>
            </w:tcBorders>
          </w:tcPr>
          <w:p w:rsidR="003E2C21" w:rsidRPr="001D5D75" w:rsidRDefault="001D5D75" w:rsidP="004E08A9">
            <w:pPr>
              <w:pStyle w:val="En-tte"/>
              <w:tabs>
                <w:tab w:val="clear" w:pos="9072"/>
                <w:tab w:val="left" w:pos="2880"/>
              </w:tabs>
              <w:jc w:val="both"/>
              <w:rPr>
                <w:rFonts w:ascii="Arial" w:hAnsi="Arial" w:cs="Arial"/>
                <w:sz w:val="20"/>
                <w:szCs w:val="20"/>
                <w:lang w:val="en-GB"/>
              </w:rPr>
            </w:pPr>
            <w:r w:rsidRPr="001D5D75">
              <w:rPr>
                <w:rFonts w:ascii="Arial" w:hAnsi="Arial" w:cs="Arial"/>
                <w:sz w:val="20"/>
                <w:szCs w:val="20"/>
                <w:lang w:val="en-GB"/>
              </w:rPr>
              <w:t>pegase-cdc-1-5.pdf</w:t>
            </w:r>
          </w:p>
        </w:tc>
      </w:tr>
      <w:tr w:rsidR="003E2C21" w:rsidRPr="002A01C2">
        <w:trPr>
          <w:trHeight w:val="330"/>
        </w:trPr>
        <w:tc>
          <w:tcPr>
            <w:tcW w:w="1476" w:type="dxa"/>
            <w:tcBorders>
              <w:top w:val="single" w:sz="4" w:space="0" w:color="FF9900"/>
              <w:left w:val="single" w:sz="4" w:space="0" w:color="FF9900"/>
              <w:bottom w:val="single" w:sz="4" w:space="0" w:color="FF9900"/>
              <w:right w:val="single" w:sz="4" w:space="0" w:color="FF9900"/>
            </w:tcBorders>
          </w:tcPr>
          <w:p w:rsidR="003E2C21" w:rsidRDefault="003E2C21" w:rsidP="004E08A9">
            <w:pPr>
              <w:pStyle w:val="En-tte"/>
              <w:tabs>
                <w:tab w:val="clear" w:pos="9072"/>
                <w:tab w:val="left" w:pos="2880"/>
              </w:tabs>
              <w:jc w:val="both"/>
              <w:rPr>
                <w:rFonts w:ascii="Arial" w:hAnsi="Arial" w:cs="Arial"/>
                <w:sz w:val="20"/>
                <w:szCs w:val="20"/>
              </w:rPr>
            </w:pPr>
            <w:r>
              <w:rPr>
                <w:rFonts w:ascii="Arial" w:hAnsi="Arial" w:cs="Arial"/>
                <w:sz w:val="20"/>
                <w:szCs w:val="20"/>
              </w:rPr>
              <w:t>CEA</w:t>
            </w:r>
          </w:p>
        </w:tc>
        <w:tc>
          <w:tcPr>
            <w:tcW w:w="1425" w:type="dxa"/>
            <w:tcBorders>
              <w:top w:val="single" w:sz="4" w:space="0" w:color="FF9900"/>
              <w:left w:val="single" w:sz="4" w:space="0" w:color="FF9900"/>
              <w:bottom w:val="single" w:sz="4" w:space="0" w:color="FF9900"/>
              <w:right w:val="single" w:sz="4" w:space="0" w:color="FF9900"/>
            </w:tcBorders>
          </w:tcPr>
          <w:p w:rsidR="003E2C21" w:rsidRDefault="003E2C21" w:rsidP="004E08A9">
            <w:pPr>
              <w:pStyle w:val="En-tte"/>
              <w:tabs>
                <w:tab w:val="clear" w:pos="9072"/>
                <w:tab w:val="left" w:pos="2880"/>
              </w:tabs>
              <w:jc w:val="both"/>
              <w:rPr>
                <w:rFonts w:ascii="Arial" w:hAnsi="Arial" w:cs="Arial"/>
                <w:sz w:val="20"/>
                <w:szCs w:val="20"/>
              </w:rPr>
            </w:pPr>
          </w:p>
        </w:tc>
        <w:tc>
          <w:tcPr>
            <w:tcW w:w="5898" w:type="dxa"/>
            <w:tcBorders>
              <w:top w:val="single" w:sz="4" w:space="0" w:color="FF9900"/>
              <w:left w:val="single" w:sz="4" w:space="0" w:color="FF9900"/>
              <w:bottom w:val="single" w:sz="4" w:space="0" w:color="FF9900"/>
              <w:right w:val="single" w:sz="4" w:space="0" w:color="FF9900"/>
            </w:tcBorders>
          </w:tcPr>
          <w:p w:rsidR="003E2C21" w:rsidRPr="001D5D75" w:rsidRDefault="001D5D75" w:rsidP="004E08A9">
            <w:pPr>
              <w:pStyle w:val="En-tte"/>
              <w:tabs>
                <w:tab w:val="clear" w:pos="9072"/>
                <w:tab w:val="left" w:pos="2880"/>
              </w:tabs>
              <w:jc w:val="both"/>
              <w:rPr>
                <w:rFonts w:ascii="Arial" w:hAnsi="Arial" w:cs="Arial"/>
                <w:sz w:val="20"/>
                <w:szCs w:val="20"/>
              </w:rPr>
            </w:pPr>
            <w:r w:rsidRPr="001D5D75">
              <w:rPr>
                <w:rFonts w:ascii="Arial" w:hAnsi="Arial" w:cs="Arial"/>
                <w:sz w:val="20"/>
                <w:szCs w:val="20"/>
              </w:rPr>
              <w:t>Ecrans applis des centres.zip</w:t>
            </w:r>
          </w:p>
        </w:tc>
      </w:tr>
      <w:tr w:rsidR="00460585" w:rsidRPr="002A01C2">
        <w:trPr>
          <w:trHeight w:val="330"/>
        </w:trPr>
        <w:tc>
          <w:tcPr>
            <w:tcW w:w="1476" w:type="dxa"/>
            <w:tcBorders>
              <w:top w:val="single" w:sz="4" w:space="0" w:color="FF9900"/>
              <w:left w:val="single" w:sz="4" w:space="0" w:color="FF9900"/>
              <w:bottom w:val="single" w:sz="4" w:space="0" w:color="FF9900"/>
              <w:right w:val="single" w:sz="4" w:space="0" w:color="FF9900"/>
            </w:tcBorders>
          </w:tcPr>
          <w:p w:rsidR="00460585" w:rsidRDefault="00460585" w:rsidP="004E08A9">
            <w:pPr>
              <w:pStyle w:val="En-tte"/>
              <w:tabs>
                <w:tab w:val="clear" w:pos="9072"/>
                <w:tab w:val="left" w:pos="2880"/>
              </w:tabs>
              <w:jc w:val="both"/>
              <w:rPr>
                <w:rFonts w:ascii="Arial" w:hAnsi="Arial" w:cs="Arial"/>
                <w:sz w:val="20"/>
                <w:szCs w:val="20"/>
              </w:rPr>
            </w:pPr>
            <w:r>
              <w:rPr>
                <w:rFonts w:ascii="Arial" w:hAnsi="Arial" w:cs="Arial"/>
                <w:sz w:val="20"/>
                <w:szCs w:val="20"/>
              </w:rPr>
              <w:t>CEA</w:t>
            </w:r>
          </w:p>
        </w:tc>
        <w:tc>
          <w:tcPr>
            <w:tcW w:w="1425" w:type="dxa"/>
            <w:tcBorders>
              <w:top w:val="single" w:sz="4" w:space="0" w:color="FF9900"/>
              <w:left w:val="single" w:sz="4" w:space="0" w:color="FF9900"/>
              <w:bottom w:val="single" w:sz="4" w:space="0" w:color="FF9900"/>
              <w:right w:val="single" w:sz="4" w:space="0" w:color="FF9900"/>
            </w:tcBorders>
          </w:tcPr>
          <w:p w:rsidR="00460585" w:rsidRDefault="00460585" w:rsidP="004E08A9">
            <w:pPr>
              <w:pStyle w:val="En-tte"/>
              <w:tabs>
                <w:tab w:val="clear" w:pos="9072"/>
                <w:tab w:val="left" w:pos="2880"/>
              </w:tabs>
              <w:jc w:val="both"/>
              <w:rPr>
                <w:rFonts w:ascii="Arial" w:hAnsi="Arial" w:cs="Arial"/>
                <w:sz w:val="20"/>
                <w:szCs w:val="20"/>
              </w:rPr>
            </w:pPr>
          </w:p>
        </w:tc>
        <w:tc>
          <w:tcPr>
            <w:tcW w:w="5898" w:type="dxa"/>
            <w:tcBorders>
              <w:top w:val="single" w:sz="4" w:space="0" w:color="FF9900"/>
              <w:left w:val="single" w:sz="4" w:space="0" w:color="FF9900"/>
              <w:bottom w:val="single" w:sz="4" w:space="0" w:color="FF9900"/>
              <w:right w:val="single" w:sz="4" w:space="0" w:color="FF9900"/>
            </w:tcBorders>
          </w:tcPr>
          <w:p w:rsidR="00460585" w:rsidRPr="001D5D75" w:rsidRDefault="001D5D75" w:rsidP="004E08A9">
            <w:pPr>
              <w:pStyle w:val="En-tte"/>
              <w:tabs>
                <w:tab w:val="clear" w:pos="9072"/>
                <w:tab w:val="left" w:pos="2880"/>
              </w:tabs>
              <w:jc w:val="both"/>
              <w:rPr>
                <w:rFonts w:ascii="Arial" w:hAnsi="Arial" w:cs="Arial"/>
                <w:sz w:val="20"/>
                <w:szCs w:val="20"/>
              </w:rPr>
            </w:pPr>
            <w:r w:rsidRPr="001D5D75">
              <w:rPr>
                <w:rFonts w:ascii="Arial" w:hAnsi="Arial" w:cs="Arial"/>
                <w:sz w:val="20"/>
                <w:szCs w:val="20"/>
              </w:rPr>
              <w:t>Ecran_Pegase.doc</w:t>
            </w:r>
          </w:p>
        </w:tc>
      </w:tr>
      <w:tr w:rsidR="00460585" w:rsidRPr="002A01C2">
        <w:trPr>
          <w:trHeight w:val="330"/>
        </w:trPr>
        <w:tc>
          <w:tcPr>
            <w:tcW w:w="1476" w:type="dxa"/>
            <w:tcBorders>
              <w:top w:val="single" w:sz="4" w:space="0" w:color="FF9900"/>
              <w:left w:val="single" w:sz="4" w:space="0" w:color="FF9900"/>
              <w:bottom w:val="single" w:sz="4" w:space="0" w:color="FF9900"/>
              <w:right w:val="single" w:sz="4" w:space="0" w:color="FF9900"/>
            </w:tcBorders>
          </w:tcPr>
          <w:p w:rsidR="00460585" w:rsidRDefault="00460585" w:rsidP="004E08A9">
            <w:pPr>
              <w:pStyle w:val="En-tte"/>
              <w:tabs>
                <w:tab w:val="clear" w:pos="9072"/>
                <w:tab w:val="left" w:pos="2880"/>
              </w:tabs>
              <w:jc w:val="both"/>
              <w:rPr>
                <w:rFonts w:ascii="Arial" w:hAnsi="Arial" w:cs="Arial"/>
                <w:sz w:val="20"/>
                <w:szCs w:val="20"/>
              </w:rPr>
            </w:pPr>
            <w:r>
              <w:rPr>
                <w:rFonts w:ascii="Arial" w:hAnsi="Arial" w:cs="Arial"/>
                <w:sz w:val="20"/>
                <w:szCs w:val="20"/>
              </w:rPr>
              <w:t>CEA</w:t>
            </w:r>
          </w:p>
        </w:tc>
        <w:tc>
          <w:tcPr>
            <w:tcW w:w="1425" w:type="dxa"/>
            <w:tcBorders>
              <w:top w:val="single" w:sz="4" w:space="0" w:color="FF9900"/>
              <w:left w:val="single" w:sz="4" w:space="0" w:color="FF9900"/>
              <w:bottom w:val="single" w:sz="4" w:space="0" w:color="FF9900"/>
              <w:right w:val="single" w:sz="4" w:space="0" w:color="FF9900"/>
            </w:tcBorders>
          </w:tcPr>
          <w:p w:rsidR="00460585" w:rsidRDefault="00460585" w:rsidP="004E08A9">
            <w:pPr>
              <w:pStyle w:val="En-tte"/>
              <w:tabs>
                <w:tab w:val="clear" w:pos="9072"/>
                <w:tab w:val="left" w:pos="2880"/>
              </w:tabs>
              <w:jc w:val="both"/>
              <w:rPr>
                <w:rFonts w:ascii="Arial" w:hAnsi="Arial" w:cs="Arial"/>
                <w:sz w:val="20"/>
                <w:szCs w:val="20"/>
              </w:rPr>
            </w:pPr>
          </w:p>
        </w:tc>
        <w:tc>
          <w:tcPr>
            <w:tcW w:w="5898" w:type="dxa"/>
            <w:tcBorders>
              <w:top w:val="single" w:sz="4" w:space="0" w:color="FF9900"/>
              <w:left w:val="single" w:sz="4" w:space="0" w:color="FF9900"/>
              <w:bottom w:val="single" w:sz="4" w:space="0" w:color="FF9900"/>
              <w:right w:val="single" w:sz="4" w:space="0" w:color="FF9900"/>
            </w:tcBorders>
          </w:tcPr>
          <w:p w:rsidR="00460585" w:rsidRPr="001D5D75" w:rsidRDefault="001D5D75" w:rsidP="004E08A9">
            <w:pPr>
              <w:pStyle w:val="En-tte"/>
              <w:tabs>
                <w:tab w:val="clear" w:pos="9072"/>
                <w:tab w:val="left" w:pos="2880"/>
              </w:tabs>
              <w:jc w:val="both"/>
              <w:rPr>
                <w:rFonts w:ascii="Arial" w:hAnsi="Arial" w:cs="Arial"/>
                <w:sz w:val="20"/>
                <w:szCs w:val="20"/>
              </w:rPr>
            </w:pPr>
            <w:r w:rsidRPr="001D5D75">
              <w:rPr>
                <w:rFonts w:ascii="Arial" w:hAnsi="Arial" w:cs="Arial"/>
                <w:sz w:val="20"/>
                <w:szCs w:val="20"/>
              </w:rPr>
              <w:t>Droits Accès des données aux Profils Pégase V</w:t>
            </w:r>
            <w:r w:rsidR="00E15C2B">
              <w:rPr>
                <w:rFonts w:ascii="Arial" w:hAnsi="Arial" w:cs="Arial"/>
                <w:sz w:val="20"/>
                <w:szCs w:val="20"/>
              </w:rPr>
              <w:t>3</w:t>
            </w:r>
            <w:r w:rsidRPr="001D5D75">
              <w:rPr>
                <w:rFonts w:ascii="Arial" w:hAnsi="Arial" w:cs="Arial"/>
                <w:sz w:val="20"/>
                <w:szCs w:val="20"/>
              </w:rPr>
              <w:t>.xls</w:t>
            </w:r>
          </w:p>
        </w:tc>
      </w:tr>
      <w:tr w:rsidR="00460585" w:rsidRPr="002A01C2">
        <w:trPr>
          <w:trHeight w:val="330"/>
        </w:trPr>
        <w:tc>
          <w:tcPr>
            <w:tcW w:w="1476" w:type="dxa"/>
            <w:tcBorders>
              <w:top w:val="single" w:sz="4" w:space="0" w:color="FF9900"/>
              <w:left w:val="single" w:sz="4" w:space="0" w:color="FF9900"/>
              <w:bottom w:val="single" w:sz="4" w:space="0" w:color="FF9900"/>
              <w:right w:val="single" w:sz="4" w:space="0" w:color="FF9900"/>
            </w:tcBorders>
          </w:tcPr>
          <w:p w:rsidR="00460585" w:rsidRDefault="00460585" w:rsidP="004E08A9">
            <w:pPr>
              <w:pStyle w:val="En-tte"/>
              <w:tabs>
                <w:tab w:val="clear" w:pos="9072"/>
                <w:tab w:val="left" w:pos="2880"/>
              </w:tabs>
              <w:jc w:val="both"/>
              <w:rPr>
                <w:rFonts w:ascii="Arial" w:hAnsi="Arial" w:cs="Arial"/>
                <w:sz w:val="20"/>
                <w:szCs w:val="20"/>
              </w:rPr>
            </w:pPr>
            <w:r>
              <w:rPr>
                <w:rFonts w:ascii="Arial" w:hAnsi="Arial" w:cs="Arial"/>
                <w:sz w:val="20"/>
                <w:szCs w:val="20"/>
              </w:rPr>
              <w:t>CEA</w:t>
            </w:r>
          </w:p>
        </w:tc>
        <w:tc>
          <w:tcPr>
            <w:tcW w:w="1425" w:type="dxa"/>
            <w:tcBorders>
              <w:top w:val="single" w:sz="4" w:space="0" w:color="FF9900"/>
              <w:left w:val="single" w:sz="4" w:space="0" w:color="FF9900"/>
              <w:bottom w:val="single" w:sz="4" w:space="0" w:color="FF9900"/>
              <w:right w:val="single" w:sz="4" w:space="0" w:color="FF9900"/>
            </w:tcBorders>
          </w:tcPr>
          <w:p w:rsidR="00460585" w:rsidRDefault="00460585" w:rsidP="004E08A9">
            <w:pPr>
              <w:pStyle w:val="En-tte"/>
              <w:tabs>
                <w:tab w:val="clear" w:pos="9072"/>
                <w:tab w:val="left" w:pos="2880"/>
              </w:tabs>
              <w:jc w:val="both"/>
              <w:rPr>
                <w:rFonts w:ascii="Arial" w:hAnsi="Arial" w:cs="Arial"/>
                <w:sz w:val="20"/>
                <w:szCs w:val="20"/>
              </w:rPr>
            </w:pPr>
          </w:p>
        </w:tc>
        <w:tc>
          <w:tcPr>
            <w:tcW w:w="5898" w:type="dxa"/>
            <w:tcBorders>
              <w:top w:val="single" w:sz="4" w:space="0" w:color="FF9900"/>
              <w:left w:val="single" w:sz="4" w:space="0" w:color="FF9900"/>
              <w:bottom w:val="single" w:sz="4" w:space="0" w:color="FF9900"/>
              <w:right w:val="single" w:sz="4" w:space="0" w:color="FF9900"/>
            </w:tcBorders>
          </w:tcPr>
          <w:p w:rsidR="00460585" w:rsidRPr="001D5D75" w:rsidRDefault="001D5D75" w:rsidP="004E08A9">
            <w:pPr>
              <w:pStyle w:val="En-tte"/>
              <w:tabs>
                <w:tab w:val="clear" w:pos="9072"/>
                <w:tab w:val="left" w:pos="2880"/>
              </w:tabs>
              <w:jc w:val="both"/>
              <w:rPr>
                <w:rFonts w:ascii="Arial" w:hAnsi="Arial" w:cs="Arial"/>
                <w:sz w:val="20"/>
                <w:szCs w:val="20"/>
              </w:rPr>
            </w:pPr>
            <w:r w:rsidRPr="001D5D75">
              <w:rPr>
                <w:rFonts w:ascii="Arial" w:hAnsi="Arial" w:cs="Arial"/>
                <w:sz w:val="20"/>
                <w:szCs w:val="20"/>
              </w:rPr>
              <w:t>annexe_pegase_cdc_v1-5.pdf</w:t>
            </w:r>
          </w:p>
        </w:tc>
      </w:tr>
    </w:tbl>
    <w:p w:rsidR="003E2C21" w:rsidRPr="009662A6" w:rsidRDefault="003E2C21" w:rsidP="003E2C21"/>
    <w:p w:rsidR="003E2C21" w:rsidRDefault="0037278E" w:rsidP="003E2C21">
      <w:pPr>
        <w:rPr>
          <w:szCs w:val="20"/>
        </w:rPr>
      </w:pPr>
      <w:r>
        <w:rPr>
          <w:szCs w:val="20"/>
        </w:rPr>
        <w:br w:type="page"/>
      </w:r>
    </w:p>
    <w:p w:rsidR="003E2C21" w:rsidRDefault="003E2C21" w:rsidP="003E2C21">
      <w:pPr>
        <w:pStyle w:val="Titre2"/>
        <w:jc w:val="both"/>
      </w:pPr>
      <w:bookmarkStart w:id="245" w:name="_Toc194381915"/>
      <w:bookmarkStart w:id="246" w:name="_Toc285793838"/>
      <w:bookmarkStart w:id="247" w:name="_Toc292454119"/>
      <w:r>
        <w:lastRenderedPageBreak/>
        <w:t>Terminologie</w:t>
      </w:r>
      <w:bookmarkEnd w:id="245"/>
      <w:bookmarkEnd w:id="246"/>
      <w:bookmarkEnd w:id="247"/>
    </w:p>
    <w:p w:rsidR="003E2C21" w:rsidRPr="00521E3E" w:rsidRDefault="003E2C21" w:rsidP="003E2C21">
      <w:pPr>
        <w:rPr>
          <w:szCs w:val="20"/>
        </w:rPr>
      </w:pPr>
    </w:p>
    <w:p w:rsidR="003E2C21" w:rsidRDefault="003E2C21" w:rsidP="00D23387">
      <w:pPr>
        <w:pStyle w:val="Titre3"/>
      </w:pPr>
      <w:bookmarkStart w:id="248" w:name="_Toc194381917"/>
      <w:bookmarkStart w:id="249" w:name="_Toc285793839"/>
      <w:bookmarkStart w:id="250" w:name="_Toc292454120"/>
      <w:r>
        <w:t>Définitions</w:t>
      </w:r>
      <w:bookmarkEnd w:id="248"/>
      <w:bookmarkEnd w:id="249"/>
      <w:bookmarkEnd w:id="250"/>
    </w:p>
    <w:p w:rsidR="003E2C21" w:rsidRPr="00521E3E" w:rsidRDefault="003E2C21" w:rsidP="003E2C21"/>
    <w:p w:rsidR="003E2C21" w:rsidRPr="00521E3E" w:rsidRDefault="003E2C21" w:rsidP="003E2C21">
      <w:pPr>
        <w:pStyle w:val="CorpsdeTexte"/>
        <w:rPr>
          <w:rFonts w:ascii="Arial" w:hAnsi="Arial" w:cs="Arial"/>
        </w:rPr>
      </w:pPr>
      <w:r w:rsidRPr="00521E3E">
        <w:rPr>
          <w:rFonts w:ascii="Arial" w:hAnsi="Arial" w:cs="Arial"/>
          <w:b/>
          <w:bCs/>
        </w:rPr>
        <w:t>Scénario</w:t>
      </w:r>
      <w:r w:rsidRPr="00521E3E">
        <w:rPr>
          <w:rFonts w:ascii="Arial" w:hAnsi="Arial" w:cs="Arial"/>
        </w:rPr>
        <w:t xml:space="preserve"> : Un scénario est une séquence spécifique d’actions qui illustre des comportements. Un scénario peut être utilisé pour illustrer une interaction.</w:t>
      </w:r>
    </w:p>
    <w:p w:rsidR="003E2C21" w:rsidRPr="00521E3E" w:rsidRDefault="003E2C21" w:rsidP="003E2C21">
      <w:pPr>
        <w:pStyle w:val="CorpsdeTexte"/>
        <w:rPr>
          <w:rFonts w:ascii="Arial" w:hAnsi="Arial" w:cs="Arial"/>
        </w:rPr>
      </w:pPr>
    </w:p>
    <w:p w:rsidR="003E2C21" w:rsidRPr="00521E3E" w:rsidRDefault="003E2C21" w:rsidP="003E2C21">
      <w:pPr>
        <w:pStyle w:val="CorpsdeTexte"/>
        <w:rPr>
          <w:rFonts w:ascii="Arial" w:hAnsi="Arial" w:cs="Arial"/>
        </w:rPr>
      </w:pPr>
      <w:r w:rsidRPr="00521E3E">
        <w:rPr>
          <w:rFonts w:ascii="Arial" w:hAnsi="Arial" w:cs="Arial"/>
          <w:b/>
          <w:bCs/>
        </w:rPr>
        <w:t>Interaction</w:t>
      </w:r>
      <w:r w:rsidRPr="00521E3E">
        <w:rPr>
          <w:rFonts w:ascii="Arial" w:hAnsi="Arial" w:cs="Arial"/>
        </w:rPr>
        <w:t xml:space="preserve"> : Une interaction est une spécification du comportement qui comprend un ensemble d’échanges de messages parmi un ensemble d’objets dans un contexte particulier dédié à une cause spécifique. Une interaction peut être illustrée par un ou plusieurs scénarios.</w:t>
      </w:r>
    </w:p>
    <w:p w:rsidR="003E2C21" w:rsidRPr="00521E3E" w:rsidRDefault="003E2C21" w:rsidP="003E2C21">
      <w:pPr>
        <w:pStyle w:val="CorpsdeTexte"/>
        <w:rPr>
          <w:rFonts w:ascii="Arial" w:hAnsi="Arial" w:cs="Arial"/>
        </w:rPr>
      </w:pPr>
    </w:p>
    <w:p w:rsidR="003E2C21" w:rsidRPr="00521E3E" w:rsidRDefault="003E2C21" w:rsidP="003E2C21">
      <w:pPr>
        <w:pStyle w:val="CorpsdeTexte"/>
        <w:rPr>
          <w:rFonts w:ascii="Arial" w:hAnsi="Arial" w:cs="Arial"/>
        </w:rPr>
      </w:pPr>
      <w:r w:rsidRPr="00521E3E">
        <w:rPr>
          <w:rFonts w:ascii="Arial" w:hAnsi="Arial" w:cs="Arial"/>
          <w:b/>
          <w:bCs/>
        </w:rPr>
        <w:t>Cas d’Utilisation</w:t>
      </w:r>
      <w:r w:rsidRPr="00521E3E">
        <w:rPr>
          <w:rFonts w:ascii="Arial" w:hAnsi="Arial" w:cs="Arial"/>
        </w:rPr>
        <w:t xml:space="preserve"> : Un Cas d’Utilisation d’un système est la description, sous forme d’actions et de réactions, du comportement de ce système du point de vue de l’utilisateur : il traduit une fonctionnalité du système, déclenchée en réponse à la stimulation d’un acteur externe. Les cas d’utilisation permettent de définir les limites du système et les relations entre le système et son environnement.</w:t>
      </w:r>
    </w:p>
    <w:p w:rsidR="003E2C21" w:rsidRPr="00521E3E" w:rsidRDefault="003E2C21" w:rsidP="003E2C21">
      <w:pPr>
        <w:pStyle w:val="CorpsdeTexte"/>
        <w:rPr>
          <w:rFonts w:ascii="Arial" w:hAnsi="Arial" w:cs="Arial"/>
        </w:rPr>
      </w:pPr>
    </w:p>
    <w:p w:rsidR="003E2C21" w:rsidRPr="00521E3E" w:rsidRDefault="003E2C21" w:rsidP="003E2C21">
      <w:pPr>
        <w:pStyle w:val="CorpsdeTexte"/>
        <w:rPr>
          <w:rFonts w:ascii="Arial" w:hAnsi="Arial" w:cs="Arial"/>
        </w:rPr>
      </w:pPr>
      <w:r w:rsidRPr="00521E3E">
        <w:rPr>
          <w:rFonts w:ascii="Arial" w:hAnsi="Arial" w:cs="Arial"/>
          <w:b/>
          <w:bCs/>
        </w:rPr>
        <w:t>Acteur</w:t>
      </w:r>
      <w:r w:rsidRPr="00521E3E">
        <w:rPr>
          <w:rFonts w:ascii="Arial" w:hAnsi="Arial" w:cs="Arial"/>
        </w:rPr>
        <w:t xml:space="preserve"> : Un acteur représente un rôle joué par une personne ou une chose qui interagit avec le système. En d’autres termes, c’est un élément de la modélisation de type prédéfini désignant une entité hors du système qui interagit avec le système à travers les scénarios décrits dans les cas d’utilisation.</w:t>
      </w:r>
    </w:p>
    <w:p w:rsidR="003E2C21" w:rsidRPr="00521E3E" w:rsidRDefault="003E2C21" w:rsidP="003E2C21">
      <w:pPr>
        <w:pStyle w:val="CorpsdeTexte"/>
        <w:rPr>
          <w:rFonts w:ascii="Arial" w:hAnsi="Arial" w:cs="Arial"/>
        </w:rPr>
      </w:pPr>
      <w:r w:rsidRPr="00521E3E">
        <w:rPr>
          <w:rFonts w:ascii="Arial" w:hAnsi="Arial" w:cs="Arial"/>
        </w:rPr>
        <w:t>On désigne 4 grandes catégories d’acteurs :</w:t>
      </w:r>
    </w:p>
    <w:p w:rsidR="003E2C21" w:rsidRPr="00521E3E" w:rsidRDefault="003E2C21" w:rsidP="003E2C21">
      <w:pPr>
        <w:pStyle w:val="CorpsdeTexte"/>
        <w:numPr>
          <w:ilvl w:val="0"/>
          <w:numId w:val="4"/>
        </w:numPr>
        <w:rPr>
          <w:rFonts w:ascii="Arial" w:hAnsi="Arial" w:cs="Arial"/>
        </w:rPr>
      </w:pPr>
      <w:r w:rsidRPr="00521E3E">
        <w:rPr>
          <w:rFonts w:ascii="Arial" w:hAnsi="Arial" w:cs="Arial"/>
        </w:rPr>
        <w:t>les acteurs principaux : cette catégorie regroupe les personnes qui utilisent les fonctions principales du système,</w:t>
      </w:r>
    </w:p>
    <w:p w:rsidR="003E2C21" w:rsidRPr="00521E3E" w:rsidRDefault="003E2C21" w:rsidP="003E2C21">
      <w:pPr>
        <w:pStyle w:val="CorpsdeTexte"/>
        <w:numPr>
          <w:ilvl w:val="0"/>
          <w:numId w:val="4"/>
        </w:numPr>
        <w:rPr>
          <w:rFonts w:ascii="Arial" w:hAnsi="Arial" w:cs="Arial"/>
        </w:rPr>
      </w:pPr>
      <w:r w:rsidRPr="00521E3E">
        <w:rPr>
          <w:rFonts w:ascii="Arial" w:hAnsi="Arial" w:cs="Arial"/>
        </w:rPr>
        <w:t>les acteurs secondaires : cette catégorie regroupe les personnes qui effectuent des taches administratives ou de maintenance du système,</w:t>
      </w:r>
    </w:p>
    <w:p w:rsidR="003E2C21" w:rsidRPr="00521E3E" w:rsidRDefault="003E2C21" w:rsidP="003E2C21">
      <w:pPr>
        <w:pStyle w:val="CorpsdeTexte"/>
        <w:numPr>
          <w:ilvl w:val="0"/>
          <w:numId w:val="4"/>
        </w:numPr>
        <w:rPr>
          <w:rFonts w:ascii="Arial" w:hAnsi="Arial" w:cs="Arial"/>
        </w:rPr>
      </w:pPr>
      <w:r w:rsidRPr="00521E3E">
        <w:rPr>
          <w:rFonts w:ascii="Arial" w:hAnsi="Arial" w:cs="Arial"/>
        </w:rPr>
        <w:t>le matériel externe : cette catégorie regroupe les dispositifs matériels incontournables qui font partie du domaine de l’application et doivent être utilisés - ce sont les dispositifs matériels périphériques du système -,</w:t>
      </w:r>
    </w:p>
    <w:p w:rsidR="003E2C21" w:rsidRPr="00521E3E" w:rsidRDefault="003E2C21" w:rsidP="003E2C21">
      <w:pPr>
        <w:pStyle w:val="CorpsdeTexte"/>
        <w:numPr>
          <w:ilvl w:val="0"/>
          <w:numId w:val="4"/>
        </w:numPr>
        <w:rPr>
          <w:rFonts w:ascii="Arial" w:hAnsi="Arial" w:cs="Arial"/>
        </w:rPr>
      </w:pPr>
      <w:r w:rsidRPr="00521E3E">
        <w:rPr>
          <w:rFonts w:ascii="Arial" w:hAnsi="Arial" w:cs="Arial"/>
        </w:rPr>
        <w:t>les autres systèmes : cette catégorie regroupe les systèmes avec lesquels le système doit interagir.</w:t>
      </w:r>
    </w:p>
    <w:p w:rsidR="003E2C21" w:rsidRDefault="003E2C21" w:rsidP="003E2C21"/>
    <w:p w:rsidR="00EC5D46" w:rsidRPr="002A01C2" w:rsidRDefault="003E2C21" w:rsidP="00D23387">
      <w:pPr>
        <w:pStyle w:val="Titre3"/>
        <w:rPr>
          <w:rFonts w:ascii="Arial" w:hAnsi="Arial"/>
          <w:color w:val="000000"/>
        </w:rPr>
      </w:pPr>
      <w:bookmarkStart w:id="251" w:name="_Toc194381918"/>
      <w:bookmarkStart w:id="252" w:name="_Toc285793840"/>
      <w:bookmarkStart w:id="253" w:name="_Toc292454121"/>
      <w:r>
        <w:t>Abréviations</w:t>
      </w:r>
      <w:bookmarkEnd w:id="251"/>
      <w:bookmarkEnd w:id="252"/>
      <w:bookmarkEnd w:id="253"/>
    </w:p>
    <w:p w:rsidR="00EC5D46" w:rsidRPr="00817D27" w:rsidRDefault="00EC5D46" w:rsidP="00817D27">
      <w:pPr>
        <w:rPr>
          <w:rFonts w:ascii="Arial" w:hAnsi="Arial" w:cs="Arial"/>
          <w:sz w:val="20"/>
          <w:szCs w:val="20"/>
        </w:rPr>
      </w:pPr>
    </w:p>
    <w:p w:rsidR="00817D27" w:rsidRPr="00817D27" w:rsidRDefault="00817D27" w:rsidP="00817D27">
      <w:pPr>
        <w:pStyle w:val="Texteparagraphes"/>
        <w:spacing w:before="0" w:after="0"/>
        <w:rPr>
          <w:rFonts w:cs="Arial"/>
          <w:sz w:val="20"/>
        </w:rPr>
      </w:pPr>
      <w:r w:rsidRPr="00817D27">
        <w:rPr>
          <w:rFonts w:cs="Arial"/>
          <w:b/>
          <w:sz w:val="20"/>
        </w:rPr>
        <w:t>Habilitation</w:t>
      </w:r>
      <w:r w:rsidRPr="00817D27">
        <w:rPr>
          <w:rFonts w:cs="Arial"/>
          <w:sz w:val="20"/>
        </w:rPr>
        <w:t> : Droit défini dans l’application HABILITA. Une habilitation est définie par :</w:t>
      </w:r>
    </w:p>
    <w:p w:rsidR="00817D27" w:rsidRPr="00817D27" w:rsidRDefault="00817D27" w:rsidP="00817D27">
      <w:pPr>
        <w:pStyle w:val="Texteparagraphes"/>
        <w:numPr>
          <w:ilvl w:val="0"/>
          <w:numId w:val="6"/>
        </w:numPr>
        <w:spacing w:before="0" w:after="0"/>
        <w:rPr>
          <w:rFonts w:cs="Arial"/>
          <w:sz w:val="20"/>
        </w:rPr>
      </w:pPr>
      <w:r w:rsidRPr="00817D27">
        <w:rPr>
          <w:rFonts w:cs="Arial"/>
          <w:sz w:val="20"/>
        </w:rPr>
        <w:t xml:space="preserve">Le nom de l’application sur laquelle est </w:t>
      </w:r>
      <w:r w:rsidR="00E313F4">
        <w:rPr>
          <w:rFonts w:cs="Arial"/>
          <w:sz w:val="20"/>
        </w:rPr>
        <w:t xml:space="preserve">porte (Dans notre contexte : </w:t>
      </w:r>
      <w:r w:rsidR="00232FCF">
        <w:rPr>
          <w:rFonts w:cs="Arial"/>
          <w:sz w:val="20"/>
        </w:rPr>
        <w:t>PEGASE</w:t>
      </w:r>
      <w:r w:rsidRPr="00817D27">
        <w:rPr>
          <w:rFonts w:cs="Arial"/>
          <w:sz w:val="20"/>
        </w:rPr>
        <w:t>)</w:t>
      </w:r>
    </w:p>
    <w:p w:rsidR="00817D27" w:rsidRPr="00817D27" w:rsidRDefault="00817D27" w:rsidP="00817D27">
      <w:pPr>
        <w:pStyle w:val="Texteparagraphes"/>
        <w:numPr>
          <w:ilvl w:val="0"/>
          <w:numId w:val="6"/>
        </w:numPr>
        <w:spacing w:before="0" w:after="0"/>
        <w:rPr>
          <w:rFonts w:cs="Arial"/>
          <w:sz w:val="20"/>
        </w:rPr>
      </w:pPr>
      <w:r w:rsidRPr="00817D27">
        <w:rPr>
          <w:rFonts w:cs="Arial"/>
          <w:sz w:val="20"/>
        </w:rPr>
        <w:t>L’identifiant de l’utilisateur (matricule)</w:t>
      </w:r>
    </w:p>
    <w:p w:rsidR="00817D27" w:rsidRPr="00817D27" w:rsidRDefault="00817D27" w:rsidP="00817D27">
      <w:pPr>
        <w:pStyle w:val="Texteparagraphes"/>
        <w:numPr>
          <w:ilvl w:val="0"/>
          <w:numId w:val="6"/>
        </w:numPr>
        <w:spacing w:before="0" w:after="0"/>
        <w:rPr>
          <w:rFonts w:cs="Arial"/>
          <w:sz w:val="20"/>
        </w:rPr>
      </w:pPr>
      <w:r w:rsidRPr="00817D27">
        <w:rPr>
          <w:rFonts w:cs="Arial"/>
          <w:sz w:val="20"/>
        </w:rPr>
        <w:t xml:space="preserve">Le </w:t>
      </w:r>
      <w:r w:rsidR="00E44989">
        <w:rPr>
          <w:rFonts w:cs="Arial"/>
          <w:sz w:val="20"/>
        </w:rPr>
        <w:t>/profil</w:t>
      </w:r>
      <w:r w:rsidRPr="00817D27">
        <w:rPr>
          <w:rFonts w:cs="Arial"/>
          <w:sz w:val="20"/>
        </w:rPr>
        <w:t xml:space="preserve"> (son rôle acteur dans </w:t>
      </w:r>
      <w:r w:rsidR="00460585">
        <w:rPr>
          <w:rFonts w:cs="Arial"/>
          <w:sz w:val="20"/>
        </w:rPr>
        <w:t>l’application</w:t>
      </w:r>
      <w:r w:rsidRPr="00817D27">
        <w:rPr>
          <w:rFonts w:cs="Arial"/>
          <w:sz w:val="20"/>
        </w:rPr>
        <w:t> :</w:t>
      </w:r>
      <w:r w:rsidR="00460585">
        <w:rPr>
          <w:rFonts w:cs="Arial"/>
          <w:sz w:val="20"/>
        </w:rPr>
        <w:t xml:space="preserve"> </w:t>
      </w:r>
      <w:r w:rsidR="00232FCF">
        <w:rPr>
          <w:rFonts w:cs="Arial"/>
          <w:sz w:val="20"/>
        </w:rPr>
        <w:t>Accueil de centre</w:t>
      </w:r>
      <w:r w:rsidR="00E313F4">
        <w:rPr>
          <w:rFonts w:cs="Arial"/>
          <w:sz w:val="20"/>
        </w:rPr>
        <w:t xml:space="preserve">, </w:t>
      </w:r>
      <w:r w:rsidR="00232FCF">
        <w:rPr>
          <w:rFonts w:cs="Arial"/>
          <w:sz w:val="20"/>
        </w:rPr>
        <w:t>Administrateur centre</w:t>
      </w:r>
      <w:r w:rsidRPr="00817D27">
        <w:rPr>
          <w:rFonts w:cs="Arial"/>
          <w:sz w:val="20"/>
        </w:rPr>
        <w:t>,…)</w:t>
      </w:r>
    </w:p>
    <w:p w:rsidR="00817D27" w:rsidRDefault="00817D27" w:rsidP="00817D27">
      <w:pPr>
        <w:pStyle w:val="Texteparagraphes"/>
        <w:numPr>
          <w:ilvl w:val="0"/>
          <w:numId w:val="6"/>
        </w:numPr>
        <w:spacing w:before="0" w:after="0"/>
        <w:rPr>
          <w:rFonts w:cs="Arial"/>
          <w:sz w:val="20"/>
        </w:rPr>
      </w:pPr>
      <w:r w:rsidRPr="00817D27">
        <w:rPr>
          <w:rFonts w:cs="Arial"/>
          <w:sz w:val="20"/>
        </w:rPr>
        <w:t xml:space="preserve">Le périmètre </w:t>
      </w:r>
      <w:r w:rsidR="00E313F4">
        <w:rPr>
          <w:rFonts w:cs="Arial"/>
          <w:sz w:val="20"/>
        </w:rPr>
        <w:t>d’habilitation (</w:t>
      </w:r>
      <w:r w:rsidR="00232FCF">
        <w:rPr>
          <w:rFonts w:cs="Arial"/>
          <w:sz w:val="20"/>
        </w:rPr>
        <w:t xml:space="preserve">CEA / </w:t>
      </w:r>
      <w:r w:rsidR="00E313F4">
        <w:rPr>
          <w:rFonts w:cs="Arial"/>
          <w:sz w:val="20"/>
        </w:rPr>
        <w:t xml:space="preserve">centre / </w:t>
      </w:r>
      <w:r w:rsidR="00232FCF">
        <w:rPr>
          <w:rFonts w:cs="Arial"/>
          <w:sz w:val="20"/>
        </w:rPr>
        <w:t>pôle</w:t>
      </w:r>
      <w:r w:rsidR="00E313F4">
        <w:rPr>
          <w:rFonts w:cs="Arial"/>
          <w:sz w:val="20"/>
        </w:rPr>
        <w:t>)</w:t>
      </w:r>
    </w:p>
    <w:p w:rsidR="00BD7DA7" w:rsidRPr="00817D27" w:rsidRDefault="00BD7DA7" w:rsidP="00BD7DA7">
      <w:pPr>
        <w:pStyle w:val="Texteparagraphes"/>
        <w:spacing w:before="0" w:after="0"/>
        <w:ind w:left="360"/>
        <w:rPr>
          <w:rFonts w:cs="Arial"/>
          <w:sz w:val="20"/>
        </w:rPr>
      </w:pPr>
      <w:r>
        <w:rPr>
          <w:rFonts w:cs="Arial"/>
          <w:sz w:val="20"/>
        </w:rPr>
        <w:t xml:space="preserve">Un utilisateur peut avoir plusieurs </w:t>
      </w:r>
      <w:r w:rsidR="00E44989">
        <w:rPr>
          <w:rFonts w:cs="Arial"/>
          <w:sz w:val="20"/>
        </w:rPr>
        <w:t>profils</w:t>
      </w:r>
      <w:r>
        <w:rPr>
          <w:rFonts w:cs="Arial"/>
          <w:sz w:val="20"/>
        </w:rPr>
        <w:t xml:space="preserve">. Pour chaque </w:t>
      </w:r>
      <w:r w:rsidR="00E44989">
        <w:rPr>
          <w:rFonts w:cs="Arial"/>
          <w:sz w:val="20"/>
        </w:rPr>
        <w:t>profil</w:t>
      </w:r>
      <w:r>
        <w:rPr>
          <w:rFonts w:cs="Arial"/>
          <w:sz w:val="20"/>
        </w:rPr>
        <w:t>, plusieurs périmètres peuvent être définis.</w:t>
      </w:r>
    </w:p>
    <w:p w:rsidR="00817D27" w:rsidRPr="00817D27" w:rsidRDefault="00817D27" w:rsidP="00817D27">
      <w:pPr>
        <w:pStyle w:val="Texteparagraphes"/>
        <w:rPr>
          <w:rFonts w:cs="Arial"/>
          <w:b/>
          <w:sz w:val="20"/>
        </w:rPr>
      </w:pPr>
    </w:p>
    <w:p w:rsidR="00817D27" w:rsidRDefault="00817D27" w:rsidP="00817D27">
      <w:pPr>
        <w:pStyle w:val="Texteparagraphes"/>
        <w:rPr>
          <w:rFonts w:cs="Arial"/>
          <w:sz w:val="20"/>
        </w:rPr>
      </w:pPr>
      <w:r w:rsidRPr="00817D27">
        <w:rPr>
          <w:rFonts w:cs="Arial"/>
          <w:b/>
          <w:sz w:val="20"/>
        </w:rPr>
        <w:t>Périmètre</w:t>
      </w:r>
      <w:r w:rsidRPr="00817D27">
        <w:rPr>
          <w:rFonts w:cs="Arial"/>
          <w:sz w:val="20"/>
        </w:rPr>
        <w:t xml:space="preserve"> : ou visibilité – est défini par l’habilitation. Le périmètre d’un </w:t>
      </w:r>
      <w:r w:rsidR="00E313F4">
        <w:rPr>
          <w:rFonts w:cs="Arial"/>
          <w:sz w:val="20"/>
        </w:rPr>
        <w:t>acteur</w:t>
      </w:r>
      <w:r w:rsidRPr="00817D27">
        <w:rPr>
          <w:rFonts w:cs="Arial"/>
          <w:sz w:val="20"/>
        </w:rPr>
        <w:t xml:space="preserve"> est fonction de son r</w:t>
      </w:r>
      <w:r w:rsidR="00E313F4">
        <w:rPr>
          <w:rFonts w:cs="Arial"/>
          <w:sz w:val="20"/>
        </w:rPr>
        <w:t xml:space="preserve">ôle. Il s’agit </w:t>
      </w:r>
      <w:r w:rsidR="00460585">
        <w:rPr>
          <w:rFonts w:cs="Arial"/>
          <w:sz w:val="20"/>
        </w:rPr>
        <w:t xml:space="preserve">par exemple </w:t>
      </w:r>
      <w:r w:rsidR="00E313F4">
        <w:rPr>
          <w:rFonts w:cs="Arial"/>
          <w:sz w:val="20"/>
        </w:rPr>
        <w:t>du</w:t>
      </w:r>
      <w:r w:rsidR="00460585">
        <w:rPr>
          <w:rFonts w:cs="Arial"/>
          <w:sz w:val="20"/>
        </w:rPr>
        <w:t xml:space="preserve"> Centre pour le </w:t>
      </w:r>
      <w:r w:rsidR="00E44989">
        <w:rPr>
          <w:rFonts w:cs="Arial"/>
          <w:sz w:val="20"/>
        </w:rPr>
        <w:t>profil ACCUEIL</w:t>
      </w:r>
      <w:r w:rsidRPr="00817D27">
        <w:rPr>
          <w:rFonts w:cs="Arial"/>
          <w:sz w:val="20"/>
        </w:rPr>
        <w:t xml:space="preserve">. Il détermine la </w:t>
      </w:r>
      <w:r w:rsidR="00E44989">
        <w:rPr>
          <w:rFonts w:cs="Arial"/>
          <w:sz w:val="20"/>
        </w:rPr>
        <w:t>visibilité des données</w:t>
      </w:r>
      <w:r w:rsidRPr="00817D27">
        <w:rPr>
          <w:rFonts w:cs="Arial"/>
          <w:sz w:val="20"/>
        </w:rPr>
        <w:t xml:space="preserve"> </w:t>
      </w:r>
      <w:r w:rsidR="00E313F4">
        <w:rPr>
          <w:rFonts w:cs="Arial"/>
          <w:sz w:val="20"/>
        </w:rPr>
        <w:t>accessibles</w:t>
      </w:r>
      <w:r w:rsidRPr="00817D27">
        <w:rPr>
          <w:rFonts w:cs="Arial"/>
          <w:sz w:val="20"/>
        </w:rPr>
        <w:t xml:space="preserve"> </w:t>
      </w:r>
      <w:r w:rsidR="00E313F4">
        <w:rPr>
          <w:rFonts w:cs="Arial"/>
          <w:sz w:val="20"/>
        </w:rPr>
        <w:t>à</w:t>
      </w:r>
      <w:r w:rsidRPr="00817D27">
        <w:rPr>
          <w:rFonts w:cs="Arial"/>
          <w:sz w:val="20"/>
        </w:rPr>
        <w:t xml:space="preserve"> l’</w:t>
      </w:r>
      <w:r w:rsidR="00E313F4">
        <w:rPr>
          <w:rFonts w:cs="Arial"/>
          <w:sz w:val="20"/>
        </w:rPr>
        <w:t>acteur</w:t>
      </w:r>
      <w:r w:rsidRPr="00817D27">
        <w:rPr>
          <w:rFonts w:cs="Arial"/>
          <w:sz w:val="20"/>
        </w:rPr>
        <w:t>.</w:t>
      </w:r>
    </w:p>
    <w:p w:rsidR="000E1400" w:rsidRDefault="000E1400" w:rsidP="00817D27">
      <w:pPr>
        <w:pStyle w:val="Texteparagraphes"/>
        <w:rPr>
          <w:rFonts w:cs="Arial"/>
          <w:sz w:val="20"/>
        </w:rPr>
      </w:pPr>
    </w:p>
    <w:p w:rsidR="000E1400" w:rsidRDefault="000E1400" w:rsidP="000E1400">
      <w:pPr>
        <w:autoSpaceDE w:val="0"/>
        <w:autoSpaceDN w:val="0"/>
        <w:adjustRightInd w:val="0"/>
        <w:rPr>
          <w:rFonts w:ascii="Arial" w:hAnsi="Arial" w:cs="Arial"/>
          <w:iCs/>
          <w:sz w:val="20"/>
          <w:szCs w:val="20"/>
        </w:rPr>
      </w:pPr>
    </w:p>
    <w:p w:rsidR="003E2C21" w:rsidRPr="003E2C21" w:rsidRDefault="003E2C21" w:rsidP="005A2ADC">
      <w:pPr>
        <w:pStyle w:val="Titre1"/>
      </w:pPr>
      <w:bookmarkStart w:id="254" w:name="_Toc284404039"/>
      <w:bookmarkStart w:id="255" w:name="_Toc284426103"/>
      <w:bookmarkStart w:id="256" w:name="_Toc284426379"/>
      <w:bookmarkStart w:id="257" w:name="_Toc284426565"/>
      <w:bookmarkStart w:id="258" w:name="_Toc284426791"/>
      <w:bookmarkStart w:id="259" w:name="_Toc284486786"/>
      <w:bookmarkStart w:id="260" w:name="_Toc284592659"/>
      <w:bookmarkStart w:id="261" w:name="_Toc284597916"/>
      <w:bookmarkStart w:id="262" w:name="_Toc284600996"/>
      <w:bookmarkStart w:id="263" w:name="_Toc284855318"/>
      <w:bookmarkStart w:id="264" w:name="_Toc285011895"/>
      <w:bookmarkStart w:id="265" w:name="_Toc285022967"/>
      <w:bookmarkStart w:id="266" w:name="_Toc285030658"/>
      <w:bookmarkStart w:id="267" w:name="_Toc285030873"/>
      <w:bookmarkStart w:id="268" w:name="_Toc285033112"/>
      <w:bookmarkStart w:id="269" w:name="_Toc285034264"/>
      <w:bookmarkStart w:id="270" w:name="_Toc285199028"/>
      <w:bookmarkStart w:id="271" w:name="_Toc285207663"/>
      <w:bookmarkStart w:id="272" w:name="_Toc285437471"/>
      <w:bookmarkStart w:id="273" w:name="_Toc285460322"/>
      <w:bookmarkStart w:id="274" w:name="_Toc285536557"/>
      <w:bookmarkStart w:id="275" w:name="_Toc284404040"/>
      <w:bookmarkStart w:id="276" w:name="_Toc284426104"/>
      <w:bookmarkStart w:id="277" w:name="_Toc284426380"/>
      <w:bookmarkStart w:id="278" w:name="_Toc284426566"/>
      <w:bookmarkStart w:id="279" w:name="_Toc284426792"/>
      <w:bookmarkStart w:id="280" w:name="_Toc284486787"/>
      <w:bookmarkStart w:id="281" w:name="_Toc284592660"/>
      <w:bookmarkStart w:id="282" w:name="_Toc284597917"/>
      <w:bookmarkStart w:id="283" w:name="_Toc284600997"/>
      <w:bookmarkStart w:id="284" w:name="_Toc284855319"/>
      <w:bookmarkStart w:id="285" w:name="_Toc285011896"/>
      <w:bookmarkStart w:id="286" w:name="_Toc285022968"/>
      <w:bookmarkStart w:id="287" w:name="_Toc285030659"/>
      <w:bookmarkStart w:id="288" w:name="_Toc285030874"/>
      <w:bookmarkStart w:id="289" w:name="_Toc285033113"/>
      <w:bookmarkStart w:id="290" w:name="_Toc285034265"/>
      <w:bookmarkStart w:id="291" w:name="_Toc285199029"/>
      <w:bookmarkStart w:id="292" w:name="_Toc285207664"/>
      <w:bookmarkStart w:id="293" w:name="_Toc285437472"/>
      <w:bookmarkStart w:id="294" w:name="_Toc285460323"/>
      <w:bookmarkStart w:id="295" w:name="_Toc285536558"/>
      <w:bookmarkStart w:id="296" w:name="_Toc194381919"/>
      <w:bookmarkStart w:id="297" w:name="_Toc285793841"/>
      <w:bookmarkStart w:id="298" w:name="_Toc292454122"/>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r w:rsidRPr="003E2C21">
        <w:lastRenderedPageBreak/>
        <w:t>Présentation du contexte</w:t>
      </w:r>
      <w:bookmarkEnd w:id="296"/>
      <w:bookmarkEnd w:id="297"/>
      <w:bookmarkEnd w:id="298"/>
    </w:p>
    <w:p w:rsidR="003E2C21" w:rsidRPr="003E2C21" w:rsidRDefault="003E2C21" w:rsidP="003E2C21">
      <w:pPr>
        <w:pStyle w:val="Titre2"/>
        <w:jc w:val="both"/>
        <w:rPr>
          <w:rFonts w:ascii="Arial" w:hAnsi="Arial"/>
        </w:rPr>
      </w:pPr>
      <w:bookmarkStart w:id="299" w:name="_Toc194381920"/>
      <w:bookmarkStart w:id="300" w:name="_Toc285793842"/>
      <w:bookmarkStart w:id="301" w:name="_Toc292454123"/>
      <w:r w:rsidRPr="003E2C21">
        <w:rPr>
          <w:rFonts w:ascii="Arial" w:hAnsi="Arial"/>
        </w:rPr>
        <w:t>Description</w:t>
      </w:r>
      <w:bookmarkEnd w:id="299"/>
      <w:bookmarkEnd w:id="300"/>
      <w:bookmarkEnd w:id="301"/>
    </w:p>
    <w:p w:rsidR="0006541F" w:rsidRPr="0006541F" w:rsidRDefault="0006541F" w:rsidP="0006541F">
      <w:pPr>
        <w:autoSpaceDE w:val="0"/>
        <w:autoSpaceDN w:val="0"/>
        <w:adjustRightInd w:val="0"/>
        <w:jc w:val="both"/>
        <w:rPr>
          <w:rFonts w:ascii="Arial" w:hAnsi="Arial" w:cs="Arial"/>
          <w:sz w:val="20"/>
          <w:szCs w:val="20"/>
        </w:rPr>
      </w:pPr>
      <w:r w:rsidRPr="0006541F">
        <w:rPr>
          <w:rFonts w:ascii="Arial" w:hAnsi="Arial" w:cs="Arial"/>
          <w:sz w:val="20"/>
          <w:szCs w:val="20"/>
        </w:rPr>
        <w:t>Chaque centre civil CEA possède une application permettant de gérer les dossiers d’accès du</w:t>
      </w:r>
      <w:r>
        <w:rPr>
          <w:rFonts w:ascii="Arial" w:hAnsi="Arial" w:cs="Arial"/>
          <w:sz w:val="20"/>
          <w:szCs w:val="20"/>
        </w:rPr>
        <w:t xml:space="preserve"> </w:t>
      </w:r>
      <w:r w:rsidRPr="0006541F">
        <w:rPr>
          <w:rFonts w:ascii="Arial" w:hAnsi="Arial" w:cs="Arial"/>
          <w:sz w:val="20"/>
          <w:szCs w:val="20"/>
        </w:rPr>
        <w:t>personnel des entreprises extérieures et des collaborateurs.</w:t>
      </w:r>
    </w:p>
    <w:p w:rsidR="0006541F" w:rsidRPr="0006541F" w:rsidRDefault="0006541F" w:rsidP="0006541F">
      <w:pPr>
        <w:autoSpaceDE w:val="0"/>
        <w:autoSpaceDN w:val="0"/>
        <w:adjustRightInd w:val="0"/>
        <w:jc w:val="both"/>
        <w:rPr>
          <w:rFonts w:ascii="Arial" w:hAnsi="Arial" w:cs="Arial"/>
          <w:sz w:val="20"/>
          <w:szCs w:val="20"/>
        </w:rPr>
      </w:pPr>
      <w:r w:rsidRPr="0006541F">
        <w:rPr>
          <w:rFonts w:ascii="Arial" w:hAnsi="Arial" w:cs="Arial"/>
          <w:sz w:val="20"/>
          <w:szCs w:val="20"/>
        </w:rPr>
        <w:t xml:space="preserve">Les applications de </w:t>
      </w:r>
      <w:r w:rsidR="00E44989">
        <w:rPr>
          <w:rFonts w:ascii="Arial" w:hAnsi="Arial" w:cs="Arial"/>
          <w:sz w:val="20"/>
          <w:szCs w:val="20"/>
        </w:rPr>
        <w:t>ces</w:t>
      </w:r>
      <w:r w:rsidRPr="0006541F">
        <w:rPr>
          <w:rFonts w:ascii="Arial" w:hAnsi="Arial" w:cs="Arial"/>
          <w:sz w:val="20"/>
          <w:szCs w:val="20"/>
        </w:rPr>
        <w:t xml:space="preserve"> centres étant devenues obsolètes, la mise en place d’une nouvelle solution</w:t>
      </w:r>
      <w:r>
        <w:rPr>
          <w:rFonts w:ascii="Arial" w:hAnsi="Arial" w:cs="Arial"/>
          <w:sz w:val="20"/>
          <w:szCs w:val="20"/>
        </w:rPr>
        <w:t xml:space="preserve"> </w:t>
      </w:r>
      <w:r w:rsidRPr="0006541F">
        <w:rPr>
          <w:rFonts w:ascii="Arial" w:hAnsi="Arial" w:cs="Arial"/>
          <w:sz w:val="20"/>
          <w:szCs w:val="20"/>
        </w:rPr>
        <w:t>est devenue nécessaire.</w:t>
      </w:r>
    </w:p>
    <w:p w:rsidR="0006541F" w:rsidRPr="0006541F" w:rsidRDefault="0006541F" w:rsidP="0006541F">
      <w:pPr>
        <w:autoSpaceDE w:val="0"/>
        <w:autoSpaceDN w:val="0"/>
        <w:adjustRightInd w:val="0"/>
        <w:jc w:val="both"/>
        <w:rPr>
          <w:rFonts w:ascii="Arial" w:hAnsi="Arial" w:cs="Arial"/>
          <w:sz w:val="20"/>
          <w:szCs w:val="20"/>
        </w:rPr>
      </w:pPr>
      <w:r w:rsidRPr="0006541F">
        <w:rPr>
          <w:rFonts w:ascii="Arial" w:hAnsi="Arial" w:cs="Arial"/>
          <w:sz w:val="20"/>
          <w:szCs w:val="20"/>
        </w:rPr>
        <w:t xml:space="preserve">La nouvelle application nationale </w:t>
      </w:r>
      <w:r>
        <w:rPr>
          <w:rFonts w:ascii="Arial" w:hAnsi="Arial" w:cs="Arial"/>
          <w:sz w:val="20"/>
          <w:szCs w:val="20"/>
        </w:rPr>
        <w:t>a</w:t>
      </w:r>
      <w:r w:rsidRPr="0006541F">
        <w:rPr>
          <w:rFonts w:ascii="Arial" w:hAnsi="Arial" w:cs="Arial"/>
          <w:sz w:val="20"/>
          <w:szCs w:val="20"/>
        </w:rPr>
        <w:t xml:space="preserve"> pour objectif de gérer les personnes entrant sur un centre,</w:t>
      </w:r>
      <w:r>
        <w:rPr>
          <w:rFonts w:ascii="Arial" w:hAnsi="Arial" w:cs="Arial"/>
          <w:sz w:val="20"/>
          <w:szCs w:val="20"/>
        </w:rPr>
        <w:t xml:space="preserve"> </w:t>
      </w:r>
      <w:r w:rsidRPr="0006541F">
        <w:rPr>
          <w:rFonts w:ascii="Arial" w:hAnsi="Arial" w:cs="Arial"/>
          <w:sz w:val="20"/>
          <w:szCs w:val="20"/>
        </w:rPr>
        <w:t>quelle que soit la durée de présence, hors visiteurs et travailleurs de courte durée.</w:t>
      </w:r>
    </w:p>
    <w:p w:rsidR="0006541F" w:rsidRPr="0006541F" w:rsidRDefault="0006541F" w:rsidP="0006541F">
      <w:pPr>
        <w:autoSpaceDE w:val="0"/>
        <w:autoSpaceDN w:val="0"/>
        <w:adjustRightInd w:val="0"/>
        <w:jc w:val="both"/>
        <w:rPr>
          <w:rFonts w:ascii="Arial" w:hAnsi="Arial" w:cs="Arial"/>
          <w:sz w:val="20"/>
          <w:szCs w:val="20"/>
        </w:rPr>
      </w:pPr>
      <w:r w:rsidRPr="0006541F">
        <w:rPr>
          <w:rFonts w:ascii="Arial" w:hAnsi="Arial" w:cs="Arial"/>
          <w:sz w:val="20"/>
          <w:szCs w:val="20"/>
        </w:rPr>
        <w:t>L’application sera utilisée par plusieurs centres. L’objectif est de mutualiser certaines informations et</w:t>
      </w:r>
      <w:r>
        <w:rPr>
          <w:rFonts w:ascii="Arial" w:hAnsi="Arial" w:cs="Arial"/>
          <w:sz w:val="20"/>
          <w:szCs w:val="20"/>
        </w:rPr>
        <w:t xml:space="preserve"> </w:t>
      </w:r>
      <w:r w:rsidRPr="0006541F">
        <w:rPr>
          <w:rFonts w:ascii="Arial" w:hAnsi="Arial" w:cs="Arial"/>
          <w:sz w:val="20"/>
          <w:szCs w:val="20"/>
        </w:rPr>
        <w:t>d’échanger des informations avec d’autres applications existantes.</w:t>
      </w:r>
    </w:p>
    <w:p w:rsidR="002A6AC4" w:rsidRDefault="0006541F" w:rsidP="0006541F">
      <w:pPr>
        <w:autoSpaceDE w:val="0"/>
        <w:autoSpaceDN w:val="0"/>
        <w:adjustRightInd w:val="0"/>
        <w:jc w:val="both"/>
        <w:rPr>
          <w:rFonts w:ascii="Arial" w:hAnsi="Arial" w:cs="Arial"/>
          <w:sz w:val="20"/>
          <w:szCs w:val="20"/>
        </w:rPr>
      </w:pPr>
      <w:r w:rsidRPr="0006541F">
        <w:rPr>
          <w:rFonts w:ascii="Arial" w:hAnsi="Arial" w:cs="Arial"/>
          <w:sz w:val="20"/>
          <w:szCs w:val="20"/>
        </w:rPr>
        <w:t>Certaines des informations gérées dans l’application seront spécifiques à chaque centre, et d’autres</w:t>
      </w:r>
      <w:r>
        <w:rPr>
          <w:rFonts w:ascii="Arial" w:hAnsi="Arial" w:cs="Arial"/>
          <w:sz w:val="20"/>
          <w:szCs w:val="20"/>
        </w:rPr>
        <w:t xml:space="preserve"> </w:t>
      </w:r>
      <w:r w:rsidRPr="0006541F">
        <w:rPr>
          <w:rFonts w:ascii="Arial" w:hAnsi="Arial" w:cs="Arial"/>
          <w:sz w:val="20"/>
          <w:szCs w:val="20"/>
        </w:rPr>
        <w:t>communes à tous les centres CEA.</w:t>
      </w:r>
    </w:p>
    <w:p w:rsidR="0006541F" w:rsidRPr="0006541F" w:rsidRDefault="0006541F" w:rsidP="0006541F">
      <w:pPr>
        <w:autoSpaceDE w:val="0"/>
        <w:autoSpaceDN w:val="0"/>
        <w:adjustRightInd w:val="0"/>
        <w:jc w:val="both"/>
        <w:rPr>
          <w:rFonts w:ascii="Arial" w:hAnsi="Arial" w:cs="Arial"/>
          <w:sz w:val="20"/>
          <w:szCs w:val="20"/>
        </w:rPr>
      </w:pPr>
    </w:p>
    <w:p w:rsidR="003E2C21" w:rsidRPr="000E1400" w:rsidRDefault="003E2C21" w:rsidP="003E2C21">
      <w:pPr>
        <w:jc w:val="both"/>
        <w:rPr>
          <w:rFonts w:ascii="Arial" w:hAnsi="Arial" w:cs="Arial"/>
          <w:sz w:val="20"/>
          <w:szCs w:val="20"/>
        </w:rPr>
      </w:pPr>
      <w:r w:rsidRPr="000E1400">
        <w:rPr>
          <w:rFonts w:ascii="Arial" w:hAnsi="Arial" w:cs="Arial"/>
          <w:sz w:val="20"/>
          <w:szCs w:val="20"/>
        </w:rPr>
        <w:t>Le présent document consiste à spécifier ces fonctionnalités</w:t>
      </w:r>
      <w:r w:rsidR="00817D27" w:rsidRPr="000E1400">
        <w:rPr>
          <w:rFonts w:ascii="Arial" w:hAnsi="Arial" w:cs="Arial"/>
          <w:sz w:val="20"/>
          <w:szCs w:val="20"/>
        </w:rPr>
        <w:t>.</w:t>
      </w:r>
    </w:p>
    <w:p w:rsidR="003E2C21" w:rsidRPr="003E2C21" w:rsidRDefault="003E2C21" w:rsidP="003E2C21">
      <w:pPr>
        <w:jc w:val="both"/>
        <w:rPr>
          <w:rFonts w:ascii="Arial" w:hAnsi="Arial" w:cs="Arial"/>
          <w:sz w:val="20"/>
          <w:szCs w:val="20"/>
        </w:rPr>
      </w:pPr>
    </w:p>
    <w:p w:rsidR="003E2C21" w:rsidRPr="003E2C21" w:rsidRDefault="003E2C21" w:rsidP="003E2C21">
      <w:pPr>
        <w:pStyle w:val="Titre2"/>
        <w:jc w:val="both"/>
        <w:rPr>
          <w:rFonts w:ascii="Arial" w:hAnsi="Arial"/>
        </w:rPr>
      </w:pPr>
      <w:bookmarkStart w:id="302" w:name="_Toc194381921"/>
      <w:bookmarkStart w:id="303" w:name="_Toc285793843"/>
      <w:bookmarkStart w:id="304" w:name="_Toc292454124"/>
      <w:r w:rsidRPr="003E2C21">
        <w:rPr>
          <w:rFonts w:ascii="Arial" w:hAnsi="Arial"/>
        </w:rPr>
        <w:t>Acteurs</w:t>
      </w:r>
      <w:bookmarkEnd w:id="302"/>
      <w:bookmarkEnd w:id="303"/>
      <w:bookmarkEnd w:id="304"/>
    </w:p>
    <w:p w:rsidR="003E2C21" w:rsidRDefault="003E2C21" w:rsidP="00644FB3">
      <w:pPr>
        <w:jc w:val="both"/>
        <w:rPr>
          <w:rFonts w:ascii="Arial" w:hAnsi="Arial" w:cs="Arial"/>
          <w:sz w:val="20"/>
          <w:szCs w:val="20"/>
        </w:rPr>
      </w:pPr>
      <w:r w:rsidRPr="003E2C21">
        <w:rPr>
          <w:rFonts w:ascii="Arial" w:hAnsi="Arial" w:cs="Arial"/>
          <w:sz w:val="20"/>
          <w:szCs w:val="20"/>
        </w:rPr>
        <w:t xml:space="preserve">Les acteurs </w:t>
      </w:r>
      <w:r w:rsidR="00644FB3">
        <w:rPr>
          <w:rFonts w:ascii="Arial" w:hAnsi="Arial" w:cs="Arial"/>
          <w:sz w:val="20"/>
          <w:szCs w:val="20"/>
        </w:rPr>
        <w:t xml:space="preserve">de l’application </w:t>
      </w:r>
      <w:r w:rsidR="000E1400" w:rsidRPr="000E1400">
        <w:rPr>
          <w:rFonts w:ascii="Arial" w:hAnsi="Arial" w:cs="Arial"/>
          <w:sz w:val="20"/>
          <w:szCs w:val="20"/>
        </w:rPr>
        <w:t xml:space="preserve">« </w:t>
      </w:r>
      <w:r w:rsidR="002A6AC4">
        <w:rPr>
          <w:rFonts w:ascii="Arial" w:hAnsi="Arial" w:cs="Arial"/>
          <w:sz w:val="20"/>
          <w:szCs w:val="20"/>
        </w:rPr>
        <w:t>PEGASE</w:t>
      </w:r>
      <w:r w:rsidR="000E1400" w:rsidRPr="000E1400">
        <w:rPr>
          <w:rFonts w:ascii="Arial" w:hAnsi="Arial" w:cs="Arial"/>
          <w:sz w:val="20"/>
          <w:szCs w:val="20"/>
        </w:rPr>
        <w:t xml:space="preserve"> » </w:t>
      </w:r>
      <w:r w:rsidR="00644FB3">
        <w:rPr>
          <w:rFonts w:ascii="Arial" w:hAnsi="Arial" w:cs="Arial"/>
          <w:sz w:val="20"/>
          <w:szCs w:val="20"/>
        </w:rPr>
        <w:t>sont les suivants</w:t>
      </w:r>
      <w:r w:rsidR="00E313F4">
        <w:rPr>
          <w:rFonts w:ascii="Arial" w:hAnsi="Arial" w:cs="Arial"/>
          <w:sz w:val="20"/>
          <w:szCs w:val="20"/>
        </w:rPr>
        <w:t xml:space="preserve"> </w:t>
      </w:r>
      <w:r w:rsidR="00270682">
        <w:rPr>
          <w:rFonts w:ascii="Arial" w:hAnsi="Arial" w:cs="Arial"/>
          <w:sz w:val="20"/>
          <w:szCs w:val="20"/>
        </w:rPr>
        <w:t xml:space="preserve">(la description de leur rôle dans ce paragraphe n'est pas exhaustive) </w:t>
      </w:r>
      <w:r w:rsidRPr="003E2C21">
        <w:rPr>
          <w:rFonts w:ascii="Arial" w:hAnsi="Arial" w:cs="Arial"/>
          <w:sz w:val="20"/>
          <w:szCs w:val="20"/>
        </w:rPr>
        <w:t>:</w:t>
      </w:r>
    </w:p>
    <w:p w:rsidR="0080467F" w:rsidRDefault="0006541F" w:rsidP="00D23387">
      <w:pPr>
        <w:pStyle w:val="Titre3"/>
      </w:pPr>
      <w:bookmarkStart w:id="305" w:name="_Toc285793844"/>
      <w:bookmarkStart w:id="306" w:name="_Toc292454125"/>
      <w:r w:rsidRPr="0006541F">
        <w:t>Accueil</w:t>
      </w:r>
      <w:bookmarkEnd w:id="305"/>
      <w:bookmarkEnd w:id="306"/>
    </w:p>
    <w:p w:rsidR="00731DC4" w:rsidRDefault="00731DC4" w:rsidP="00731DC4">
      <w:pPr>
        <w:autoSpaceDE w:val="0"/>
        <w:autoSpaceDN w:val="0"/>
        <w:adjustRightInd w:val="0"/>
        <w:rPr>
          <w:rFonts w:ascii="Arial" w:hAnsi="Arial" w:cs="Arial"/>
          <w:sz w:val="20"/>
          <w:szCs w:val="20"/>
        </w:rPr>
      </w:pPr>
      <w:r>
        <w:rPr>
          <w:rFonts w:ascii="Arial" w:hAnsi="Arial" w:cs="Arial"/>
          <w:sz w:val="20"/>
          <w:szCs w:val="20"/>
        </w:rPr>
        <w:t xml:space="preserve">Les </w:t>
      </w:r>
      <w:r w:rsidR="00E44989">
        <w:rPr>
          <w:rFonts w:ascii="Arial" w:hAnsi="Arial" w:cs="Arial"/>
          <w:sz w:val="20"/>
          <w:szCs w:val="20"/>
        </w:rPr>
        <w:t>acteurs</w:t>
      </w:r>
      <w:r>
        <w:rPr>
          <w:rFonts w:ascii="Arial" w:hAnsi="Arial" w:cs="Arial"/>
          <w:sz w:val="20"/>
          <w:szCs w:val="20"/>
        </w:rPr>
        <w:t xml:space="preserve"> de l'accueil saisissent et modifient les données d’identité sur les personnes ainsi que les informations qui leurs sont associées telles que : informations concernant les demandes d’enquête administrative, informations sur les badges et les accès au centre, les HNO, les accès véhicules …..</w:t>
      </w:r>
    </w:p>
    <w:p w:rsidR="00731DC4" w:rsidRPr="00731DC4" w:rsidRDefault="00731DC4" w:rsidP="00B126EE">
      <w:pPr>
        <w:pStyle w:val="NormalArial"/>
      </w:pPr>
      <w:r>
        <w:t xml:space="preserve">Ils saisissent également les informations concernant </w:t>
      </w:r>
      <w:r w:rsidRPr="00731DC4">
        <w:t>l’aptitude médicale</w:t>
      </w:r>
      <w:r>
        <w:t>, l</w:t>
      </w:r>
      <w:r w:rsidRPr="00731DC4">
        <w:t>es qualifications et habilitations professionnelles et les formations sécurité</w:t>
      </w:r>
      <w:r>
        <w:t>.</w:t>
      </w:r>
    </w:p>
    <w:p w:rsidR="0006541F" w:rsidRDefault="0006541F" w:rsidP="00D23387">
      <w:pPr>
        <w:pStyle w:val="Titre3"/>
      </w:pPr>
      <w:bookmarkStart w:id="307" w:name="_Toc285793845"/>
      <w:bookmarkStart w:id="308" w:name="_Toc292454126"/>
      <w:r>
        <w:t>Médical (SST)</w:t>
      </w:r>
      <w:bookmarkEnd w:id="307"/>
      <w:bookmarkEnd w:id="308"/>
    </w:p>
    <w:p w:rsidR="00731DC4" w:rsidRPr="00731DC4" w:rsidRDefault="00731DC4" w:rsidP="00B126EE">
      <w:pPr>
        <w:pStyle w:val="NormalArial"/>
      </w:pPr>
      <w:r>
        <w:t xml:space="preserve">Les </w:t>
      </w:r>
      <w:r w:rsidR="00E44989">
        <w:t>acteurs</w:t>
      </w:r>
      <w:r>
        <w:t xml:space="preserve"> du Médical saisissent l</w:t>
      </w:r>
      <w:r w:rsidRPr="00731DC4">
        <w:t>es informations concernant l’aptitude médicale</w:t>
      </w:r>
      <w:r>
        <w:t>.</w:t>
      </w:r>
    </w:p>
    <w:p w:rsidR="0006541F" w:rsidRDefault="0006541F" w:rsidP="00D23387">
      <w:pPr>
        <w:pStyle w:val="Titre3"/>
      </w:pPr>
      <w:bookmarkStart w:id="309" w:name="_Toc285793846"/>
      <w:bookmarkStart w:id="310" w:name="_Toc292454127"/>
      <w:r>
        <w:t>Sécurité (SPR, ISE, ISI)</w:t>
      </w:r>
      <w:bookmarkEnd w:id="309"/>
      <w:bookmarkEnd w:id="310"/>
    </w:p>
    <w:p w:rsidR="00731DC4" w:rsidRPr="00731DC4" w:rsidRDefault="00731DC4" w:rsidP="00B126EE">
      <w:pPr>
        <w:pStyle w:val="NormalArial"/>
      </w:pPr>
      <w:r>
        <w:t xml:space="preserve">Les </w:t>
      </w:r>
      <w:r w:rsidR="00E44989">
        <w:t>acteurs</w:t>
      </w:r>
      <w:r>
        <w:t xml:space="preserve"> de la sécurité saisissent l</w:t>
      </w:r>
      <w:r w:rsidRPr="00731DC4">
        <w:t>es qualifications et habilitations professionnelles et les formations sécurité</w:t>
      </w:r>
      <w:r>
        <w:t>.</w:t>
      </w:r>
    </w:p>
    <w:p w:rsidR="0006541F" w:rsidRDefault="0006541F" w:rsidP="00D23387">
      <w:pPr>
        <w:pStyle w:val="Titre3"/>
      </w:pPr>
      <w:bookmarkStart w:id="311" w:name="_Toc285793847"/>
      <w:bookmarkStart w:id="312" w:name="_Toc292454128"/>
      <w:r w:rsidRPr="0006541F">
        <w:t>Administrateur Centre</w:t>
      </w:r>
      <w:r>
        <w:t xml:space="preserve"> (</w:t>
      </w:r>
      <w:r w:rsidR="000965BE">
        <w:t>OS ex CACS</w:t>
      </w:r>
      <w:r>
        <w:t>)</w:t>
      </w:r>
      <w:bookmarkEnd w:id="311"/>
      <w:bookmarkEnd w:id="312"/>
    </w:p>
    <w:p w:rsidR="00731DC4" w:rsidRDefault="00EB4172" w:rsidP="00B126EE">
      <w:pPr>
        <w:pStyle w:val="NormalArial"/>
      </w:pPr>
      <w:r>
        <w:t>L'administrateur d'un centre gère toutes les données relatives à son centre et certaines données nationales communes à tous les centres. Il accède à l'historisation des modifications des tables (sans intégration des avis FSD).</w:t>
      </w:r>
      <w:r w:rsidR="005E72B4">
        <w:t xml:space="preserve"> Il accède en consultation aux avis FSD.</w:t>
      </w:r>
    </w:p>
    <w:p w:rsidR="00EB4172" w:rsidRDefault="00EB4172" w:rsidP="00D23387">
      <w:pPr>
        <w:pStyle w:val="Titre3"/>
      </w:pPr>
      <w:bookmarkStart w:id="313" w:name="_Toc285793848"/>
      <w:bookmarkStart w:id="314" w:name="_Toc292454129"/>
      <w:r w:rsidRPr="0006541F">
        <w:t xml:space="preserve">Administrateur </w:t>
      </w:r>
      <w:r>
        <w:t>National (OS ex CACS)</w:t>
      </w:r>
      <w:bookmarkEnd w:id="313"/>
      <w:bookmarkEnd w:id="314"/>
    </w:p>
    <w:p w:rsidR="00EB4172" w:rsidRPr="00731DC4" w:rsidRDefault="00B126EE" w:rsidP="00B126EE">
      <w:pPr>
        <w:pStyle w:val="NormalArial"/>
      </w:pPr>
      <w:r>
        <w:t>L'</w:t>
      </w:r>
      <w:r w:rsidR="00EB4172">
        <w:t>administrateur National accède à toutes les données gérées par les autres profils et gère sauf exception les données de référence nationales. Il accède également à toutes les historisations.</w:t>
      </w:r>
    </w:p>
    <w:p w:rsidR="0006541F" w:rsidRDefault="0006541F" w:rsidP="00D23387">
      <w:pPr>
        <w:pStyle w:val="Titre3"/>
      </w:pPr>
      <w:bookmarkStart w:id="315" w:name="_Toc285793849"/>
      <w:bookmarkStart w:id="316" w:name="_Toc292454130"/>
      <w:r>
        <w:t>Consultation (ASSI) et/ou (CS)</w:t>
      </w:r>
      <w:bookmarkEnd w:id="315"/>
      <w:bookmarkEnd w:id="316"/>
    </w:p>
    <w:p w:rsidR="00EB4172" w:rsidRPr="00EB4172" w:rsidRDefault="00EB4172" w:rsidP="00B126EE">
      <w:pPr>
        <w:pStyle w:val="NormalArial"/>
      </w:pPr>
      <w:r>
        <w:t xml:space="preserve">Les </w:t>
      </w:r>
      <w:r w:rsidR="00E44989">
        <w:t>acteurs</w:t>
      </w:r>
      <w:r>
        <w:t xml:space="preserve"> ASSI </w:t>
      </w:r>
      <w:r w:rsidR="00B126EE">
        <w:t>/ CS accèdent</w:t>
      </w:r>
      <w:r>
        <w:t xml:space="preserve"> en consultation à certaines données de leur centre comme les informations sur la personne et les entreprises extérieures, les HNO et les accès véhicules.</w:t>
      </w:r>
    </w:p>
    <w:p w:rsidR="0006541F" w:rsidRDefault="0006541F" w:rsidP="00D23387">
      <w:pPr>
        <w:pStyle w:val="Titre3"/>
      </w:pPr>
      <w:bookmarkStart w:id="317" w:name="_Toc285793850"/>
      <w:bookmarkStart w:id="318" w:name="_Toc292454131"/>
      <w:r w:rsidRPr="0006541F">
        <w:lastRenderedPageBreak/>
        <w:t>FLS</w:t>
      </w:r>
      <w:bookmarkEnd w:id="317"/>
      <w:bookmarkEnd w:id="318"/>
    </w:p>
    <w:p w:rsidR="005E72B4" w:rsidRPr="00EB4172" w:rsidRDefault="005E72B4" w:rsidP="005E72B4">
      <w:pPr>
        <w:pStyle w:val="NormalArial"/>
      </w:pPr>
      <w:r>
        <w:t xml:space="preserve">Les </w:t>
      </w:r>
      <w:r w:rsidR="00E44989">
        <w:t>acteurs</w:t>
      </w:r>
      <w:r>
        <w:t xml:space="preserve"> FLS accèdent partiellement aux données centre d'un individu et aux informations HNO.</w:t>
      </w:r>
    </w:p>
    <w:p w:rsidR="0006541F" w:rsidRDefault="0006541F" w:rsidP="00D23387">
      <w:pPr>
        <w:pStyle w:val="Titre3"/>
      </w:pPr>
      <w:bookmarkStart w:id="319" w:name="_Toc285793851"/>
      <w:bookmarkStart w:id="320" w:name="_Toc292454132"/>
      <w:r>
        <w:t>Collaborateur (SPAS)</w:t>
      </w:r>
      <w:bookmarkEnd w:id="319"/>
      <w:bookmarkEnd w:id="320"/>
    </w:p>
    <w:p w:rsidR="005E72B4" w:rsidRPr="00EB4172" w:rsidRDefault="005E72B4" w:rsidP="005E72B4">
      <w:pPr>
        <w:pStyle w:val="NormalArial"/>
      </w:pPr>
      <w:r>
        <w:t xml:space="preserve">Les </w:t>
      </w:r>
      <w:r w:rsidR="00E44989">
        <w:t>acteurs SPAS</w:t>
      </w:r>
      <w:r>
        <w:t xml:space="preserve"> accèdent aux informations de leur centre en consultation </w:t>
      </w:r>
      <w:r w:rsidR="008C2A24">
        <w:t>sauf aux accès véhicule.</w:t>
      </w:r>
    </w:p>
    <w:p w:rsidR="0006541F" w:rsidRPr="0006541F" w:rsidRDefault="0006541F" w:rsidP="00D23387">
      <w:pPr>
        <w:pStyle w:val="Titre3"/>
      </w:pPr>
      <w:bookmarkStart w:id="321" w:name="_Toc285793852"/>
      <w:bookmarkStart w:id="322" w:name="_Toc292454133"/>
      <w:r>
        <w:t>DCS</w:t>
      </w:r>
      <w:bookmarkEnd w:id="321"/>
      <w:bookmarkEnd w:id="322"/>
    </w:p>
    <w:p w:rsidR="005E72B4" w:rsidRPr="00EB4172" w:rsidRDefault="008C2A24" w:rsidP="005E72B4">
      <w:pPr>
        <w:pStyle w:val="NormalArial"/>
      </w:pPr>
      <w:r>
        <w:t xml:space="preserve">Les </w:t>
      </w:r>
      <w:r w:rsidR="00E44989">
        <w:t>acteurs</w:t>
      </w:r>
      <w:r>
        <w:t xml:space="preserve"> DCS n'interviennent sur l'application que pour intégrer les fichiers contenant les avis FSD.</w:t>
      </w:r>
    </w:p>
    <w:p w:rsidR="003D4B91" w:rsidRDefault="00B22814" w:rsidP="00D23387">
      <w:pPr>
        <w:pStyle w:val="Titre3"/>
      </w:pPr>
      <w:bookmarkStart w:id="323" w:name="_Toc292454134"/>
      <w:r>
        <w:t>OS de Pôle</w:t>
      </w:r>
      <w:bookmarkEnd w:id="323"/>
    </w:p>
    <w:p w:rsidR="003D4B91" w:rsidRPr="00EB4172" w:rsidRDefault="003D4B91" w:rsidP="003D4B91">
      <w:pPr>
        <w:pStyle w:val="NormalArial"/>
      </w:pPr>
      <w:r>
        <w:t xml:space="preserve">Les </w:t>
      </w:r>
      <w:r w:rsidR="00E44989">
        <w:t>acteurs</w:t>
      </w:r>
      <w:r>
        <w:t xml:space="preserve"> </w:t>
      </w:r>
      <w:r w:rsidR="00B22814">
        <w:t>OS de Pôle</w:t>
      </w:r>
      <w:r>
        <w:t xml:space="preserve"> ont accès </w:t>
      </w:r>
      <w:r w:rsidR="00E15C2B">
        <w:t>à l'ensemble des données relatives à leur pôle.</w:t>
      </w:r>
    </w:p>
    <w:p w:rsidR="003D4B91" w:rsidRDefault="003D4B91" w:rsidP="00D23387">
      <w:pPr>
        <w:pStyle w:val="Titre3"/>
      </w:pPr>
      <w:bookmarkStart w:id="324" w:name="_Toc285793854"/>
      <w:bookmarkStart w:id="325" w:name="_Toc292454135"/>
      <w:r>
        <w:t>Automate</w:t>
      </w:r>
      <w:bookmarkEnd w:id="324"/>
      <w:bookmarkEnd w:id="325"/>
    </w:p>
    <w:p w:rsidR="003D4B91" w:rsidRPr="00EB4172" w:rsidRDefault="003D4B91" w:rsidP="003D4B91">
      <w:pPr>
        <w:pStyle w:val="NormalArial"/>
      </w:pPr>
      <w:r>
        <w:t>L'acteur automate exécute les tâches lancées automatiquement sur la base pour importer des données d'autres bases, purger les tables, etc…</w:t>
      </w:r>
    </w:p>
    <w:p w:rsidR="000E1400" w:rsidRDefault="000E1400" w:rsidP="000E1400">
      <w:pPr>
        <w:jc w:val="both"/>
        <w:rPr>
          <w:rFonts w:ascii="Arial" w:hAnsi="Arial" w:cs="Arial"/>
          <w:color w:val="000000"/>
          <w:sz w:val="20"/>
          <w:szCs w:val="20"/>
        </w:rPr>
      </w:pPr>
    </w:p>
    <w:p w:rsidR="000E1400" w:rsidRDefault="000E1400" w:rsidP="000E1400">
      <w:pPr>
        <w:ind w:left="360"/>
        <w:jc w:val="both"/>
        <w:rPr>
          <w:rFonts w:ascii="Arial" w:hAnsi="Arial" w:cs="Arial"/>
          <w:color w:val="000000"/>
          <w:sz w:val="20"/>
          <w:szCs w:val="20"/>
        </w:rPr>
      </w:pPr>
    </w:p>
    <w:p w:rsidR="0080467F" w:rsidRPr="0018157A" w:rsidRDefault="00B66D1F" w:rsidP="005A2ADC">
      <w:pPr>
        <w:pStyle w:val="Titre1"/>
      </w:pPr>
      <w:bookmarkStart w:id="326" w:name="_Toc285793855"/>
      <w:bookmarkStart w:id="327" w:name="_Toc292454136"/>
      <w:r>
        <w:lastRenderedPageBreak/>
        <w:t>etapes du processus</w:t>
      </w:r>
      <w:bookmarkEnd w:id="326"/>
      <w:bookmarkEnd w:id="327"/>
    </w:p>
    <w:p w:rsidR="00056599" w:rsidRDefault="00056599" w:rsidP="0080467F">
      <w:pPr>
        <w:pStyle w:val="Titre2"/>
        <w:jc w:val="both"/>
      </w:pPr>
      <w:bookmarkStart w:id="328" w:name="_Toc285793856"/>
      <w:bookmarkStart w:id="329" w:name="_Toc292454137"/>
      <w:r w:rsidRPr="00EA747F">
        <w:t>Présentation</w:t>
      </w:r>
      <w:bookmarkEnd w:id="328"/>
      <w:bookmarkEnd w:id="329"/>
    </w:p>
    <w:p w:rsidR="00EA747F" w:rsidRDefault="00EA747F" w:rsidP="00EA747F">
      <w:pPr>
        <w:pStyle w:val="NormalArial"/>
      </w:pPr>
    </w:p>
    <w:p w:rsidR="00EA747F" w:rsidRDefault="00EA747F" w:rsidP="00933FA7">
      <w:pPr>
        <w:autoSpaceDE w:val="0"/>
        <w:autoSpaceDN w:val="0"/>
        <w:adjustRightInd w:val="0"/>
        <w:jc w:val="both"/>
        <w:rPr>
          <w:rFonts w:ascii="Arial" w:hAnsi="Arial" w:cs="Arial"/>
          <w:sz w:val="20"/>
          <w:szCs w:val="20"/>
        </w:rPr>
      </w:pPr>
      <w:r w:rsidRPr="00933FA7">
        <w:rPr>
          <w:rFonts w:ascii="Arial" w:hAnsi="Arial" w:cs="Arial"/>
          <w:sz w:val="20"/>
          <w:szCs w:val="20"/>
        </w:rPr>
        <w:t xml:space="preserve">Le projet PEGASE </w:t>
      </w:r>
      <w:r w:rsidR="00933FA7" w:rsidRPr="00933FA7">
        <w:rPr>
          <w:rFonts w:ascii="Arial" w:hAnsi="Arial" w:cs="Arial"/>
          <w:sz w:val="20"/>
          <w:szCs w:val="20"/>
        </w:rPr>
        <w:t>permet</w:t>
      </w:r>
      <w:r w:rsidRPr="00933FA7">
        <w:rPr>
          <w:rFonts w:ascii="Arial" w:hAnsi="Arial" w:cs="Arial"/>
          <w:sz w:val="20"/>
          <w:szCs w:val="20"/>
        </w:rPr>
        <w:t xml:space="preserve"> de gérer les dossiers d’accès au Centre des salariés tels que les</w:t>
      </w:r>
      <w:r w:rsidR="00933FA7" w:rsidRPr="00933FA7">
        <w:rPr>
          <w:rFonts w:ascii="Arial" w:hAnsi="Arial" w:cs="Arial"/>
          <w:sz w:val="20"/>
          <w:szCs w:val="20"/>
        </w:rPr>
        <w:t xml:space="preserve"> </w:t>
      </w:r>
      <w:r w:rsidRPr="00933FA7">
        <w:rPr>
          <w:rFonts w:ascii="Arial" w:hAnsi="Arial" w:cs="Arial"/>
          <w:sz w:val="20"/>
          <w:szCs w:val="20"/>
        </w:rPr>
        <w:t>salariés des entreprises extérieures et des unités hébergées, les collaborateurs temporaires ou</w:t>
      </w:r>
      <w:r w:rsidR="00933FA7" w:rsidRPr="00933FA7">
        <w:rPr>
          <w:rFonts w:ascii="Arial" w:hAnsi="Arial" w:cs="Arial"/>
          <w:sz w:val="20"/>
          <w:szCs w:val="20"/>
        </w:rPr>
        <w:t xml:space="preserve"> </w:t>
      </w:r>
      <w:r w:rsidRPr="00933FA7">
        <w:rPr>
          <w:rFonts w:ascii="Arial" w:hAnsi="Arial" w:cs="Arial"/>
          <w:sz w:val="20"/>
          <w:szCs w:val="20"/>
        </w:rPr>
        <w:t>extérieurs, les nouveaux recrutés (CDI, CDD, CS), ainsi que certains accès particuliers (HNO,</w:t>
      </w:r>
      <w:r w:rsidR="00933FA7" w:rsidRPr="00933FA7">
        <w:rPr>
          <w:rFonts w:ascii="Arial" w:hAnsi="Arial" w:cs="Arial"/>
          <w:sz w:val="20"/>
          <w:szCs w:val="20"/>
        </w:rPr>
        <w:t xml:space="preserve"> </w:t>
      </w:r>
      <w:r w:rsidRPr="00933FA7">
        <w:rPr>
          <w:rFonts w:ascii="Arial" w:hAnsi="Arial" w:cs="Arial"/>
          <w:sz w:val="20"/>
          <w:szCs w:val="20"/>
        </w:rPr>
        <w:t>véhicules, …) de ces personnes ou des permanents CEA.</w:t>
      </w:r>
    </w:p>
    <w:p w:rsidR="00933FA7" w:rsidRPr="00933FA7" w:rsidRDefault="00933FA7" w:rsidP="00933FA7">
      <w:pPr>
        <w:autoSpaceDE w:val="0"/>
        <w:autoSpaceDN w:val="0"/>
        <w:adjustRightInd w:val="0"/>
        <w:rPr>
          <w:rFonts w:ascii="Arial" w:hAnsi="Arial" w:cs="Arial"/>
          <w:sz w:val="20"/>
          <w:szCs w:val="20"/>
        </w:rPr>
      </w:pPr>
    </w:p>
    <w:p w:rsidR="00933FA7" w:rsidRDefault="00933FA7" w:rsidP="00933FA7">
      <w:pPr>
        <w:autoSpaceDE w:val="0"/>
        <w:autoSpaceDN w:val="0"/>
        <w:adjustRightInd w:val="0"/>
      </w:pPr>
    </w:p>
    <w:p w:rsidR="00EA747F" w:rsidRDefault="00EA747F" w:rsidP="00EA747F">
      <w:pPr>
        <w:pStyle w:val="NormalArial"/>
        <w:jc w:val="center"/>
        <w:rPr>
          <w:u w:val="single"/>
        </w:rPr>
      </w:pPr>
      <w:r w:rsidRPr="00EA747F">
        <w:rPr>
          <w:u w:val="single"/>
        </w:rPr>
        <w:t>Synoptique</w:t>
      </w:r>
    </w:p>
    <w:p w:rsidR="00EA747F" w:rsidRDefault="00EA747F" w:rsidP="00EA747F">
      <w:pPr>
        <w:pStyle w:val="NormalArial"/>
        <w:jc w:val="center"/>
        <w:rPr>
          <w:u w:val="single"/>
        </w:rPr>
      </w:pPr>
    </w:p>
    <w:p w:rsidR="00EA747F" w:rsidRPr="00EA747F" w:rsidRDefault="00EA747F" w:rsidP="00EA747F">
      <w:pPr>
        <w:pStyle w:val="NormalArial"/>
        <w:jc w:val="center"/>
        <w:rPr>
          <w:u w:val="single"/>
        </w:rPr>
      </w:pPr>
    </w:p>
    <w:p w:rsidR="00FB092B" w:rsidRDefault="00FB092B" w:rsidP="003D4B91">
      <w:pPr>
        <w:pStyle w:val="Listenumros"/>
        <w:numPr>
          <w:ilvl w:val="0"/>
          <w:numId w:val="0"/>
        </w:numPr>
        <w:jc w:val="both"/>
        <w:rPr>
          <w:rFonts w:ascii="Arial" w:hAnsi="Arial" w:cs="Arial"/>
          <w:sz w:val="20"/>
          <w:szCs w:val="20"/>
        </w:rPr>
      </w:pPr>
    </w:p>
    <w:p w:rsidR="00EA747F" w:rsidRDefault="005F619F" w:rsidP="003D4B91">
      <w:pPr>
        <w:pStyle w:val="Listenumros"/>
        <w:numPr>
          <w:ilvl w:val="0"/>
          <w:numId w:val="0"/>
        </w:numPr>
        <w:jc w:val="both"/>
        <w:rPr>
          <w:rFonts w:ascii="Arial" w:hAnsi="Arial" w:cs="Arial"/>
          <w:sz w:val="20"/>
          <w:szCs w:val="20"/>
        </w:rPr>
      </w:pPr>
      <w:r>
        <w:rPr>
          <w:rFonts w:ascii="Arial" w:hAnsi="Arial" w:cs="Arial"/>
          <w:noProof/>
          <w:sz w:val="20"/>
          <w:szCs w:val="20"/>
        </w:rPr>
        <w:drawing>
          <wp:inline distT="0" distB="0" distL="0" distR="0">
            <wp:extent cx="5463540" cy="4053840"/>
            <wp:effectExtent l="1905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63540" cy="4053840"/>
                    </a:xfrm>
                    <a:prstGeom prst="rect">
                      <a:avLst/>
                    </a:prstGeom>
                    <a:noFill/>
                    <a:ln w="9525">
                      <a:noFill/>
                      <a:miter lim="800000"/>
                      <a:headEnd/>
                      <a:tailEnd/>
                    </a:ln>
                  </pic:spPr>
                </pic:pic>
              </a:graphicData>
            </a:graphic>
          </wp:inline>
        </w:drawing>
      </w:r>
    </w:p>
    <w:p w:rsidR="00EA747F" w:rsidRDefault="00EA747F" w:rsidP="003D4B91">
      <w:pPr>
        <w:pStyle w:val="Listenumros"/>
        <w:numPr>
          <w:ilvl w:val="0"/>
          <w:numId w:val="0"/>
        </w:numPr>
        <w:jc w:val="both"/>
        <w:rPr>
          <w:rFonts w:ascii="Arial" w:hAnsi="Arial" w:cs="Arial"/>
          <w:sz w:val="20"/>
          <w:szCs w:val="20"/>
        </w:rPr>
      </w:pPr>
      <w:r>
        <w:rPr>
          <w:rFonts w:ascii="Arial" w:hAnsi="Arial" w:cs="Arial"/>
          <w:sz w:val="20"/>
          <w:szCs w:val="20"/>
        </w:rPr>
        <w:br w:type="page"/>
      </w:r>
    </w:p>
    <w:p w:rsidR="00EA747F" w:rsidRDefault="00EA747F" w:rsidP="00EA747F">
      <w:pPr>
        <w:pStyle w:val="NormalArial"/>
        <w:jc w:val="center"/>
        <w:rPr>
          <w:u w:val="single"/>
        </w:rPr>
      </w:pPr>
      <w:r>
        <w:rPr>
          <w:u w:val="single"/>
        </w:rPr>
        <w:lastRenderedPageBreak/>
        <w:t>Utilisation courante</w:t>
      </w:r>
    </w:p>
    <w:p w:rsidR="00933FA7" w:rsidRPr="00933FA7" w:rsidRDefault="00933FA7" w:rsidP="00EA747F">
      <w:pPr>
        <w:pStyle w:val="NormalArial"/>
        <w:jc w:val="center"/>
        <w:rPr>
          <w:u w:val="single"/>
        </w:rPr>
      </w:pPr>
    </w:p>
    <w:p w:rsidR="00933FA7" w:rsidRPr="00933FA7" w:rsidRDefault="00933FA7" w:rsidP="00933FA7">
      <w:pPr>
        <w:autoSpaceDE w:val="0"/>
        <w:autoSpaceDN w:val="0"/>
        <w:adjustRightInd w:val="0"/>
        <w:jc w:val="both"/>
        <w:rPr>
          <w:rFonts w:ascii="Arial" w:hAnsi="Arial" w:cs="Arial"/>
          <w:sz w:val="20"/>
          <w:szCs w:val="20"/>
          <w:u w:val="single"/>
        </w:rPr>
      </w:pPr>
      <w:r w:rsidRPr="00933FA7">
        <w:rPr>
          <w:rFonts w:ascii="Arial" w:hAnsi="Arial" w:cs="Arial"/>
          <w:sz w:val="20"/>
          <w:szCs w:val="20"/>
        </w:rPr>
        <w:t>L’application permet à l’équipe du CACS de centre (typiquement l’unité accueil) de saisir et de modifier les données d’identité sur les personnes ainsi que les informations qui leurs sont associées telles que : informations concernant les demandes d’enquête administrative, informations sur les badges et les accès au centre, les HNO, les accès véhicules</w:t>
      </w:r>
    </w:p>
    <w:p w:rsidR="00EA747F" w:rsidRPr="00933FA7" w:rsidRDefault="00EA747F" w:rsidP="00933FA7">
      <w:pPr>
        <w:pStyle w:val="NormalArial"/>
        <w:jc w:val="both"/>
        <w:rPr>
          <w:u w:val="single"/>
        </w:rPr>
      </w:pPr>
    </w:p>
    <w:p w:rsidR="00933FA7" w:rsidRPr="00933FA7" w:rsidRDefault="00933FA7" w:rsidP="00933FA7">
      <w:pPr>
        <w:autoSpaceDE w:val="0"/>
        <w:autoSpaceDN w:val="0"/>
        <w:adjustRightInd w:val="0"/>
        <w:jc w:val="both"/>
        <w:rPr>
          <w:rFonts w:ascii="Arial" w:hAnsi="Arial" w:cs="Arial"/>
          <w:color w:val="000000"/>
          <w:sz w:val="20"/>
          <w:szCs w:val="20"/>
        </w:rPr>
      </w:pPr>
      <w:r w:rsidRPr="00933FA7">
        <w:rPr>
          <w:rFonts w:ascii="Arial" w:hAnsi="Arial" w:cs="Arial"/>
          <w:color w:val="000000"/>
          <w:sz w:val="20"/>
          <w:szCs w:val="20"/>
        </w:rPr>
        <w:t xml:space="preserve">Les informations concernant l’aptitude médicale sont gérées par le profil Médical et/ou Accueil. </w:t>
      </w:r>
    </w:p>
    <w:p w:rsidR="00933FA7" w:rsidRPr="00933FA7" w:rsidRDefault="00933FA7" w:rsidP="00933FA7">
      <w:pPr>
        <w:autoSpaceDE w:val="0"/>
        <w:autoSpaceDN w:val="0"/>
        <w:adjustRightInd w:val="0"/>
        <w:jc w:val="both"/>
        <w:rPr>
          <w:rFonts w:ascii="Arial" w:hAnsi="Arial" w:cs="Arial"/>
          <w:color w:val="000000"/>
          <w:sz w:val="20"/>
          <w:szCs w:val="20"/>
        </w:rPr>
      </w:pPr>
    </w:p>
    <w:p w:rsidR="00933FA7" w:rsidRPr="00933FA7" w:rsidRDefault="00933FA7" w:rsidP="00933FA7">
      <w:pPr>
        <w:autoSpaceDE w:val="0"/>
        <w:autoSpaceDN w:val="0"/>
        <w:adjustRightInd w:val="0"/>
        <w:jc w:val="both"/>
        <w:rPr>
          <w:rFonts w:ascii="Arial" w:hAnsi="Arial" w:cs="Arial"/>
          <w:color w:val="000000"/>
          <w:sz w:val="20"/>
          <w:szCs w:val="20"/>
        </w:rPr>
      </w:pPr>
      <w:r w:rsidRPr="00933FA7">
        <w:rPr>
          <w:rFonts w:ascii="Arial" w:hAnsi="Arial" w:cs="Arial"/>
          <w:color w:val="000000"/>
          <w:sz w:val="20"/>
          <w:szCs w:val="20"/>
        </w:rPr>
        <w:t>Les qualifications et habilitations professionnelles et les formations sécurité sont gérées par le profil Sécurité et/ou Accueil.</w:t>
      </w:r>
    </w:p>
    <w:p w:rsidR="00933FA7" w:rsidRPr="00933FA7" w:rsidRDefault="00933FA7" w:rsidP="00933FA7">
      <w:pPr>
        <w:autoSpaceDE w:val="0"/>
        <w:autoSpaceDN w:val="0"/>
        <w:adjustRightInd w:val="0"/>
        <w:jc w:val="both"/>
        <w:rPr>
          <w:rFonts w:ascii="Arial" w:hAnsi="Arial" w:cs="Arial"/>
          <w:color w:val="000000"/>
          <w:sz w:val="20"/>
          <w:szCs w:val="20"/>
        </w:rPr>
      </w:pPr>
    </w:p>
    <w:p w:rsidR="00933FA7" w:rsidRPr="00933FA7" w:rsidRDefault="00933FA7" w:rsidP="00933FA7">
      <w:pPr>
        <w:autoSpaceDE w:val="0"/>
        <w:autoSpaceDN w:val="0"/>
        <w:adjustRightInd w:val="0"/>
        <w:jc w:val="both"/>
        <w:rPr>
          <w:rFonts w:ascii="Arial" w:hAnsi="Arial" w:cs="Arial"/>
          <w:color w:val="000000"/>
          <w:sz w:val="20"/>
          <w:szCs w:val="20"/>
        </w:rPr>
      </w:pPr>
      <w:r w:rsidRPr="00933FA7">
        <w:rPr>
          <w:rFonts w:ascii="Arial" w:hAnsi="Arial" w:cs="Arial"/>
          <w:color w:val="000000"/>
          <w:sz w:val="20"/>
          <w:szCs w:val="20"/>
        </w:rPr>
        <w:t>Les demandes d’enquête administrative sont transmises à DCS par voie postale et les avis FSD émis en retour par DCS sont transmis par fichier et intégrés dans PEGASE</w:t>
      </w:r>
      <w:r w:rsidRPr="00933FA7">
        <w:rPr>
          <w:rFonts w:ascii="Arial" w:hAnsi="Arial" w:cs="Arial"/>
          <w:color w:val="FF0000"/>
          <w:sz w:val="20"/>
          <w:szCs w:val="20"/>
        </w:rPr>
        <w:t>.</w:t>
      </w:r>
    </w:p>
    <w:p w:rsidR="00EA747F" w:rsidRPr="00EA747F" w:rsidRDefault="00EA747F" w:rsidP="00EA747F">
      <w:pPr>
        <w:pStyle w:val="NormalArial"/>
        <w:jc w:val="center"/>
        <w:rPr>
          <w:u w:val="single"/>
        </w:rPr>
      </w:pPr>
    </w:p>
    <w:p w:rsidR="00EA747F" w:rsidRDefault="00EA747F" w:rsidP="003D4B91">
      <w:pPr>
        <w:pStyle w:val="Listenumros"/>
        <w:numPr>
          <w:ilvl w:val="0"/>
          <w:numId w:val="0"/>
        </w:numPr>
        <w:jc w:val="both"/>
        <w:rPr>
          <w:rFonts w:ascii="Arial" w:hAnsi="Arial" w:cs="Arial"/>
          <w:sz w:val="20"/>
          <w:szCs w:val="20"/>
        </w:rPr>
      </w:pPr>
    </w:p>
    <w:p w:rsidR="00EA747F" w:rsidRDefault="005F619F" w:rsidP="003D4B91">
      <w:pPr>
        <w:pStyle w:val="Listenumros"/>
        <w:numPr>
          <w:ilvl w:val="0"/>
          <w:numId w:val="0"/>
        </w:numPr>
        <w:jc w:val="both"/>
        <w:rPr>
          <w:rFonts w:ascii="Arial" w:hAnsi="Arial" w:cs="Arial"/>
          <w:sz w:val="20"/>
          <w:szCs w:val="20"/>
        </w:rPr>
      </w:pPr>
      <w:r>
        <w:rPr>
          <w:rFonts w:ascii="Arial" w:hAnsi="Arial" w:cs="Arial"/>
          <w:noProof/>
          <w:sz w:val="20"/>
          <w:szCs w:val="20"/>
        </w:rPr>
        <w:drawing>
          <wp:inline distT="0" distB="0" distL="0" distR="0">
            <wp:extent cx="5455920" cy="3406140"/>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455920" cy="3406140"/>
                    </a:xfrm>
                    <a:prstGeom prst="rect">
                      <a:avLst/>
                    </a:prstGeom>
                    <a:noFill/>
                    <a:ln w="9525">
                      <a:noFill/>
                      <a:miter lim="800000"/>
                      <a:headEnd/>
                      <a:tailEnd/>
                    </a:ln>
                  </pic:spPr>
                </pic:pic>
              </a:graphicData>
            </a:graphic>
          </wp:inline>
        </w:drawing>
      </w:r>
    </w:p>
    <w:p w:rsidR="00F869ED" w:rsidRDefault="00F869ED" w:rsidP="003D4B91">
      <w:pPr>
        <w:pStyle w:val="Listenumros"/>
        <w:numPr>
          <w:ilvl w:val="0"/>
          <w:numId w:val="0"/>
        </w:numPr>
        <w:jc w:val="both"/>
        <w:rPr>
          <w:rFonts w:ascii="Arial" w:hAnsi="Arial" w:cs="Arial"/>
          <w:sz w:val="20"/>
          <w:szCs w:val="20"/>
        </w:rPr>
      </w:pPr>
      <w:r>
        <w:rPr>
          <w:rFonts w:ascii="Arial" w:hAnsi="Arial" w:cs="Arial"/>
          <w:sz w:val="20"/>
          <w:szCs w:val="20"/>
        </w:rPr>
        <w:br w:type="page"/>
      </w:r>
    </w:p>
    <w:p w:rsidR="00F869ED" w:rsidRDefault="00F869ED" w:rsidP="003D4B91">
      <w:pPr>
        <w:pStyle w:val="Listenumros"/>
        <w:numPr>
          <w:ilvl w:val="0"/>
          <w:numId w:val="0"/>
        </w:numPr>
        <w:jc w:val="both"/>
        <w:rPr>
          <w:rFonts w:ascii="Arial" w:hAnsi="Arial" w:cs="Arial"/>
          <w:sz w:val="20"/>
          <w:szCs w:val="20"/>
        </w:rPr>
      </w:pPr>
    </w:p>
    <w:p w:rsidR="00F869ED" w:rsidRDefault="00F869ED" w:rsidP="00F869ED">
      <w:pPr>
        <w:pStyle w:val="NormalArial"/>
        <w:jc w:val="center"/>
        <w:rPr>
          <w:u w:val="single"/>
        </w:rPr>
      </w:pPr>
      <w:r>
        <w:rPr>
          <w:u w:val="single"/>
        </w:rPr>
        <w:t>Processus général</w:t>
      </w:r>
    </w:p>
    <w:p w:rsidR="00F869ED" w:rsidRDefault="00F869ED" w:rsidP="00F869ED">
      <w:pPr>
        <w:pStyle w:val="NormalArial"/>
        <w:jc w:val="center"/>
        <w:rPr>
          <w:u w:val="single"/>
        </w:rPr>
      </w:pPr>
    </w:p>
    <w:p w:rsidR="00F869ED" w:rsidRDefault="00F869ED" w:rsidP="003D4B91">
      <w:pPr>
        <w:pStyle w:val="Listenumros"/>
        <w:numPr>
          <w:ilvl w:val="0"/>
          <w:numId w:val="0"/>
        </w:numPr>
        <w:jc w:val="both"/>
        <w:rPr>
          <w:rFonts w:ascii="Arial" w:hAnsi="Arial" w:cs="Arial"/>
          <w:sz w:val="20"/>
          <w:szCs w:val="20"/>
        </w:rPr>
      </w:pPr>
    </w:p>
    <w:p w:rsidR="00F869ED" w:rsidRPr="00730C29" w:rsidRDefault="005F619F" w:rsidP="003D4B91">
      <w:pPr>
        <w:pStyle w:val="Listenumros"/>
        <w:numPr>
          <w:ilvl w:val="0"/>
          <w:numId w:val="0"/>
        </w:numPr>
        <w:jc w:val="both"/>
        <w:rPr>
          <w:rFonts w:ascii="Arial" w:hAnsi="Arial" w:cs="Arial"/>
          <w:sz w:val="20"/>
          <w:szCs w:val="20"/>
        </w:rPr>
      </w:pPr>
      <w:r>
        <w:rPr>
          <w:rFonts w:ascii="Arial" w:hAnsi="Arial" w:cs="Arial"/>
          <w:noProof/>
          <w:sz w:val="20"/>
          <w:szCs w:val="20"/>
        </w:rPr>
        <w:drawing>
          <wp:inline distT="0" distB="0" distL="0" distR="0">
            <wp:extent cx="5463540" cy="6446520"/>
            <wp:effectExtent l="1905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463540" cy="6446520"/>
                    </a:xfrm>
                    <a:prstGeom prst="rect">
                      <a:avLst/>
                    </a:prstGeom>
                    <a:noFill/>
                    <a:ln w="9525">
                      <a:noFill/>
                      <a:miter lim="800000"/>
                      <a:headEnd/>
                      <a:tailEnd/>
                    </a:ln>
                  </pic:spPr>
                </pic:pic>
              </a:graphicData>
            </a:graphic>
          </wp:inline>
        </w:drawing>
      </w:r>
    </w:p>
    <w:p w:rsidR="00F176C9" w:rsidRPr="0018157A" w:rsidRDefault="00F176C9" w:rsidP="005A2ADC">
      <w:pPr>
        <w:pStyle w:val="Titre1"/>
      </w:pPr>
      <w:bookmarkStart w:id="330" w:name="_Toc285793857"/>
      <w:bookmarkStart w:id="331" w:name="_Toc292454138"/>
      <w:r>
        <w:lastRenderedPageBreak/>
        <w:t>Habilitations</w:t>
      </w:r>
      <w:bookmarkEnd w:id="330"/>
      <w:bookmarkEnd w:id="331"/>
    </w:p>
    <w:p w:rsidR="00F176C9" w:rsidRPr="00886BE6" w:rsidRDefault="00F176C9" w:rsidP="00886BE6">
      <w:pPr>
        <w:pStyle w:val="Titre2"/>
        <w:jc w:val="both"/>
        <w:rPr>
          <w:rFonts w:ascii="Arial" w:hAnsi="Arial"/>
        </w:rPr>
      </w:pPr>
      <w:bookmarkStart w:id="332" w:name="_Toc285793858"/>
      <w:bookmarkStart w:id="333" w:name="_Toc292454139"/>
      <w:r>
        <w:t>Présentation</w:t>
      </w:r>
      <w:bookmarkEnd w:id="332"/>
      <w:bookmarkEnd w:id="333"/>
    </w:p>
    <w:p w:rsidR="00F176C9" w:rsidRPr="00886BE6" w:rsidRDefault="00F176C9" w:rsidP="00886BE6">
      <w:pPr>
        <w:jc w:val="both"/>
        <w:rPr>
          <w:rFonts w:ascii="Arial" w:hAnsi="Arial" w:cs="Arial"/>
          <w:sz w:val="20"/>
          <w:szCs w:val="20"/>
        </w:rPr>
      </w:pPr>
    </w:p>
    <w:p w:rsidR="00F176C9" w:rsidRPr="00886BE6" w:rsidRDefault="00F176C9" w:rsidP="00886BE6">
      <w:pPr>
        <w:autoSpaceDE w:val="0"/>
        <w:autoSpaceDN w:val="0"/>
        <w:adjustRightInd w:val="0"/>
        <w:jc w:val="both"/>
        <w:rPr>
          <w:rFonts w:ascii="Arial" w:hAnsi="Arial" w:cs="Arial"/>
          <w:sz w:val="20"/>
          <w:szCs w:val="20"/>
        </w:rPr>
      </w:pPr>
      <w:r w:rsidRPr="00886BE6">
        <w:rPr>
          <w:rFonts w:ascii="Arial" w:hAnsi="Arial" w:cs="Arial"/>
          <w:sz w:val="20"/>
          <w:szCs w:val="20"/>
        </w:rPr>
        <w:t xml:space="preserve">La sécurité des accès à l’application </w:t>
      </w:r>
      <w:r w:rsidR="00FB092B" w:rsidRPr="000E1400">
        <w:rPr>
          <w:rFonts w:ascii="Arial" w:hAnsi="Arial" w:cs="Arial"/>
          <w:sz w:val="20"/>
          <w:szCs w:val="20"/>
        </w:rPr>
        <w:t xml:space="preserve">« </w:t>
      </w:r>
      <w:r w:rsidR="002A6AC4">
        <w:rPr>
          <w:rFonts w:ascii="Arial" w:hAnsi="Arial" w:cs="Arial"/>
          <w:sz w:val="20"/>
          <w:szCs w:val="20"/>
        </w:rPr>
        <w:t>PEGASE</w:t>
      </w:r>
      <w:r w:rsidR="00FB092B" w:rsidRPr="000E1400">
        <w:rPr>
          <w:rFonts w:ascii="Arial" w:hAnsi="Arial" w:cs="Arial"/>
          <w:sz w:val="20"/>
          <w:szCs w:val="20"/>
        </w:rPr>
        <w:t xml:space="preserve"> » </w:t>
      </w:r>
      <w:r w:rsidRPr="00886BE6">
        <w:rPr>
          <w:rFonts w:ascii="Arial" w:hAnsi="Arial" w:cs="Arial"/>
          <w:sz w:val="20"/>
          <w:szCs w:val="20"/>
        </w:rPr>
        <w:t xml:space="preserve">est assurée par le module HABILITA permettant la gestion des habilitations de l’espace SIGMA. Ce module </w:t>
      </w:r>
      <w:r w:rsidR="002D52F7">
        <w:rPr>
          <w:rFonts w:ascii="Arial" w:hAnsi="Arial" w:cs="Arial"/>
          <w:sz w:val="20"/>
          <w:szCs w:val="20"/>
        </w:rPr>
        <w:t xml:space="preserve">est géré par le CEA et </w:t>
      </w:r>
      <w:r w:rsidRPr="00886BE6">
        <w:rPr>
          <w:rFonts w:ascii="Arial" w:hAnsi="Arial" w:cs="Arial"/>
          <w:sz w:val="20"/>
          <w:szCs w:val="20"/>
        </w:rPr>
        <w:t xml:space="preserve">permet </w:t>
      </w:r>
      <w:r w:rsidR="002D52F7">
        <w:rPr>
          <w:rFonts w:ascii="Arial" w:hAnsi="Arial" w:cs="Arial"/>
          <w:sz w:val="20"/>
          <w:szCs w:val="20"/>
        </w:rPr>
        <w:t xml:space="preserve">à l’acteur en </w:t>
      </w:r>
      <w:r w:rsidRPr="00886BE6">
        <w:rPr>
          <w:rFonts w:ascii="Arial" w:hAnsi="Arial" w:cs="Arial"/>
          <w:sz w:val="20"/>
          <w:szCs w:val="20"/>
        </w:rPr>
        <w:t>une seule authentification d</w:t>
      </w:r>
      <w:r w:rsidR="002D52F7">
        <w:rPr>
          <w:rFonts w:ascii="Arial" w:hAnsi="Arial" w:cs="Arial"/>
          <w:sz w:val="20"/>
          <w:szCs w:val="20"/>
        </w:rPr>
        <w:t>’accéder suivant ses habilitations à l’ensemble des applications du CEA</w:t>
      </w:r>
      <w:r w:rsidRPr="00886BE6">
        <w:rPr>
          <w:rFonts w:ascii="Arial" w:hAnsi="Arial" w:cs="Arial"/>
          <w:sz w:val="20"/>
          <w:szCs w:val="20"/>
        </w:rPr>
        <w:t>.</w:t>
      </w:r>
    </w:p>
    <w:p w:rsidR="00F176C9" w:rsidRPr="00886BE6" w:rsidRDefault="00F176C9" w:rsidP="00886BE6">
      <w:pPr>
        <w:autoSpaceDE w:val="0"/>
        <w:autoSpaceDN w:val="0"/>
        <w:adjustRightInd w:val="0"/>
        <w:jc w:val="both"/>
        <w:rPr>
          <w:rFonts w:ascii="Arial" w:hAnsi="Arial" w:cs="Arial"/>
          <w:sz w:val="20"/>
          <w:szCs w:val="20"/>
        </w:rPr>
      </w:pPr>
    </w:p>
    <w:p w:rsidR="00F176C9" w:rsidRPr="00886BE6" w:rsidRDefault="00F176C9" w:rsidP="00886BE6">
      <w:pPr>
        <w:autoSpaceDE w:val="0"/>
        <w:autoSpaceDN w:val="0"/>
        <w:adjustRightInd w:val="0"/>
        <w:jc w:val="both"/>
        <w:rPr>
          <w:rFonts w:ascii="Arial" w:hAnsi="Arial" w:cs="Arial"/>
          <w:sz w:val="20"/>
          <w:szCs w:val="20"/>
        </w:rPr>
      </w:pPr>
      <w:r w:rsidRPr="00886BE6">
        <w:rPr>
          <w:rFonts w:ascii="Arial" w:hAnsi="Arial" w:cs="Arial"/>
          <w:sz w:val="20"/>
          <w:szCs w:val="20"/>
        </w:rPr>
        <w:t xml:space="preserve">La création des habilitations dans HABILITA n’entre pas dans le périmètre de ce document. </w:t>
      </w:r>
    </w:p>
    <w:p w:rsidR="00CB2352" w:rsidRDefault="00CB2352" w:rsidP="00886BE6">
      <w:pPr>
        <w:jc w:val="both"/>
        <w:rPr>
          <w:rFonts w:ascii="Arial" w:hAnsi="Arial" w:cs="Arial"/>
          <w:sz w:val="20"/>
          <w:szCs w:val="20"/>
        </w:rPr>
      </w:pPr>
      <w:r>
        <w:rPr>
          <w:rFonts w:ascii="Arial" w:hAnsi="Arial" w:cs="Arial"/>
          <w:sz w:val="20"/>
          <w:szCs w:val="20"/>
        </w:rPr>
        <w:t>Le mécanisme d’</w:t>
      </w:r>
      <w:r w:rsidRPr="00886BE6">
        <w:rPr>
          <w:rFonts w:ascii="Arial" w:hAnsi="Arial" w:cs="Arial"/>
          <w:sz w:val="20"/>
          <w:szCs w:val="20"/>
        </w:rPr>
        <w:t>authentification</w:t>
      </w:r>
      <w:r>
        <w:rPr>
          <w:rFonts w:ascii="Arial" w:hAnsi="Arial" w:cs="Arial"/>
          <w:sz w:val="20"/>
          <w:szCs w:val="20"/>
        </w:rPr>
        <w:t xml:space="preserve"> est assuré par une application CEA externe à </w:t>
      </w:r>
      <w:r w:rsidR="003D4B91">
        <w:rPr>
          <w:rFonts w:ascii="Arial" w:hAnsi="Arial" w:cs="Arial"/>
          <w:sz w:val="20"/>
          <w:szCs w:val="20"/>
        </w:rPr>
        <w:t>Pégase</w:t>
      </w:r>
      <w:r w:rsidR="00E15C2B">
        <w:rPr>
          <w:rFonts w:ascii="Arial" w:hAnsi="Arial" w:cs="Arial"/>
          <w:sz w:val="20"/>
          <w:szCs w:val="20"/>
        </w:rPr>
        <w:t xml:space="preserve"> et </w:t>
      </w:r>
      <w:r>
        <w:rPr>
          <w:rFonts w:ascii="Arial" w:hAnsi="Arial" w:cs="Arial"/>
          <w:sz w:val="20"/>
          <w:szCs w:val="20"/>
        </w:rPr>
        <w:t xml:space="preserve">n’entre pas dans le périmètre de ce document. </w:t>
      </w:r>
    </w:p>
    <w:p w:rsidR="00666617" w:rsidRPr="00886BE6" w:rsidRDefault="00666617" w:rsidP="00886BE6">
      <w:pPr>
        <w:jc w:val="both"/>
        <w:rPr>
          <w:rFonts w:ascii="Arial" w:hAnsi="Arial" w:cs="Arial"/>
          <w:sz w:val="20"/>
          <w:szCs w:val="20"/>
        </w:rPr>
      </w:pPr>
    </w:p>
    <w:p w:rsidR="00F176C9" w:rsidRPr="00886BE6" w:rsidRDefault="00F176C9" w:rsidP="00886BE6">
      <w:pPr>
        <w:pStyle w:val="Titre2"/>
        <w:jc w:val="both"/>
        <w:rPr>
          <w:rFonts w:ascii="Arial" w:hAnsi="Arial"/>
        </w:rPr>
      </w:pPr>
      <w:bookmarkStart w:id="334" w:name="_Toc285793859"/>
      <w:bookmarkStart w:id="335" w:name="_Toc292454140"/>
      <w:r w:rsidRPr="00886BE6">
        <w:rPr>
          <w:rFonts w:ascii="Arial" w:hAnsi="Arial"/>
        </w:rPr>
        <w:t xml:space="preserve">Définitions des habilitations pour </w:t>
      </w:r>
      <w:r w:rsidR="00FB092B" w:rsidRPr="000E1400">
        <w:rPr>
          <w:rFonts w:ascii="Arial" w:hAnsi="Arial"/>
        </w:rPr>
        <w:t xml:space="preserve">« </w:t>
      </w:r>
      <w:r w:rsidR="002A6AC4">
        <w:rPr>
          <w:rFonts w:ascii="Arial" w:hAnsi="Arial"/>
        </w:rPr>
        <w:t>PEGASE</w:t>
      </w:r>
      <w:r w:rsidR="00FB092B" w:rsidRPr="000E1400">
        <w:rPr>
          <w:rFonts w:ascii="Arial" w:hAnsi="Arial"/>
        </w:rPr>
        <w:t xml:space="preserve"> »</w:t>
      </w:r>
      <w:bookmarkEnd w:id="334"/>
      <w:bookmarkEnd w:id="335"/>
    </w:p>
    <w:p w:rsidR="00F176C9" w:rsidRPr="00886BE6" w:rsidRDefault="00F176C9" w:rsidP="00D23387">
      <w:pPr>
        <w:pStyle w:val="Titre3"/>
      </w:pPr>
      <w:bookmarkStart w:id="336" w:name="_Toc285793860"/>
      <w:bookmarkStart w:id="337" w:name="_Toc292454141"/>
      <w:r w:rsidRPr="00886BE6">
        <w:t>Habilitations et périmètres</w:t>
      </w:r>
      <w:bookmarkEnd w:id="336"/>
      <w:bookmarkEnd w:id="337"/>
    </w:p>
    <w:p w:rsidR="00F176C9" w:rsidRPr="00886BE6" w:rsidRDefault="003D4B91" w:rsidP="00886BE6">
      <w:pPr>
        <w:pStyle w:val="Texteparagraphes"/>
        <w:rPr>
          <w:rFonts w:cs="Arial"/>
          <w:sz w:val="20"/>
        </w:rPr>
      </w:pPr>
      <w:r>
        <w:rPr>
          <w:rFonts w:cs="Arial"/>
          <w:sz w:val="20"/>
        </w:rPr>
        <w:t xml:space="preserve">Pour l’application Pégase, </w:t>
      </w:r>
      <w:r w:rsidR="00F176C9" w:rsidRPr="00886BE6">
        <w:rPr>
          <w:rFonts w:cs="Arial"/>
          <w:sz w:val="20"/>
        </w:rPr>
        <w:t>l’application HABILITA doit permettre la création des rôles et des périmètres suivant :</w:t>
      </w:r>
    </w:p>
    <w:p w:rsidR="00886BE6" w:rsidRDefault="00886BE6" w:rsidP="00886BE6">
      <w:pPr>
        <w:pStyle w:val="Texteparagraphes"/>
        <w:rPr>
          <w:rFonts w:cs="Arial"/>
          <w:sz w:val="20"/>
        </w:rPr>
      </w:pPr>
    </w:p>
    <w:tbl>
      <w:tblPr>
        <w:tblW w:w="9004" w:type="dxa"/>
        <w:tblBorders>
          <w:top w:val="single" w:sz="4" w:space="0" w:color="FF9900"/>
          <w:left w:val="single" w:sz="4" w:space="0" w:color="FF9900"/>
          <w:bottom w:val="single" w:sz="4" w:space="0" w:color="FF9900"/>
          <w:right w:val="single" w:sz="4" w:space="0" w:color="FF9900"/>
          <w:insideH w:val="single" w:sz="4" w:space="0" w:color="FF9900"/>
          <w:insideV w:val="single" w:sz="4" w:space="0" w:color="FF9900"/>
        </w:tblBorders>
        <w:tblLook w:val="01E0" w:firstRow="1" w:lastRow="1" w:firstColumn="1" w:lastColumn="1" w:noHBand="0" w:noVBand="0"/>
      </w:tblPr>
      <w:tblGrid>
        <w:gridCol w:w="2901"/>
        <w:gridCol w:w="2223"/>
        <w:gridCol w:w="2552"/>
        <w:gridCol w:w="1328"/>
      </w:tblGrid>
      <w:tr w:rsidR="00B77EA2" w:rsidRPr="00456665" w:rsidTr="00814F16">
        <w:tc>
          <w:tcPr>
            <w:tcW w:w="2901" w:type="dxa"/>
            <w:shd w:val="clear" w:color="auto" w:fill="auto"/>
          </w:tcPr>
          <w:p w:rsidR="00B77EA2" w:rsidRPr="00456665" w:rsidRDefault="00B77EA2" w:rsidP="00D50222">
            <w:pPr>
              <w:autoSpaceDE w:val="0"/>
              <w:autoSpaceDN w:val="0"/>
              <w:adjustRightInd w:val="0"/>
              <w:rPr>
                <w:rFonts w:ascii="Arial" w:hAnsi="Arial" w:cs="Arial"/>
                <w:b/>
                <w:sz w:val="20"/>
                <w:szCs w:val="20"/>
              </w:rPr>
            </w:pPr>
            <w:r w:rsidRPr="00456665">
              <w:rPr>
                <w:rFonts w:ascii="Arial" w:hAnsi="Arial" w:cs="Arial"/>
                <w:b/>
                <w:sz w:val="20"/>
                <w:szCs w:val="20"/>
              </w:rPr>
              <w:t xml:space="preserve">Profil </w:t>
            </w:r>
          </w:p>
        </w:tc>
        <w:tc>
          <w:tcPr>
            <w:tcW w:w="2223" w:type="dxa"/>
            <w:shd w:val="clear" w:color="auto" w:fill="auto"/>
          </w:tcPr>
          <w:p w:rsidR="00B77EA2" w:rsidRPr="00456665" w:rsidRDefault="00B77EA2" w:rsidP="00D50222">
            <w:pPr>
              <w:autoSpaceDE w:val="0"/>
              <w:autoSpaceDN w:val="0"/>
              <w:adjustRightInd w:val="0"/>
              <w:rPr>
                <w:rFonts w:ascii="Arial" w:hAnsi="Arial" w:cs="Arial"/>
                <w:b/>
                <w:sz w:val="20"/>
                <w:szCs w:val="20"/>
              </w:rPr>
            </w:pPr>
            <w:r w:rsidRPr="00456665">
              <w:rPr>
                <w:rFonts w:ascii="Arial" w:hAnsi="Arial" w:cs="Arial"/>
                <w:b/>
                <w:sz w:val="20"/>
                <w:szCs w:val="20"/>
              </w:rPr>
              <w:t xml:space="preserve">Identifiant </w:t>
            </w:r>
          </w:p>
        </w:tc>
        <w:tc>
          <w:tcPr>
            <w:tcW w:w="2552" w:type="dxa"/>
            <w:shd w:val="clear" w:color="auto" w:fill="auto"/>
          </w:tcPr>
          <w:p w:rsidR="00B77EA2" w:rsidRPr="00456665" w:rsidRDefault="00B77EA2" w:rsidP="00D50222">
            <w:pPr>
              <w:autoSpaceDE w:val="0"/>
              <w:autoSpaceDN w:val="0"/>
              <w:adjustRightInd w:val="0"/>
              <w:rPr>
                <w:rFonts w:ascii="Arial" w:hAnsi="Arial" w:cs="Arial"/>
                <w:b/>
                <w:sz w:val="20"/>
                <w:szCs w:val="20"/>
              </w:rPr>
            </w:pPr>
            <w:r w:rsidRPr="00456665">
              <w:rPr>
                <w:rFonts w:ascii="Arial" w:hAnsi="Arial" w:cs="Arial"/>
                <w:b/>
                <w:sz w:val="20"/>
                <w:szCs w:val="20"/>
              </w:rPr>
              <w:t>Périmètre d'habilitation</w:t>
            </w:r>
          </w:p>
        </w:tc>
        <w:tc>
          <w:tcPr>
            <w:tcW w:w="1328" w:type="dxa"/>
          </w:tcPr>
          <w:p w:rsidR="00B77EA2" w:rsidRPr="00456665" w:rsidRDefault="00B77EA2" w:rsidP="00D50222">
            <w:pPr>
              <w:autoSpaceDE w:val="0"/>
              <w:autoSpaceDN w:val="0"/>
              <w:adjustRightInd w:val="0"/>
              <w:rPr>
                <w:rFonts w:ascii="Arial" w:hAnsi="Arial" w:cs="Arial"/>
                <w:b/>
                <w:sz w:val="20"/>
                <w:szCs w:val="20"/>
              </w:rPr>
            </w:pPr>
            <w:r>
              <w:rPr>
                <w:rFonts w:ascii="Arial" w:hAnsi="Arial" w:cs="Arial"/>
                <w:b/>
                <w:sz w:val="20"/>
                <w:szCs w:val="20"/>
              </w:rPr>
              <w:t>Occurrence</w:t>
            </w:r>
          </w:p>
        </w:tc>
      </w:tr>
      <w:tr w:rsidR="00B77EA2" w:rsidRPr="00D50222" w:rsidTr="00814F16">
        <w:tc>
          <w:tcPr>
            <w:tcW w:w="2901"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Accueil de centre </w:t>
            </w:r>
          </w:p>
        </w:tc>
        <w:tc>
          <w:tcPr>
            <w:tcW w:w="2223"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ACCUEIL </w:t>
            </w:r>
          </w:p>
        </w:tc>
        <w:tc>
          <w:tcPr>
            <w:tcW w:w="2552"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Centre</w:t>
            </w:r>
          </w:p>
        </w:tc>
        <w:tc>
          <w:tcPr>
            <w:tcW w:w="1328" w:type="dxa"/>
          </w:tcPr>
          <w:p w:rsidR="00B77EA2" w:rsidRPr="00D50222" w:rsidRDefault="00B77EA2" w:rsidP="00D50222">
            <w:pPr>
              <w:autoSpaceDE w:val="0"/>
              <w:autoSpaceDN w:val="0"/>
              <w:adjustRightInd w:val="0"/>
              <w:rPr>
                <w:rFonts w:ascii="Arial" w:hAnsi="Arial" w:cs="Arial"/>
                <w:sz w:val="20"/>
                <w:szCs w:val="20"/>
              </w:rPr>
            </w:pPr>
            <w:r>
              <w:rPr>
                <w:rFonts w:ascii="Arial" w:hAnsi="Arial" w:cs="Arial"/>
                <w:sz w:val="20"/>
                <w:szCs w:val="20"/>
              </w:rPr>
              <w:t>1</w:t>
            </w:r>
          </w:p>
        </w:tc>
      </w:tr>
      <w:tr w:rsidR="00B77EA2" w:rsidRPr="00D50222" w:rsidTr="00814F16">
        <w:tc>
          <w:tcPr>
            <w:tcW w:w="2901"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Médical (SST) </w:t>
            </w:r>
          </w:p>
        </w:tc>
        <w:tc>
          <w:tcPr>
            <w:tcW w:w="2223"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MEDICAL </w:t>
            </w:r>
          </w:p>
        </w:tc>
        <w:tc>
          <w:tcPr>
            <w:tcW w:w="2552"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Centre</w:t>
            </w:r>
          </w:p>
        </w:tc>
        <w:tc>
          <w:tcPr>
            <w:tcW w:w="1328" w:type="dxa"/>
          </w:tcPr>
          <w:p w:rsidR="00B77EA2" w:rsidRPr="00D50222" w:rsidRDefault="00B77EA2" w:rsidP="00D50222">
            <w:pPr>
              <w:autoSpaceDE w:val="0"/>
              <w:autoSpaceDN w:val="0"/>
              <w:adjustRightInd w:val="0"/>
              <w:rPr>
                <w:rFonts w:ascii="Arial" w:hAnsi="Arial" w:cs="Arial"/>
                <w:sz w:val="20"/>
                <w:szCs w:val="20"/>
              </w:rPr>
            </w:pPr>
            <w:r>
              <w:rPr>
                <w:rFonts w:ascii="Arial" w:hAnsi="Arial" w:cs="Arial"/>
                <w:sz w:val="20"/>
                <w:szCs w:val="20"/>
              </w:rPr>
              <w:t>1</w:t>
            </w:r>
          </w:p>
        </w:tc>
      </w:tr>
      <w:tr w:rsidR="00B77EA2" w:rsidRPr="00D50222" w:rsidTr="00814F16">
        <w:tc>
          <w:tcPr>
            <w:tcW w:w="2901"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Sécurité (SPR, ISE, ISI) </w:t>
            </w:r>
          </w:p>
        </w:tc>
        <w:tc>
          <w:tcPr>
            <w:tcW w:w="2223"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SECURITE </w:t>
            </w:r>
          </w:p>
        </w:tc>
        <w:tc>
          <w:tcPr>
            <w:tcW w:w="2552"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Centre</w:t>
            </w:r>
          </w:p>
        </w:tc>
        <w:tc>
          <w:tcPr>
            <w:tcW w:w="1328" w:type="dxa"/>
          </w:tcPr>
          <w:p w:rsidR="00B77EA2" w:rsidRPr="00D50222" w:rsidRDefault="00B77EA2" w:rsidP="00D50222">
            <w:pPr>
              <w:autoSpaceDE w:val="0"/>
              <w:autoSpaceDN w:val="0"/>
              <w:adjustRightInd w:val="0"/>
              <w:rPr>
                <w:rFonts w:ascii="Arial" w:hAnsi="Arial" w:cs="Arial"/>
                <w:sz w:val="20"/>
                <w:szCs w:val="20"/>
              </w:rPr>
            </w:pPr>
            <w:r>
              <w:rPr>
                <w:rFonts w:ascii="Arial" w:hAnsi="Arial" w:cs="Arial"/>
                <w:sz w:val="20"/>
                <w:szCs w:val="20"/>
              </w:rPr>
              <w:t>1</w:t>
            </w:r>
          </w:p>
        </w:tc>
      </w:tr>
      <w:tr w:rsidR="00B77EA2" w:rsidRPr="00D50222" w:rsidTr="00814F16">
        <w:tc>
          <w:tcPr>
            <w:tcW w:w="2901" w:type="dxa"/>
            <w:shd w:val="clear" w:color="auto" w:fill="auto"/>
          </w:tcPr>
          <w:p w:rsidR="00B77EA2" w:rsidRPr="00D50222" w:rsidRDefault="00E15C2B" w:rsidP="00D50222">
            <w:pPr>
              <w:autoSpaceDE w:val="0"/>
              <w:autoSpaceDN w:val="0"/>
              <w:adjustRightInd w:val="0"/>
              <w:rPr>
                <w:rFonts w:ascii="Arial" w:hAnsi="Arial" w:cs="Arial"/>
                <w:sz w:val="20"/>
                <w:szCs w:val="20"/>
              </w:rPr>
            </w:pPr>
            <w:r>
              <w:rPr>
                <w:rFonts w:ascii="Arial" w:hAnsi="Arial" w:cs="Arial"/>
                <w:sz w:val="20"/>
                <w:szCs w:val="20"/>
              </w:rPr>
              <w:t>OS</w:t>
            </w:r>
            <w:r w:rsidRPr="00D50222">
              <w:rPr>
                <w:rFonts w:ascii="Arial" w:hAnsi="Arial" w:cs="Arial"/>
                <w:sz w:val="20"/>
                <w:szCs w:val="20"/>
              </w:rPr>
              <w:t xml:space="preserve"> </w:t>
            </w:r>
            <w:r w:rsidR="00B77EA2" w:rsidRPr="00D50222">
              <w:rPr>
                <w:rFonts w:ascii="Arial" w:hAnsi="Arial" w:cs="Arial"/>
                <w:sz w:val="20"/>
                <w:szCs w:val="20"/>
              </w:rPr>
              <w:t xml:space="preserve">(Administrateur centre) </w:t>
            </w:r>
          </w:p>
        </w:tc>
        <w:tc>
          <w:tcPr>
            <w:tcW w:w="2223" w:type="dxa"/>
            <w:shd w:val="clear" w:color="auto" w:fill="auto"/>
          </w:tcPr>
          <w:p w:rsidR="00B77EA2" w:rsidRPr="00D50222" w:rsidRDefault="00E15C2B" w:rsidP="00D50222">
            <w:pPr>
              <w:autoSpaceDE w:val="0"/>
              <w:autoSpaceDN w:val="0"/>
              <w:adjustRightInd w:val="0"/>
              <w:rPr>
                <w:rFonts w:ascii="Arial" w:hAnsi="Arial" w:cs="Arial"/>
                <w:sz w:val="20"/>
                <w:szCs w:val="20"/>
              </w:rPr>
            </w:pPr>
            <w:r>
              <w:rPr>
                <w:rFonts w:ascii="Arial" w:hAnsi="Arial" w:cs="Arial"/>
                <w:sz w:val="20"/>
                <w:szCs w:val="20"/>
              </w:rPr>
              <w:t>OS_CENTRE</w:t>
            </w:r>
          </w:p>
        </w:tc>
        <w:tc>
          <w:tcPr>
            <w:tcW w:w="2552"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Centre</w:t>
            </w:r>
          </w:p>
        </w:tc>
        <w:tc>
          <w:tcPr>
            <w:tcW w:w="1328" w:type="dxa"/>
          </w:tcPr>
          <w:p w:rsidR="00B77EA2" w:rsidRPr="00D50222" w:rsidRDefault="00B77EA2" w:rsidP="00D50222">
            <w:pPr>
              <w:autoSpaceDE w:val="0"/>
              <w:autoSpaceDN w:val="0"/>
              <w:adjustRightInd w:val="0"/>
              <w:rPr>
                <w:rFonts w:ascii="Arial" w:hAnsi="Arial" w:cs="Arial"/>
                <w:sz w:val="20"/>
                <w:szCs w:val="20"/>
              </w:rPr>
            </w:pPr>
            <w:r>
              <w:rPr>
                <w:rFonts w:ascii="Arial" w:hAnsi="Arial" w:cs="Arial"/>
                <w:sz w:val="20"/>
                <w:szCs w:val="20"/>
              </w:rPr>
              <w:t>1</w:t>
            </w:r>
          </w:p>
        </w:tc>
      </w:tr>
      <w:tr w:rsidR="00B77EA2" w:rsidRPr="00D50222" w:rsidTr="00814F16">
        <w:tc>
          <w:tcPr>
            <w:tcW w:w="2901" w:type="dxa"/>
            <w:shd w:val="clear" w:color="auto" w:fill="auto"/>
          </w:tcPr>
          <w:p w:rsidR="00B77EA2" w:rsidRPr="00D50222" w:rsidRDefault="00B77EA2" w:rsidP="002B1286">
            <w:pPr>
              <w:autoSpaceDE w:val="0"/>
              <w:autoSpaceDN w:val="0"/>
              <w:adjustRightInd w:val="0"/>
              <w:rPr>
                <w:rFonts w:ascii="Arial" w:hAnsi="Arial" w:cs="Arial"/>
                <w:sz w:val="20"/>
                <w:szCs w:val="20"/>
              </w:rPr>
            </w:pPr>
            <w:r w:rsidRPr="00D50222">
              <w:rPr>
                <w:rFonts w:ascii="Arial" w:hAnsi="Arial" w:cs="Arial"/>
                <w:sz w:val="20"/>
                <w:szCs w:val="20"/>
              </w:rPr>
              <w:t xml:space="preserve">Administrateur National </w:t>
            </w:r>
          </w:p>
        </w:tc>
        <w:tc>
          <w:tcPr>
            <w:tcW w:w="2223"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ADMIN_CEA </w:t>
            </w:r>
          </w:p>
        </w:tc>
        <w:tc>
          <w:tcPr>
            <w:tcW w:w="2552"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CEA</w:t>
            </w:r>
          </w:p>
        </w:tc>
        <w:tc>
          <w:tcPr>
            <w:tcW w:w="1328" w:type="dxa"/>
          </w:tcPr>
          <w:p w:rsidR="00B77EA2" w:rsidRPr="00D50222" w:rsidRDefault="00D03C69" w:rsidP="00D50222">
            <w:pPr>
              <w:autoSpaceDE w:val="0"/>
              <w:autoSpaceDN w:val="0"/>
              <w:adjustRightInd w:val="0"/>
              <w:rPr>
                <w:rFonts w:ascii="Arial" w:hAnsi="Arial" w:cs="Arial"/>
                <w:sz w:val="20"/>
                <w:szCs w:val="20"/>
              </w:rPr>
            </w:pPr>
            <w:r>
              <w:rPr>
                <w:rFonts w:ascii="Arial" w:hAnsi="Arial" w:cs="Arial"/>
                <w:sz w:val="20"/>
                <w:szCs w:val="20"/>
              </w:rPr>
              <w:t>1</w:t>
            </w:r>
          </w:p>
        </w:tc>
      </w:tr>
      <w:tr w:rsidR="00B77EA2" w:rsidRPr="00D50222" w:rsidTr="00814F16">
        <w:tc>
          <w:tcPr>
            <w:tcW w:w="2901"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Consultation (ASSI et/ou CS) </w:t>
            </w:r>
          </w:p>
        </w:tc>
        <w:tc>
          <w:tcPr>
            <w:tcW w:w="2223" w:type="dxa"/>
            <w:shd w:val="clear" w:color="auto" w:fill="auto"/>
          </w:tcPr>
          <w:p w:rsidR="00B77EA2" w:rsidRPr="00D50222" w:rsidRDefault="00B51B38" w:rsidP="00D50222">
            <w:pPr>
              <w:autoSpaceDE w:val="0"/>
              <w:autoSpaceDN w:val="0"/>
              <w:adjustRightInd w:val="0"/>
              <w:rPr>
                <w:rFonts w:ascii="Arial" w:hAnsi="Arial" w:cs="Arial"/>
                <w:sz w:val="20"/>
                <w:szCs w:val="20"/>
              </w:rPr>
            </w:pPr>
            <w:r>
              <w:rPr>
                <w:rFonts w:ascii="Arial" w:hAnsi="Arial" w:cs="Arial"/>
                <w:sz w:val="20"/>
                <w:szCs w:val="20"/>
              </w:rPr>
              <w:t>CONSULT</w:t>
            </w:r>
          </w:p>
        </w:tc>
        <w:tc>
          <w:tcPr>
            <w:tcW w:w="2552"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Centre</w:t>
            </w:r>
          </w:p>
        </w:tc>
        <w:tc>
          <w:tcPr>
            <w:tcW w:w="1328" w:type="dxa"/>
          </w:tcPr>
          <w:p w:rsidR="00B77EA2" w:rsidRPr="00D50222" w:rsidRDefault="00B77EA2" w:rsidP="00D50222">
            <w:pPr>
              <w:autoSpaceDE w:val="0"/>
              <w:autoSpaceDN w:val="0"/>
              <w:adjustRightInd w:val="0"/>
              <w:rPr>
                <w:rFonts w:ascii="Arial" w:hAnsi="Arial" w:cs="Arial"/>
                <w:sz w:val="20"/>
                <w:szCs w:val="20"/>
              </w:rPr>
            </w:pPr>
            <w:r>
              <w:rPr>
                <w:rFonts w:ascii="Arial" w:hAnsi="Arial" w:cs="Arial"/>
                <w:sz w:val="20"/>
                <w:szCs w:val="20"/>
              </w:rPr>
              <w:t>1</w:t>
            </w:r>
          </w:p>
        </w:tc>
      </w:tr>
      <w:tr w:rsidR="00B77EA2" w:rsidRPr="00D50222" w:rsidTr="00814F16">
        <w:tc>
          <w:tcPr>
            <w:tcW w:w="2901"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FLS </w:t>
            </w:r>
          </w:p>
        </w:tc>
        <w:tc>
          <w:tcPr>
            <w:tcW w:w="2223"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FLS </w:t>
            </w:r>
          </w:p>
        </w:tc>
        <w:tc>
          <w:tcPr>
            <w:tcW w:w="2552"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Centre</w:t>
            </w:r>
          </w:p>
        </w:tc>
        <w:tc>
          <w:tcPr>
            <w:tcW w:w="1328" w:type="dxa"/>
          </w:tcPr>
          <w:p w:rsidR="00B77EA2" w:rsidRPr="00D50222" w:rsidRDefault="00B77EA2" w:rsidP="00D50222">
            <w:pPr>
              <w:autoSpaceDE w:val="0"/>
              <w:autoSpaceDN w:val="0"/>
              <w:adjustRightInd w:val="0"/>
              <w:rPr>
                <w:rFonts w:ascii="Arial" w:hAnsi="Arial" w:cs="Arial"/>
                <w:sz w:val="20"/>
                <w:szCs w:val="20"/>
              </w:rPr>
            </w:pPr>
            <w:r>
              <w:rPr>
                <w:rFonts w:ascii="Arial" w:hAnsi="Arial" w:cs="Arial"/>
                <w:sz w:val="20"/>
                <w:szCs w:val="20"/>
              </w:rPr>
              <w:t>1</w:t>
            </w:r>
          </w:p>
        </w:tc>
      </w:tr>
      <w:tr w:rsidR="00B77EA2" w:rsidRPr="00D50222" w:rsidTr="00814F16">
        <w:tc>
          <w:tcPr>
            <w:tcW w:w="2901"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Collaborateur (SPAS) </w:t>
            </w:r>
          </w:p>
        </w:tc>
        <w:tc>
          <w:tcPr>
            <w:tcW w:w="2223"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SPAS </w:t>
            </w:r>
          </w:p>
        </w:tc>
        <w:tc>
          <w:tcPr>
            <w:tcW w:w="2552"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Centre</w:t>
            </w:r>
          </w:p>
        </w:tc>
        <w:tc>
          <w:tcPr>
            <w:tcW w:w="1328" w:type="dxa"/>
          </w:tcPr>
          <w:p w:rsidR="00B77EA2" w:rsidRPr="00D50222" w:rsidRDefault="00B77EA2" w:rsidP="00D50222">
            <w:pPr>
              <w:autoSpaceDE w:val="0"/>
              <w:autoSpaceDN w:val="0"/>
              <w:adjustRightInd w:val="0"/>
              <w:rPr>
                <w:rFonts w:ascii="Arial" w:hAnsi="Arial" w:cs="Arial"/>
                <w:sz w:val="20"/>
                <w:szCs w:val="20"/>
              </w:rPr>
            </w:pPr>
            <w:r>
              <w:rPr>
                <w:rFonts w:ascii="Arial" w:hAnsi="Arial" w:cs="Arial"/>
                <w:sz w:val="20"/>
                <w:szCs w:val="20"/>
              </w:rPr>
              <w:t>1</w:t>
            </w:r>
          </w:p>
        </w:tc>
      </w:tr>
      <w:tr w:rsidR="00B77EA2" w:rsidRPr="00D50222" w:rsidTr="00814F16">
        <w:tc>
          <w:tcPr>
            <w:tcW w:w="2901"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DCS </w:t>
            </w:r>
          </w:p>
        </w:tc>
        <w:tc>
          <w:tcPr>
            <w:tcW w:w="2223"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DCS </w:t>
            </w:r>
          </w:p>
        </w:tc>
        <w:tc>
          <w:tcPr>
            <w:tcW w:w="2552"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CEA</w:t>
            </w:r>
          </w:p>
        </w:tc>
        <w:tc>
          <w:tcPr>
            <w:tcW w:w="1328" w:type="dxa"/>
          </w:tcPr>
          <w:p w:rsidR="00B77EA2" w:rsidRPr="00D50222" w:rsidRDefault="00B77EA2" w:rsidP="00D50222">
            <w:pPr>
              <w:autoSpaceDE w:val="0"/>
              <w:autoSpaceDN w:val="0"/>
              <w:adjustRightInd w:val="0"/>
              <w:rPr>
                <w:rFonts w:ascii="Arial" w:hAnsi="Arial" w:cs="Arial"/>
                <w:sz w:val="20"/>
                <w:szCs w:val="20"/>
              </w:rPr>
            </w:pPr>
            <w:r>
              <w:rPr>
                <w:rFonts w:ascii="Arial" w:hAnsi="Arial" w:cs="Arial"/>
                <w:sz w:val="20"/>
                <w:szCs w:val="20"/>
              </w:rPr>
              <w:t>1</w:t>
            </w:r>
          </w:p>
        </w:tc>
      </w:tr>
      <w:tr w:rsidR="00B77EA2" w:rsidRPr="00D50222" w:rsidTr="00814F16">
        <w:tc>
          <w:tcPr>
            <w:tcW w:w="2901" w:type="dxa"/>
            <w:shd w:val="clear" w:color="auto" w:fill="auto"/>
          </w:tcPr>
          <w:p w:rsidR="00B77EA2" w:rsidRPr="00D50222" w:rsidRDefault="00B22814" w:rsidP="00D50222">
            <w:pPr>
              <w:autoSpaceDE w:val="0"/>
              <w:autoSpaceDN w:val="0"/>
              <w:adjustRightInd w:val="0"/>
              <w:rPr>
                <w:rFonts w:ascii="Arial" w:hAnsi="Arial" w:cs="Arial"/>
                <w:sz w:val="20"/>
                <w:szCs w:val="20"/>
              </w:rPr>
            </w:pPr>
            <w:r>
              <w:rPr>
                <w:rFonts w:ascii="Arial" w:hAnsi="Arial" w:cs="Arial"/>
                <w:sz w:val="20"/>
                <w:szCs w:val="20"/>
              </w:rPr>
              <w:t>OS de Pôle</w:t>
            </w:r>
            <w:r w:rsidR="00B77EA2" w:rsidRPr="00D50222">
              <w:rPr>
                <w:rFonts w:ascii="Arial" w:hAnsi="Arial" w:cs="Arial"/>
                <w:sz w:val="20"/>
                <w:szCs w:val="20"/>
              </w:rPr>
              <w:t xml:space="preserve"> </w:t>
            </w:r>
          </w:p>
        </w:tc>
        <w:tc>
          <w:tcPr>
            <w:tcW w:w="2223" w:type="dxa"/>
            <w:shd w:val="clear" w:color="auto" w:fill="auto"/>
          </w:tcPr>
          <w:p w:rsidR="00B77EA2" w:rsidRPr="00D50222" w:rsidRDefault="00E15C2B" w:rsidP="00D50222">
            <w:pPr>
              <w:autoSpaceDE w:val="0"/>
              <w:autoSpaceDN w:val="0"/>
              <w:adjustRightInd w:val="0"/>
              <w:rPr>
                <w:rFonts w:ascii="Arial" w:hAnsi="Arial" w:cs="Arial"/>
                <w:sz w:val="20"/>
                <w:szCs w:val="20"/>
              </w:rPr>
            </w:pPr>
            <w:r>
              <w:rPr>
                <w:rFonts w:ascii="Arial" w:hAnsi="Arial" w:cs="Arial"/>
                <w:sz w:val="20"/>
                <w:szCs w:val="20"/>
              </w:rPr>
              <w:t>OS</w:t>
            </w:r>
            <w:r w:rsidR="00B77EA2" w:rsidRPr="00D50222">
              <w:rPr>
                <w:rFonts w:ascii="Arial" w:hAnsi="Arial" w:cs="Arial"/>
                <w:sz w:val="20"/>
                <w:szCs w:val="20"/>
              </w:rPr>
              <w:t xml:space="preserve">_POLE </w:t>
            </w:r>
          </w:p>
        </w:tc>
        <w:tc>
          <w:tcPr>
            <w:tcW w:w="2552"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Pôle</w:t>
            </w:r>
          </w:p>
        </w:tc>
        <w:tc>
          <w:tcPr>
            <w:tcW w:w="1328" w:type="dxa"/>
          </w:tcPr>
          <w:p w:rsidR="00B77EA2" w:rsidRPr="00D50222" w:rsidRDefault="00D03C69" w:rsidP="00D50222">
            <w:pPr>
              <w:autoSpaceDE w:val="0"/>
              <w:autoSpaceDN w:val="0"/>
              <w:adjustRightInd w:val="0"/>
              <w:rPr>
                <w:rFonts w:ascii="Arial" w:hAnsi="Arial" w:cs="Arial"/>
                <w:sz w:val="20"/>
                <w:szCs w:val="20"/>
              </w:rPr>
            </w:pPr>
            <w:r>
              <w:rPr>
                <w:rFonts w:ascii="Arial" w:hAnsi="Arial" w:cs="Arial"/>
                <w:sz w:val="20"/>
                <w:szCs w:val="20"/>
              </w:rPr>
              <w:t>1</w:t>
            </w:r>
          </w:p>
        </w:tc>
      </w:tr>
      <w:tr w:rsidR="00B77EA2" w:rsidRPr="00D50222" w:rsidTr="00814F16">
        <w:tc>
          <w:tcPr>
            <w:tcW w:w="2901"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 xml:space="preserve">Reprise de données </w:t>
            </w:r>
          </w:p>
        </w:tc>
        <w:tc>
          <w:tcPr>
            <w:tcW w:w="2223"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REPRISE</w:t>
            </w:r>
          </w:p>
        </w:tc>
        <w:tc>
          <w:tcPr>
            <w:tcW w:w="2552" w:type="dxa"/>
            <w:shd w:val="clear" w:color="auto" w:fill="auto"/>
          </w:tcPr>
          <w:p w:rsidR="00B77EA2" w:rsidRPr="00D50222" w:rsidRDefault="00B77EA2" w:rsidP="00D50222">
            <w:pPr>
              <w:autoSpaceDE w:val="0"/>
              <w:autoSpaceDN w:val="0"/>
              <w:adjustRightInd w:val="0"/>
              <w:rPr>
                <w:rFonts w:ascii="Arial" w:hAnsi="Arial" w:cs="Arial"/>
                <w:sz w:val="20"/>
                <w:szCs w:val="20"/>
              </w:rPr>
            </w:pPr>
            <w:r w:rsidRPr="00D50222">
              <w:rPr>
                <w:rFonts w:ascii="Arial" w:hAnsi="Arial" w:cs="Arial"/>
                <w:sz w:val="20"/>
                <w:szCs w:val="20"/>
              </w:rPr>
              <w:t>Centre</w:t>
            </w:r>
          </w:p>
        </w:tc>
        <w:tc>
          <w:tcPr>
            <w:tcW w:w="1328" w:type="dxa"/>
          </w:tcPr>
          <w:p w:rsidR="00B77EA2" w:rsidRPr="00D50222" w:rsidRDefault="00B77EA2" w:rsidP="00D50222">
            <w:pPr>
              <w:autoSpaceDE w:val="0"/>
              <w:autoSpaceDN w:val="0"/>
              <w:adjustRightInd w:val="0"/>
              <w:rPr>
                <w:rFonts w:ascii="Arial" w:hAnsi="Arial" w:cs="Arial"/>
                <w:sz w:val="20"/>
                <w:szCs w:val="20"/>
              </w:rPr>
            </w:pPr>
            <w:r>
              <w:rPr>
                <w:rFonts w:ascii="Arial" w:hAnsi="Arial" w:cs="Arial"/>
                <w:sz w:val="20"/>
                <w:szCs w:val="20"/>
              </w:rPr>
              <w:t>1</w:t>
            </w:r>
          </w:p>
        </w:tc>
      </w:tr>
    </w:tbl>
    <w:p w:rsidR="00210253" w:rsidRPr="00886BE6" w:rsidRDefault="00210253" w:rsidP="00886BE6">
      <w:pPr>
        <w:pStyle w:val="Texteparagraphes"/>
        <w:rPr>
          <w:rFonts w:cs="Arial"/>
          <w:sz w:val="20"/>
        </w:rPr>
      </w:pPr>
    </w:p>
    <w:p w:rsidR="002D52F7" w:rsidRDefault="002D52F7" w:rsidP="00886BE6">
      <w:pPr>
        <w:widowControl w:val="0"/>
        <w:tabs>
          <w:tab w:val="left" w:pos="1080"/>
        </w:tabs>
        <w:suppressAutoHyphens/>
        <w:jc w:val="both"/>
        <w:rPr>
          <w:rFonts w:ascii="Arial" w:eastAsia="Arial" w:hAnsi="Arial" w:cs="Arial"/>
          <w:sz w:val="20"/>
          <w:szCs w:val="20"/>
        </w:rPr>
      </w:pPr>
    </w:p>
    <w:p w:rsidR="00B90FAF" w:rsidRPr="00886BE6" w:rsidRDefault="00B90FAF" w:rsidP="00D23387">
      <w:pPr>
        <w:pStyle w:val="Titre3"/>
      </w:pPr>
      <w:bookmarkStart w:id="338" w:name="_Toc285793861"/>
      <w:bookmarkStart w:id="339" w:name="_Toc292454142"/>
      <w:bookmarkStart w:id="340" w:name="_Toc285793862"/>
      <w:r>
        <w:t>Acteurs multi-profils</w:t>
      </w:r>
      <w:bookmarkEnd w:id="338"/>
      <w:bookmarkEnd w:id="339"/>
    </w:p>
    <w:p w:rsidR="00B90FAF" w:rsidRPr="00CB2352" w:rsidRDefault="00B90FAF" w:rsidP="00B90FAF">
      <w:pPr>
        <w:pStyle w:val="Texteparagraphes"/>
        <w:rPr>
          <w:sz w:val="20"/>
        </w:rPr>
      </w:pPr>
      <w:r w:rsidRPr="00CB2352">
        <w:rPr>
          <w:sz w:val="20"/>
        </w:rPr>
        <w:t xml:space="preserve">En définissant dans HABILITA plusieurs lignes d’habilitations avec des groupes différents, un acteur peut cumuler plusieurs profils dans </w:t>
      </w:r>
      <w:r w:rsidRPr="000E1400">
        <w:rPr>
          <w:rFonts w:cs="Arial"/>
          <w:sz w:val="20"/>
        </w:rPr>
        <w:t xml:space="preserve">« </w:t>
      </w:r>
      <w:r>
        <w:rPr>
          <w:rFonts w:cs="Arial"/>
          <w:sz w:val="20"/>
        </w:rPr>
        <w:t>PEGASE »</w:t>
      </w:r>
      <w:r>
        <w:rPr>
          <w:sz w:val="20"/>
        </w:rPr>
        <w:t>.</w:t>
      </w:r>
      <w:r w:rsidR="005E5451">
        <w:rPr>
          <w:sz w:val="20"/>
        </w:rPr>
        <w:t xml:space="preserve"> </w:t>
      </w:r>
    </w:p>
    <w:p w:rsidR="005E5451" w:rsidRDefault="005E5451" w:rsidP="00D23387">
      <w:pPr>
        <w:pStyle w:val="Titre3"/>
      </w:pPr>
      <w:bookmarkStart w:id="341" w:name="_Toc292454143"/>
      <w:r>
        <w:t>Cas des habilitations CEA</w:t>
      </w:r>
      <w:bookmarkEnd w:id="341"/>
    </w:p>
    <w:p w:rsidR="005E5451" w:rsidRPr="00CB2352" w:rsidRDefault="005E5451" w:rsidP="005E5451">
      <w:pPr>
        <w:pStyle w:val="Texteparagraphes"/>
        <w:rPr>
          <w:sz w:val="20"/>
        </w:rPr>
      </w:pPr>
      <w:r>
        <w:rPr>
          <w:sz w:val="20"/>
        </w:rPr>
        <w:t>Le périmètre d'habilitation CEA implique l'accès à l'ensemble des données (tous les centres et/ou tous les pôles).</w:t>
      </w:r>
    </w:p>
    <w:p w:rsidR="00B90FAF" w:rsidRPr="00886BE6" w:rsidRDefault="006407D4" w:rsidP="00D23387">
      <w:pPr>
        <w:pStyle w:val="Titre3"/>
      </w:pPr>
      <w:bookmarkStart w:id="342" w:name="_Toc292454144"/>
      <w:r>
        <w:t xml:space="preserve">Cas particulier des </w:t>
      </w:r>
      <w:r w:rsidR="00B22814">
        <w:t>OS de Pôle</w:t>
      </w:r>
      <w:bookmarkEnd w:id="342"/>
    </w:p>
    <w:p w:rsidR="00B90FAF" w:rsidRPr="00CB2352" w:rsidRDefault="006407D4" w:rsidP="00B90FAF">
      <w:pPr>
        <w:pStyle w:val="Texteparagraphes"/>
        <w:rPr>
          <w:sz w:val="20"/>
        </w:rPr>
      </w:pPr>
      <w:r>
        <w:rPr>
          <w:sz w:val="20"/>
        </w:rPr>
        <w:t xml:space="preserve">Le périmètre d'habilitation des </w:t>
      </w:r>
      <w:r w:rsidR="00B22814">
        <w:rPr>
          <w:sz w:val="20"/>
        </w:rPr>
        <w:t>OS de Pôle</w:t>
      </w:r>
      <w:r>
        <w:rPr>
          <w:sz w:val="20"/>
        </w:rPr>
        <w:t xml:space="preserve"> </w:t>
      </w:r>
      <w:r w:rsidR="005E5451">
        <w:rPr>
          <w:sz w:val="20"/>
        </w:rPr>
        <w:t>se définit au niveau du pôle</w:t>
      </w:r>
      <w:r w:rsidR="00B90FAF">
        <w:rPr>
          <w:sz w:val="20"/>
        </w:rPr>
        <w:t>.</w:t>
      </w:r>
      <w:r>
        <w:rPr>
          <w:sz w:val="20"/>
        </w:rPr>
        <w:t xml:space="preserve"> </w:t>
      </w:r>
      <w:r w:rsidR="005E5451">
        <w:rPr>
          <w:sz w:val="20"/>
        </w:rPr>
        <w:t>Quand l'accès à des données dans l</w:t>
      </w:r>
      <w:r>
        <w:rPr>
          <w:sz w:val="20"/>
        </w:rPr>
        <w:t xml:space="preserve">'application Pégase </w:t>
      </w:r>
      <w:r w:rsidR="005E5451">
        <w:rPr>
          <w:sz w:val="20"/>
        </w:rPr>
        <w:t xml:space="preserve">nécessite </w:t>
      </w:r>
      <w:r w:rsidR="00224FD5">
        <w:rPr>
          <w:sz w:val="20"/>
        </w:rPr>
        <w:t>de</w:t>
      </w:r>
      <w:r w:rsidR="005E5451">
        <w:rPr>
          <w:sz w:val="20"/>
        </w:rPr>
        <w:t xml:space="preserve"> connaître le ou les centres d'habilitation de </w:t>
      </w:r>
      <w:r w:rsidR="005E5451">
        <w:rPr>
          <w:sz w:val="20"/>
        </w:rPr>
        <w:lastRenderedPageBreak/>
        <w:t>l'acteur, le système va lire</w:t>
      </w:r>
      <w:r>
        <w:rPr>
          <w:sz w:val="20"/>
        </w:rPr>
        <w:t xml:space="preserve"> la correspondance Pôle / Centre dans </w:t>
      </w:r>
      <w:r w:rsidR="001A002C">
        <w:rPr>
          <w:sz w:val="20"/>
        </w:rPr>
        <w:t xml:space="preserve">la table LABORATOIRE </w:t>
      </w:r>
      <w:r>
        <w:rPr>
          <w:sz w:val="20"/>
        </w:rPr>
        <w:t>d</w:t>
      </w:r>
      <w:r w:rsidR="001A002C">
        <w:rPr>
          <w:sz w:val="20"/>
        </w:rPr>
        <w:t>e</w:t>
      </w:r>
      <w:r>
        <w:rPr>
          <w:sz w:val="20"/>
        </w:rPr>
        <w:t xml:space="preserve"> l'espace Sigma.</w:t>
      </w:r>
    </w:p>
    <w:p w:rsidR="00CE76C3" w:rsidRPr="00886BE6" w:rsidRDefault="00CE76C3" w:rsidP="00CE76C3">
      <w:pPr>
        <w:pStyle w:val="Titre2"/>
        <w:jc w:val="both"/>
        <w:rPr>
          <w:rFonts w:ascii="Arial" w:hAnsi="Arial"/>
        </w:rPr>
      </w:pPr>
      <w:bookmarkStart w:id="343" w:name="_Toc292454145"/>
      <w:r>
        <w:rPr>
          <w:rFonts w:ascii="Arial" w:hAnsi="Arial"/>
        </w:rPr>
        <w:t>Droits d’acces</w:t>
      </w:r>
      <w:bookmarkEnd w:id="340"/>
      <w:bookmarkEnd w:id="343"/>
    </w:p>
    <w:p w:rsidR="009D04A7" w:rsidRDefault="00CE76C3" w:rsidP="009B7749">
      <w:pPr>
        <w:autoSpaceDE w:val="0"/>
        <w:autoSpaceDN w:val="0"/>
        <w:adjustRightInd w:val="0"/>
        <w:jc w:val="both"/>
        <w:rPr>
          <w:rFonts w:ascii="Arial" w:hAnsi="Arial" w:cs="Arial"/>
          <w:sz w:val="20"/>
          <w:szCs w:val="20"/>
        </w:rPr>
      </w:pPr>
      <w:r w:rsidRPr="00D0248F">
        <w:rPr>
          <w:rFonts w:ascii="Arial" w:hAnsi="Arial" w:cs="Arial"/>
          <w:sz w:val="20"/>
          <w:szCs w:val="20"/>
        </w:rPr>
        <w:t xml:space="preserve">S’intégrant dans l’intranet CEA, l’accès de l’application </w:t>
      </w:r>
      <w:r w:rsidR="00710DFE" w:rsidRPr="000E1400">
        <w:rPr>
          <w:rFonts w:ascii="Arial" w:hAnsi="Arial" w:cs="Arial"/>
          <w:sz w:val="20"/>
          <w:szCs w:val="20"/>
        </w:rPr>
        <w:t xml:space="preserve">« </w:t>
      </w:r>
      <w:r w:rsidR="002A6AC4">
        <w:rPr>
          <w:rFonts w:ascii="Arial" w:hAnsi="Arial" w:cs="Arial"/>
          <w:sz w:val="20"/>
          <w:szCs w:val="20"/>
        </w:rPr>
        <w:t>PEGASE</w:t>
      </w:r>
      <w:r w:rsidR="00710DFE">
        <w:rPr>
          <w:rFonts w:ascii="Arial" w:hAnsi="Arial" w:cs="Arial"/>
          <w:sz w:val="20"/>
          <w:szCs w:val="20"/>
        </w:rPr>
        <w:t> »</w:t>
      </w:r>
      <w:r w:rsidR="00710DFE" w:rsidRPr="000E1400">
        <w:rPr>
          <w:rFonts w:ascii="Arial" w:hAnsi="Arial" w:cs="Arial"/>
          <w:sz w:val="20"/>
          <w:szCs w:val="20"/>
        </w:rPr>
        <w:t xml:space="preserve"> </w:t>
      </w:r>
      <w:r w:rsidRPr="00D0248F">
        <w:rPr>
          <w:rFonts w:ascii="Arial" w:hAnsi="Arial" w:cs="Arial"/>
          <w:sz w:val="20"/>
          <w:szCs w:val="20"/>
        </w:rPr>
        <w:t xml:space="preserve">est restreint aux </w:t>
      </w:r>
      <w:r w:rsidR="00E44989">
        <w:rPr>
          <w:rFonts w:ascii="Arial" w:hAnsi="Arial" w:cs="Arial"/>
          <w:sz w:val="20"/>
          <w:szCs w:val="20"/>
        </w:rPr>
        <w:t>acteurs</w:t>
      </w:r>
      <w:r w:rsidRPr="00D0248F">
        <w:rPr>
          <w:rFonts w:ascii="Arial" w:hAnsi="Arial" w:cs="Arial"/>
          <w:sz w:val="20"/>
          <w:szCs w:val="20"/>
        </w:rPr>
        <w:t xml:space="preserve"> déf</w:t>
      </w:r>
      <w:r w:rsidR="00E72AEA">
        <w:rPr>
          <w:rFonts w:ascii="Arial" w:hAnsi="Arial" w:cs="Arial"/>
          <w:sz w:val="20"/>
          <w:szCs w:val="20"/>
        </w:rPr>
        <w:t>inis et habilités par HABILITA et se fait via l'espace SIGMA.</w:t>
      </w:r>
    </w:p>
    <w:p w:rsidR="00D0248F" w:rsidRPr="00D0248F" w:rsidRDefault="00CE76C3" w:rsidP="00D0248F">
      <w:pPr>
        <w:pStyle w:val="Texteparagraphes"/>
        <w:rPr>
          <w:rFonts w:cs="Arial"/>
          <w:sz w:val="20"/>
        </w:rPr>
      </w:pPr>
      <w:r w:rsidRPr="00D0248F">
        <w:rPr>
          <w:rFonts w:cs="Arial"/>
          <w:sz w:val="20"/>
        </w:rPr>
        <w:t>Plus</w:t>
      </w:r>
      <w:r w:rsidR="00D0248F" w:rsidRPr="00D0248F">
        <w:rPr>
          <w:rFonts w:cs="Arial"/>
          <w:sz w:val="20"/>
        </w:rPr>
        <w:t>ieurs cas peuvent se présenter </w:t>
      </w:r>
    </w:p>
    <w:p w:rsidR="00CE76C3" w:rsidRPr="00D0248F" w:rsidRDefault="00CE76C3" w:rsidP="00D0248F">
      <w:pPr>
        <w:pStyle w:val="Texteparagraphes"/>
        <w:numPr>
          <w:ilvl w:val="0"/>
          <w:numId w:val="9"/>
        </w:numPr>
        <w:rPr>
          <w:rFonts w:cs="Arial"/>
          <w:sz w:val="20"/>
        </w:rPr>
      </w:pPr>
      <w:r w:rsidRPr="00D0248F">
        <w:rPr>
          <w:rFonts w:cs="Arial"/>
          <w:sz w:val="20"/>
        </w:rPr>
        <w:t xml:space="preserve">l’utilisateur ne dispose que d’un seul profil. Dans ce cas, il accède directement à la page d’accueil de l’application </w:t>
      </w:r>
    </w:p>
    <w:p w:rsidR="00CE76C3" w:rsidRPr="00D0248F" w:rsidRDefault="00CE76C3" w:rsidP="00D0248F">
      <w:pPr>
        <w:pStyle w:val="Texteparagraphes"/>
        <w:numPr>
          <w:ilvl w:val="0"/>
          <w:numId w:val="9"/>
        </w:numPr>
        <w:rPr>
          <w:rFonts w:cs="Arial"/>
          <w:sz w:val="20"/>
        </w:rPr>
      </w:pPr>
      <w:r w:rsidRPr="00D0248F">
        <w:rPr>
          <w:rFonts w:cs="Arial"/>
          <w:sz w:val="20"/>
        </w:rPr>
        <w:t xml:space="preserve">l’utilisateur dispose de plusieurs profils. Dans le cas, il accède à un écran de sélection de son profil. Une fois le profil sélectionné, le système redirige l’utilisateur vers la page d’accueil de l’application. </w:t>
      </w:r>
    </w:p>
    <w:p w:rsidR="00CE76C3" w:rsidRDefault="00CE76C3" w:rsidP="00D0248F">
      <w:pPr>
        <w:pStyle w:val="Texteparagraphes"/>
        <w:numPr>
          <w:ilvl w:val="0"/>
          <w:numId w:val="9"/>
        </w:numPr>
        <w:rPr>
          <w:rFonts w:cs="Arial"/>
          <w:sz w:val="20"/>
        </w:rPr>
      </w:pPr>
      <w:r w:rsidRPr="00D0248F">
        <w:rPr>
          <w:rFonts w:cs="Arial"/>
          <w:sz w:val="20"/>
        </w:rPr>
        <w:t xml:space="preserve">L’utilisateur ne dispose pas d’un profil autorisé, il ne peut accéder à </w:t>
      </w:r>
      <w:r w:rsidR="00A64AE7">
        <w:rPr>
          <w:rFonts w:cs="Arial"/>
          <w:sz w:val="20"/>
        </w:rPr>
        <w:t>"</w:t>
      </w:r>
      <w:r w:rsidR="00DB4010">
        <w:rPr>
          <w:rFonts w:cs="Arial"/>
          <w:sz w:val="20"/>
        </w:rPr>
        <w:t>PEGASE</w:t>
      </w:r>
      <w:r w:rsidR="00A64AE7">
        <w:rPr>
          <w:rFonts w:cs="Arial"/>
          <w:sz w:val="20"/>
        </w:rPr>
        <w:t>"</w:t>
      </w:r>
      <w:r w:rsidRPr="00D0248F">
        <w:rPr>
          <w:rFonts w:cs="Arial"/>
          <w:sz w:val="20"/>
        </w:rPr>
        <w:t>.</w:t>
      </w:r>
    </w:p>
    <w:p w:rsidR="00456665" w:rsidRPr="00D0248F" w:rsidRDefault="00456665" w:rsidP="00456665">
      <w:pPr>
        <w:pStyle w:val="Texteparagraphes"/>
        <w:ind w:left="720"/>
        <w:rPr>
          <w:rFonts w:cs="Arial"/>
          <w:sz w:val="20"/>
        </w:rPr>
      </w:pPr>
    </w:p>
    <w:p w:rsidR="009F7A05" w:rsidRDefault="00E72AEA" w:rsidP="00D0248F">
      <w:pPr>
        <w:pStyle w:val="Texteparagraphes"/>
        <w:rPr>
          <w:rFonts w:cs="Arial"/>
          <w:sz w:val="20"/>
        </w:rPr>
      </w:pPr>
      <w:r w:rsidRPr="00E72AEA">
        <w:rPr>
          <w:rFonts w:cs="Arial"/>
          <w:sz w:val="20"/>
        </w:rPr>
        <w:t>En fonction du ou des profils de l’utilisateur, les informations sont accessibles ou non, consultables ou modifiables.</w:t>
      </w:r>
      <w:r w:rsidR="00321051">
        <w:rPr>
          <w:rFonts w:cs="Arial"/>
          <w:sz w:val="20"/>
        </w:rPr>
        <w:t xml:space="preserve"> Les droits d'accès seront précisés au fur et à mesure dans le document.</w:t>
      </w:r>
    </w:p>
    <w:p w:rsidR="005E6076" w:rsidRPr="00886BE6" w:rsidRDefault="005E6076" w:rsidP="005E6076">
      <w:pPr>
        <w:pStyle w:val="Titre2"/>
        <w:jc w:val="both"/>
        <w:rPr>
          <w:rFonts w:ascii="Arial" w:hAnsi="Arial"/>
        </w:rPr>
      </w:pPr>
      <w:bookmarkStart w:id="344" w:name="_Toc292454146"/>
      <w:r>
        <w:rPr>
          <w:rFonts w:ascii="Arial" w:hAnsi="Arial"/>
        </w:rPr>
        <w:t>Sélection d'une unité</w:t>
      </w:r>
      <w:bookmarkEnd w:id="344"/>
    </w:p>
    <w:p w:rsidR="00A30CB2" w:rsidRDefault="005E6076" w:rsidP="00D0248F">
      <w:pPr>
        <w:pStyle w:val="Texteparagraphes"/>
        <w:rPr>
          <w:rFonts w:cs="Arial"/>
          <w:sz w:val="20"/>
        </w:rPr>
      </w:pPr>
      <w:r>
        <w:rPr>
          <w:rFonts w:cs="Arial"/>
          <w:sz w:val="20"/>
        </w:rPr>
        <w:t>Lorsque dans un écran de l'application, un acteur doit sélectionner une unité, il a la possibilité de saisir un texte pour filt</w:t>
      </w:r>
      <w:r w:rsidR="00A30CB2">
        <w:rPr>
          <w:rFonts w:cs="Arial"/>
          <w:sz w:val="20"/>
        </w:rPr>
        <w:t xml:space="preserve">rer les unités disponibles. Le code des </w:t>
      </w:r>
      <w:r>
        <w:rPr>
          <w:rFonts w:cs="Arial"/>
          <w:sz w:val="20"/>
        </w:rPr>
        <w:t xml:space="preserve">unités proposées </w:t>
      </w:r>
      <w:r w:rsidR="00E15C2B">
        <w:rPr>
          <w:rFonts w:cs="Arial"/>
          <w:sz w:val="20"/>
        </w:rPr>
        <w:t xml:space="preserve">doit contenir </w:t>
      </w:r>
      <w:r>
        <w:rPr>
          <w:rFonts w:cs="Arial"/>
          <w:sz w:val="20"/>
        </w:rPr>
        <w:t xml:space="preserve">le texte saisi. </w:t>
      </w:r>
    </w:p>
    <w:p w:rsidR="005E6076" w:rsidRDefault="005E6076" w:rsidP="00D0248F">
      <w:pPr>
        <w:pStyle w:val="Texteparagraphes"/>
        <w:rPr>
          <w:rFonts w:cs="Arial"/>
          <w:sz w:val="20"/>
        </w:rPr>
      </w:pPr>
      <w:r>
        <w:rPr>
          <w:rFonts w:cs="Arial"/>
          <w:sz w:val="20"/>
        </w:rPr>
        <w:t xml:space="preserve">La liste des unités </w:t>
      </w:r>
      <w:r w:rsidR="00A30CB2">
        <w:rPr>
          <w:rFonts w:cs="Arial"/>
          <w:sz w:val="20"/>
        </w:rPr>
        <w:t>s'affiche</w:t>
      </w:r>
      <w:r>
        <w:rPr>
          <w:rFonts w:cs="Arial"/>
          <w:sz w:val="20"/>
        </w:rPr>
        <w:t xml:space="preserve"> en dessous du champ de saisie et se met à jour dynamiquement dès que l'acteur tape un caractère.</w:t>
      </w:r>
      <w:r w:rsidR="00A30CB2">
        <w:rPr>
          <w:rFonts w:cs="Arial"/>
          <w:sz w:val="20"/>
        </w:rPr>
        <w:t xml:space="preserve"> Cette liste est limitée aux 50 premières unités répondant au critère. La liste ne s'affiche qu'à condition que le filtre contienne au moins 3 caractères. Si le filtre saisi ne retourne aucune unité, </w:t>
      </w:r>
      <w:r w:rsidR="00AF2555">
        <w:rPr>
          <w:rFonts w:cs="Arial"/>
          <w:sz w:val="20"/>
        </w:rPr>
        <w:t xml:space="preserve">le système </w:t>
      </w:r>
      <w:r w:rsidR="00E15C2B">
        <w:rPr>
          <w:rFonts w:cs="Arial"/>
          <w:sz w:val="20"/>
        </w:rPr>
        <w:t xml:space="preserve">indique </w:t>
      </w:r>
      <w:r w:rsidR="00AF2555">
        <w:rPr>
          <w:rFonts w:cs="Arial"/>
          <w:sz w:val="20"/>
        </w:rPr>
        <w:t>qu'aucune unité n'a été sélectionnée.</w:t>
      </w:r>
    </w:p>
    <w:p w:rsidR="00D372C0" w:rsidRPr="00886BE6" w:rsidRDefault="00D372C0" w:rsidP="00D372C0">
      <w:pPr>
        <w:pStyle w:val="Titre2"/>
        <w:jc w:val="both"/>
        <w:rPr>
          <w:rFonts w:ascii="Arial" w:hAnsi="Arial"/>
        </w:rPr>
      </w:pPr>
      <w:bookmarkStart w:id="345" w:name="_Toc292454147"/>
      <w:r>
        <w:rPr>
          <w:rFonts w:ascii="Arial" w:hAnsi="Arial"/>
        </w:rPr>
        <w:t>Assistance à la saisie d'une ville à partir du code postal</w:t>
      </w:r>
      <w:bookmarkEnd w:id="345"/>
    </w:p>
    <w:p w:rsidR="00D372C0" w:rsidRDefault="00D372C0" w:rsidP="00D372C0">
      <w:pPr>
        <w:pStyle w:val="Texteparagraphes"/>
        <w:rPr>
          <w:rFonts w:cs="Arial"/>
          <w:sz w:val="20"/>
        </w:rPr>
      </w:pPr>
      <w:r>
        <w:rPr>
          <w:rFonts w:cs="Arial"/>
          <w:sz w:val="20"/>
        </w:rPr>
        <w:t>L'application dispose d'une table de correspondance entre les villes et les codes postaux. Pour les écrans où l'on doit saisir une ville et un code postal, le fonctionnement est le suivant :</w:t>
      </w:r>
    </w:p>
    <w:p w:rsidR="00D372C0" w:rsidRDefault="000345A4" w:rsidP="00B2729D">
      <w:pPr>
        <w:pStyle w:val="Texteparagraphes"/>
        <w:numPr>
          <w:ilvl w:val="0"/>
          <w:numId w:val="211"/>
        </w:numPr>
        <w:rPr>
          <w:rFonts w:cs="Arial"/>
          <w:sz w:val="20"/>
        </w:rPr>
      </w:pPr>
      <w:r>
        <w:rPr>
          <w:rFonts w:cs="Arial"/>
          <w:sz w:val="20"/>
        </w:rPr>
        <w:t xml:space="preserve">Quand le code postal est renseigné, le champ ville </w:t>
      </w:r>
      <w:r w:rsidR="00B2729D">
        <w:rPr>
          <w:rFonts w:cs="Arial"/>
          <w:sz w:val="20"/>
        </w:rPr>
        <w:t>est rempli avec</w:t>
      </w:r>
      <w:r>
        <w:rPr>
          <w:rFonts w:cs="Arial"/>
          <w:sz w:val="20"/>
        </w:rPr>
        <w:t xml:space="preserve"> la liste des villes correspondant au code postal d'après la table de correspondance</w:t>
      </w:r>
      <w:r w:rsidR="00B2729D">
        <w:rPr>
          <w:rFonts w:cs="Arial"/>
          <w:sz w:val="20"/>
        </w:rPr>
        <w:t xml:space="preserve"> Villes/CP</w:t>
      </w:r>
      <w:r>
        <w:rPr>
          <w:rFonts w:cs="Arial"/>
          <w:sz w:val="20"/>
        </w:rPr>
        <w:t>. L'acteur peut alors sélectionner une ville dans la liste.</w:t>
      </w:r>
      <w:r w:rsidR="00211068">
        <w:rPr>
          <w:rFonts w:cs="Arial"/>
          <w:sz w:val="20"/>
        </w:rPr>
        <w:t xml:space="preserve"> Le champ ville reste modifiable</w:t>
      </w:r>
    </w:p>
    <w:p w:rsidR="000345A4" w:rsidRDefault="000345A4" w:rsidP="00B2729D">
      <w:pPr>
        <w:pStyle w:val="Texteparagraphes"/>
        <w:numPr>
          <w:ilvl w:val="0"/>
          <w:numId w:val="211"/>
        </w:numPr>
        <w:rPr>
          <w:rFonts w:cs="Arial"/>
          <w:sz w:val="20"/>
        </w:rPr>
      </w:pPr>
      <w:r>
        <w:rPr>
          <w:rFonts w:cs="Arial"/>
          <w:sz w:val="20"/>
        </w:rPr>
        <w:t>Si le code postal n'est pas trouvé dans la table de correspondance, le champ ville est vide et</w:t>
      </w:r>
      <w:r w:rsidR="00D675AF">
        <w:rPr>
          <w:rFonts w:cs="Arial"/>
          <w:sz w:val="20"/>
        </w:rPr>
        <w:t xml:space="preserve"> reste modifiable</w:t>
      </w:r>
      <w:r>
        <w:rPr>
          <w:rFonts w:cs="Arial"/>
          <w:sz w:val="20"/>
        </w:rPr>
        <w:t>.</w:t>
      </w:r>
    </w:p>
    <w:p w:rsidR="000345A4" w:rsidRDefault="000345A4" w:rsidP="00B2729D">
      <w:pPr>
        <w:pStyle w:val="Texteparagraphes"/>
        <w:numPr>
          <w:ilvl w:val="0"/>
          <w:numId w:val="211"/>
        </w:numPr>
        <w:rPr>
          <w:rFonts w:cs="Arial"/>
          <w:sz w:val="20"/>
        </w:rPr>
      </w:pPr>
      <w:r>
        <w:rPr>
          <w:rFonts w:cs="Arial"/>
          <w:sz w:val="20"/>
        </w:rPr>
        <w:t>Si le code postal vaut 99999</w:t>
      </w:r>
      <w:r w:rsidR="00B2729D">
        <w:rPr>
          <w:rFonts w:cs="Arial"/>
          <w:sz w:val="20"/>
        </w:rPr>
        <w:t xml:space="preserve">, le champ Ville est autorisé </w:t>
      </w:r>
      <w:r w:rsidR="005A443C">
        <w:rPr>
          <w:rFonts w:cs="Arial"/>
          <w:sz w:val="20"/>
        </w:rPr>
        <w:t>à la</w:t>
      </w:r>
      <w:r w:rsidR="00B2729D">
        <w:rPr>
          <w:rFonts w:cs="Arial"/>
          <w:sz w:val="20"/>
        </w:rPr>
        <w:t xml:space="preserve"> saisie libre.</w:t>
      </w:r>
    </w:p>
    <w:p w:rsidR="00B2729D" w:rsidRDefault="00B2729D" w:rsidP="007E6641">
      <w:pPr>
        <w:pStyle w:val="Texteparagraphes"/>
        <w:ind w:left="360"/>
        <w:rPr>
          <w:rFonts w:cs="Arial"/>
          <w:sz w:val="20"/>
        </w:rPr>
      </w:pPr>
    </w:p>
    <w:p w:rsidR="00536030" w:rsidRDefault="00536030" w:rsidP="005A2ADC">
      <w:pPr>
        <w:pStyle w:val="Titre1"/>
      </w:pPr>
      <w:bookmarkStart w:id="346" w:name="_Toc286336309"/>
      <w:bookmarkStart w:id="347" w:name="_Toc286381127"/>
      <w:bookmarkStart w:id="348" w:name="_Toc286416910"/>
      <w:bookmarkStart w:id="349" w:name="_Toc286417118"/>
      <w:bookmarkStart w:id="350" w:name="_Toc286425175"/>
      <w:bookmarkStart w:id="351" w:name="_Toc286336477"/>
      <w:bookmarkStart w:id="352" w:name="_Toc286381295"/>
      <w:bookmarkStart w:id="353" w:name="_Toc286417078"/>
      <w:bookmarkStart w:id="354" w:name="_Toc286417286"/>
      <w:bookmarkStart w:id="355" w:name="_Toc286425343"/>
      <w:bookmarkStart w:id="356" w:name="_Toc285793863"/>
      <w:bookmarkStart w:id="357" w:name="_Toc292454148"/>
      <w:bookmarkEnd w:id="346"/>
      <w:bookmarkEnd w:id="347"/>
      <w:bookmarkEnd w:id="348"/>
      <w:bookmarkEnd w:id="349"/>
      <w:bookmarkEnd w:id="350"/>
      <w:bookmarkEnd w:id="351"/>
      <w:bookmarkEnd w:id="352"/>
      <w:bookmarkEnd w:id="353"/>
      <w:bookmarkEnd w:id="354"/>
      <w:bookmarkEnd w:id="355"/>
      <w:r>
        <w:lastRenderedPageBreak/>
        <w:t>Tables de référence</w:t>
      </w:r>
      <w:bookmarkEnd w:id="356"/>
      <w:bookmarkEnd w:id="357"/>
    </w:p>
    <w:p w:rsidR="00536030" w:rsidRPr="00BE48BB" w:rsidRDefault="00536030" w:rsidP="00281A68">
      <w:pPr>
        <w:pStyle w:val="Titre2"/>
      </w:pPr>
      <w:bookmarkStart w:id="358" w:name="_Toc260064103"/>
      <w:bookmarkStart w:id="359" w:name="_Toc260064104"/>
      <w:bookmarkStart w:id="360" w:name="_Toc260064105"/>
      <w:bookmarkStart w:id="361" w:name="_Toc285793864"/>
      <w:bookmarkStart w:id="362" w:name="_Toc292454149"/>
      <w:bookmarkEnd w:id="358"/>
      <w:bookmarkEnd w:id="359"/>
      <w:bookmarkEnd w:id="360"/>
      <w:r w:rsidRPr="00BE48BB">
        <w:t>Liste des cas d'utilisation</w:t>
      </w:r>
      <w:bookmarkEnd w:id="361"/>
      <w:bookmarkEnd w:id="362"/>
    </w:p>
    <w:p w:rsidR="005B3439" w:rsidRPr="00B51B38" w:rsidRDefault="005B3439" w:rsidP="005B3439">
      <w:pPr>
        <w:pStyle w:val="NormalArial"/>
      </w:pPr>
      <w:bookmarkStart w:id="363" w:name="_Toc284404095"/>
      <w:bookmarkStart w:id="364" w:name="_Toc284426159"/>
      <w:bookmarkStart w:id="365" w:name="_Toc284426435"/>
      <w:bookmarkStart w:id="366" w:name="_Toc284426622"/>
      <w:bookmarkStart w:id="367" w:name="_Toc284427525"/>
      <w:bookmarkStart w:id="368" w:name="_Toc284487521"/>
      <w:bookmarkStart w:id="369" w:name="_Toc284593404"/>
      <w:bookmarkStart w:id="370" w:name="_Toc284597960"/>
      <w:bookmarkStart w:id="371" w:name="_Toc284601040"/>
      <w:bookmarkStart w:id="372" w:name="_Toc284855362"/>
      <w:bookmarkStart w:id="373" w:name="_Toc285011939"/>
      <w:bookmarkStart w:id="374" w:name="_Toc285023011"/>
      <w:bookmarkStart w:id="375" w:name="_Toc285030702"/>
      <w:bookmarkStart w:id="376" w:name="_Toc285030917"/>
      <w:bookmarkStart w:id="377" w:name="_Toc285033156"/>
      <w:bookmarkStart w:id="378" w:name="_Toc285034308"/>
      <w:bookmarkStart w:id="379" w:name="_Toc285199072"/>
      <w:bookmarkStart w:id="380" w:name="_Toc285207706"/>
      <w:bookmarkStart w:id="381" w:name="_Toc285437514"/>
      <w:bookmarkStart w:id="382" w:name="_Toc285460365"/>
      <w:bookmarkStart w:id="383" w:name="_Toc285536600"/>
      <w:bookmarkStart w:id="384" w:name="_Toc284404096"/>
      <w:bookmarkStart w:id="385" w:name="_Toc284426160"/>
      <w:bookmarkStart w:id="386" w:name="_Toc284426436"/>
      <w:bookmarkStart w:id="387" w:name="_Toc284426623"/>
      <w:bookmarkStart w:id="388" w:name="_Toc284427526"/>
      <w:bookmarkStart w:id="389" w:name="_Toc284487522"/>
      <w:bookmarkStart w:id="390" w:name="_Toc284593405"/>
      <w:bookmarkStart w:id="391" w:name="_Toc284597961"/>
      <w:bookmarkStart w:id="392" w:name="_Toc284601041"/>
      <w:bookmarkStart w:id="393" w:name="_Toc284855363"/>
      <w:bookmarkStart w:id="394" w:name="_Toc285011940"/>
      <w:bookmarkStart w:id="395" w:name="_Toc285023012"/>
      <w:bookmarkStart w:id="396" w:name="_Toc285030703"/>
      <w:bookmarkStart w:id="397" w:name="_Toc285030918"/>
      <w:bookmarkStart w:id="398" w:name="_Toc285033157"/>
      <w:bookmarkStart w:id="399" w:name="_Toc285034309"/>
      <w:bookmarkStart w:id="400" w:name="_Toc285199073"/>
      <w:bookmarkStart w:id="401" w:name="_Toc285207707"/>
      <w:bookmarkStart w:id="402" w:name="_Toc285437515"/>
      <w:bookmarkStart w:id="403" w:name="_Toc285460366"/>
      <w:bookmarkStart w:id="404" w:name="_Toc285536601"/>
      <w:bookmarkStart w:id="405" w:name="_Toc284404097"/>
      <w:bookmarkStart w:id="406" w:name="_Toc284426161"/>
      <w:bookmarkStart w:id="407" w:name="_Toc284426437"/>
      <w:bookmarkStart w:id="408" w:name="_Toc284426624"/>
      <w:bookmarkStart w:id="409" w:name="_Toc284427527"/>
      <w:bookmarkStart w:id="410" w:name="_Toc284487523"/>
      <w:bookmarkStart w:id="411" w:name="_Toc284593406"/>
      <w:bookmarkStart w:id="412" w:name="_Toc284597962"/>
      <w:bookmarkStart w:id="413" w:name="_Toc284601042"/>
      <w:bookmarkStart w:id="414" w:name="_Toc284855364"/>
      <w:bookmarkStart w:id="415" w:name="_Toc285011941"/>
      <w:bookmarkStart w:id="416" w:name="_Toc285023013"/>
      <w:bookmarkStart w:id="417" w:name="_Toc285030704"/>
      <w:bookmarkStart w:id="418" w:name="_Toc285030919"/>
      <w:bookmarkStart w:id="419" w:name="_Toc285033158"/>
      <w:bookmarkStart w:id="420" w:name="_Toc285034310"/>
      <w:bookmarkStart w:id="421" w:name="_Toc285199074"/>
      <w:bookmarkStart w:id="422" w:name="_Toc285207708"/>
      <w:bookmarkStart w:id="423" w:name="_Toc285437516"/>
      <w:bookmarkStart w:id="424" w:name="_Toc285460367"/>
      <w:bookmarkStart w:id="425" w:name="_Toc285536602"/>
      <w:bookmarkStart w:id="426" w:name="_Toc284404098"/>
      <w:bookmarkStart w:id="427" w:name="_Toc284426162"/>
      <w:bookmarkStart w:id="428" w:name="_Toc284426438"/>
      <w:bookmarkStart w:id="429" w:name="_Toc284426625"/>
      <w:bookmarkStart w:id="430" w:name="_Toc284427528"/>
      <w:bookmarkStart w:id="431" w:name="_Toc284487524"/>
      <w:bookmarkStart w:id="432" w:name="_Toc284593407"/>
      <w:bookmarkStart w:id="433" w:name="_Toc284597963"/>
      <w:bookmarkStart w:id="434" w:name="_Toc284601043"/>
      <w:bookmarkStart w:id="435" w:name="_Toc284855365"/>
      <w:bookmarkStart w:id="436" w:name="_Toc285011942"/>
      <w:bookmarkStart w:id="437" w:name="_Toc285023014"/>
      <w:bookmarkStart w:id="438" w:name="_Toc285030705"/>
      <w:bookmarkStart w:id="439" w:name="_Toc285030920"/>
      <w:bookmarkStart w:id="440" w:name="_Toc285033159"/>
      <w:bookmarkStart w:id="441" w:name="_Toc285034311"/>
      <w:bookmarkStart w:id="442" w:name="_Toc285199075"/>
      <w:bookmarkStart w:id="443" w:name="_Toc285207709"/>
      <w:bookmarkStart w:id="444" w:name="_Toc285437517"/>
      <w:bookmarkStart w:id="445" w:name="_Toc285460368"/>
      <w:bookmarkStart w:id="446" w:name="_Toc285536603"/>
      <w:bookmarkStart w:id="447" w:name="_Toc284404099"/>
      <w:bookmarkStart w:id="448" w:name="_Toc284426163"/>
      <w:bookmarkStart w:id="449" w:name="_Toc284426439"/>
      <w:bookmarkStart w:id="450" w:name="_Toc284426626"/>
      <w:bookmarkStart w:id="451" w:name="_Toc284427529"/>
      <w:bookmarkStart w:id="452" w:name="_Toc284487525"/>
      <w:bookmarkStart w:id="453" w:name="_Toc284593408"/>
      <w:bookmarkStart w:id="454" w:name="_Toc284597964"/>
      <w:bookmarkStart w:id="455" w:name="_Toc284601044"/>
      <w:bookmarkStart w:id="456" w:name="_Toc284855366"/>
      <w:bookmarkStart w:id="457" w:name="_Toc285011943"/>
      <w:bookmarkStart w:id="458" w:name="_Toc285023015"/>
      <w:bookmarkStart w:id="459" w:name="_Toc285030706"/>
      <w:bookmarkStart w:id="460" w:name="_Toc285030921"/>
      <w:bookmarkStart w:id="461" w:name="_Toc285033160"/>
      <w:bookmarkStart w:id="462" w:name="_Toc285034312"/>
      <w:bookmarkStart w:id="463" w:name="_Toc285199076"/>
      <w:bookmarkStart w:id="464" w:name="_Toc285207710"/>
      <w:bookmarkStart w:id="465" w:name="_Toc285437518"/>
      <w:bookmarkStart w:id="466" w:name="_Toc285460369"/>
      <w:bookmarkStart w:id="467" w:name="_Toc285536604"/>
      <w:bookmarkStart w:id="468" w:name="_Toc284404100"/>
      <w:bookmarkStart w:id="469" w:name="_Toc284426164"/>
      <w:bookmarkStart w:id="470" w:name="_Toc284426440"/>
      <w:bookmarkStart w:id="471" w:name="_Toc284426627"/>
      <w:bookmarkStart w:id="472" w:name="_Toc284427530"/>
      <w:bookmarkStart w:id="473" w:name="_Toc284487526"/>
      <w:bookmarkStart w:id="474" w:name="_Toc284593409"/>
      <w:bookmarkStart w:id="475" w:name="_Toc284597965"/>
      <w:bookmarkStart w:id="476" w:name="_Toc284601045"/>
      <w:bookmarkStart w:id="477" w:name="_Toc284855367"/>
      <w:bookmarkStart w:id="478" w:name="_Toc285011944"/>
      <w:bookmarkStart w:id="479" w:name="_Toc285023016"/>
      <w:bookmarkStart w:id="480" w:name="_Toc285030707"/>
      <w:bookmarkStart w:id="481" w:name="_Toc285030922"/>
      <w:bookmarkStart w:id="482" w:name="_Toc285033161"/>
      <w:bookmarkStart w:id="483" w:name="_Toc285034313"/>
      <w:bookmarkStart w:id="484" w:name="_Toc285199077"/>
      <w:bookmarkStart w:id="485" w:name="_Toc285207711"/>
      <w:bookmarkStart w:id="486" w:name="_Toc285437519"/>
      <w:bookmarkStart w:id="487" w:name="_Toc285460370"/>
      <w:bookmarkStart w:id="488" w:name="_Toc285536605"/>
      <w:bookmarkStart w:id="489" w:name="_Toc284404101"/>
      <w:bookmarkStart w:id="490" w:name="_Toc284426165"/>
      <w:bookmarkStart w:id="491" w:name="_Toc284426441"/>
      <w:bookmarkStart w:id="492" w:name="_Toc284426628"/>
      <w:bookmarkStart w:id="493" w:name="_Toc284427531"/>
      <w:bookmarkStart w:id="494" w:name="_Toc284487527"/>
      <w:bookmarkStart w:id="495" w:name="_Toc284593410"/>
      <w:bookmarkStart w:id="496" w:name="_Toc284597966"/>
      <w:bookmarkStart w:id="497" w:name="_Toc284601046"/>
      <w:bookmarkStart w:id="498" w:name="_Toc284855368"/>
      <w:bookmarkStart w:id="499" w:name="_Toc285011945"/>
      <w:bookmarkStart w:id="500" w:name="_Toc285023017"/>
      <w:bookmarkStart w:id="501" w:name="_Toc285030708"/>
      <w:bookmarkStart w:id="502" w:name="_Toc285030923"/>
      <w:bookmarkStart w:id="503" w:name="_Toc285033162"/>
      <w:bookmarkStart w:id="504" w:name="_Toc285034314"/>
      <w:bookmarkStart w:id="505" w:name="_Toc285199078"/>
      <w:bookmarkStart w:id="506" w:name="_Toc285207712"/>
      <w:bookmarkStart w:id="507" w:name="_Toc285437520"/>
      <w:bookmarkStart w:id="508" w:name="_Toc285460371"/>
      <w:bookmarkStart w:id="509" w:name="_Toc285536606"/>
      <w:bookmarkStart w:id="510" w:name="_Toc284404104"/>
      <w:bookmarkStart w:id="511" w:name="_Toc284426168"/>
      <w:bookmarkStart w:id="512" w:name="_Toc284426444"/>
      <w:bookmarkStart w:id="513" w:name="_Toc284426631"/>
      <w:bookmarkStart w:id="514" w:name="_Toc284427534"/>
      <w:bookmarkStart w:id="515" w:name="_Toc284487530"/>
      <w:bookmarkStart w:id="516" w:name="_Toc284593413"/>
      <w:bookmarkStart w:id="517" w:name="_Toc284597969"/>
      <w:bookmarkStart w:id="518" w:name="_Toc284601049"/>
      <w:bookmarkStart w:id="519" w:name="_Toc284855371"/>
      <w:bookmarkStart w:id="520" w:name="_Toc285011948"/>
      <w:bookmarkStart w:id="521" w:name="_Toc285023020"/>
      <w:bookmarkStart w:id="522" w:name="_Toc285030711"/>
      <w:bookmarkStart w:id="523" w:name="_Toc285030926"/>
      <w:bookmarkStart w:id="524" w:name="_Toc285033165"/>
      <w:bookmarkStart w:id="525" w:name="_Toc285034317"/>
      <w:bookmarkStart w:id="526" w:name="_Toc285199081"/>
      <w:bookmarkStart w:id="527" w:name="_Toc285207715"/>
      <w:bookmarkStart w:id="528" w:name="_Toc285437523"/>
      <w:bookmarkStart w:id="529" w:name="_Toc285460374"/>
      <w:bookmarkStart w:id="530" w:name="_Toc285536609"/>
      <w:bookmarkStart w:id="531" w:name="_Toc284404105"/>
      <w:bookmarkStart w:id="532" w:name="_Toc284426169"/>
      <w:bookmarkStart w:id="533" w:name="_Toc284426445"/>
      <w:bookmarkStart w:id="534" w:name="_Toc284426632"/>
      <w:bookmarkStart w:id="535" w:name="_Toc284427535"/>
      <w:bookmarkStart w:id="536" w:name="_Toc284487531"/>
      <w:bookmarkStart w:id="537" w:name="_Toc284593414"/>
      <w:bookmarkStart w:id="538" w:name="_Toc284597970"/>
      <w:bookmarkStart w:id="539" w:name="_Toc284601050"/>
      <w:bookmarkStart w:id="540" w:name="_Toc284855372"/>
      <w:bookmarkStart w:id="541" w:name="_Toc285011949"/>
      <w:bookmarkStart w:id="542" w:name="_Toc285023021"/>
      <w:bookmarkStart w:id="543" w:name="_Toc285030712"/>
      <w:bookmarkStart w:id="544" w:name="_Toc285030927"/>
      <w:bookmarkStart w:id="545" w:name="_Toc285033166"/>
      <w:bookmarkStart w:id="546" w:name="_Toc285034318"/>
      <w:bookmarkStart w:id="547" w:name="_Toc285199082"/>
      <w:bookmarkStart w:id="548" w:name="_Toc285207716"/>
      <w:bookmarkStart w:id="549" w:name="_Toc285437524"/>
      <w:bookmarkStart w:id="550" w:name="_Toc285460375"/>
      <w:bookmarkStart w:id="551" w:name="_Toc285536610"/>
      <w:bookmarkStart w:id="552" w:name="_Toc284404106"/>
      <w:bookmarkStart w:id="553" w:name="_Toc284426170"/>
      <w:bookmarkStart w:id="554" w:name="_Toc284426446"/>
      <w:bookmarkStart w:id="555" w:name="_Toc284426633"/>
      <w:bookmarkStart w:id="556" w:name="_Toc284427536"/>
      <w:bookmarkStart w:id="557" w:name="_Toc284487532"/>
      <w:bookmarkStart w:id="558" w:name="_Toc284593415"/>
      <w:bookmarkStart w:id="559" w:name="_Toc284597971"/>
      <w:bookmarkStart w:id="560" w:name="_Toc284601051"/>
      <w:bookmarkStart w:id="561" w:name="_Toc284855373"/>
      <w:bookmarkStart w:id="562" w:name="_Toc285011950"/>
      <w:bookmarkStart w:id="563" w:name="_Toc285023022"/>
      <w:bookmarkStart w:id="564" w:name="_Toc285030713"/>
      <w:bookmarkStart w:id="565" w:name="_Toc285030928"/>
      <w:bookmarkStart w:id="566" w:name="_Toc285033167"/>
      <w:bookmarkStart w:id="567" w:name="_Toc285034319"/>
      <w:bookmarkStart w:id="568" w:name="_Toc285199083"/>
      <w:bookmarkStart w:id="569" w:name="_Toc285207717"/>
      <w:bookmarkStart w:id="570" w:name="_Toc285437525"/>
      <w:bookmarkStart w:id="571" w:name="_Toc285460376"/>
      <w:bookmarkStart w:id="572" w:name="_Toc285536611"/>
      <w:bookmarkStart w:id="573" w:name="_Toc284404107"/>
      <w:bookmarkStart w:id="574" w:name="_Toc284426171"/>
      <w:bookmarkStart w:id="575" w:name="_Toc284426447"/>
      <w:bookmarkStart w:id="576" w:name="_Toc284426634"/>
      <w:bookmarkStart w:id="577" w:name="_Toc284427537"/>
      <w:bookmarkStart w:id="578" w:name="_Toc284487533"/>
      <w:bookmarkStart w:id="579" w:name="_Toc284593416"/>
      <w:bookmarkStart w:id="580" w:name="_Toc284597972"/>
      <w:bookmarkStart w:id="581" w:name="_Toc284601052"/>
      <w:bookmarkStart w:id="582" w:name="_Toc284855374"/>
      <w:bookmarkStart w:id="583" w:name="_Toc285011951"/>
      <w:bookmarkStart w:id="584" w:name="_Toc285023023"/>
      <w:bookmarkStart w:id="585" w:name="_Toc285030714"/>
      <w:bookmarkStart w:id="586" w:name="_Toc285030929"/>
      <w:bookmarkStart w:id="587" w:name="_Toc285033168"/>
      <w:bookmarkStart w:id="588" w:name="_Toc285034320"/>
      <w:bookmarkStart w:id="589" w:name="_Toc285199084"/>
      <w:bookmarkStart w:id="590" w:name="_Toc285207718"/>
      <w:bookmarkStart w:id="591" w:name="_Toc285437526"/>
      <w:bookmarkStart w:id="592" w:name="_Toc285460377"/>
      <w:bookmarkStart w:id="593" w:name="_Toc285536612"/>
      <w:bookmarkStart w:id="594" w:name="_Toc284404108"/>
      <w:bookmarkStart w:id="595" w:name="_Toc284426172"/>
      <w:bookmarkStart w:id="596" w:name="_Toc284426448"/>
      <w:bookmarkStart w:id="597" w:name="_Toc284426635"/>
      <w:bookmarkStart w:id="598" w:name="_Toc284427538"/>
      <w:bookmarkStart w:id="599" w:name="_Toc284487534"/>
      <w:bookmarkStart w:id="600" w:name="_Toc284593417"/>
      <w:bookmarkStart w:id="601" w:name="_Toc284597973"/>
      <w:bookmarkStart w:id="602" w:name="_Toc284601053"/>
      <w:bookmarkStart w:id="603" w:name="_Toc284855375"/>
      <w:bookmarkStart w:id="604" w:name="_Toc285011952"/>
      <w:bookmarkStart w:id="605" w:name="_Toc285023024"/>
      <w:bookmarkStart w:id="606" w:name="_Toc285030715"/>
      <w:bookmarkStart w:id="607" w:name="_Toc285030930"/>
      <w:bookmarkStart w:id="608" w:name="_Toc285033169"/>
      <w:bookmarkStart w:id="609" w:name="_Toc285034321"/>
      <w:bookmarkStart w:id="610" w:name="_Toc285199085"/>
      <w:bookmarkStart w:id="611" w:name="_Toc285207719"/>
      <w:bookmarkStart w:id="612" w:name="_Toc285437527"/>
      <w:bookmarkStart w:id="613" w:name="_Toc285460378"/>
      <w:bookmarkStart w:id="614" w:name="_Toc285536613"/>
      <w:bookmarkStart w:id="615" w:name="_Toc284404109"/>
      <w:bookmarkStart w:id="616" w:name="_Toc284426173"/>
      <w:bookmarkStart w:id="617" w:name="_Toc284426449"/>
      <w:bookmarkStart w:id="618" w:name="_Toc284426636"/>
      <w:bookmarkStart w:id="619" w:name="_Toc284427539"/>
      <w:bookmarkStart w:id="620" w:name="_Toc284487535"/>
      <w:bookmarkStart w:id="621" w:name="_Toc284593418"/>
      <w:bookmarkStart w:id="622" w:name="_Toc284597974"/>
      <w:bookmarkStart w:id="623" w:name="_Toc284601054"/>
      <w:bookmarkStart w:id="624" w:name="_Toc284855376"/>
      <w:bookmarkStart w:id="625" w:name="_Toc285011953"/>
      <w:bookmarkStart w:id="626" w:name="_Toc285023025"/>
      <w:bookmarkStart w:id="627" w:name="_Toc285030716"/>
      <w:bookmarkStart w:id="628" w:name="_Toc285030931"/>
      <w:bookmarkStart w:id="629" w:name="_Toc285033170"/>
      <w:bookmarkStart w:id="630" w:name="_Toc285034322"/>
      <w:bookmarkStart w:id="631" w:name="_Toc285199086"/>
      <w:bookmarkStart w:id="632" w:name="_Toc285207720"/>
      <w:bookmarkStart w:id="633" w:name="_Toc285437528"/>
      <w:bookmarkStart w:id="634" w:name="_Toc285460379"/>
      <w:bookmarkStart w:id="635" w:name="_Toc285536614"/>
      <w:bookmarkStart w:id="636" w:name="_Toc284404110"/>
      <w:bookmarkStart w:id="637" w:name="_Toc284426174"/>
      <w:bookmarkStart w:id="638" w:name="_Toc284426450"/>
      <w:bookmarkStart w:id="639" w:name="_Toc284426637"/>
      <w:bookmarkStart w:id="640" w:name="_Toc284427540"/>
      <w:bookmarkStart w:id="641" w:name="_Toc284487536"/>
      <w:bookmarkStart w:id="642" w:name="_Toc284593419"/>
      <w:bookmarkStart w:id="643" w:name="_Toc284597975"/>
      <w:bookmarkStart w:id="644" w:name="_Toc284601055"/>
      <w:bookmarkStart w:id="645" w:name="_Toc284855377"/>
      <w:bookmarkStart w:id="646" w:name="_Toc285011954"/>
      <w:bookmarkStart w:id="647" w:name="_Toc285023026"/>
      <w:bookmarkStart w:id="648" w:name="_Toc285030717"/>
      <w:bookmarkStart w:id="649" w:name="_Toc285030932"/>
      <w:bookmarkStart w:id="650" w:name="_Toc285033171"/>
      <w:bookmarkStart w:id="651" w:name="_Toc285034323"/>
      <w:bookmarkStart w:id="652" w:name="_Toc285199087"/>
      <w:bookmarkStart w:id="653" w:name="_Toc285207721"/>
      <w:bookmarkStart w:id="654" w:name="_Toc285437529"/>
      <w:bookmarkStart w:id="655" w:name="_Toc285460380"/>
      <w:bookmarkStart w:id="656" w:name="_Toc285536615"/>
      <w:bookmarkStart w:id="657" w:name="_Toc284404111"/>
      <w:bookmarkStart w:id="658" w:name="_Toc284426175"/>
      <w:bookmarkStart w:id="659" w:name="_Toc284426451"/>
      <w:bookmarkStart w:id="660" w:name="_Toc284426638"/>
      <w:bookmarkStart w:id="661" w:name="_Toc284427541"/>
      <w:bookmarkStart w:id="662" w:name="_Toc284487537"/>
      <w:bookmarkStart w:id="663" w:name="_Toc284593420"/>
      <w:bookmarkStart w:id="664" w:name="_Toc284597976"/>
      <w:bookmarkStart w:id="665" w:name="_Toc284601056"/>
      <w:bookmarkStart w:id="666" w:name="_Toc284855378"/>
      <w:bookmarkStart w:id="667" w:name="_Toc285011955"/>
      <w:bookmarkStart w:id="668" w:name="_Toc285023027"/>
      <w:bookmarkStart w:id="669" w:name="_Toc285030718"/>
      <w:bookmarkStart w:id="670" w:name="_Toc285030933"/>
      <w:bookmarkStart w:id="671" w:name="_Toc285033172"/>
      <w:bookmarkStart w:id="672" w:name="_Toc285034324"/>
      <w:bookmarkStart w:id="673" w:name="_Toc285199088"/>
      <w:bookmarkStart w:id="674" w:name="_Toc285207722"/>
      <w:bookmarkStart w:id="675" w:name="_Toc285437530"/>
      <w:bookmarkStart w:id="676" w:name="_Toc285460381"/>
      <w:bookmarkStart w:id="677" w:name="_Toc285536616"/>
      <w:bookmarkStart w:id="678" w:name="_Toc284404112"/>
      <w:bookmarkStart w:id="679" w:name="_Toc284426176"/>
      <w:bookmarkStart w:id="680" w:name="_Toc284426452"/>
      <w:bookmarkStart w:id="681" w:name="_Toc284426639"/>
      <w:bookmarkStart w:id="682" w:name="_Toc284427542"/>
      <w:bookmarkStart w:id="683" w:name="_Toc284487538"/>
      <w:bookmarkStart w:id="684" w:name="_Toc284593421"/>
      <w:bookmarkStart w:id="685" w:name="_Toc284597977"/>
      <w:bookmarkStart w:id="686" w:name="_Toc284601057"/>
      <w:bookmarkStart w:id="687" w:name="_Toc284855379"/>
      <w:bookmarkStart w:id="688" w:name="_Toc285011956"/>
      <w:bookmarkStart w:id="689" w:name="_Toc285023028"/>
      <w:bookmarkStart w:id="690" w:name="_Toc285030719"/>
      <w:bookmarkStart w:id="691" w:name="_Toc285030934"/>
      <w:bookmarkStart w:id="692" w:name="_Toc285033173"/>
      <w:bookmarkStart w:id="693" w:name="_Toc285034325"/>
      <w:bookmarkStart w:id="694" w:name="_Toc285199089"/>
      <w:bookmarkStart w:id="695" w:name="_Toc285207723"/>
      <w:bookmarkStart w:id="696" w:name="_Toc285437531"/>
      <w:bookmarkStart w:id="697" w:name="_Toc285460382"/>
      <w:bookmarkStart w:id="698" w:name="_Toc285536617"/>
      <w:bookmarkStart w:id="699" w:name="_Toc284404113"/>
      <w:bookmarkStart w:id="700" w:name="_Toc284426177"/>
      <w:bookmarkStart w:id="701" w:name="_Toc284426453"/>
      <w:bookmarkStart w:id="702" w:name="_Toc284426640"/>
      <w:bookmarkStart w:id="703" w:name="_Toc284427543"/>
      <w:bookmarkStart w:id="704" w:name="_Toc284487539"/>
      <w:bookmarkStart w:id="705" w:name="_Toc284593422"/>
      <w:bookmarkStart w:id="706" w:name="_Toc284597978"/>
      <w:bookmarkStart w:id="707" w:name="_Toc284601058"/>
      <w:bookmarkStart w:id="708" w:name="_Toc284855380"/>
      <w:bookmarkStart w:id="709" w:name="_Toc285011957"/>
      <w:bookmarkStart w:id="710" w:name="_Toc285023029"/>
      <w:bookmarkStart w:id="711" w:name="_Toc285030720"/>
      <w:bookmarkStart w:id="712" w:name="_Toc285030935"/>
      <w:bookmarkStart w:id="713" w:name="_Toc285033174"/>
      <w:bookmarkStart w:id="714" w:name="_Toc285034326"/>
      <w:bookmarkStart w:id="715" w:name="_Toc285199090"/>
      <w:bookmarkStart w:id="716" w:name="_Toc285207724"/>
      <w:bookmarkStart w:id="717" w:name="_Toc285437532"/>
      <w:bookmarkStart w:id="718" w:name="_Toc285460383"/>
      <w:bookmarkStart w:id="719" w:name="_Toc285536618"/>
      <w:bookmarkStart w:id="720" w:name="_Toc284404114"/>
      <w:bookmarkStart w:id="721" w:name="_Toc284426178"/>
      <w:bookmarkStart w:id="722" w:name="_Toc284426454"/>
      <w:bookmarkStart w:id="723" w:name="_Toc284426641"/>
      <w:bookmarkStart w:id="724" w:name="_Toc284427544"/>
      <w:bookmarkStart w:id="725" w:name="_Toc284487540"/>
      <w:bookmarkStart w:id="726" w:name="_Toc284593423"/>
      <w:bookmarkStart w:id="727" w:name="_Toc284597979"/>
      <w:bookmarkStart w:id="728" w:name="_Toc284601059"/>
      <w:bookmarkStart w:id="729" w:name="_Toc284855381"/>
      <w:bookmarkStart w:id="730" w:name="_Toc285011958"/>
      <w:bookmarkStart w:id="731" w:name="_Toc285023030"/>
      <w:bookmarkStart w:id="732" w:name="_Toc285030721"/>
      <w:bookmarkStart w:id="733" w:name="_Toc285030936"/>
      <w:bookmarkStart w:id="734" w:name="_Toc285033175"/>
      <w:bookmarkStart w:id="735" w:name="_Toc285034327"/>
      <w:bookmarkStart w:id="736" w:name="_Toc285199091"/>
      <w:bookmarkStart w:id="737" w:name="_Toc285207725"/>
      <w:bookmarkStart w:id="738" w:name="_Toc285437533"/>
      <w:bookmarkStart w:id="739" w:name="_Toc285460384"/>
      <w:bookmarkStart w:id="740" w:name="_Toc285536619"/>
      <w:bookmarkStart w:id="741" w:name="_Toc284404115"/>
      <w:bookmarkStart w:id="742" w:name="_Toc284426179"/>
      <w:bookmarkStart w:id="743" w:name="_Toc284426455"/>
      <w:bookmarkStart w:id="744" w:name="_Toc284426642"/>
      <w:bookmarkStart w:id="745" w:name="_Toc284427545"/>
      <w:bookmarkStart w:id="746" w:name="_Toc284487541"/>
      <w:bookmarkStart w:id="747" w:name="_Toc284593424"/>
      <w:bookmarkStart w:id="748" w:name="_Toc284597980"/>
      <w:bookmarkStart w:id="749" w:name="_Toc284601060"/>
      <w:bookmarkStart w:id="750" w:name="_Toc284855382"/>
      <w:bookmarkStart w:id="751" w:name="_Toc285011959"/>
      <w:bookmarkStart w:id="752" w:name="_Toc285023031"/>
      <w:bookmarkStart w:id="753" w:name="_Toc285030722"/>
      <w:bookmarkStart w:id="754" w:name="_Toc285030937"/>
      <w:bookmarkStart w:id="755" w:name="_Toc285033176"/>
      <w:bookmarkStart w:id="756" w:name="_Toc285034328"/>
      <w:bookmarkStart w:id="757" w:name="_Toc285199092"/>
      <w:bookmarkStart w:id="758" w:name="_Toc285207726"/>
      <w:bookmarkStart w:id="759" w:name="_Toc285437534"/>
      <w:bookmarkStart w:id="760" w:name="_Toc285460385"/>
      <w:bookmarkStart w:id="761" w:name="_Toc285536620"/>
      <w:bookmarkStart w:id="762" w:name="_Toc284404116"/>
      <w:bookmarkStart w:id="763" w:name="_Toc284426180"/>
      <w:bookmarkStart w:id="764" w:name="_Toc284426456"/>
      <w:bookmarkStart w:id="765" w:name="_Toc284426643"/>
      <w:bookmarkStart w:id="766" w:name="_Toc284427546"/>
      <w:bookmarkStart w:id="767" w:name="_Toc284487542"/>
      <w:bookmarkStart w:id="768" w:name="_Toc284593425"/>
      <w:bookmarkStart w:id="769" w:name="_Toc284597981"/>
      <w:bookmarkStart w:id="770" w:name="_Toc284601061"/>
      <w:bookmarkStart w:id="771" w:name="_Toc284855383"/>
      <w:bookmarkStart w:id="772" w:name="_Toc285011960"/>
      <w:bookmarkStart w:id="773" w:name="_Toc285023032"/>
      <w:bookmarkStart w:id="774" w:name="_Toc285030723"/>
      <w:bookmarkStart w:id="775" w:name="_Toc285030938"/>
      <w:bookmarkStart w:id="776" w:name="_Toc285033177"/>
      <w:bookmarkStart w:id="777" w:name="_Toc285034329"/>
      <w:bookmarkStart w:id="778" w:name="_Toc285199093"/>
      <w:bookmarkStart w:id="779" w:name="_Toc285207727"/>
      <w:bookmarkStart w:id="780" w:name="_Toc285437535"/>
      <w:bookmarkStart w:id="781" w:name="_Toc285460386"/>
      <w:bookmarkStart w:id="782" w:name="_Toc285536621"/>
      <w:bookmarkStart w:id="783" w:name="_Toc284404117"/>
      <w:bookmarkStart w:id="784" w:name="_Toc284426181"/>
      <w:bookmarkStart w:id="785" w:name="_Toc284426457"/>
      <w:bookmarkStart w:id="786" w:name="_Toc284426644"/>
      <w:bookmarkStart w:id="787" w:name="_Toc284427547"/>
      <w:bookmarkStart w:id="788" w:name="_Toc284487543"/>
      <w:bookmarkStart w:id="789" w:name="_Toc284593426"/>
      <w:bookmarkStart w:id="790" w:name="_Toc284597982"/>
      <w:bookmarkStart w:id="791" w:name="_Toc284601062"/>
      <w:bookmarkStart w:id="792" w:name="_Toc284855384"/>
      <w:bookmarkStart w:id="793" w:name="_Toc285011961"/>
      <w:bookmarkStart w:id="794" w:name="_Toc285023033"/>
      <w:bookmarkStart w:id="795" w:name="_Toc285030724"/>
      <w:bookmarkStart w:id="796" w:name="_Toc285030939"/>
      <w:bookmarkStart w:id="797" w:name="_Toc285033178"/>
      <w:bookmarkStart w:id="798" w:name="_Toc285034330"/>
      <w:bookmarkStart w:id="799" w:name="_Toc285199094"/>
      <w:bookmarkStart w:id="800" w:name="_Toc285207728"/>
      <w:bookmarkStart w:id="801" w:name="_Toc285437536"/>
      <w:bookmarkStart w:id="802" w:name="_Toc285460387"/>
      <w:bookmarkStart w:id="803" w:name="_Toc285536622"/>
      <w:bookmarkStart w:id="804" w:name="_Toc284404118"/>
      <w:bookmarkStart w:id="805" w:name="_Toc284426182"/>
      <w:bookmarkStart w:id="806" w:name="_Toc284426458"/>
      <w:bookmarkStart w:id="807" w:name="_Toc284426645"/>
      <w:bookmarkStart w:id="808" w:name="_Toc284427548"/>
      <w:bookmarkStart w:id="809" w:name="_Toc284487544"/>
      <w:bookmarkStart w:id="810" w:name="_Toc284593427"/>
      <w:bookmarkStart w:id="811" w:name="_Toc284597983"/>
      <w:bookmarkStart w:id="812" w:name="_Toc284601063"/>
      <w:bookmarkStart w:id="813" w:name="_Toc284855385"/>
      <w:bookmarkStart w:id="814" w:name="_Toc285011962"/>
      <w:bookmarkStart w:id="815" w:name="_Toc285023034"/>
      <w:bookmarkStart w:id="816" w:name="_Toc285030725"/>
      <w:bookmarkStart w:id="817" w:name="_Toc285030940"/>
      <w:bookmarkStart w:id="818" w:name="_Toc285033179"/>
      <w:bookmarkStart w:id="819" w:name="_Toc285034331"/>
      <w:bookmarkStart w:id="820" w:name="_Toc285199095"/>
      <w:bookmarkStart w:id="821" w:name="_Toc285207729"/>
      <w:bookmarkStart w:id="822" w:name="_Toc285437537"/>
      <w:bookmarkStart w:id="823" w:name="_Toc285460388"/>
      <w:bookmarkStart w:id="824" w:name="_Toc285536623"/>
      <w:bookmarkStart w:id="825" w:name="_Toc284404119"/>
      <w:bookmarkStart w:id="826" w:name="_Toc284426183"/>
      <w:bookmarkStart w:id="827" w:name="_Toc284426459"/>
      <w:bookmarkStart w:id="828" w:name="_Toc284426646"/>
      <w:bookmarkStart w:id="829" w:name="_Toc284427549"/>
      <w:bookmarkStart w:id="830" w:name="_Toc284487545"/>
      <w:bookmarkStart w:id="831" w:name="_Toc284593428"/>
      <w:bookmarkStart w:id="832" w:name="_Toc284597984"/>
      <w:bookmarkStart w:id="833" w:name="_Toc284601064"/>
      <w:bookmarkStart w:id="834" w:name="_Toc284855386"/>
      <w:bookmarkStart w:id="835" w:name="_Toc285011963"/>
      <w:bookmarkStart w:id="836" w:name="_Toc285023035"/>
      <w:bookmarkStart w:id="837" w:name="_Toc285030726"/>
      <w:bookmarkStart w:id="838" w:name="_Toc285030941"/>
      <w:bookmarkStart w:id="839" w:name="_Toc285033180"/>
      <w:bookmarkStart w:id="840" w:name="_Toc285034332"/>
      <w:bookmarkStart w:id="841" w:name="_Toc285199096"/>
      <w:bookmarkStart w:id="842" w:name="_Toc285207730"/>
      <w:bookmarkStart w:id="843" w:name="_Toc285437538"/>
      <w:bookmarkStart w:id="844" w:name="_Toc285460389"/>
      <w:bookmarkStart w:id="845" w:name="_Toc285536624"/>
      <w:bookmarkStart w:id="846" w:name="_Toc284404120"/>
      <w:bookmarkStart w:id="847" w:name="_Toc284426184"/>
      <w:bookmarkStart w:id="848" w:name="_Toc284426460"/>
      <w:bookmarkStart w:id="849" w:name="_Toc284426647"/>
      <w:bookmarkStart w:id="850" w:name="_Toc284427550"/>
      <w:bookmarkStart w:id="851" w:name="_Toc284487546"/>
      <w:bookmarkStart w:id="852" w:name="_Toc284593429"/>
      <w:bookmarkStart w:id="853" w:name="_Toc284597985"/>
      <w:bookmarkStart w:id="854" w:name="_Toc284601065"/>
      <w:bookmarkStart w:id="855" w:name="_Toc284855387"/>
      <w:bookmarkStart w:id="856" w:name="_Toc285011964"/>
      <w:bookmarkStart w:id="857" w:name="_Toc285023036"/>
      <w:bookmarkStart w:id="858" w:name="_Toc285030727"/>
      <w:bookmarkStart w:id="859" w:name="_Toc285030942"/>
      <w:bookmarkStart w:id="860" w:name="_Toc285033181"/>
      <w:bookmarkStart w:id="861" w:name="_Toc285034333"/>
      <w:bookmarkStart w:id="862" w:name="_Toc285199097"/>
      <w:bookmarkStart w:id="863" w:name="_Toc285207731"/>
      <w:bookmarkStart w:id="864" w:name="_Toc285437539"/>
      <w:bookmarkStart w:id="865" w:name="_Toc285460390"/>
      <w:bookmarkStart w:id="866" w:name="_Toc285536625"/>
      <w:bookmarkStart w:id="867" w:name="_Toc284404121"/>
      <w:bookmarkStart w:id="868" w:name="_Toc284426185"/>
      <w:bookmarkStart w:id="869" w:name="_Toc284426461"/>
      <w:bookmarkStart w:id="870" w:name="_Toc284426648"/>
      <w:bookmarkStart w:id="871" w:name="_Toc284427551"/>
      <w:bookmarkStart w:id="872" w:name="_Toc284487547"/>
      <w:bookmarkStart w:id="873" w:name="_Toc284593430"/>
      <w:bookmarkStart w:id="874" w:name="_Toc284597986"/>
      <w:bookmarkStart w:id="875" w:name="_Toc284601066"/>
      <w:bookmarkStart w:id="876" w:name="_Toc284855388"/>
      <w:bookmarkStart w:id="877" w:name="_Toc285011965"/>
      <w:bookmarkStart w:id="878" w:name="_Toc285023037"/>
      <w:bookmarkStart w:id="879" w:name="_Toc285030728"/>
      <w:bookmarkStart w:id="880" w:name="_Toc285030943"/>
      <w:bookmarkStart w:id="881" w:name="_Toc285033182"/>
      <w:bookmarkStart w:id="882" w:name="_Toc285034334"/>
      <w:bookmarkStart w:id="883" w:name="_Toc285199098"/>
      <w:bookmarkStart w:id="884" w:name="_Toc285207732"/>
      <w:bookmarkStart w:id="885" w:name="_Toc285437540"/>
      <w:bookmarkStart w:id="886" w:name="_Toc285460391"/>
      <w:bookmarkStart w:id="887" w:name="_Toc285536626"/>
      <w:bookmarkStart w:id="888" w:name="_Toc284404123"/>
      <w:bookmarkStart w:id="889" w:name="_Toc284426187"/>
      <w:bookmarkStart w:id="890" w:name="_Toc284426463"/>
      <w:bookmarkStart w:id="891" w:name="_Toc284426650"/>
      <w:bookmarkStart w:id="892" w:name="_Toc284427553"/>
      <w:bookmarkStart w:id="893" w:name="_Toc284487549"/>
      <w:bookmarkStart w:id="894" w:name="_Toc284593432"/>
      <w:bookmarkStart w:id="895" w:name="_Toc284597988"/>
      <w:bookmarkStart w:id="896" w:name="_Toc284601068"/>
      <w:bookmarkStart w:id="897" w:name="_Toc284855390"/>
      <w:bookmarkStart w:id="898" w:name="_Toc285011967"/>
      <w:bookmarkStart w:id="899" w:name="_Toc285023039"/>
      <w:bookmarkStart w:id="900" w:name="_Toc285030730"/>
      <w:bookmarkStart w:id="901" w:name="_Toc285030945"/>
      <w:bookmarkStart w:id="902" w:name="_Toc285033184"/>
      <w:bookmarkStart w:id="903" w:name="_Toc285034336"/>
      <w:bookmarkStart w:id="904" w:name="_Toc285199100"/>
      <w:bookmarkStart w:id="905" w:name="_Toc285207734"/>
      <w:bookmarkStart w:id="906" w:name="_Toc285437542"/>
      <w:bookmarkStart w:id="907" w:name="_Toc285460393"/>
      <w:bookmarkStart w:id="908" w:name="_Toc285536628"/>
      <w:bookmarkStart w:id="909" w:name="_Toc284404125"/>
      <w:bookmarkStart w:id="910" w:name="_Toc284426189"/>
      <w:bookmarkStart w:id="911" w:name="_Toc284426465"/>
      <w:bookmarkStart w:id="912" w:name="_Toc284426652"/>
      <w:bookmarkStart w:id="913" w:name="_Toc284427555"/>
      <w:bookmarkStart w:id="914" w:name="_Toc284487551"/>
      <w:bookmarkStart w:id="915" w:name="_Toc284593434"/>
      <w:bookmarkStart w:id="916" w:name="_Toc284597990"/>
      <w:bookmarkStart w:id="917" w:name="_Toc284601070"/>
      <w:bookmarkStart w:id="918" w:name="_Toc284855392"/>
      <w:bookmarkStart w:id="919" w:name="_Toc285011969"/>
      <w:bookmarkStart w:id="920" w:name="_Toc285023041"/>
      <w:bookmarkStart w:id="921" w:name="_Toc285030732"/>
      <w:bookmarkStart w:id="922" w:name="_Toc285030947"/>
      <w:bookmarkStart w:id="923" w:name="_Toc285033186"/>
      <w:bookmarkStart w:id="924" w:name="_Toc285034338"/>
      <w:bookmarkStart w:id="925" w:name="_Toc285199102"/>
      <w:bookmarkStart w:id="926" w:name="_Toc285207736"/>
      <w:bookmarkStart w:id="927" w:name="_Toc285437544"/>
      <w:bookmarkStart w:id="928" w:name="_Toc285460395"/>
      <w:bookmarkStart w:id="929" w:name="_Toc285536630"/>
      <w:bookmarkStart w:id="930" w:name="_Toc284404126"/>
      <w:bookmarkStart w:id="931" w:name="_Toc284426190"/>
      <w:bookmarkStart w:id="932" w:name="_Toc284426466"/>
      <w:bookmarkStart w:id="933" w:name="_Toc284426653"/>
      <w:bookmarkStart w:id="934" w:name="_Toc284427556"/>
      <w:bookmarkStart w:id="935" w:name="_Toc284487552"/>
      <w:bookmarkStart w:id="936" w:name="_Toc284593435"/>
      <w:bookmarkStart w:id="937" w:name="_Toc284597991"/>
      <w:bookmarkStart w:id="938" w:name="_Toc284601071"/>
      <w:bookmarkStart w:id="939" w:name="_Toc284855393"/>
      <w:bookmarkStart w:id="940" w:name="_Toc285011970"/>
      <w:bookmarkStart w:id="941" w:name="_Toc285023042"/>
      <w:bookmarkStart w:id="942" w:name="_Toc285030733"/>
      <w:bookmarkStart w:id="943" w:name="_Toc285030948"/>
      <w:bookmarkStart w:id="944" w:name="_Toc285033187"/>
      <w:bookmarkStart w:id="945" w:name="_Toc285034339"/>
      <w:bookmarkStart w:id="946" w:name="_Toc285199103"/>
      <w:bookmarkStart w:id="947" w:name="_Toc285207737"/>
      <w:bookmarkStart w:id="948" w:name="_Toc285437545"/>
      <w:bookmarkStart w:id="949" w:name="_Toc285460396"/>
      <w:bookmarkStart w:id="950" w:name="_Toc285536631"/>
      <w:bookmarkStart w:id="951" w:name="_Toc284404127"/>
      <w:bookmarkStart w:id="952" w:name="_Toc284426191"/>
      <w:bookmarkStart w:id="953" w:name="_Toc284426467"/>
      <w:bookmarkStart w:id="954" w:name="_Toc284426654"/>
      <w:bookmarkStart w:id="955" w:name="_Toc284427557"/>
      <w:bookmarkStart w:id="956" w:name="_Toc284487553"/>
      <w:bookmarkStart w:id="957" w:name="_Toc284593436"/>
      <w:bookmarkStart w:id="958" w:name="_Toc284597992"/>
      <w:bookmarkStart w:id="959" w:name="_Toc284601072"/>
      <w:bookmarkStart w:id="960" w:name="_Toc284855394"/>
      <w:bookmarkStart w:id="961" w:name="_Toc285011971"/>
      <w:bookmarkStart w:id="962" w:name="_Toc285023043"/>
      <w:bookmarkStart w:id="963" w:name="_Toc285030734"/>
      <w:bookmarkStart w:id="964" w:name="_Toc285030949"/>
      <w:bookmarkStart w:id="965" w:name="_Toc285033188"/>
      <w:bookmarkStart w:id="966" w:name="_Toc285034340"/>
      <w:bookmarkStart w:id="967" w:name="_Toc285199104"/>
      <w:bookmarkStart w:id="968" w:name="_Toc285207738"/>
      <w:bookmarkStart w:id="969" w:name="_Toc285437546"/>
      <w:bookmarkStart w:id="970" w:name="_Toc285460397"/>
      <w:bookmarkStart w:id="971" w:name="_Toc285536632"/>
      <w:bookmarkStart w:id="972" w:name="_Toc284404128"/>
      <w:bookmarkStart w:id="973" w:name="_Toc284426192"/>
      <w:bookmarkStart w:id="974" w:name="_Toc284426468"/>
      <w:bookmarkStart w:id="975" w:name="_Toc284426655"/>
      <w:bookmarkStart w:id="976" w:name="_Toc284427558"/>
      <w:bookmarkStart w:id="977" w:name="_Toc284487554"/>
      <w:bookmarkStart w:id="978" w:name="_Toc284593437"/>
      <w:bookmarkStart w:id="979" w:name="_Toc284597993"/>
      <w:bookmarkStart w:id="980" w:name="_Toc284601073"/>
      <w:bookmarkStart w:id="981" w:name="_Toc284855395"/>
      <w:bookmarkStart w:id="982" w:name="_Toc285011972"/>
      <w:bookmarkStart w:id="983" w:name="_Toc285023044"/>
      <w:bookmarkStart w:id="984" w:name="_Toc285030735"/>
      <w:bookmarkStart w:id="985" w:name="_Toc285030950"/>
      <w:bookmarkStart w:id="986" w:name="_Toc285033189"/>
      <w:bookmarkStart w:id="987" w:name="_Toc285034341"/>
      <w:bookmarkStart w:id="988" w:name="_Toc285199105"/>
      <w:bookmarkStart w:id="989" w:name="_Toc285207739"/>
      <w:bookmarkStart w:id="990" w:name="_Toc285437547"/>
      <w:bookmarkStart w:id="991" w:name="_Toc285460398"/>
      <w:bookmarkStart w:id="992" w:name="_Toc285536633"/>
      <w:bookmarkStart w:id="993" w:name="_Toc284404129"/>
      <w:bookmarkStart w:id="994" w:name="_Toc284426193"/>
      <w:bookmarkStart w:id="995" w:name="_Toc284426469"/>
      <w:bookmarkStart w:id="996" w:name="_Toc284426656"/>
      <w:bookmarkStart w:id="997" w:name="_Toc284427559"/>
      <w:bookmarkStart w:id="998" w:name="_Toc284487555"/>
      <w:bookmarkStart w:id="999" w:name="_Toc284593438"/>
      <w:bookmarkStart w:id="1000" w:name="_Toc284597994"/>
      <w:bookmarkStart w:id="1001" w:name="_Toc284601074"/>
      <w:bookmarkStart w:id="1002" w:name="_Toc284855396"/>
      <w:bookmarkStart w:id="1003" w:name="_Toc285011973"/>
      <w:bookmarkStart w:id="1004" w:name="_Toc285023045"/>
      <w:bookmarkStart w:id="1005" w:name="_Toc285030736"/>
      <w:bookmarkStart w:id="1006" w:name="_Toc285030951"/>
      <w:bookmarkStart w:id="1007" w:name="_Toc285033190"/>
      <w:bookmarkStart w:id="1008" w:name="_Toc285034342"/>
      <w:bookmarkStart w:id="1009" w:name="_Toc285199106"/>
      <w:bookmarkStart w:id="1010" w:name="_Toc285207740"/>
      <w:bookmarkStart w:id="1011" w:name="_Toc285437548"/>
      <w:bookmarkStart w:id="1012" w:name="_Toc285460399"/>
      <w:bookmarkStart w:id="1013" w:name="_Toc285536634"/>
      <w:bookmarkStart w:id="1014" w:name="_Toc284404131"/>
      <w:bookmarkStart w:id="1015" w:name="_Toc284426195"/>
      <w:bookmarkStart w:id="1016" w:name="_Toc284426471"/>
      <w:bookmarkStart w:id="1017" w:name="_Toc284426658"/>
      <w:bookmarkStart w:id="1018" w:name="_Toc284427561"/>
      <w:bookmarkStart w:id="1019" w:name="_Toc284487557"/>
      <w:bookmarkStart w:id="1020" w:name="_Toc284593440"/>
      <w:bookmarkStart w:id="1021" w:name="_Toc284597996"/>
      <w:bookmarkStart w:id="1022" w:name="_Toc284601076"/>
      <w:bookmarkStart w:id="1023" w:name="_Toc284855398"/>
      <w:bookmarkStart w:id="1024" w:name="_Toc285011975"/>
      <w:bookmarkStart w:id="1025" w:name="_Toc285023047"/>
      <w:bookmarkStart w:id="1026" w:name="_Toc285030738"/>
      <w:bookmarkStart w:id="1027" w:name="_Toc285030953"/>
      <w:bookmarkStart w:id="1028" w:name="_Toc285033192"/>
      <w:bookmarkStart w:id="1029" w:name="_Toc285034344"/>
      <w:bookmarkStart w:id="1030" w:name="_Toc285199108"/>
      <w:bookmarkStart w:id="1031" w:name="_Toc285207742"/>
      <w:bookmarkStart w:id="1032" w:name="_Toc285437550"/>
      <w:bookmarkStart w:id="1033" w:name="_Toc285460401"/>
      <w:bookmarkStart w:id="1034" w:name="_Toc285536636"/>
      <w:bookmarkStart w:id="1035" w:name="_Toc284404132"/>
      <w:bookmarkStart w:id="1036" w:name="_Toc284426196"/>
      <w:bookmarkStart w:id="1037" w:name="_Toc284426472"/>
      <w:bookmarkStart w:id="1038" w:name="_Toc284426659"/>
      <w:bookmarkStart w:id="1039" w:name="_Toc284427562"/>
      <w:bookmarkStart w:id="1040" w:name="_Toc284487558"/>
      <w:bookmarkStart w:id="1041" w:name="_Toc284593441"/>
      <w:bookmarkStart w:id="1042" w:name="_Toc284597997"/>
      <w:bookmarkStart w:id="1043" w:name="_Toc284601077"/>
      <w:bookmarkStart w:id="1044" w:name="_Toc284855399"/>
      <w:bookmarkStart w:id="1045" w:name="_Toc285011976"/>
      <w:bookmarkStart w:id="1046" w:name="_Toc285023048"/>
      <w:bookmarkStart w:id="1047" w:name="_Toc285030739"/>
      <w:bookmarkStart w:id="1048" w:name="_Toc285030954"/>
      <w:bookmarkStart w:id="1049" w:name="_Toc285033193"/>
      <w:bookmarkStart w:id="1050" w:name="_Toc285034345"/>
      <w:bookmarkStart w:id="1051" w:name="_Toc285199109"/>
      <w:bookmarkStart w:id="1052" w:name="_Toc285207743"/>
      <w:bookmarkStart w:id="1053" w:name="_Toc285437551"/>
      <w:bookmarkStart w:id="1054" w:name="_Toc285460402"/>
      <w:bookmarkStart w:id="1055" w:name="_Toc285536637"/>
      <w:bookmarkStart w:id="1056" w:name="_Toc284404133"/>
      <w:bookmarkStart w:id="1057" w:name="_Toc284426197"/>
      <w:bookmarkStart w:id="1058" w:name="_Toc284426473"/>
      <w:bookmarkStart w:id="1059" w:name="_Toc284426660"/>
      <w:bookmarkStart w:id="1060" w:name="_Toc284427563"/>
      <w:bookmarkStart w:id="1061" w:name="_Toc284487559"/>
      <w:bookmarkStart w:id="1062" w:name="_Toc284593442"/>
      <w:bookmarkStart w:id="1063" w:name="_Toc284597998"/>
      <w:bookmarkStart w:id="1064" w:name="_Toc284601078"/>
      <w:bookmarkStart w:id="1065" w:name="_Toc284855400"/>
      <w:bookmarkStart w:id="1066" w:name="_Toc285011977"/>
      <w:bookmarkStart w:id="1067" w:name="_Toc285023049"/>
      <w:bookmarkStart w:id="1068" w:name="_Toc285030740"/>
      <w:bookmarkStart w:id="1069" w:name="_Toc285030955"/>
      <w:bookmarkStart w:id="1070" w:name="_Toc285033194"/>
      <w:bookmarkStart w:id="1071" w:name="_Toc285034346"/>
      <w:bookmarkStart w:id="1072" w:name="_Toc285199110"/>
      <w:bookmarkStart w:id="1073" w:name="_Toc285207744"/>
      <w:bookmarkStart w:id="1074" w:name="_Toc285437552"/>
      <w:bookmarkStart w:id="1075" w:name="_Toc285460403"/>
      <w:bookmarkStart w:id="1076" w:name="_Toc285536638"/>
      <w:bookmarkStart w:id="1077" w:name="_Toc284404134"/>
      <w:bookmarkStart w:id="1078" w:name="_Toc284426198"/>
      <w:bookmarkStart w:id="1079" w:name="_Toc284426474"/>
      <w:bookmarkStart w:id="1080" w:name="_Toc284426661"/>
      <w:bookmarkStart w:id="1081" w:name="_Toc284427564"/>
      <w:bookmarkStart w:id="1082" w:name="_Toc284487560"/>
      <w:bookmarkStart w:id="1083" w:name="_Toc284593443"/>
      <w:bookmarkStart w:id="1084" w:name="_Toc284597999"/>
      <w:bookmarkStart w:id="1085" w:name="_Toc284601079"/>
      <w:bookmarkStart w:id="1086" w:name="_Toc284855401"/>
      <w:bookmarkStart w:id="1087" w:name="_Toc285011978"/>
      <w:bookmarkStart w:id="1088" w:name="_Toc285023050"/>
      <w:bookmarkStart w:id="1089" w:name="_Toc285030741"/>
      <w:bookmarkStart w:id="1090" w:name="_Toc285030956"/>
      <w:bookmarkStart w:id="1091" w:name="_Toc285033195"/>
      <w:bookmarkStart w:id="1092" w:name="_Toc285034347"/>
      <w:bookmarkStart w:id="1093" w:name="_Toc285199111"/>
      <w:bookmarkStart w:id="1094" w:name="_Toc285207745"/>
      <w:bookmarkStart w:id="1095" w:name="_Toc285437553"/>
      <w:bookmarkStart w:id="1096" w:name="_Toc285460404"/>
      <w:bookmarkStart w:id="1097" w:name="_Toc285536639"/>
      <w:bookmarkStart w:id="1098" w:name="_Toc284404135"/>
      <w:bookmarkStart w:id="1099" w:name="_Toc284426199"/>
      <w:bookmarkStart w:id="1100" w:name="_Toc284426475"/>
      <w:bookmarkStart w:id="1101" w:name="_Toc284426662"/>
      <w:bookmarkStart w:id="1102" w:name="_Toc284427565"/>
      <w:bookmarkStart w:id="1103" w:name="_Toc284487561"/>
      <w:bookmarkStart w:id="1104" w:name="_Toc284593444"/>
      <w:bookmarkStart w:id="1105" w:name="_Toc284598000"/>
      <w:bookmarkStart w:id="1106" w:name="_Toc284601080"/>
      <w:bookmarkStart w:id="1107" w:name="_Toc284855402"/>
      <w:bookmarkStart w:id="1108" w:name="_Toc285011979"/>
      <w:bookmarkStart w:id="1109" w:name="_Toc285023051"/>
      <w:bookmarkStart w:id="1110" w:name="_Toc285030742"/>
      <w:bookmarkStart w:id="1111" w:name="_Toc285030957"/>
      <w:bookmarkStart w:id="1112" w:name="_Toc285033196"/>
      <w:bookmarkStart w:id="1113" w:name="_Toc285034348"/>
      <w:bookmarkStart w:id="1114" w:name="_Toc285199112"/>
      <w:bookmarkStart w:id="1115" w:name="_Toc285207746"/>
      <w:bookmarkStart w:id="1116" w:name="_Toc285437554"/>
      <w:bookmarkStart w:id="1117" w:name="_Toc285460405"/>
      <w:bookmarkStart w:id="1118" w:name="_Toc285536640"/>
      <w:bookmarkStart w:id="1119" w:name="_Toc284404136"/>
      <w:bookmarkStart w:id="1120" w:name="_Toc284426200"/>
      <w:bookmarkStart w:id="1121" w:name="_Toc284426476"/>
      <w:bookmarkStart w:id="1122" w:name="_Toc284426663"/>
      <w:bookmarkStart w:id="1123" w:name="_Toc284427566"/>
      <w:bookmarkStart w:id="1124" w:name="_Toc284487562"/>
      <w:bookmarkStart w:id="1125" w:name="_Toc284593445"/>
      <w:bookmarkStart w:id="1126" w:name="_Toc284598001"/>
      <w:bookmarkStart w:id="1127" w:name="_Toc284601081"/>
      <w:bookmarkStart w:id="1128" w:name="_Toc284855403"/>
      <w:bookmarkStart w:id="1129" w:name="_Toc285011980"/>
      <w:bookmarkStart w:id="1130" w:name="_Toc285023052"/>
      <w:bookmarkStart w:id="1131" w:name="_Toc285030743"/>
      <w:bookmarkStart w:id="1132" w:name="_Toc285030958"/>
      <w:bookmarkStart w:id="1133" w:name="_Toc285033197"/>
      <w:bookmarkStart w:id="1134" w:name="_Toc285034349"/>
      <w:bookmarkStart w:id="1135" w:name="_Toc285199113"/>
      <w:bookmarkStart w:id="1136" w:name="_Toc285207747"/>
      <w:bookmarkStart w:id="1137" w:name="_Toc285437555"/>
      <w:bookmarkStart w:id="1138" w:name="_Toc285460406"/>
      <w:bookmarkStart w:id="1139" w:name="_Toc285536641"/>
      <w:bookmarkStart w:id="1140" w:name="_Toc284404137"/>
      <w:bookmarkStart w:id="1141" w:name="_Toc284426201"/>
      <w:bookmarkStart w:id="1142" w:name="_Toc284426477"/>
      <w:bookmarkStart w:id="1143" w:name="_Toc284426664"/>
      <w:bookmarkStart w:id="1144" w:name="_Toc284427567"/>
      <w:bookmarkStart w:id="1145" w:name="_Toc284487563"/>
      <w:bookmarkStart w:id="1146" w:name="_Toc284593446"/>
      <w:bookmarkStart w:id="1147" w:name="_Toc284598002"/>
      <w:bookmarkStart w:id="1148" w:name="_Toc284601082"/>
      <w:bookmarkStart w:id="1149" w:name="_Toc284855404"/>
      <w:bookmarkStart w:id="1150" w:name="_Toc285011981"/>
      <w:bookmarkStart w:id="1151" w:name="_Toc285023053"/>
      <w:bookmarkStart w:id="1152" w:name="_Toc285030744"/>
      <w:bookmarkStart w:id="1153" w:name="_Toc285030959"/>
      <w:bookmarkStart w:id="1154" w:name="_Toc285033198"/>
      <w:bookmarkStart w:id="1155" w:name="_Toc285034350"/>
      <w:bookmarkStart w:id="1156" w:name="_Toc285199114"/>
      <w:bookmarkStart w:id="1157" w:name="_Toc285207748"/>
      <w:bookmarkStart w:id="1158" w:name="_Toc285437556"/>
      <w:bookmarkStart w:id="1159" w:name="_Toc285460407"/>
      <w:bookmarkStart w:id="1160" w:name="_Toc285536642"/>
      <w:bookmarkStart w:id="1161" w:name="_Toc284404138"/>
      <w:bookmarkStart w:id="1162" w:name="_Toc284426202"/>
      <w:bookmarkStart w:id="1163" w:name="_Toc284426478"/>
      <w:bookmarkStart w:id="1164" w:name="_Toc284426665"/>
      <w:bookmarkStart w:id="1165" w:name="_Toc284427568"/>
      <w:bookmarkStart w:id="1166" w:name="_Toc284487564"/>
      <w:bookmarkStart w:id="1167" w:name="_Toc284593447"/>
      <w:bookmarkStart w:id="1168" w:name="_Toc284598003"/>
      <w:bookmarkStart w:id="1169" w:name="_Toc284601083"/>
      <w:bookmarkStart w:id="1170" w:name="_Toc284855405"/>
      <w:bookmarkStart w:id="1171" w:name="_Toc285011982"/>
      <w:bookmarkStart w:id="1172" w:name="_Toc285023054"/>
      <w:bookmarkStart w:id="1173" w:name="_Toc285030745"/>
      <w:bookmarkStart w:id="1174" w:name="_Toc285030960"/>
      <w:bookmarkStart w:id="1175" w:name="_Toc285033199"/>
      <w:bookmarkStart w:id="1176" w:name="_Toc285034351"/>
      <w:bookmarkStart w:id="1177" w:name="_Toc285199115"/>
      <w:bookmarkStart w:id="1178" w:name="_Toc285207749"/>
      <w:bookmarkStart w:id="1179" w:name="_Toc285437557"/>
      <w:bookmarkStart w:id="1180" w:name="_Toc285460408"/>
      <w:bookmarkStart w:id="1181" w:name="_Toc285536643"/>
      <w:bookmarkStart w:id="1182" w:name="_Toc284404139"/>
      <w:bookmarkStart w:id="1183" w:name="_Toc284426203"/>
      <w:bookmarkStart w:id="1184" w:name="_Toc284426479"/>
      <w:bookmarkStart w:id="1185" w:name="_Toc284426666"/>
      <w:bookmarkStart w:id="1186" w:name="_Toc284427569"/>
      <w:bookmarkStart w:id="1187" w:name="_Toc284487565"/>
      <w:bookmarkStart w:id="1188" w:name="_Toc284593448"/>
      <w:bookmarkStart w:id="1189" w:name="_Toc284598004"/>
      <w:bookmarkStart w:id="1190" w:name="_Toc284601084"/>
      <w:bookmarkStart w:id="1191" w:name="_Toc284855406"/>
      <w:bookmarkStart w:id="1192" w:name="_Toc285011983"/>
      <w:bookmarkStart w:id="1193" w:name="_Toc285023055"/>
      <w:bookmarkStart w:id="1194" w:name="_Toc285030746"/>
      <w:bookmarkStart w:id="1195" w:name="_Toc285030961"/>
      <w:bookmarkStart w:id="1196" w:name="_Toc285033200"/>
      <w:bookmarkStart w:id="1197" w:name="_Toc285034352"/>
      <w:bookmarkStart w:id="1198" w:name="_Toc285199116"/>
      <w:bookmarkStart w:id="1199" w:name="_Toc285207750"/>
      <w:bookmarkStart w:id="1200" w:name="_Toc285437558"/>
      <w:bookmarkStart w:id="1201" w:name="_Toc285460409"/>
      <w:bookmarkStart w:id="1202" w:name="_Toc285536644"/>
      <w:bookmarkStart w:id="1203" w:name="_Toc284404140"/>
      <w:bookmarkStart w:id="1204" w:name="_Toc284426204"/>
      <w:bookmarkStart w:id="1205" w:name="_Toc284426480"/>
      <w:bookmarkStart w:id="1206" w:name="_Toc284426667"/>
      <w:bookmarkStart w:id="1207" w:name="_Toc284427570"/>
      <w:bookmarkStart w:id="1208" w:name="_Toc284487566"/>
      <w:bookmarkStart w:id="1209" w:name="_Toc284593449"/>
      <w:bookmarkStart w:id="1210" w:name="_Toc284598005"/>
      <w:bookmarkStart w:id="1211" w:name="_Toc284601085"/>
      <w:bookmarkStart w:id="1212" w:name="_Toc284855407"/>
      <w:bookmarkStart w:id="1213" w:name="_Toc285011984"/>
      <w:bookmarkStart w:id="1214" w:name="_Toc285023056"/>
      <w:bookmarkStart w:id="1215" w:name="_Toc285030747"/>
      <w:bookmarkStart w:id="1216" w:name="_Toc285030962"/>
      <w:bookmarkStart w:id="1217" w:name="_Toc285033201"/>
      <w:bookmarkStart w:id="1218" w:name="_Toc285034353"/>
      <w:bookmarkStart w:id="1219" w:name="_Toc285199117"/>
      <w:bookmarkStart w:id="1220" w:name="_Toc285207751"/>
      <w:bookmarkStart w:id="1221" w:name="_Toc285437559"/>
      <w:bookmarkStart w:id="1222" w:name="_Toc285460410"/>
      <w:bookmarkStart w:id="1223" w:name="_Toc285536645"/>
      <w:bookmarkStart w:id="1224" w:name="_Toc284404141"/>
      <w:bookmarkStart w:id="1225" w:name="_Toc284426205"/>
      <w:bookmarkStart w:id="1226" w:name="_Toc284426481"/>
      <w:bookmarkStart w:id="1227" w:name="_Toc284426668"/>
      <w:bookmarkStart w:id="1228" w:name="_Toc284427571"/>
      <w:bookmarkStart w:id="1229" w:name="_Toc284487567"/>
      <w:bookmarkStart w:id="1230" w:name="_Toc284593450"/>
      <w:bookmarkStart w:id="1231" w:name="_Toc284598006"/>
      <w:bookmarkStart w:id="1232" w:name="_Toc284601086"/>
      <w:bookmarkStart w:id="1233" w:name="_Toc284855408"/>
      <w:bookmarkStart w:id="1234" w:name="_Toc285011985"/>
      <w:bookmarkStart w:id="1235" w:name="_Toc285023057"/>
      <w:bookmarkStart w:id="1236" w:name="_Toc285030748"/>
      <w:bookmarkStart w:id="1237" w:name="_Toc285030963"/>
      <w:bookmarkStart w:id="1238" w:name="_Toc285033202"/>
      <w:bookmarkStart w:id="1239" w:name="_Toc285034354"/>
      <w:bookmarkStart w:id="1240" w:name="_Toc285199118"/>
      <w:bookmarkStart w:id="1241" w:name="_Toc285207752"/>
      <w:bookmarkStart w:id="1242" w:name="_Toc285437560"/>
      <w:bookmarkStart w:id="1243" w:name="_Toc285460411"/>
      <w:bookmarkStart w:id="1244" w:name="_Toc285536646"/>
      <w:bookmarkStart w:id="1245" w:name="_Toc284404142"/>
      <w:bookmarkStart w:id="1246" w:name="_Toc284426206"/>
      <w:bookmarkStart w:id="1247" w:name="_Toc284426482"/>
      <w:bookmarkStart w:id="1248" w:name="_Toc284426669"/>
      <w:bookmarkStart w:id="1249" w:name="_Toc284427572"/>
      <w:bookmarkStart w:id="1250" w:name="_Toc284487568"/>
      <w:bookmarkStart w:id="1251" w:name="_Toc284593451"/>
      <w:bookmarkStart w:id="1252" w:name="_Toc284598007"/>
      <w:bookmarkStart w:id="1253" w:name="_Toc284601087"/>
      <w:bookmarkStart w:id="1254" w:name="_Toc284855409"/>
      <w:bookmarkStart w:id="1255" w:name="_Toc285011986"/>
      <w:bookmarkStart w:id="1256" w:name="_Toc285023058"/>
      <w:bookmarkStart w:id="1257" w:name="_Toc285030749"/>
      <w:bookmarkStart w:id="1258" w:name="_Toc285030964"/>
      <w:bookmarkStart w:id="1259" w:name="_Toc285033203"/>
      <w:bookmarkStart w:id="1260" w:name="_Toc285034355"/>
      <w:bookmarkStart w:id="1261" w:name="_Toc285199119"/>
      <w:bookmarkStart w:id="1262" w:name="_Toc285207753"/>
      <w:bookmarkStart w:id="1263" w:name="_Toc285437561"/>
      <w:bookmarkStart w:id="1264" w:name="_Toc285460412"/>
      <w:bookmarkStart w:id="1265" w:name="_Toc285536647"/>
      <w:bookmarkStart w:id="1266" w:name="_Toc284404143"/>
      <w:bookmarkStart w:id="1267" w:name="_Toc284426207"/>
      <w:bookmarkStart w:id="1268" w:name="_Toc284426483"/>
      <w:bookmarkStart w:id="1269" w:name="_Toc284426670"/>
      <w:bookmarkStart w:id="1270" w:name="_Toc284427573"/>
      <w:bookmarkStart w:id="1271" w:name="_Toc284487569"/>
      <w:bookmarkStart w:id="1272" w:name="_Toc284593452"/>
      <w:bookmarkStart w:id="1273" w:name="_Toc284598008"/>
      <w:bookmarkStart w:id="1274" w:name="_Toc284601088"/>
      <w:bookmarkStart w:id="1275" w:name="_Toc284855410"/>
      <w:bookmarkStart w:id="1276" w:name="_Toc285011987"/>
      <w:bookmarkStart w:id="1277" w:name="_Toc285023059"/>
      <w:bookmarkStart w:id="1278" w:name="_Toc285030750"/>
      <w:bookmarkStart w:id="1279" w:name="_Toc285030965"/>
      <w:bookmarkStart w:id="1280" w:name="_Toc285033204"/>
      <w:bookmarkStart w:id="1281" w:name="_Toc285034356"/>
      <w:bookmarkStart w:id="1282" w:name="_Toc285199120"/>
      <w:bookmarkStart w:id="1283" w:name="_Toc285207754"/>
      <w:bookmarkStart w:id="1284" w:name="_Toc285437562"/>
      <w:bookmarkStart w:id="1285" w:name="_Toc285460413"/>
      <w:bookmarkStart w:id="1286" w:name="_Toc285536648"/>
      <w:bookmarkStart w:id="1287" w:name="_Toc284404144"/>
      <w:bookmarkStart w:id="1288" w:name="_Toc284426208"/>
      <w:bookmarkStart w:id="1289" w:name="_Toc284426484"/>
      <w:bookmarkStart w:id="1290" w:name="_Toc284426671"/>
      <w:bookmarkStart w:id="1291" w:name="_Toc284427574"/>
      <w:bookmarkStart w:id="1292" w:name="_Toc284487570"/>
      <w:bookmarkStart w:id="1293" w:name="_Toc284593453"/>
      <w:bookmarkStart w:id="1294" w:name="_Toc284598009"/>
      <w:bookmarkStart w:id="1295" w:name="_Toc284601089"/>
      <w:bookmarkStart w:id="1296" w:name="_Toc284855411"/>
      <w:bookmarkStart w:id="1297" w:name="_Toc285011988"/>
      <w:bookmarkStart w:id="1298" w:name="_Toc285023060"/>
      <w:bookmarkStart w:id="1299" w:name="_Toc285030751"/>
      <w:bookmarkStart w:id="1300" w:name="_Toc285030966"/>
      <w:bookmarkStart w:id="1301" w:name="_Toc285033205"/>
      <w:bookmarkStart w:id="1302" w:name="_Toc285034357"/>
      <w:bookmarkStart w:id="1303" w:name="_Toc285199121"/>
      <w:bookmarkStart w:id="1304" w:name="_Toc285207755"/>
      <w:bookmarkStart w:id="1305" w:name="_Toc285437563"/>
      <w:bookmarkStart w:id="1306" w:name="_Toc285460414"/>
      <w:bookmarkStart w:id="1307" w:name="_Toc285536649"/>
      <w:bookmarkStart w:id="1308" w:name="_Toc284404145"/>
      <w:bookmarkStart w:id="1309" w:name="_Toc284426209"/>
      <w:bookmarkStart w:id="1310" w:name="_Toc284426485"/>
      <w:bookmarkStart w:id="1311" w:name="_Toc284426672"/>
      <w:bookmarkStart w:id="1312" w:name="_Toc284427575"/>
      <w:bookmarkStart w:id="1313" w:name="_Toc284487571"/>
      <w:bookmarkStart w:id="1314" w:name="_Toc284593454"/>
      <w:bookmarkStart w:id="1315" w:name="_Toc284598010"/>
      <w:bookmarkStart w:id="1316" w:name="_Toc284601090"/>
      <w:bookmarkStart w:id="1317" w:name="_Toc284855412"/>
      <w:bookmarkStart w:id="1318" w:name="_Toc285011989"/>
      <w:bookmarkStart w:id="1319" w:name="_Toc285023061"/>
      <w:bookmarkStart w:id="1320" w:name="_Toc285030752"/>
      <w:bookmarkStart w:id="1321" w:name="_Toc285030967"/>
      <w:bookmarkStart w:id="1322" w:name="_Toc285033206"/>
      <w:bookmarkStart w:id="1323" w:name="_Toc285034358"/>
      <w:bookmarkStart w:id="1324" w:name="_Toc285199122"/>
      <w:bookmarkStart w:id="1325" w:name="_Toc285207756"/>
      <w:bookmarkStart w:id="1326" w:name="_Toc285437564"/>
      <w:bookmarkStart w:id="1327" w:name="_Toc285460415"/>
      <w:bookmarkStart w:id="1328" w:name="_Toc285536650"/>
      <w:bookmarkStart w:id="1329" w:name="_Toc284404146"/>
      <w:bookmarkStart w:id="1330" w:name="_Toc284426210"/>
      <w:bookmarkStart w:id="1331" w:name="_Toc284426486"/>
      <w:bookmarkStart w:id="1332" w:name="_Toc284426673"/>
      <w:bookmarkStart w:id="1333" w:name="_Toc284427576"/>
      <w:bookmarkStart w:id="1334" w:name="_Toc284487572"/>
      <w:bookmarkStart w:id="1335" w:name="_Toc284593455"/>
      <w:bookmarkStart w:id="1336" w:name="_Toc284598011"/>
      <w:bookmarkStart w:id="1337" w:name="_Toc284601091"/>
      <w:bookmarkStart w:id="1338" w:name="_Toc284855413"/>
      <w:bookmarkStart w:id="1339" w:name="_Toc285011990"/>
      <w:bookmarkStart w:id="1340" w:name="_Toc285023062"/>
      <w:bookmarkStart w:id="1341" w:name="_Toc285030753"/>
      <w:bookmarkStart w:id="1342" w:name="_Toc285030968"/>
      <w:bookmarkStart w:id="1343" w:name="_Toc285033207"/>
      <w:bookmarkStart w:id="1344" w:name="_Toc285034359"/>
      <w:bookmarkStart w:id="1345" w:name="_Toc285199123"/>
      <w:bookmarkStart w:id="1346" w:name="_Toc285207757"/>
      <w:bookmarkStart w:id="1347" w:name="_Toc285437565"/>
      <w:bookmarkStart w:id="1348" w:name="_Toc285460416"/>
      <w:bookmarkStart w:id="1349" w:name="_Toc285536651"/>
      <w:bookmarkStart w:id="1350" w:name="_Toc284404148"/>
      <w:bookmarkStart w:id="1351" w:name="_Toc284426212"/>
      <w:bookmarkStart w:id="1352" w:name="_Toc284426488"/>
      <w:bookmarkStart w:id="1353" w:name="_Toc284426675"/>
      <w:bookmarkStart w:id="1354" w:name="_Toc284427578"/>
      <w:bookmarkStart w:id="1355" w:name="_Toc284487574"/>
      <w:bookmarkStart w:id="1356" w:name="_Toc284593457"/>
      <w:bookmarkStart w:id="1357" w:name="_Toc284598013"/>
      <w:bookmarkStart w:id="1358" w:name="_Toc284601093"/>
      <w:bookmarkStart w:id="1359" w:name="_Toc284855415"/>
      <w:bookmarkStart w:id="1360" w:name="_Toc285011992"/>
      <w:bookmarkStart w:id="1361" w:name="_Toc285023064"/>
      <w:bookmarkStart w:id="1362" w:name="_Toc285030755"/>
      <w:bookmarkStart w:id="1363" w:name="_Toc285030970"/>
      <w:bookmarkStart w:id="1364" w:name="_Toc285033209"/>
      <w:bookmarkStart w:id="1365" w:name="_Toc285034361"/>
      <w:bookmarkStart w:id="1366" w:name="_Toc285199125"/>
      <w:bookmarkStart w:id="1367" w:name="_Toc285207759"/>
      <w:bookmarkStart w:id="1368" w:name="_Toc285437567"/>
      <w:bookmarkStart w:id="1369" w:name="_Toc285460418"/>
      <w:bookmarkStart w:id="1370" w:name="_Toc285536653"/>
      <w:bookmarkStart w:id="1371" w:name="_Toc284404150"/>
      <w:bookmarkStart w:id="1372" w:name="_Toc284426214"/>
      <w:bookmarkStart w:id="1373" w:name="_Toc284426490"/>
      <w:bookmarkStart w:id="1374" w:name="_Toc284426677"/>
      <w:bookmarkStart w:id="1375" w:name="_Toc284427580"/>
      <w:bookmarkStart w:id="1376" w:name="_Toc284487576"/>
      <w:bookmarkStart w:id="1377" w:name="_Toc284593459"/>
      <w:bookmarkStart w:id="1378" w:name="_Toc284598015"/>
      <w:bookmarkStart w:id="1379" w:name="_Toc284601095"/>
      <w:bookmarkStart w:id="1380" w:name="_Toc284855417"/>
      <w:bookmarkStart w:id="1381" w:name="_Toc285011994"/>
      <w:bookmarkStart w:id="1382" w:name="_Toc285023066"/>
      <w:bookmarkStart w:id="1383" w:name="_Toc285030757"/>
      <w:bookmarkStart w:id="1384" w:name="_Toc285030972"/>
      <w:bookmarkStart w:id="1385" w:name="_Toc285033211"/>
      <w:bookmarkStart w:id="1386" w:name="_Toc285034363"/>
      <w:bookmarkStart w:id="1387" w:name="_Toc285199127"/>
      <w:bookmarkStart w:id="1388" w:name="_Toc285207761"/>
      <w:bookmarkStart w:id="1389" w:name="_Toc285437569"/>
      <w:bookmarkStart w:id="1390" w:name="_Toc285460420"/>
      <w:bookmarkStart w:id="1391" w:name="_Toc285536655"/>
      <w:bookmarkStart w:id="1392" w:name="_Toc284404151"/>
      <w:bookmarkStart w:id="1393" w:name="_Toc284426215"/>
      <w:bookmarkStart w:id="1394" w:name="_Toc284426491"/>
      <w:bookmarkStart w:id="1395" w:name="_Toc284426678"/>
      <w:bookmarkStart w:id="1396" w:name="_Toc284427581"/>
      <w:bookmarkStart w:id="1397" w:name="_Toc284487577"/>
      <w:bookmarkStart w:id="1398" w:name="_Toc284593460"/>
      <w:bookmarkStart w:id="1399" w:name="_Toc284598016"/>
      <w:bookmarkStart w:id="1400" w:name="_Toc284601096"/>
      <w:bookmarkStart w:id="1401" w:name="_Toc284855418"/>
      <w:bookmarkStart w:id="1402" w:name="_Toc285011995"/>
      <w:bookmarkStart w:id="1403" w:name="_Toc285023067"/>
      <w:bookmarkStart w:id="1404" w:name="_Toc285030758"/>
      <w:bookmarkStart w:id="1405" w:name="_Toc285030973"/>
      <w:bookmarkStart w:id="1406" w:name="_Toc285033212"/>
      <w:bookmarkStart w:id="1407" w:name="_Toc285034364"/>
      <w:bookmarkStart w:id="1408" w:name="_Toc285199128"/>
      <w:bookmarkStart w:id="1409" w:name="_Toc285207762"/>
      <w:bookmarkStart w:id="1410" w:name="_Toc285437570"/>
      <w:bookmarkStart w:id="1411" w:name="_Toc285460421"/>
      <w:bookmarkStart w:id="1412" w:name="_Toc285536656"/>
      <w:bookmarkStart w:id="1413" w:name="_Toc284404152"/>
      <w:bookmarkStart w:id="1414" w:name="_Toc284426216"/>
      <w:bookmarkStart w:id="1415" w:name="_Toc284426492"/>
      <w:bookmarkStart w:id="1416" w:name="_Toc284426679"/>
      <w:bookmarkStart w:id="1417" w:name="_Toc284427582"/>
      <w:bookmarkStart w:id="1418" w:name="_Toc284487578"/>
      <w:bookmarkStart w:id="1419" w:name="_Toc284593461"/>
      <w:bookmarkStart w:id="1420" w:name="_Toc284598017"/>
      <w:bookmarkStart w:id="1421" w:name="_Toc284601097"/>
      <w:bookmarkStart w:id="1422" w:name="_Toc284855419"/>
      <w:bookmarkStart w:id="1423" w:name="_Toc285011996"/>
      <w:bookmarkStart w:id="1424" w:name="_Toc285023068"/>
      <w:bookmarkStart w:id="1425" w:name="_Toc285030759"/>
      <w:bookmarkStart w:id="1426" w:name="_Toc285030974"/>
      <w:bookmarkStart w:id="1427" w:name="_Toc285033213"/>
      <w:bookmarkStart w:id="1428" w:name="_Toc285034365"/>
      <w:bookmarkStart w:id="1429" w:name="_Toc285199129"/>
      <w:bookmarkStart w:id="1430" w:name="_Toc285207763"/>
      <w:bookmarkStart w:id="1431" w:name="_Toc285437571"/>
      <w:bookmarkStart w:id="1432" w:name="_Toc285460422"/>
      <w:bookmarkStart w:id="1433" w:name="_Toc285536657"/>
      <w:bookmarkStart w:id="1434" w:name="_Toc284404153"/>
      <w:bookmarkStart w:id="1435" w:name="_Toc284426217"/>
      <w:bookmarkStart w:id="1436" w:name="_Toc284426493"/>
      <w:bookmarkStart w:id="1437" w:name="_Toc284426680"/>
      <w:bookmarkStart w:id="1438" w:name="_Toc284427583"/>
      <w:bookmarkStart w:id="1439" w:name="_Toc284487579"/>
      <w:bookmarkStart w:id="1440" w:name="_Toc284593462"/>
      <w:bookmarkStart w:id="1441" w:name="_Toc284598018"/>
      <w:bookmarkStart w:id="1442" w:name="_Toc284601098"/>
      <w:bookmarkStart w:id="1443" w:name="_Toc284855420"/>
      <w:bookmarkStart w:id="1444" w:name="_Toc285011997"/>
      <w:bookmarkStart w:id="1445" w:name="_Toc285023069"/>
      <w:bookmarkStart w:id="1446" w:name="_Toc285030760"/>
      <w:bookmarkStart w:id="1447" w:name="_Toc285030975"/>
      <w:bookmarkStart w:id="1448" w:name="_Toc285033214"/>
      <w:bookmarkStart w:id="1449" w:name="_Toc285034366"/>
      <w:bookmarkStart w:id="1450" w:name="_Toc285199130"/>
      <w:bookmarkStart w:id="1451" w:name="_Toc285207764"/>
      <w:bookmarkStart w:id="1452" w:name="_Toc285437572"/>
      <w:bookmarkStart w:id="1453" w:name="_Toc285460423"/>
      <w:bookmarkStart w:id="1454" w:name="_Toc285536658"/>
      <w:bookmarkStart w:id="1455" w:name="_Toc284404154"/>
      <w:bookmarkStart w:id="1456" w:name="_Toc284426218"/>
      <w:bookmarkStart w:id="1457" w:name="_Toc284426494"/>
      <w:bookmarkStart w:id="1458" w:name="_Toc284426681"/>
      <w:bookmarkStart w:id="1459" w:name="_Toc284427584"/>
      <w:bookmarkStart w:id="1460" w:name="_Toc284487580"/>
      <w:bookmarkStart w:id="1461" w:name="_Toc284593463"/>
      <w:bookmarkStart w:id="1462" w:name="_Toc284598019"/>
      <w:bookmarkStart w:id="1463" w:name="_Toc284601099"/>
      <w:bookmarkStart w:id="1464" w:name="_Toc284855421"/>
      <w:bookmarkStart w:id="1465" w:name="_Toc285011998"/>
      <w:bookmarkStart w:id="1466" w:name="_Toc285023070"/>
      <w:bookmarkStart w:id="1467" w:name="_Toc285030761"/>
      <w:bookmarkStart w:id="1468" w:name="_Toc285030976"/>
      <w:bookmarkStart w:id="1469" w:name="_Toc285033215"/>
      <w:bookmarkStart w:id="1470" w:name="_Toc285034367"/>
      <w:bookmarkStart w:id="1471" w:name="_Toc285199131"/>
      <w:bookmarkStart w:id="1472" w:name="_Toc285207765"/>
      <w:bookmarkStart w:id="1473" w:name="_Toc285437573"/>
      <w:bookmarkStart w:id="1474" w:name="_Toc285460424"/>
      <w:bookmarkStart w:id="1475" w:name="_Toc285536659"/>
      <w:bookmarkStart w:id="1476" w:name="_Toc284404156"/>
      <w:bookmarkStart w:id="1477" w:name="_Toc284426220"/>
      <w:bookmarkStart w:id="1478" w:name="_Toc284426496"/>
      <w:bookmarkStart w:id="1479" w:name="_Toc284426683"/>
      <w:bookmarkStart w:id="1480" w:name="_Toc284427586"/>
      <w:bookmarkStart w:id="1481" w:name="_Toc284487582"/>
      <w:bookmarkStart w:id="1482" w:name="_Toc284593465"/>
      <w:bookmarkStart w:id="1483" w:name="_Toc284598021"/>
      <w:bookmarkStart w:id="1484" w:name="_Toc284601101"/>
      <w:bookmarkStart w:id="1485" w:name="_Toc284855423"/>
      <w:bookmarkStart w:id="1486" w:name="_Toc285012000"/>
      <w:bookmarkStart w:id="1487" w:name="_Toc285023072"/>
      <w:bookmarkStart w:id="1488" w:name="_Toc285030763"/>
      <w:bookmarkStart w:id="1489" w:name="_Toc285030978"/>
      <w:bookmarkStart w:id="1490" w:name="_Toc285033217"/>
      <w:bookmarkStart w:id="1491" w:name="_Toc285034369"/>
      <w:bookmarkStart w:id="1492" w:name="_Toc285199133"/>
      <w:bookmarkStart w:id="1493" w:name="_Toc285207767"/>
      <w:bookmarkStart w:id="1494" w:name="_Toc285437575"/>
      <w:bookmarkStart w:id="1495" w:name="_Toc285460426"/>
      <w:bookmarkStart w:id="1496" w:name="_Toc285536661"/>
      <w:bookmarkStart w:id="1497" w:name="_Toc284404157"/>
      <w:bookmarkStart w:id="1498" w:name="_Toc284426221"/>
      <w:bookmarkStart w:id="1499" w:name="_Toc284426497"/>
      <w:bookmarkStart w:id="1500" w:name="_Toc284426684"/>
      <w:bookmarkStart w:id="1501" w:name="_Toc284427587"/>
      <w:bookmarkStart w:id="1502" w:name="_Toc284487583"/>
      <w:bookmarkStart w:id="1503" w:name="_Toc284593466"/>
      <w:bookmarkStart w:id="1504" w:name="_Toc284598022"/>
      <w:bookmarkStart w:id="1505" w:name="_Toc284601102"/>
      <w:bookmarkStart w:id="1506" w:name="_Toc284855424"/>
      <w:bookmarkStart w:id="1507" w:name="_Toc285012001"/>
      <w:bookmarkStart w:id="1508" w:name="_Toc285023073"/>
      <w:bookmarkStart w:id="1509" w:name="_Toc285030764"/>
      <w:bookmarkStart w:id="1510" w:name="_Toc285030979"/>
      <w:bookmarkStart w:id="1511" w:name="_Toc285033218"/>
      <w:bookmarkStart w:id="1512" w:name="_Toc285034370"/>
      <w:bookmarkStart w:id="1513" w:name="_Toc285199134"/>
      <w:bookmarkStart w:id="1514" w:name="_Toc285207768"/>
      <w:bookmarkStart w:id="1515" w:name="_Toc285437576"/>
      <w:bookmarkStart w:id="1516" w:name="_Toc285460427"/>
      <w:bookmarkStart w:id="1517" w:name="_Toc285536662"/>
      <w:bookmarkStart w:id="1518" w:name="_Toc284404158"/>
      <w:bookmarkStart w:id="1519" w:name="_Toc284426222"/>
      <w:bookmarkStart w:id="1520" w:name="_Toc284426498"/>
      <w:bookmarkStart w:id="1521" w:name="_Toc284426685"/>
      <w:bookmarkStart w:id="1522" w:name="_Toc284427588"/>
      <w:bookmarkStart w:id="1523" w:name="_Toc284487584"/>
      <w:bookmarkStart w:id="1524" w:name="_Toc284593467"/>
      <w:bookmarkStart w:id="1525" w:name="_Toc284598023"/>
      <w:bookmarkStart w:id="1526" w:name="_Toc284601103"/>
      <w:bookmarkStart w:id="1527" w:name="_Toc284855425"/>
      <w:bookmarkStart w:id="1528" w:name="_Toc285012002"/>
      <w:bookmarkStart w:id="1529" w:name="_Toc285023074"/>
      <w:bookmarkStart w:id="1530" w:name="_Toc285030765"/>
      <w:bookmarkStart w:id="1531" w:name="_Toc285030980"/>
      <w:bookmarkStart w:id="1532" w:name="_Toc285033219"/>
      <w:bookmarkStart w:id="1533" w:name="_Toc285034371"/>
      <w:bookmarkStart w:id="1534" w:name="_Toc285199135"/>
      <w:bookmarkStart w:id="1535" w:name="_Toc285207769"/>
      <w:bookmarkStart w:id="1536" w:name="_Toc285437577"/>
      <w:bookmarkStart w:id="1537" w:name="_Toc285460428"/>
      <w:bookmarkStart w:id="1538" w:name="_Toc285536663"/>
      <w:bookmarkStart w:id="1539" w:name="_Toc284404159"/>
      <w:bookmarkStart w:id="1540" w:name="_Toc284426223"/>
      <w:bookmarkStart w:id="1541" w:name="_Toc284426499"/>
      <w:bookmarkStart w:id="1542" w:name="_Toc284426686"/>
      <w:bookmarkStart w:id="1543" w:name="_Toc284427589"/>
      <w:bookmarkStart w:id="1544" w:name="_Toc284487585"/>
      <w:bookmarkStart w:id="1545" w:name="_Toc284593468"/>
      <w:bookmarkStart w:id="1546" w:name="_Toc284598024"/>
      <w:bookmarkStart w:id="1547" w:name="_Toc284601104"/>
      <w:bookmarkStart w:id="1548" w:name="_Toc284855426"/>
      <w:bookmarkStart w:id="1549" w:name="_Toc285012003"/>
      <w:bookmarkStart w:id="1550" w:name="_Toc285023075"/>
      <w:bookmarkStart w:id="1551" w:name="_Toc285030766"/>
      <w:bookmarkStart w:id="1552" w:name="_Toc285030981"/>
      <w:bookmarkStart w:id="1553" w:name="_Toc285033220"/>
      <w:bookmarkStart w:id="1554" w:name="_Toc285034372"/>
      <w:bookmarkStart w:id="1555" w:name="_Toc285199136"/>
      <w:bookmarkStart w:id="1556" w:name="_Toc285207770"/>
      <w:bookmarkStart w:id="1557" w:name="_Toc285437578"/>
      <w:bookmarkStart w:id="1558" w:name="_Toc285460429"/>
      <w:bookmarkStart w:id="1559" w:name="_Toc285536664"/>
      <w:bookmarkStart w:id="1560" w:name="_Toc284404160"/>
      <w:bookmarkStart w:id="1561" w:name="_Toc284426224"/>
      <w:bookmarkStart w:id="1562" w:name="_Toc284426500"/>
      <w:bookmarkStart w:id="1563" w:name="_Toc284426687"/>
      <w:bookmarkStart w:id="1564" w:name="_Toc284427590"/>
      <w:bookmarkStart w:id="1565" w:name="_Toc284487586"/>
      <w:bookmarkStart w:id="1566" w:name="_Toc284593469"/>
      <w:bookmarkStart w:id="1567" w:name="_Toc284598025"/>
      <w:bookmarkStart w:id="1568" w:name="_Toc284601105"/>
      <w:bookmarkStart w:id="1569" w:name="_Toc284855427"/>
      <w:bookmarkStart w:id="1570" w:name="_Toc285012004"/>
      <w:bookmarkStart w:id="1571" w:name="_Toc285023076"/>
      <w:bookmarkStart w:id="1572" w:name="_Toc285030767"/>
      <w:bookmarkStart w:id="1573" w:name="_Toc285030982"/>
      <w:bookmarkStart w:id="1574" w:name="_Toc285033221"/>
      <w:bookmarkStart w:id="1575" w:name="_Toc285034373"/>
      <w:bookmarkStart w:id="1576" w:name="_Toc285199137"/>
      <w:bookmarkStart w:id="1577" w:name="_Toc285207771"/>
      <w:bookmarkStart w:id="1578" w:name="_Toc285437579"/>
      <w:bookmarkStart w:id="1579" w:name="_Toc285460430"/>
      <w:bookmarkStart w:id="1580" w:name="_Toc285536665"/>
      <w:bookmarkStart w:id="1581" w:name="_Toc284404161"/>
      <w:bookmarkStart w:id="1582" w:name="_Toc284426225"/>
      <w:bookmarkStart w:id="1583" w:name="_Toc284426501"/>
      <w:bookmarkStart w:id="1584" w:name="_Toc284426688"/>
      <w:bookmarkStart w:id="1585" w:name="_Toc284427591"/>
      <w:bookmarkStart w:id="1586" w:name="_Toc284487587"/>
      <w:bookmarkStart w:id="1587" w:name="_Toc284593470"/>
      <w:bookmarkStart w:id="1588" w:name="_Toc284598026"/>
      <w:bookmarkStart w:id="1589" w:name="_Toc284601106"/>
      <w:bookmarkStart w:id="1590" w:name="_Toc284855428"/>
      <w:bookmarkStart w:id="1591" w:name="_Toc285012005"/>
      <w:bookmarkStart w:id="1592" w:name="_Toc285023077"/>
      <w:bookmarkStart w:id="1593" w:name="_Toc285030768"/>
      <w:bookmarkStart w:id="1594" w:name="_Toc285030983"/>
      <w:bookmarkStart w:id="1595" w:name="_Toc285033222"/>
      <w:bookmarkStart w:id="1596" w:name="_Toc285034374"/>
      <w:bookmarkStart w:id="1597" w:name="_Toc285199138"/>
      <w:bookmarkStart w:id="1598" w:name="_Toc285207772"/>
      <w:bookmarkStart w:id="1599" w:name="_Toc285437580"/>
      <w:bookmarkStart w:id="1600" w:name="_Toc285460431"/>
      <w:bookmarkStart w:id="1601" w:name="_Toc285536666"/>
      <w:bookmarkStart w:id="1602" w:name="_Toc284404162"/>
      <w:bookmarkStart w:id="1603" w:name="_Toc284426226"/>
      <w:bookmarkStart w:id="1604" w:name="_Toc284426502"/>
      <w:bookmarkStart w:id="1605" w:name="_Toc284426689"/>
      <w:bookmarkStart w:id="1606" w:name="_Toc284427592"/>
      <w:bookmarkStart w:id="1607" w:name="_Toc284487588"/>
      <w:bookmarkStart w:id="1608" w:name="_Toc284593471"/>
      <w:bookmarkStart w:id="1609" w:name="_Toc284598027"/>
      <w:bookmarkStart w:id="1610" w:name="_Toc284601107"/>
      <w:bookmarkStart w:id="1611" w:name="_Toc284855429"/>
      <w:bookmarkStart w:id="1612" w:name="_Toc285012006"/>
      <w:bookmarkStart w:id="1613" w:name="_Toc285023078"/>
      <w:bookmarkStart w:id="1614" w:name="_Toc285030769"/>
      <w:bookmarkStart w:id="1615" w:name="_Toc285030984"/>
      <w:bookmarkStart w:id="1616" w:name="_Toc285033223"/>
      <w:bookmarkStart w:id="1617" w:name="_Toc285034375"/>
      <w:bookmarkStart w:id="1618" w:name="_Toc285199139"/>
      <w:bookmarkStart w:id="1619" w:name="_Toc285207773"/>
      <w:bookmarkStart w:id="1620" w:name="_Toc285437581"/>
      <w:bookmarkStart w:id="1621" w:name="_Toc285460432"/>
      <w:bookmarkStart w:id="1622" w:name="_Toc285536667"/>
      <w:bookmarkStart w:id="1623" w:name="_Toc284404163"/>
      <w:bookmarkStart w:id="1624" w:name="_Toc284426227"/>
      <w:bookmarkStart w:id="1625" w:name="_Toc284426503"/>
      <w:bookmarkStart w:id="1626" w:name="_Toc284426690"/>
      <w:bookmarkStart w:id="1627" w:name="_Toc284427593"/>
      <w:bookmarkStart w:id="1628" w:name="_Toc284487589"/>
      <w:bookmarkStart w:id="1629" w:name="_Toc284593472"/>
      <w:bookmarkStart w:id="1630" w:name="_Toc284598028"/>
      <w:bookmarkStart w:id="1631" w:name="_Toc284601108"/>
      <w:bookmarkStart w:id="1632" w:name="_Toc284855430"/>
      <w:bookmarkStart w:id="1633" w:name="_Toc285012007"/>
      <w:bookmarkStart w:id="1634" w:name="_Toc285023079"/>
      <w:bookmarkStart w:id="1635" w:name="_Toc285030770"/>
      <w:bookmarkStart w:id="1636" w:name="_Toc285030985"/>
      <w:bookmarkStart w:id="1637" w:name="_Toc285033224"/>
      <w:bookmarkStart w:id="1638" w:name="_Toc285034376"/>
      <w:bookmarkStart w:id="1639" w:name="_Toc285199140"/>
      <w:bookmarkStart w:id="1640" w:name="_Toc285207774"/>
      <w:bookmarkStart w:id="1641" w:name="_Toc285437582"/>
      <w:bookmarkStart w:id="1642" w:name="_Toc285460433"/>
      <w:bookmarkStart w:id="1643" w:name="_Toc285536668"/>
      <w:bookmarkStart w:id="1644" w:name="_Toc284404164"/>
      <w:bookmarkStart w:id="1645" w:name="_Toc284426228"/>
      <w:bookmarkStart w:id="1646" w:name="_Toc284426504"/>
      <w:bookmarkStart w:id="1647" w:name="_Toc284426691"/>
      <w:bookmarkStart w:id="1648" w:name="_Toc284427594"/>
      <w:bookmarkStart w:id="1649" w:name="_Toc284487590"/>
      <w:bookmarkStart w:id="1650" w:name="_Toc284593473"/>
      <w:bookmarkStart w:id="1651" w:name="_Toc284598029"/>
      <w:bookmarkStart w:id="1652" w:name="_Toc284601109"/>
      <w:bookmarkStart w:id="1653" w:name="_Toc284855431"/>
      <w:bookmarkStart w:id="1654" w:name="_Toc285012008"/>
      <w:bookmarkStart w:id="1655" w:name="_Toc285023080"/>
      <w:bookmarkStart w:id="1656" w:name="_Toc285030771"/>
      <w:bookmarkStart w:id="1657" w:name="_Toc285030986"/>
      <w:bookmarkStart w:id="1658" w:name="_Toc285033225"/>
      <w:bookmarkStart w:id="1659" w:name="_Toc285034377"/>
      <w:bookmarkStart w:id="1660" w:name="_Toc285199141"/>
      <w:bookmarkStart w:id="1661" w:name="_Toc285207775"/>
      <w:bookmarkStart w:id="1662" w:name="_Toc285437583"/>
      <w:bookmarkStart w:id="1663" w:name="_Toc285460434"/>
      <w:bookmarkStart w:id="1664" w:name="_Toc285536669"/>
      <w:bookmarkStart w:id="1665" w:name="_Toc284404165"/>
      <w:bookmarkStart w:id="1666" w:name="_Toc284426229"/>
      <w:bookmarkStart w:id="1667" w:name="_Toc284426505"/>
      <w:bookmarkStart w:id="1668" w:name="_Toc284426692"/>
      <w:bookmarkStart w:id="1669" w:name="_Toc284427595"/>
      <w:bookmarkStart w:id="1670" w:name="_Toc284487591"/>
      <w:bookmarkStart w:id="1671" w:name="_Toc284593474"/>
      <w:bookmarkStart w:id="1672" w:name="_Toc284598030"/>
      <w:bookmarkStart w:id="1673" w:name="_Toc284601110"/>
      <w:bookmarkStart w:id="1674" w:name="_Toc284855432"/>
      <w:bookmarkStart w:id="1675" w:name="_Toc285012009"/>
      <w:bookmarkStart w:id="1676" w:name="_Toc285023081"/>
      <w:bookmarkStart w:id="1677" w:name="_Toc285030772"/>
      <w:bookmarkStart w:id="1678" w:name="_Toc285030987"/>
      <w:bookmarkStart w:id="1679" w:name="_Toc285033226"/>
      <w:bookmarkStart w:id="1680" w:name="_Toc285034378"/>
      <w:bookmarkStart w:id="1681" w:name="_Toc285199142"/>
      <w:bookmarkStart w:id="1682" w:name="_Toc285207776"/>
      <w:bookmarkStart w:id="1683" w:name="_Toc285437584"/>
      <w:bookmarkStart w:id="1684" w:name="_Toc285460435"/>
      <w:bookmarkStart w:id="1685" w:name="_Toc285536670"/>
      <w:bookmarkStart w:id="1686" w:name="_Toc284404166"/>
      <w:bookmarkStart w:id="1687" w:name="_Toc284426230"/>
      <w:bookmarkStart w:id="1688" w:name="_Toc284426506"/>
      <w:bookmarkStart w:id="1689" w:name="_Toc284426693"/>
      <w:bookmarkStart w:id="1690" w:name="_Toc284427596"/>
      <w:bookmarkStart w:id="1691" w:name="_Toc284487592"/>
      <w:bookmarkStart w:id="1692" w:name="_Toc284593475"/>
      <w:bookmarkStart w:id="1693" w:name="_Toc284598031"/>
      <w:bookmarkStart w:id="1694" w:name="_Toc284601111"/>
      <w:bookmarkStart w:id="1695" w:name="_Toc284855433"/>
      <w:bookmarkStart w:id="1696" w:name="_Toc285012010"/>
      <w:bookmarkStart w:id="1697" w:name="_Toc285023082"/>
      <w:bookmarkStart w:id="1698" w:name="_Toc285030773"/>
      <w:bookmarkStart w:id="1699" w:name="_Toc285030988"/>
      <w:bookmarkStart w:id="1700" w:name="_Toc285033227"/>
      <w:bookmarkStart w:id="1701" w:name="_Toc285034379"/>
      <w:bookmarkStart w:id="1702" w:name="_Toc285199143"/>
      <w:bookmarkStart w:id="1703" w:name="_Toc285207777"/>
      <w:bookmarkStart w:id="1704" w:name="_Toc285437585"/>
      <w:bookmarkStart w:id="1705" w:name="_Toc285460436"/>
      <w:bookmarkStart w:id="1706" w:name="_Toc285536671"/>
      <w:bookmarkStart w:id="1707" w:name="_Toc284404167"/>
      <w:bookmarkStart w:id="1708" w:name="_Toc284426231"/>
      <w:bookmarkStart w:id="1709" w:name="_Toc284426507"/>
      <w:bookmarkStart w:id="1710" w:name="_Toc284426694"/>
      <w:bookmarkStart w:id="1711" w:name="_Toc284427597"/>
      <w:bookmarkStart w:id="1712" w:name="_Toc284487593"/>
      <w:bookmarkStart w:id="1713" w:name="_Toc284593476"/>
      <w:bookmarkStart w:id="1714" w:name="_Toc284598032"/>
      <w:bookmarkStart w:id="1715" w:name="_Toc284601112"/>
      <w:bookmarkStart w:id="1716" w:name="_Toc284855434"/>
      <w:bookmarkStart w:id="1717" w:name="_Toc285012011"/>
      <w:bookmarkStart w:id="1718" w:name="_Toc285023083"/>
      <w:bookmarkStart w:id="1719" w:name="_Toc285030774"/>
      <w:bookmarkStart w:id="1720" w:name="_Toc285030989"/>
      <w:bookmarkStart w:id="1721" w:name="_Toc285033228"/>
      <w:bookmarkStart w:id="1722" w:name="_Toc285034380"/>
      <w:bookmarkStart w:id="1723" w:name="_Toc285199144"/>
      <w:bookmarkStart w:id="1724" w:name="_Toc285207778"/>
      <w:bookmarkStart w:id="1725" w:name="_Toc285437586"/>
      <w:bookmarkStart w:id="1726" w:name="_Toc285460437"/>
      <w:bookmarkStart w:id="1727" w:name="_Toc285536672"/>
      <w:bookmarkStart w:id="1728" w:name="_Toc284404168"/>
      <w:bookmarkStart w:id="1729" w:name="_Toc284426232"/>
      <w:bookmarkStart w:id="1730" w:name="_Toc284426508"/>
      <w:bookmarkStart w:id="1731" w:name="_Toc284426695"/>
      <w:bookmarkStart w:id="1732" w:name="_Toc284427598"/>
      <w:bookmarkStart w:id="1733" w:name="_Toc284487594"/>
      <w:bookmarkStart w:id="1734" w:name="_Toc284593477"/>
      <w:bookmarkStart w:id="1735" w:name="_Toc284598033"/>
      <w:bookmarkStart w:id="1736" w:name="_Toc284601113"/>
      <w:bookmarkStart w:id="1737" w:name="_Toc284855435"/>
      <w:bookmarkStart w:id="1738" w:name="_Toc285012012"/>
      <w:bookmarkStart w:id="1739" w:name="_Toc285023084"/>
      <w:bookmarkStart w:id="1740" w:name="_Toc285030775"/>
      <w:bookmarkStart w:id="1741" w:name="_Toc285030990"/>
      <w:bookmarkStart w:id="1742" w:name="_Toc285033229"/>
      <w:bookmarkStart w:id="1743" w:name="_Toc285034381"/>
      <w:bookmarkStart w:id="1744" w:name="_Toc285199145"/>
      <w:bookmarkStart w:id="1745" w:name="_Toc285207779"/>
      <w:bookmarkStart w:id="1746" w:name="_Toc285437587"/>
      <w:bookmarkStart w:id="1747" w:name="_Toc285460438"/>
      <w:bookmarkStart w:id="1748" w:name="_Toc285536673"/>
      <w:bookmarkStart w:id="1749" w:name="_Toc284404169"/>
      <w:bookmarkStart w:id="1750" w:name="_Toc284426233"/>
      <w:bookmarkStart w:id="1751" w:name="_Toc284426509"/>
      <w:bookmarkStart w:id="1752" w:name="_Toc284426696"/>
      <w:bookmarkStart w:id="1753" w:name="_Toc284427599"/>
      <w:bookmarkStart w:id="1754" w:name="_Toc284487595"/>
      <w:bookmarkStart w:id="1755" w:name="_Toc284593478"/>
      <w:bookmarkStart w:id="1756" w:name="_Toc284598034"/>
      <w:bookmarkStart w:id="1757" w:name="_Toc284601114"/>
      <w:bookmarkStart w:id="1758" w:name="_Toc284855436"/>
      <w:bookmarkStart w:id="1759" w:name="_Toc285012013"/>
      <w:bookmarkStart w:id="1760" w:name="_Toc285023085"/>
      <w:bookmarkStart w:id="1761" w:name="_Toc285030776"/>
      <w:bookmarkStart w:id="1762" w:name="_Toc285030991"/>
      <w:bookmarkStart w:id="1763" w:name="_Toc285033230"/>
      <w:bookmarkStart w:id="1764" w:name="_Toc285034382"/>
      <w:bookmarkStart w:id="1765" w:name="_Toc285199146"/>
      <w:bookmarkStart w:id="1766" w:name="_Toc285207780"/>
      <w:bookmarkStart w:id="1767" w:name="_Toc285437588"/>
      <w:bookmarkStart w:id="1768" w:name="_Toc285460439"/>
      <w:bookmarkStart w:id="1769" w:name="_Toc285536674"/>
      <w:bookmarkStart w:id="1770" w:name="_Toc284404170"/>
      <w:bookmarkStart w:id="1771" w:name="_Toc284426234"/>
      <w:bookmarkStart w:id="1772" w:name="_Toc284426510"/>
      <w:bookmarkStart w:id="1773" w:name="_Toc284426697"/>
      <w:bookmarkStart w:id="1774" w:name="_Toc284427600"/>
      <w:bookmarkStart w:id="1775" w:name="_Toc284487596"/>
      <w:bookmarkStart w:id="1776" w:name="_Toc284593479"/>
      <w:bookmarkStart w:id="1777" w:name="_Toc284598035"/>
      <w:bookmarkStart w:id="1778" w:name="_Toc284601115"/>
      <w:bookmarkStart w:id="1779" w:name="_Toc284855437"/>
      <w:bookmarkStart w:id="1780" w:name="_Toc285012014"/>
      <w:bookmarkStart w:id="1781" w:name="_Toc285023086"/>
      <w:bookmarkStart w:id="1782" w:name="_Toc285030777"/>
      <w:bookmarkStart w:id="1783" w:name="_Toc285030992"/>
      <w:bookmarkStart w:id="1784" w:name="_Toc285033231"/>
      <w:bookmarkStart w:id="1785" w:name="_Toc285034383"/>
      <w:bookmarkStart w:id="1786" w:name="_Toc285199147"/>
      <w:bookmarkStart w:id="1787" w:name="_Toc285207781"/>
      <w:bookmarkStart w:id="1788" w:name="_Toc285437589"/>
      <w:bookmarkStart w:id="1789" w:name="_Toc285460440"/>
      <w:bookmarkStart w:id="1790" w:name="_Toc285536675"/>
      <w:bookmarkStart w:id="1791" w:name="_Toc284404171"/>
      <w:bookmarkStart w:id="1792" w:name="_Toc284426235"/>
      <w:bookmarkStart w:id="1793" w:name="_Toc284426511"/>
      <w:bookmarkStart w:id="1794" w:name="_Toc284426698"/>
      <w:bookmarkStart w:id="1795" w:name="_Toc284427601"/>
      <w:bookmarkStart w:id="1796" w:name="_Toc284487597"/>
      <w:bookmarkStart w:id="1797" w:name="_Toc284593480"/>
      <w:bookmarkStart w:id="1798" w:name="_Toc284598036"/>
      <w:bookmarkStart w:id="1799" w:name="_Toc284601116"/>
      <w:bookmarkStart w:id="1800" w:name="_Toc284855438"/>
      <w:bookmarkStart w:id="1801" w:name="_Toc285012015"/>
      <w:bookmarkStart w:id="1802" w:name="_Toc285023087"/>
      <w:bookmarkStart w:id="1803" w:name="_Toc285030778"/>
      <w:bookmarkStart w:id="1804" w:name="_Toc285030993"/>
      <w:bookmarkStart w:id="1805" w:name="_Toc285033232"/>
      <w:bookmarkStart w:id="1806" w:name="_Toc285034384"/>
      <w:bookmarkStart w:id="1807" w:name="_Toc285199148"/>
      <w:bookmarkStart w:id="1808" w:name="_Toc285207782"/>
      <w:bookmarkStart w:id="1809" w:name="_Toc285437590"/>
      <w:bookmarkStart w:id="1810" w:name="_Toc285460441"/>
      <w:bookmarkStart w:id="1811" w:name="_Toc285536676"/>
      <w:bookmarkStart w:id="1812" w:name="_Toc284404172"/>
      <w:bookmarkStart w:id="1813" w:name="_Toc284426236"/>
      <w:bookmarkStart w:id="1814" w:name="_Toc284426512"/>
      <w:bookmarkStart w:id="1815" w:name="_Toc284426699"/>
      <w:bookmarkStart w:id="1816" w:name="_Toc284427602"/>
      <w:bookmarkStart w:id="1817" w:name="_Toc284487598"/>
      <w:bookmarkStart w:id="1818" w:name="_Toc284593481"/>
      <w:bookmarkStart w:id="1819" w:name="_Toc284598037"/>
      <w:bookmarkStart w:id="1820" w:name="_Toc284601117"/>
      <w:bookmarkStart w:id="1821" w:name="_Toc284855439"/>
      <w:bookmarkStart w:id="1822" w:name="_Toc285012016"/>
      <w:bookmarkStart w:id="1823" w:name="_Toc285023088"/>
      <w:bookmarkStart w:id="1824" w:name="_Toc285030779"/>
      <w:bookmarkStart w:id="1825" w:name="_Toc285030994"/>
      <w:bookmarkStart w:id="1826" w:name="_Toc285033233"/>
      <w:bookmarkStart w:id="1827" w:name="_Toc285034385"/>
      <w:bookmarkStart w:id="1828" w:name="_Toc285199149"/>
      <w:bookmarkStart w:id="1829" w:name="_Toc285207783"/>
      <w:bookmarkStart w:id="1830" w:name="_Toc285437591"/>
      <w:bookmarkStart w:id="1831" w:name="_Toc285460442"/>
      <w:bookmarkStart w:id="1832" w:name="_Toc285536677"/>
      <w:bookmarkStart w:id="1833" w:name="_Toc284404173"/>
      <w:bookmarkStart w:id="1834" w:name="_Toc284426237"/>
      <w:bookmarkStart w:id="1835" w:name="_Toc284426513"/>
      <w:bookmarkStart w:id="1836" w:name="_Toc284426700"/>
      <w:bookmarkStart w:id="1837" w:name="_Toc284427603"/>
      <w:bookmarkStart w:id="1838" w:name="_Toc284487599"/>
      <w:bookmarkStart w:id="1839" w:name="_Toc284593482"/>
      <w:bookmarkStart w:id="1840" w:name="_Toc284598038"/>
      <w:bookmarkStart w:id="1841" w:name="_Toc284601118"/>
      <w:bookmarkStart w:id="1842" w:name="_Toc284855440"/>
      <w:bookmarkStart w:id="1843" w:name="_Toc285012017"/>
      <w:bookmarkStart w:id="1844" w:name="_Toc285023089"/>
      <w:bookmarkStart w:id="1845" w:name="_Toc285030780"/>
      <w:bookmarkStart w:id="1846" w:name="_Toc285030995"/>
      <w:bookmarkStart w:id="1847" w:name="_Toc285033234"/>
      <w:bookmarkStart w:id="1848" w:name="_Toc285034386"/>
      <w:bookmarkStart w:id="1849" w:name="_Toc285199150"/>
      <w:bookmarkStart w:id="1850" w:name="_Toc285207784"/>
      <w:bookmarkStart w:id="1851" w:name="_Toc285437592"/>
      <w:bookmarkStart w:id="1852" w:name="_Toc285460443"/>
      <w:bookmarkStart w:id="1853" w:name="_Toc285536678"/>
      <w:bookmarkStart w:id="1854" w:name="_Toc284404174"/>
      <w:bookmarkStart w:id="1855" w:name="_Toc284426238"/>
      <w:bookmarkStart w:id="1856" w:name="_Toc284426514"/>
      <w:bookmarkStart w:id="1857" w:name="_Toc284426701"/>
      <w:bookmarkStart w:id="1858" w:name="_Toc284427604"/>
      <w:bookmarkStart w:id="1859" w:name="_Toc284487600"/>
      <w:bookmarkStart w:id="1860" w:name="_Toc284593483"/>
      <w:bookmarkStart w:id="1861" w:name="_Toc284598039"/>
      <w:bookmarkStart w:id="1862" w:name="_Toc284601119"/>
      <w:bookmarkStart w:id="1863" w:name="_Toc284855441"/>
      <w:bookmarkStart w:id="1864" w:name="_Toc285012018"/>
      <w:bookmarkStart w:id="1865" w:name="_Toc285023090"/>
      <w:bookmarkStart w:id="1866" w:name="_Toc285030781"/>
      <w:bookmarkStart w:id="1867" w:name="_Toc285030996"/>
      <w:bookmarkStart w:id="1868" w:name="_Toc285033235"/>
      <w:bookmarkStart w:id="1869" w:name="_Toc285034387"/>
      <w:bookmarkStart w:id="1870" w:name="_Toc285199151"/>
      <w:bookmarkStart w:id="1871" w:name="_Toc285207785"/>
      <w:bookmarkStart w:id="1872" w:name="_Toc285437593"/>
      <w:bookmarkStart w:id="1873" w:name="_Toc285460444"/>
      <w:bookmarkStart w:id="1874" w:name="_Toc285536679"/>
      <w:bookmarkStart w:id="1875" w:name="_Toc284427607"/>
      <w:bookmarkStart w:id="1876" w:name="_Toc284487603"/>
      <w:bookmarkStart w:id="1877" w:name="_Toc284593486"/>
      <w:bookmarkStart w:id="1878" w:name="_Toc284598042"/>
      <w:bookmarkStart w:id="1879" w:name="_Toc284601122"/>
      <w:bookmarkStart w:id="1880" w:name="_Toc284855444"/>
      <w:bookmarkStart w:id="1881" w:name="_Toc285012021"/>
      <w:bookmarkStart w:id="1882" w:name="_Toc285023093"/>
      <w:bookmarkStart w:id="1883" w:name="_Toc285030784"/>
      <w:bookmarkStart w:id="1884" w:name="_Toc285030999"/>
      <w:bookmarkStart w:id="1885" w:name="_Toc285033238"/>
      <w:bookmarkStart w:id="1886" w:name="_Toc285034390"/>
      <w:bookmarkStart w:id="1887" w:name="_Toc285199154"/>
      <w:bookmarkStart w:id="1888" w:name="_Toc285207788"/>
      <w:bookmarkStart w:id="1889" w:name="_Toc285437596"/>
      <w:bookmarkStart w:id="1890" w:name="_Toc285460447"/>
      <w:bookmarkStart w:id="1891" w:name="_Toc285536682"/>
      <w:bookmarkStart w:id="1892" w:name="_Toc284427608"/>
      <w:bookmarkStart w:id="1893" w:name="_Toc284487604"/>
      <w:bookmarkStart w:id="1894" w:name="_Toc284593487"/>
      <w:bookmarkStart w:id="1895" w:name="_Toc284598043"/>
      <w:bookmarkStart w:id="1896" w:name="_Toc284601123"/>
      <w:bookmarkStart w:id="1897" w:name="_Toc284855445"/>
      <w:bookmarkStart w:id="1898" w:name="_Toc285012022"/>
      <w:bookmarkStart w:id="1899" w:name="_Toc285023094"/>
      <w:bookmarkStart w:id="1900" w:name="_Toc285030785"/>
      <w:bookmarkStart w:id="1901" w:name="_Toc285031000"/>
      <w:bookmarkStart w:id="1902" w:name="_Toc285033239"/>
      <w:bookmarkStart w:id="1903" w:name="_Toc285034391"/>
      <w:bookmarkStart w:id="1904" w:name="_Toc285199155"/>
      <w:bookmarkStart w:id="1905" w:name="_Toc285207789"/>
      <w:bookmarkStart w:id="1906" w:name="_Toc285437597"/>
      <w:bookmarkStart w:id="1907" w:name="_Toc285460448"/>
      <w:bookmarkStart w:id="1908" w:name="_Toc285536683"/>
      <w:bookmarkStart w:id="1909" w:name="_Toc284427612"/>
      <w:bookmarkStart w:id="1910" w:name="_Toc284487608"/>
      <w:bookmarkStart w:id="1911" w:name="_Toc284593491"/>
      <w:bookmarkStart w:id="1912" w:name="_Toc284598047"/>
      <w:bookmarkStart w:id="1913" w:name="_Toc284601127"/>
      <w:bookmarkStart w:id="1914" w:name="_Toc284855449"/>
      <w:bookmarkStart w:id="1915" w:name="_Toc285012026"/>
      <w:bookmarkStart w:id="1916" w:name="_Toc285023098"/>
      <w:bookmarkStart w:id="1917" w:name="_Toc285030789"/>
      <w:bookmarkStart w:id="1918" w:name="_Toc285031004"/>
      <w:bookmarkStart w:id="1919" w:name="_Toc285033243"/>
      <w:bookmarkStart w:id="1920" w:name="_Toc285034395"/>
      <w:bookmarkStart w:id="1921" w:name="_Toc285199159"/>
      <w:bookmarkStart w:id="1922" w:name="_Toc285207793"/>
      <w:bookmarkStart w:id="1923" w:name="_Toc285437601"/>
      <w:bookmarkStart w:id="1924" w:name="_Toc285460452"/>
      <w:bookmarkStart w:id="1925" w:name="_Toc285536687"/>
      <w:bookmarkStart w:id="1926" w:name="_Toc284427613"/>
      <w:bookmarkStart w:id="1927" w:name="_Toc284487609"/>
      <w:bookmarkStart w:id="1928" w:name="_Toc284593492"/>
      <w:bookmarkStart w:id="1929" w:name="_Toc284598048"/>
      <w:bookmarkStart w:id="1930" w:name="_Toc284601128"/>
      <w:bookmarkStart w:id="1931" w:name="_Toc284855450"/>
      <w:bookmarkStart w:id="1932" w:name="_Toc285012027"/>
      <w:bookmarkStart w:id="1933" w:name="_Toc285023099"/>
      <w:bookmarkStart w:id="1934" w:name="_Toc285030790"/>
      <w:bookmarkStart w:id="1935" w:name="_Toc285031005"/>
      <w:bookmarkStart w:id="1936" w:name="_Toc285033244"/>
      <w:bookmarkStart w:id="1937" w:name="_Toc285034396"/>
      <w:bookmarkStart w:id="1938" w:name="_Toc285199160"/>
      <w:bookmarkStart w:id="1939" w:name="_Toc285207794"/>
      <w:bookmarkStart w:id="1940" w:name="_Toc285437602"/>
      <w:bookmarkStart w:id="1941" w:name="_Toc285460453"/>
      <w:bookmarkStart w:id="1942" w:name="_Toc285536688"/>
      <w:bookmarkStart w:id="1943" w:name="_Toc284427616"/>
      <w:bookmarkStart w:id="1944" w:name="_Toc284487612"/>
      <w:bookmarkStart w:id="1945" w:name="_Toc284593495"/>
      <w:bookmarkStart w:id="1946" w:name="_Toc284598051"/>
      <w:bookmarkStart w:id="1947" w:name="_Toc284601131"/>
      <w:bookmarkStart w:id="1948" w:name="_Toc284855453"/>
      <w:bookmarkStart w:id="1949" w:name="_Toc285012030"/>
      <w:bookmarkStart w:id="1950" w:name="_Toc285023102"/>
      <w:bookmarkStart w:id="1951" w:name="_Toc285030793"/>
      <w:bookmarkStart w:id="1952" w:name="_Toc285031008"/>
      <w:bookmarkStart w:id="1953" w:name="_Toc285033247"/>
      <w:bookmarkStart w:id="1954" w:name="_Toc285034399"/>
      <w:bookmarkStart w:id="1955" w:name="_Toc285199163"/>
      <w:bookmarkStart w:id="1956" w:name="_Toc285207797"/>
      <w:bookmarkStart w:id="1957" w:name="_Toc285437605"/>
      <w:bookmarkStart w:id="1958" w:name="_Toc285460456"/>
      <w:bookmarkStart w:id="1959" w:name="_Toc285536691"/>
      <w:bookmarkStart w:id="1960" w:name="_Toc284427620"/>
      <w:bookmarkStart w:id="1961" w:name="_Toc284487616"/>
      <w:bookmarkStart w:id="1962" w:name="_Toc284593499"/>
      <w:bookmarkStart w:id="1963" w:name="_Toc284598055"/>
      <w:bookmarkStart w:id="1964" w:name="_Toc284601135"/>
      <w:bookmarkStart w:id="1965" w:name="_Toc284855457"/>
      <w:bookmarkStart w:id="1966" w:name="_Toc285012034"/>
      <w:bookmarkStart w:id="1967" w:name="_Toc285023106"/>
      <w:bookmarkStart w:id="1968" w:name="_Toc285030797"/>
      <w:bookmarkStart w:id="1969" w:name="_Toc285031012"/>
      <w:bookmarkStart w:id="1970" w:name="_Toc285033251"/>
      <w:bookmarkStart w:id="1971" w:name="_Toc285034403"/>
      <w:bookmarkStart w:id="1972" w:name="_Toc285199167"/>
      <w:bookmarkStart w:id="1973" w:name="_Toc285207801"/>
      <w:bookmarkStart w:id="1974" w:name="_Toc285437609"/>
      <w:bookmarkStart w:id="1975" w:name="_Toc285460460"/>
      <w:bookmarkStart w:id="1976" w:name="_Toc285536695"/>
      <w:bookmarkStart w:id="1977" w:name="_Toc284427622"/>
      <w:bookmarkStart w:id="1978" w:name="_Toc284487618"/>
      <w:bookmarkStart w:id="1979" w:name="_Toc284593501"/>
      <w:bookmarkStart w:id="1980" w:name="_Toc284598057"/>
      <w:bookmarkStart w:id="1981" w:name="_Toc284601137"/>
      <w:bookmarkStart w:id="1982" w:name="_Toc284855459"/>
      <w:bookmarkStart w:id="1983" w:name="_Toc285012036"/>
      <w:bookmarkStart w:id="1984" w:name="_Toc285023108"/>
      <w:bookmarkStart w:id="1985" w:name="_Toc285030799"/>
      <w:bookmarkStart w:id="1986" w:name="_Toc285031014"/>
      <w:bookmarkStart w:id="1987" w:name="_Toc285033253"/>
      <w:bookmarkStart w:id="1988" w:name="_Toc285034405"/>
      <w:bookmarkStart w:id="1989" w:name="_Toc285199169"/>
      <w:bookmarkStart w:id="1990" w:name="_Toc285207803"/>
      <w:bookmarkStart w:id="1991" w:name="_Toc285437611"/>
      <w:bookmarkStart w:id="1992" w:name="_Toc285460462"/>
      <w:bookmarkStart w:id="1993" w:name="_Toc285536697"/>
      <w:bookmarkStart w:id="1994" w:name="_Toc284427623"/>
      <w:bookmarkStart w:id="1995" w:name="_Toc284487619"/>
      <w:bookmarkStart w:id="1996" w:name="_Toc284593502"/>
      <w:bookmarkStart w:id="1997" w:name="_Toc284598058"/>
      <w:bookmarkStart w:id="1998" w:name="_Toc284601138"/>
      <w:bookmarkStart w:id="1999" w:name="_Toc284855460"/>
      <w:bookmarkStart w:id="2000" w:name="_Toc285012037"/>
      <w:bookmarkStart w:id="2001" w:name="_Toc285023109"/>
      <w:bookmarkStart w:id="2002" w:name="_Toc285030800"/>
      <w:bookmarkStart w:id="2003" w:name="_Toc285031015"/>
      <w:bookmarkStart w:id="2004" w:name="_Toc285033254"/>
      <w:bookmarkStart w:id="2005" w:name="_Toc285034406"/>
      <w:bookmarkStart w:id="2006" w:name="_Toc285199170"/>
      <w:bookmarkStart w:id="2007" w:name="_Toc285207804"/>
      <w:bookmarkStart w:id="2008" w:name="_Toc285437612"/>
      <w:bookmarkStart w:id="2009" w:name="_Toc285460463"/>
      <w:bookmarkStart w:id="2010" w:name="_Toc285536698"/>
      <w:bookmarkStart w:id="2011" w:name="_Toc284427624"/>
      <w:bookmarkStart w:id="2012" w:name="_Toc284487620"/>
      <w:bookmarkStart w:id="2013" w:name="_Toc284593503"/>
      <w:bookmarkStart w:id="2014" w:name="_Toc284598059"/>
      <w:bookmarkStart w:id="2015" w:name="_Toc284601139"/>
      <w:bookmarkStart w:id="2016" w:name="_Toc284855461"/>
      <w:bookmarkStart w:id="2017" w:name="_Toc285012038"/>
      <w:bookmarkStart w:id="2018" w:name="_Toc285023110"/>
      <w:bookmarkStart w:id="2019" w:name="_Toc285030801"/>
      <w:bookmarkStart w:id="2020" w:name="_Toc285031016"/>
      <w:bookmarkStart w:id="2021" w:name="_Toc285033255"/>
      <w:bookmarkStart w:id="2022" w:name="_Toc285034407"/>
      <w:bookmarkStart w:id="2023" w:name="_Toc285199171"/>
      <w:bookmarkStart w:id="2024" w:name="_Toc285207805"/>
      <w:bookmarkStart w:id="2025" w:name="_Toc285437613"/>
      <w:bookmarkStart w:id="2026" w:name="_Toc285460464"/>
      <w:bookmarkStart w:id="2027" w:name="_Toc285536699"/>
      <w:bookmarkStart w:id="2028" w:name="_Toc284427626"/>
      <w:bookmarkStart w:id="2029" w:name="_Toc284487622"/>
      <w:bookmarkStart w:id="2030" w:name="_Toc284593505"/>
      <w:bookmarkStart w:id="2031" w:name="_Toc284598061"/>
      <w:bookmarkStart w:id="2032" w:name="_Toc284601141"/>
      <w:bookmarkStart w:id="2033" w:name="_Toc284855463"/>
      <w:bookmarkStart w:id="2034" w:name="_Toc285012040"/>
      <w:bookmarkStart w:id="2035" w:name="_Toc285023112"/>
      <w:bookmarkStart w:id="2036" w:name="_Toc285030803"/>
      <w:bookmarkStart w:id="2037" w:name="_Toc285031018"/>
      <w:bookmarkStart w:id="2038" w:name="_Toc285033257"/>
      <w:bookmarkStart w:id="2039" w:name="_Toc285034409"/>
      <w:bookmarkStart w:id="2040" w:name="_Toc285199173"/>
      <w:bookmarkStart w:id="2041" w:name="_Toc285207807"/>
      <w:bookmarkStart w:id="2042" w:name="_Toc285437615"/>
      <w:bookmarkStart w:id="2043" w:name="_Toc285460466"/>
      <w:bookmarkStart w:id="2044" w:name="_Toc285536701"/>
      <w:bookmarkStart w:id="2045" w:name="_Toc284427627"/>
      <w:bookmarkStart w:id="2046" w:name="_Toc284487623"/>
      <w:bookmarkStart w:id="2047" w:name="_Toc284593506"/>
      <w:bookmarkStart w:id="2048" w:name="_Toc284598062"/>
      <w:bookmarkStart w:id="2049" w:name="_Toc284601142"/>
      <w:bookmarkStart w:id="2050" w:name="_Toc284855464"/>
      <w:bookmarkStart w:id="2051" w:name="_Toc285012041"/>
      <w:bookmarkStart w:id="2052" w:name="_Toc285023113"/>
      <w:bookmarkStart w:id="2053" w:name="_Toc285030804"/>
      <w:bookmarkStart w:id="2054" w:name="_Toc285031019"/>
      <w:bookmarkStart w:id="2055" w:name="_Toc285033258"/>
      <w:bookmarkStart w:id="2056" w:name="_Toc285034410"/>
      <w:bookmarkStart w:id="2057" w:name="_Toc285199174"/>
      <w:bookmarkStart w:id="2058" w:name="_Toc285207808"/>
      <w:bookmarkStart w:id="2059" w:name="_Toc285437616"/>
      <w:bookmarkStart w:id="2060" w:name="_Toc285460467"/>
      <w:bookmarkStart w:id="2061" w:name="_Toc285536702"/>
      <w:bookmarkStart w:id="2062" w:name="_Toc284427628"/>
      <w:bookmarkStart w:id="2063" w:name="_Toc284487624"/>
      <w:bookmarkStart w:id="2064" w:name="_Toc284593507"/>
      <w:bookmarkStart w:id="2065" w:name="_Toc284598063"/>
      <w:bookmarkStart w:id="2066" w:name="_Toc284601143"/>
      <w:bookmarkStart w:id="2067" w:name="_Toc284855465"/>
      <w:bookmarkStart w:id="2068" w:name="_Toc285012042"/>
      <w:bookmarkStart w:id="2069" w:name="_Toc285023114"/>
      <w:bookmarkStart w:id="2070" w:name="_Toc285030805"/>
      <w:bookmarkStart w:id="2071" w:name="_Toc285031020"/>
      <w:bookmarkStart w:id="2072" w:name="_Toc285033259"/>
      <w:bookmarkStart w:id="2073" w:name="_Toc285034411"/>
      <w:bookmarkStart w:id="2074" w:name="_Toc285199175"/>
      <w:bookmarkStart w:id="2075" w:name="_Toc285207809"/>
      <w:bookmarkStart w:id="2076" w:name="_Toc285437617"/>
      <w:bookmarkStart w:id="2077" w:name="_Toc285460468"/>
      <w:bookmarkStart w:id="2078" w:name="_Toc285536703"/>
      <w:bookmarkStart w:id="2079" w:name="_Toc284427629"/>
      <w:bookmarkStart w:id="2080" w:name="_Toc284487625"/>
      <w:bookmarkStart w:id="2081" w:name="_Toc284593508"/>
      <w:bookmarkStart w:id="2082" w:name="_Toc284598064"/>
      <w:bookmarkStart w:id="2083" w:name="_Toc284601144"/>
      <w:bookmarkStart w:id="2084" w:name="_Toc284855466"/>
      <w:bookmarkStart w:id="2085" w:name="_Toc285012043"/>
      <w:bookmarkStart w:id="2086" w:name="_Toc285023115"/>
      <w:bookmarkStart w:id="2087" w:name="_Toc285030806"/>
      <w:bookmarkStart w:id="2088" w:name="_Toc285031021"/>
      <w:bookmarkStart w:id="2089" w:name="_Toc285033260"/>
      <w:bookmarkStart w:id="2090" w:name="_Toc285034412"/>
      <w:bookmarkStart w:id="2091" w:name="_Toc285199176"/>
      <w:bookmarkStart w:id="2092" w:name="_Toc285207810"/>
      <w:bookmarkStart w:id="2093" w:name="_Toc285437618"/>
      <w:bookmarkStart w:id="2094" w:name="_Toc285460469"/>
      <w:bookmarkStart w:id="2095" w:name="_Toc285536704"/>
      <w:bookmarkStart w:id="2096" w:name="_Toc284427631"/>
      <w:bookmarkStart w:id="2097" w:name="_Toc284487627"/>
      <w:bookmarkStart w:id="2098" w:name="_Toc284593510"/>
      <w:bookmarkStart w:id="2099" w:name="_Toc284598066"/>
      <w:bookmarkStart w:id="2100" w:name="_Toc284601146"/>
      <w:bookmarkStart w:id="2101" w:name="_Toc284855468"/>
      <w:bookmarkStart w:id="2102" w:name="_Toc285012045"/>
      <w:bookmarkStart w:id="2103" w:name="_Toc285023117"/>
      <w:bookmarkStart w:id="2104" w:name="_Toc285030808"/>
      <w:bookmarkStart w:id="2105" w:name="_Toc285031023"/>
      <w:bookmarkStart w:id="2106" w:name="_Toc285033262"/>
      <w:bookmarkStart w:id="2107" w:name="_Toc285034414"/>
      <w:bookmarkStart w:id="2108" w:name="_Toc285199178"/>
      <w:bookmarkStart w:id="2109" w:name="_Toc285207812"/>
      <w:bookmarkStart w:id="2110" w:name="_Toc285437620"/>
      <w:bookmarkStart w:id="2111" w:name="_Toc285460471"/>
      <w:bookmarkStart w:id="2112" w:name="_Toc285536706"/>
      <w:bookmarkStart w:id="2113" w:name="_Toc284427633"/>
      <w:bookmarkStart w:id="2114" w:name="_Toc284487629"/>
      <w:bookmarkStart w:id="2115" w:name="_Toc284593512"/>
      <w:bookmarkStart w:id="2116" w:name="_Toc284598068"/>
      <w:bookmarkStart w:id="2117" w:name="_Toc284601148"/>
      <w:bookmarkStart w:id="2118" w:name="_Toc284855470"/>
      <w:bookmarkStart w:id="2119" w:name="_Toc285012047"/>
      <w:bookmarkStart w:id="2120" w:name="_Toc285023119"/>
      <w:bookmarkStart w:id="2121" w:name="_Toc285030810"/>
      <w:bookmarkStart w:id="2122" w:name="_Toc285031025"/>
      <w:bookmarkStart w:id="2123" w:name="_Toc285033264"/>
      <w:bookmarkStart w:id="2124" w:name="_Toc285034416"/>
      <w:bookmarkStart w:id="2125" w:name="_Toc285199180"/>
      <w:bookmarkStart w:id="2126" w:name="_Toc285207814"/>
      <w:bookmarkStart w:id="2127" w:name="_Toc285437622"/>
      <w:bookmarkStart w:id="2128" w:name="_Toc285460473"/>
      <w:bookmarkStart w:id="2129" w:name="_Toc285536708"/>
      <w:bookmarkStart w:id="2130" w:name="_Toc284427634"/>
      <w:bookmarkStart w:id="2131" w:name="_Toc284487630"/>
      <w:bookmarkStart w:id="2132" w:name="_Toc284593513"/>
      <w:bookmarkStart w:id="2133" w:name="_Toc284598069"/>
      <w:bookmarkStart w:id="2134" w:name="_Toc284601149"/>
      <w:bookmarkStart w:id="2135" w:name="_Toc284855471"/>
      <w:bookmarkStart w:id="2136" w:name="_Toc285012048"/>
      <w:bookmarkStart w:id="2137" w:name="_Toc285023120"/>
      <w:bookmarkStart w:id="2138" w:name="_Toc285030811"/>
      <w:bookmarkStart w:id="2139" w:name="_Toc285031026"/>
      <w:bookmarkStart w:id="2140" w:name="_Toc285033265"/>
      <w:bookmarkStart w:id="2141" w:name="_Toc285034417"/>
      <w:bookmarkStart w:id="2142" w:name="_Toc285199181"/>
      <w:bookmarkStart w:id="2143" w:name="_Toc285207815"/>
      <w:bookmarkStart w:id="2144" w:name="_Toc285437623"/>
      <w:bookmarkStart w:id="2145" w:name="_Toc285460474"/>
      <w:bookmarkStart w:id="2146" w:name="_Toc285536709"/>
      <w:bookmarkStart w:id="2147" w:name="_Toc284427636"/>
      <w:bookmarkStart w:id="2148" w:name="_Toc284487632"/>
      <w:bookmarkStart w:id="2149" w:name="_Toc284593515"/>
      <w:bookmarkStart w:id="2150" w:name="_Toc284598071"/>
      <w:bookmarkStart w:id="2151" w:name="_Toc284601151"/>
      <w:bookmarkStart w:id="2152" w:name="_Toc284855473"/>
      <w:bookmarkStart w:id="2153" w:name="_Toc285012050"/>
      <w:bookmarkStart w:id="2154" w:name="_Toc285023122"/>
      <w:bookmarkStart w:id="2155" w:name="_Toc285030813"/>
      <w:bookmarkStart w:id="2156" w:name="_Toc285031028"/>
      <w:bookmarkStart w:id="2157" w:name="_Toc285033267"/>
      <w:bookmarkStart w:id="2158" w:name="_Toc285034419"/>
      <w:bookmarkStart w:id="2159" w:name="_Toc285199183"/>
      <w:bookmarkStart w:id="2160" w:name="_Toc285207817"/>
      <w:bookmarkStart w:id="2161" w:name="_Toc285437625"/>
      <w:bookmarkStart w:id="2162" w:name="_Toc285460476"/>
      <w:bookmarkStart w:id="2163" w:name="_Toc285536711"/>
      <w:bookmarkStart w:id="2164" w:name="_Toc284427644"/>
      <w:bookmarkStart w:id="2165" w:name="_Toc284487640"/>
      <w:bookmarkStart w:id="2166" w:name="_Toc284593523"/>
      <w:bookmarkStart w:id="2167" w:name="_Toc284598079"/>
      <w:bookmarkStart w:id="2168" w:name="_Toc284601159"/>
      <w:bookmarkStart w:id="2169" w:name="_Toc284855481"/>
      <w:bookmarkStart w:id="2170" w:name="_Toc285012058"/>
      <w:bookmarkStart w:id="2171" w:name="_Toc285023130"/>
      <w:bookmarkStart w:id="2172" w:name="_Toc285030821"/>
      <w:bookmarkStart w:id="2173" w:name="_Toc285031036"/>
      <w:bookmarkStart w:id="2174" w:name="_Toc285033275"/>
      <w:bookmarkStart w:id="2175" w:name="_Toc285034427"/>
      <w:bookmarkStart w:id="2176" w:name="_Toc285199191"/>
      <w:bookmarkStart w:id="2177" w:name="_Toc285207825"/>
      <w:bookmarkStart w:id="2178" w:name="_Toc285437633"/>
      <w:bookmarkStart w:id="2179" w:name="_Toc285460484"/>
      <w:bookmarkStart w:id="2180" w:name="_Toc285536719"/>
      <w:bookmarkStart w:id="2181" w:name="_Toc284427645"/>
      <w:bookmarkStart w:id="2182" w:name="_Toc284487641"/>
      <w:bookmarkStart w:id="2183" w:name="_Toc284593524"/>
      <w:bookmarkStart w:id="2184" w:name="_Toc284598080"/>
      <w:bookmarkStart w:id="2185" w:name="_Toc284601160"/>
      <w:bookmarkStart w:id="2186" w:name="_Toc284855482"/>
      <w:bookmarkStart w:id="2187" w:name="_Toc285012059"/>
      <w:bookmarkStart w:id="2188" w:name="_Toc285023131"/>
      <w:bookmarkStart w:id="2189" w:name="_Toc285030822"/>
      <w:bookmarkStart w:id="2190" w:name="_Toc285031037"/>
      <w:bookmarkStart w:id="2191" w:name="_Toc285033276"/>
      <w:bookmarkStart w:id="2192" w:name="_Toc285034428"/>
      <w:bookmarkStart w:id="2193" w:name="_Toc285199192"/>
      <w:bookmarkStart w:id="2194" w:name="_Toc285207826"/>
      <w:bookmarkStart w:id="2195" w:name="_Toc285437634"/>
      <w:bookmarkStart w:id="2196" w:name="_Toc285460485"/>
      <w:bookmarkStart w:id="2197" w:name="_Toc285536720"/>
      <w:bookmarkStart w:id="2198" w:name="_Toc284427647"/>
      <w:bookmarkStart w:id="2199" w:name="_Toc284487643"/>
      <w:bookmarkStart w:id="2200" w:name="_Toc284593526"/>
      <w:bookmarkStart w:id="2201" w:name="_Toc284598082"/>
      <w:bookmarkStart w:id="2202" w:name="_Toc284601162"/>
      <w:bookmarkStart w:id="2203" w:name="_Toc284855484"/>
      <w:bookmarkStart w:id="2204" w:name="_Toc285012061"/>
      <w:bookmarkStart w:id="2205" w:name="_Toc285023133"/>
      <w:bookmarkStart w:id="2206" w:name="_Toc285030824"/>
      <w:bookmarkStart w:id="2207" w:name="_Toc285031039"/>
      <w:bookmarkStart w:id="2208" w:name="_Toc285033278"/>
      <w:bookmarkStart w:id="2209" w:name="_Toc285034430"/>
      <w:bookmarkStart w:id="2210" w:name="_Toc285199194"/>
      <w:bookmarkStart w:id="2211" w:name="_Toc285207828"/>
      <w:bookmarkStart w:id="2212" w:name="_Toc285437636"/>
      <w:bookmarkStart w:id="2213" w:name="_Toc285460487"/>
      <w:bookmarkStart w:id="2214" w:name="_Toc285536722"/>
      <w:bookmarkStart w:id="2215" w:name="_Toc284427648"/>
      <w:bookmarkStart w:id="2216" w:name="_Toc284487644"/>
      <w:bookmarkStart w:id="2217" w:name="_Toc284593527"/>
      <w:bookmarkStart w:id="2218" w:name="_Toc284598083"/>
      <w:bookmarkStart w:id="2219" w:name="_Toc284601163"/>
      <w:bookmarkStart w:id="2220" w:name="_Toc284855485"/>
      <w:bookmarkStart w:id="2221" w:name="_Toc285012062"/>
      <w:bookmarkStart w:id="2222" w:name="_Toc285023134"/>
      <w:bookmarkStart w:id="2223" w:name="_Toc285030825"/>
      <w:bookmarkStart w:id="2224" w:name="_Toc285031040"/>
      <w:bookmarkStart w:id="2225" w:name="_Toc285033279"/>
      <w:bookmarkStart w:id="2226" w:name="_Toc285034431"/>
      <w:bookmarkStart w:id="2227" w:name="_Toc285199195"/>
      <w:bookmarkStart w:id="2228" w:name="_Toc285207829"/>
      <w:bookmarkStart w:id="2229" w:name="_Toc285437637"/>
      <w:bookmarkStart w:id="2230" w:name="_Toc285460488"/>
      <w:bookmarkStart w:id="2231" w:name="_Toc285536723"/>
      <w:bookmarkStart w:id="2232" w:name="_Toc284427650"/>
      <w:bookmarkStart w:id="2233" w:name="_Toc284487646"/>
      <w:bookmarkStart w:id="2234" w:name="_Toc284593529"/>
      <w:bookmarkStart w:id="2235" w:name="_Toc284598085"/>
      <w:bookmarkStart w:id="2236" w:name="_Toc284601165"/>
      <w:bookmarkStart w:id="2237" w:name="_Toc284855487"/>
      <w:bookmarkStart w:id="2238" w:name="_Toc285012064"/>
      <w:bookmarkStart w:id="2239" w:name="_Toc285023136"/>
      <w:bookmarkStart w:id="2240" w:name="_Toc285030827"/>
      <w:bookmarkStart w:id="2241" w:name="_Toc285031042"/>
      <w:bookmarkStart w:id="2242" w:name="_Toc285033281"/>
      <w:bookmarkStart w:id="2243" w:name="_Toc285034433"/>
      <w:bookmarkStart w:id="2244" w:name="_Toc285199197"/>
      <w:bookmarkStart w:id="2245" w:name="_Toc285207831"/>
      <w:bookmarkStart w:id="2246" w:name="_Toc285437639"/>
      <w:bookmarkStart w:id="2247" w:name="_Toc285460490"/>
      <w:bookmarkStart w:id="2248" w:name="_Toc285536725"/>
      <w:bookmarkStart w:id="2249" w:name="_Toc284427652"/>
      <w:bookmarkStart w:id="2250" w:name="_Toc284487648"/>
      <w:bookmarkStart w:id="2251" w:name="_Toc284593531"/>
      <w:bookmarkStart w:id="2252" w:name="_Toc284598087"/>
      <w:bookmarkStart w:id="2253" w:name="_Toc284601167"/>
      <w:bookmarkStart w:id="2254" w:name="_Toc284855489"/>
      <w:bookmarkStart w:id="2255" w:name="_Toc285012066"/>
      <w:bookmarkStart w:id="2256" w:name="_Toc285023138"/>
      <w:bookmarkStart w:id="2257" w:name="_Toc285030829"/>
      <w:bookmarkStart w:id="2258" w:name="_Toc285031044"/>
      <w:bookmarkStart w:id="2259" w:name="_Toc285033283"/>
      <w:bookmarkStart w:id="2260" w:name="_Toc285034435"/>
      <w:bookmarkStart w:id="2261" w:name="_Toc285199199"/>
      <w:bookmarkStart w:id="2262" w:name="_Toc285207833"/>
      <w:bookmarkStart w:id="2263" w:name="_Toc285437641"/>
      <w:bookmarkStart w:id="2264" w:name="_Toc285460492"/>
      <w:bookmarkStart w:id="2265" w:name="_Toc285536727"/>
      <w:bookmarkStart w:id="2266" w:name="_Toc284427653"/>
      <w:bookmarkStart w:id="2267" w:name="_Toc284487649"/>
      <w:bookmarkStart w:id="2268" w:name="_Toc284593532"/>
      <w:bookmarkStart w:id="2269" w:name="_Toc284598088"/>
      <w:bookmarkStart w:id="2270" w:name="_Toc284601168"/>
      <w:bookmarkStart w:id="2271" w:name="_Toc284855490"/>
      <w:bookmarkStart w:id="2272" w:name="_Toc285012067"/>
      <w:bookmarkStart w:id="2273" w:name="_Toc285023139"/>
      <w:bookmarkStart w:id="2274" w:name="_Toc285030830"/>
      <w:bookmarkStart w:id="2275" w:name="_Toc285031045"/>
      <w:bookmarkStart w:id="2276" w:name="_Toc285033284"/>
      <w:bookmarkStart w:id="2277" w:name="_Toc285034436"/>
      <w:bookmarkStart w:id="2278" w:name="_Toc285199200"/>
      <w:bookmarkStart w:id="2279" w:name="_Toc285207834"/>
      <w:bookmarkStart w:id="2280" w:name="_Toc285437642"/>
      <w:bookmarkStart w:id="2281" w:name="_Toc285460493"/>
      <w:bookmarkStart w:id="2282" w:name="_Toc285536728"/>
      <w:bookmarkStart w:id="2283" w:name="_Toc284427657"/>
      <w:bookmarkStart w:id="2284" w:name="_Toc284487653"/>
      <w:bookmarkStart w:id="2285" w:name="_Toc284593536"/>
      <w:bookmarkStart w:id="2286" w:name="_Toc284598092"/>
      <w:bookmarkStart w:id="2287" w:name="_Toc284601172"/>
      <w:bookmarkStart w:id="2288" w:name="_Toc284855494"/>
      <w:bookmarkStart w:id="2289" w:name="_Toc285012071"/>
      <w:bookmarkStart w:id="2290" w:name="_Toc285023143"/>
      <w:bookmarkStart w:id="2291" w:name="_Toc285030834"/>
      <w:bookmarkStart w:id="2292" w:name="_Toc285031049"/>
      <w:bookmarkStart w:id="2293" w:name="_Toc285033288"/>
      <w:bookmarkStart w:id="2294" w:name="_Toc285034440"/>
      <w:bookmarkStart w:id="2295" w:name="_Toc285199204"/>
      <w:bookmarkStart w:id="2296" w:name="_Toc285207838"/>
      <w:bookmarkStart w:id="2297" w:name="_Toc285437646"/>
      <w:bookmarkStart w:id="2298" w:name="_Toc285460497"/>
      <w:bookmarkStart w:id="2299" w:name="_Toc285536732"/>
      <w:bookmarkStart w:id="2300" w:name="_Toc284427658"/>
      <w:bookmarkStart w:id="2301" w:name="_Toc284487654"/>
      <w:bookmarkStart w:id="2302" w:name="_Toc284593537"/>
      <w:bookmarkStart w:id="2303" w:name="_Toc284598093"/>
      <w:bookmarkStart w:id="2304" w:name="_Toc284601173"/>
      <w:bookmarkStart w:id="2305" w:name="_Toc284855495"/>
      <w:bookmarkStart w:id="2306" w:name="_Toc285012072"/>
      <w:bookmarkStart w:id="2307" w:name="_Toc285023144"/>
      <w:bookmarkStart w:id="2308" w:name="_Toc285030835"/>
      <w:bookmarkStart w:id="2309" w:name="_Toc285031050"/>
      <w:bookmarkStart w:id="2310" w:name="_Toc285033289"/>
      <w:bookmarkStart w:id="2311" w:name="_Toc285034441"/>
      <w:bookmarkStart w:id="2312" w:name="_Toc285199205"/>
      <w:bookmarkStart w:id="2313" w:name="_Toc285207839"/>
      <w:bookmarkStart w:id="2314" w:name="_Toc285437647"/>
      <w:bookmarkStart w:id="2315" w:name="_Toc285460498"/>
      <w:bookmarkStart w:id="2316" w:name="_Toc285536733"/>
      <w:bookmarkStart w:id="2317" w:name="_Toc284427660"/>
      <w:bookmarkStart w:id="2318" w:name="_Toc284487656"/>
      <w:bookmarkStart w:id="2319" w:name="_Toc284593539"/>
      <w:bookmarkStart w:id="2320" w:name="_Toc284598095"/>
      <w:bookmarkStart w:id="2321" w:name="_Toc284601175"/>
      <w:bookmarkStart w:id="2322" w:name="_Toc284855497"/>
      <w:bookmarkStart w:id="2323" w:name="_Toc285012074"/>
      <w:bookmarkStart w:id="2324" w:name="_Toc285023146"/>
      <w:bookmarkStart w:id="2325" w:name="_Toc285030837"/>
      <w:bookmarkStart w:id="2326" w:name="_Toc285031052"/>
      <w:bookmarkStart w:id="2327" w:name="_Toc285033291"/>
      <w:bookmarkStart w:id="2328" w:name="_Toc285034443"/>
      <w:bookmarkStart w:id="2329" w:name="_Toc285199207"/>
      <w:bookmarkStart w:id="2330" w:name="_Toc285207841"/>
      <w:bookmarkStart w:id="2331" w:name="_Toc285437649"/>
      <w:bookmarkStart w:id="2332" w:name="_Toc285460500"/>
      <w:bookmarkStart w:id="2333" w:name="_Toc285536735"/>
      <w:bookmarkStart w:id="2334" w:name="_Toc284427661"/>
      <w:bookmarkStart w:id="2335" w:name="_Toc284487657"/>
      <w:bookmarkStart w:id="2336" w:name="_Toc284593540"/>
      <w:bookmarkStart w:id="2337" w:name="_Toc284598096"/>
      <w:bookmarkStart w:id="2338" w:name="_Toc284601176"/>
      <w:bookmarkStart w:id="2339" w:name="_Toc284855498"/>
      <w:bookmarkStart w:id="2340" w:name="_Toc285012075"/>
      <w:bookmarkStart w:id="2341" w:name="_Toc285023147"/>
      <w:bookmarkStart w:id="2342" w:name="_Toc285030838"/>
      <w:bookmarkStart w:id="2343" w:name="_Toc285031053"/>
      <w:bookmarkStart w:id="2344" w:name="_Toc285033292"/>
      <w:bookmarkStart w:id="2345" w:name="_Toc285034444"/>
      <w:bookmarkStart w:id="2346" w:name="_Toc285199208"/>
      <w:bookmarkStart w:id="2347" w:name="_Toc285207842"/>
      <w:bookmarkStart w:id="2348" w:name="_Toc285437650"/>
      <w:bookmarkStart w:id="2349" w:name="_Toc285460501"/>
      <w:bookmarkStart w:id="2350" w:name="_Toc285536736"/>
      <w:bookmarkStart w:id="2351" w:name="_Toc284427662"/>
      <w:bookmarkStart w:id="2352" w:name="_Toc284487658"/>
      <w:bookmarkStart w:id="2353" w:name="_Toc284593541"/>
      <w:bookmarkStart w:id="2354" w:name="_Toc284598097"/>
      <w:bookmarkStart w:id="2355" w:name="_Toc284601177"/>
      <w:bookmarkStart w:id="2356" w:name="_Toc284855499"/>
      <w:bookmarkStart w:id="2357" w:name="_Toc285012076"/>
      <w:bookmarkStart w:id="2358" w:name="_Toc285023148"/>
      <w:bookmarkStart w:id="2359" w:name="_Toc285030839"/>
      <w:bookmarkStart w:id="2360" w:name="_Toc285031054"/>
      <w:bookmarkStart w:id="2361" w:name="_Toc285033293"/>
      <w:bookmarkStart w:id="2362" w:name="_Toc285034445"/>
      <w:bookmarkStart w:id="2363" w:name="_Toc285199209"/>
      <w:bookmarkStart w:id="2364" w:name="_Toc285207843"/>
      <w:bookmarkStart w:id="2365" w:name="_Toc285437651"/>
      <w:bookmarkStart w:id="2366" w:name="_Toc285460502"/>
      <w:bookmarkStart w:id="2367" w:name="_Toc285536737"/>
      <w:bookmarkStart w:id="2368" w:name="_Toc284427665"/>
      <w:bookmarkStart w:id="2369" w:name="_Toc284487661"/>
      <w:bookmarkStart w:id="2370" w:name="_Toc284593544"/>
      <w:bookmarkStart w:id="2371" w:name="_Toc284598100"/>
      <w:bookmarkStart w:id="2372" w:name="_Toc284601180"/>
      <w:bookmarkStart w:id="2373" w:name="_Toc284855502"/>
      <w:bookmarkStart w:id="2374" w:name="_Toc285012079"/>
      <w:bookmarkStart w:id="2375" w:name="_Toc285023151"/>
      <w:bookmarkStart w:id="2376" w:name="_Toc285030842"/>
      <w:bookmarkStart w:id="2377" w:name="_Toc285031057"/>
      <w:bookmarkStart w:id="2378" w:name="_Toc285033296"/>
      <w:bookmarkStart w:id="2379" w:name="_Toc285034448"/>
      <w:bookmarkStart w:id="2380" w:name="_Toc285199212"/>
      <w:bookmarkStart w:id="2381" w:name="_Toc285207846"/>
      <w:bookmarkStart w:id="2382" w:name="_Toc285437654"/>
      <w:bookmarkStart w:id="2383" w:name="_Toc285460505"/>
      <w:bookmarkStart w:id="2384" w:name="_Toc285536740"/>
      <w:bookmarkStart w:id="2385" w:name="_Toc284427671"/>
      <w:bookmarkStart w:id="2386" w:name="_Toc284487667"/>
      <w:bookmarkStart w:id="2387" w:name="_Toc284593550"/>
      <w:bookmarkStart w:id="2388" w:name="_Toc284598106"/>
      <w:bookmarkStart w:id="2389" w:name="_Toc284601186"/>
      <w:bookmarkStart w:id="2390" w:name="_Toc284855508"/>
      <w:bookmarkStart w:id="2391" w:name="_Toc285012085"/>
      <w:bookmarkStart w:id="2392" w:name="_Toc285023157"/>
      <w:bookmarkStart w:id="2393" w:name="_Toc285030848"/>
      <w:bookmarkStart w:id="2394" w:name="_Toc285031063"/>
      <w:bookmarkStart w:id="2395" w:name="_Toc285033302"/>
      <w:bookmarkStart w:id="2396" w:name="_Toc285034454"/>
      <w:bookmarkStart w:id="2397" w:name="_Toc285199218"/>
      <w:bookmarkStart w:id="2398" w:name="_Toc285207852"/>
      <w:bookmarkStart w:id="2399" w:name="_Toc285437660"/>
      <w:bookmarkStart w:id="2400" w:name="_Toc285460511"/>
      <w:bookmarkStart w:id="2401" w:name="_Toc285536746"/>
      <w:bookmarkStart w:id="2402" w:name="_Toc284427673"/>
      <w:bookmarkStart w:id="2403" w:name="_Toc284487669"/>
      <w:bookmarkStart w:id="2404" w:name="_Toc284593552"/>
      <w:bookmarkStart w:id="2405" w:name="_Toc284598108"/>
      <w:bookmarkStart w:id="2406" w:name="_Toc284601188"/>
      <w:bookmarkStart w:id="2407" w:name="_Toc284855510"/>
      <w:bookmarkStart w:id="2408" w:name="_Toc285012087"/>
      <w:bookmarkStart w:id="2409" w:name="_Toc285023159"/>
      <w:bookmarkStart w:id="2410" w:name="_Toc285030850"/>
      <w:bookmarkStart w:id="2411" w:name="_Toc285031065"/>
      <w:bookmarkStart w:id="2412" w:name="_Toc285033304"/>
      <w:bookmarkStart w:id="2413" w:name="_Toc285034456"/>
      <w:bookmarkStart w:id="2414" w:name="_Toc285199220"/>
      <w:bookmarkStart w:id="2415" w:name="_Toc285207854"/>
      <w:bookmarkStart w:id="2416" w:name="_Toc285437662"/>
      <w:bookmarkStart w:id="2417" w:name="_Toc285460513"/>
      <w:bookmarkStart w:id="2418" w:name="_Toc285536748"/>
      <w:bookmarkStart w:id="2419" w:name="_Toc284427674"/>
      <w:bookmarkStart w:id="2420" w:name="_Toc284487670"/>
      <w:bookmarkStart w:id="2421" w:name="_Toc284593553"/>
      <w:bookmarkStart w:id="2422" w:name="_Toc284598109"/>
      <w:bookmarkStart w:id="2423" w:name="_Toc284601189"/>
      <w:bookmarkStart w:id="2424" w:name="_Toc284855511"/>
      <w:bookmarkStart w:id="2425" w:name="_Toc285012088"/>
      <w:bookmarkStart w:id="2426" w:name="_Toc285023160"/>
      <w:bookmarkStart w:id="2427" w:name="_Toc285030851"/>
      <w:bookmarkStart w:id="2428" w:name="_Toc285031066"/>
      <w:bookmarkStart w:id="2429" w:name="_Toc285033305"/>
      <w:bookmarkStart w:id="2430" w:name="_Toc285034457"/>
      <w:bookmarkStart w:id="2431" w:name="_Toc285199221"/>
      <w:bookmarkStart w:id="2432" w:name="_Toc285207855"/>
      <w:bookmarkStart w:id="2433" w:name="_Toc285437663"/>
      <w:bookmarkStart w:id="2434" w:name="_Toc285460514"/>
      <w:bookmarkStart w:id="2435" w:name="_Toc285536749"/>
      <w:bookmarkStart w:id="2436" w:name="_Toc284427675"/>
      <w:bookmarkStart w:id="2437" w:name="_Toc284487671"/>
      <w:bookmarkStart w:id="2438" w:name="_Toc284593554"/>
      <w:bookmarkStart w:id="2439" w:name="_Toc284598110"/>
      <w:bookmarkStart w:id="2440" w:name="_Toc284601190"/>
      <w:bookmarkStart w:id="2441" w:name="_Toc284855512"/>
      <w:bookmarkStart w:id="2442" w:name="_Toc285012089"/>
      <w:bookmarkStart w:id="2443" w:name="_Toc285023161"/>
      <w:bookmarkStart w:id="2444" w:name="_Toc285030852"/>
      <w:bookmarkStart w:id="2445" w:name="_Toc285031067"/>
      <w:bookmarkStart w:id="2446" w:name="_Toc285033306"/>
      <w:bookmarkStart w:id="2447" w:name="_Toc285034458"/>
      <w:bookmarkStart w:id="2448" w:name="_Toc285199222"/>
      <w:bookmarkStart w:id="2449" w:name="_Toc285207856"/>
      <w:bookmarkStart w:id="2450" w:name="_Toc285437664"/>
      <w:bookmarkStart w:id="2451" w:name="_Toc285460515"/>
      <w:bookmarkStart w:id="2452" w:name="_Toc285536750"/>
      <w:bookmarkStart w:id="2453" w:name="_Toc284427676"/>
      <w:bookmarkStart w:id="2454" w:name="_Toc284487672"/>
      <w:bookmarkStart w:id="2455" w:name="_Toc284593555"/>
      <w:bookmarkStart w:id="2456" w:name="_Toc284598111"/>
      <w:bookmarkStart w:id="2457" w:name="_Toc284601191"/>
      <w:bookmarkStart w:id="2458" w:name="_Toc284855513"/>
      <w:bookmarkStart w:id="2459" w:name="_Toc285012090"/>
      <w:bookmarkStart w:id="2460" w:name="_Toc285023162"/>
      <w:bookmarkStart w:id="2461" w:name="_Toc285030853"/>
      <w:bookmarkStart w:id="2462" w:name="_Toc285031068"/>
      <w:bookmarkStart w:id="2463" w:name="_Toc285033307"/>
      <w:bookmarkStart w:id="2464" w:name="_Toc285034459"/>
      <w:bookmarkStart w:id="2465" w:name="_Toc285199223"/>
      <w:bookmarkStart w:id="2466" w:name="_Toc285207857"/>
      <w:bookmarkStart w:id="2467" w:name="_Toc285437665"/>
      <w:bookmarkStart w:id="2468" w:name="_Toc285460516"/>
      <w:bookmarkStart w:id="2469" w:name="_Toc285536751"/>
      <w:bookmarkStart w:id="2470" w:name="_Toc284427677"/>
      <w:bookmarkStart w:id="2471" w:name="_Toc284487673"/>
      <w:bookmarkStart w:id="2472" w:name="_Toc284593556"/>
      <w:bookmarkStart w:id="2473" w:name="_Toc284598112"/>
      <w:bookmarkStart w:id="2474" w:name="_Toc284601192"/>
      <w:bookmarkStart w:id="2475" w:name="_Toc284855514"/>
      <w:bookmarkStart w:id="2476" w:name="_Toc285012091"/>
      <w:bookmarkStart w:id="2477" w:name="_Toc285023163"/>
      <w:bookmarkStart w:id="2478" w:name="_Toc285030854"/>
      <w:bookmarkStart w:id="2479" w:name="_Toc285031069"/>
      <w:bookmarkStart w:id="2480" w:name="_Toc285033308"/>
      <w:bookmarkStart w:id="2481" w:name="_Toc285034460"/>
      <w:bookmarkStart w:id="2482" w:name="_Toc285199224"/>
      <w:bookmarkStart w:id="2483" w:name="_Toc285207858"/>
      <w:bookmarkStart w:id="2484" w:name="_Toc285437666"/>
      <w:bookmarkStart w:id="2485" w:name="_Toc285460517"/>
      <w:bookmarkStart w:id="2486" w:name="_Toc285536752"/>
      <w:bookmarkStart w:id="2487" w:name="_Toc284427678"/>
      <w:bookmarkStart w:id="2488" w:name="_Toc284487674"/>
      <w:bookmarkStart w:id="2489" w:name="_Toc284593557"/>
      <w:bookmarkStart w:id="2490" w:name="_Toc284598113"/>
      <w:bookmarkStart w:id="2491" w:name="_Toc284601193"/>
      <w:bookmarkStart w:id="2492" w:name="_Toc284855515"/>
      <w:bookmarkStart w:id="2493" w:name="_Toc285012092"/>
      <w:bookmarkStart w:id="2494" w:name="_Toc285023164"/>
      <w:bookmarkStart w:id="2495" w:name="_Toc285030855"/>
      <w:bookmarkStart w:id="2496" w:name="_Toc285031070"/>
      <w:bookmarkStart w:id="2497" w:name="_Toc285033309"/>
      <w:bookmarkStart w:id="2498" w:name="_Toc285034461"/>
      <w:bookmarkStart w:id="2499" w:name="_Toc285199225"/>
      <w:bookmarkStart w:id="2500" w:name="_Toc285207859"/>
      <w:bookmarkStart w:id="2501" w:name="_Toc285437667"/>
      <w:bookmarkStart w:id="2502" w:name="_Toc285460518"/>
      <w:bookmarkStart w:id="2503" w:name="_Toc285536753"/>
      <w:bookmarkStart w:id="2504" w:name="_Toc284427686"/>
      <w:bookmarkStart w:id="2505" w:name="_Toc284487682"/>
      <w:bookmarkStart w:id="2506" w:name="_Toc284593565"/>
      <w:bookmarkStart w:id="2507" w:name="_Toc284598121"/>
      <w:bookmarkStart w:id="2508" w:name="_Toc284601201"/>
      <w:bookmarkStart w:id="2509" w:name="_Toc284855523"/>
      <w:bookmarkStart w:id="2510" w:name="_Toc285012100"/>
      <w:bookmarkStart w:id="2511" w:name="_Toc285023172"/>
      <w:bookmarkStart w:id="2512" w:name="_Toc285030863"/>
      <w:bookmarkStart w:id="2513" w:name="_Toc285031078"/>
      <w:bookmarkStart w:id="2514" w:name="_Toc285033317"/>
      <w:bookmarkStart w:id="2515" w:name="_Toc285034469"/>
      <w:bookmarkStart w:id="2516" w:name="_Toc285199233"/>
      <w:bookmarkStart w:id="2517" w:name="_Toc285207867"/>
      <w:bookmarkStart w:id="2518" w:name="_Toc285437675"/>
      <w:bookmarkStart w:id="2519" w:name="_Toc285460526"/>
      <w:bookmarkStart w:id="2520" w:name="_Toc285536761"/>
      <w:bookmarkStart w:id="2521" w:name="_Toc284427688"/>
      <w:bookmarkStart w:id="2522" w:name="_Toc284487684"/>
      <w:bookmarkStart w:id="2523" w:name="_Toc284593567"/>
      <w:bookmarkStart w:id="2524" w:name="_Toc284598123"/>
      <w:bookmarkStart w:id="2525" w:name="_Toc284601203"/>
      <w:bookmarkStart w:id="2526" w:name="_Toc284855525"/>
      <w:bookmarkStart w:id="2527" w:name="_Toc285012102"/>
      <w:bookmarkStart w:id="2528" w:name="_Toc285023174"/>
      <w:bookmarkStart w:id="2529" w:name="_Toc285030865"/>
      <w:bookmarkStart w:id="2530" w:name="_Toc285031080"/>
      <w:bookmarkStart w:id="2531" w:name="_Toc285033319"/>
      <w:bookmarkStart w:id="2532" w:name="_Toc285034471"/>
      <w:bookmarkStart w:id="2533" w:name="_Toc285199235"/>
      <w:bookmarkStart w:id="2534" w:name="_Toc285207869"/>
      <w:bookmarkStart w:id="2535" w:name="_Toc285437677"/>
      <w:bookmarkStart w:id="2536" w:name="_Toc285460528"/>
      <w:bookmarkStart w:id="2537" w:name="_Toc285536763"/>
      <w:bookmarkStart w:id="2538" w:name="_Toc284427692"/>
      <w:bookmarkStart w:id="2539" w:name="_Toc284487688"/>
      <w:bookmarkStart w:id="2540" w:name="_Toc284593571"/>
      <w:bookmarkStart w:id="2541" w:name="_Toc284598127"/>
      <w:bookmarkStart w:id="2542" w:name="_Toc284601207"/>
      <w:bookmarkStart w:id="2543" w:name="_Toc284855529"/>
      <w:bookmarkStart w:id="2544" w:name="_Toc285012106"/>
      <w:bookmarkStart w:id="2545" w:name="_Toc285023178"/>
      <w:bookmarkStart w:id="2546" w:name="_Toc285031084"/>
      <w:bookmarkStart w:id="2547" w:name="_Toc285033323"/>
      <w:bookmarkStart w:id="2548" w:name="_Toc285034475"/>
      <w:bookmarkStart w:id="2549" w:name="_Toc285199239"/>
      <w:bookmarkStart w:id="2550" w:name="_Toc285207873"/>
      <w:bookmarkStart w:id="2551" w:name="_Toc285437681"/>
      <w:bookmarkStart w:id="2552" w:name="_Toc285460532"/>
      <w:bookmarkStart w:id="2553" w:name="_Toc285536767"/>
      <w:bookmarkStart w:id="2554" w:name="_Toc284427696"/>
      <w:bookmarkStart w:id="2555" w:name="_Toc284487692"/>
      <w:bookmarkStart w:id="2556" w:name="_Toc284593575"/>
      <w:bookmarkStart w:id="2557" w:name="_Toc284598131"/>
      <w:bookmarkStart w:id="2558" w:name="_Toc284601211"/>
      <w:bookmarkStart w:id="2559" w:name="_Toc284855533"/>
      <w:bookmarkStart w:id="2560" w:name="_Toc285012110"/>
      <w:bookmarkStart w:id="2561" w:name="_Toc285023182"/>
      <w:bookmarkStart w:id="2562" w:name="_Toc285031088"/>
      <w:bookmarkStart w:id="2563" w:name="_Toc285033327"/>
      <w:bookmarkStart w:id="2564" w:name="_Toc285034479"/>
      <w:bookmarkStart w:id="2565" w:name="_Toc285199243"/>
      <w:bookmarkStart w:id="2566" w:name="_Toc285207877"/>
      <w:bookmarkStart w:id="2567" w:name="_Toc285437685"/>
      <w:bookmarkStart w:id="2568" w:name="_Toc285460536"/>
      <w:bookmarkStart w:id="2569" w:name="_Toc285536771"/>
      <w:bookmarkStart w:id="2570" w:name="_Toc284427697"/>
      <w:bookmarkStart w:id="2571" w:name="_Toc284487693"/>
      <w:bookmarkStart w:id="2572" w:name="_Toc284593576"/>
      <w:bookmarkStart w:id="2573" w:name="_Toc284598132"/>
      <w:bookmarkStart w:id="2574" w:name="_Toc284601212"/>
      <w:bookmarkStart w:id="2575" w:name="_Toc284855534"/>
      <w:bookmarkStart w:id="2576" w:name="_Toc285012111"/>
      <w:bookmarkStart w:id="2577" w:name="_Toc285023183"/>
      <w:bookmarkStart w:id="2578" w:name="_Toc285031089"/>
      <w:bookmarkStart w:id="2579" w:name="_Toc285033328"/>
      <w:bookmarkStart w:id="2580" w:name="_Toc285034480"/>
      <w:bookmarkStart w:id="2581" w:name="_Toc285199244"/>
      <w:bookmarkStart w:id="2582" w:name="_Toc285207878"/>
      <w:bookmarkStart w:id="2583" w:name="_Toc285437686"/>
      <w:bookmarkStart w:id="2584" w:name="_Toc285460537"/>
      <w:bookmarkStart w:id="2585" w:name="_Toc285536772"/>
      <w:bookmarkStart w:id="2586" w:name="_Toc284427698"/>
      <w:bookmarkStart w:id="2587" w:name="_Toc284487694"/>
      <w:bookmarkStart w:id="2588" w:name="_Toc284593577"/>
      <w:bookmarkStart w:id="2589" w:name="_Toc284598133"/>
      <w:bookmarkStart w:id="2590" w:name="_Toc284601213"/>
      <w:bookmarkStart w:id="2591" w:name="_Toc284855535"/>
      <w:bookmarkStart w:id="2592" w:name="_Toc285012112"/>
      <w:bookmarkStart w:id="2593" w:name="_Toc285023184"/>
      <w:bookmarkStart w:id="2594" w:name="_Toc285031090"/>
      <w:bookmarkStart w:id="2595" w:name="_Toc285033329"/>
      <w:bookmarkStart w:id="2596" w:name="_Toc285034481"/>
      <w:bookmarkStart w:id="2597" w:name="_Toc285199245"/>
      <w:bookmarkStart w:id="2598" w:name="_Toc285207879"/>
      <w:bookmarkStart w:id="2599" w:name="_Toc285437687"/>
      <w:bookmarkStart w:id="2600" w:name="_Toc285460538"/>
      <w:bookmarkStart w:id="2601" w:name="_Toc285536773"/>
      <w:bookmarkStart w:id="2602" w:name="_Toc284427699"/>
      <w:bookmarkStart w:id="2603" w:name="_Toc284487695"/>
      <w:bookmarkStart w:id="2604" w:name="_Toc284593578"/>
      <w:bookmarkStart w:id="2605" w:name="_Toc284598134"/>
      <w:bookmarkStart w:id="2606" w:name="_Toc284601214"/>
      <w:bookmarkStart w:id="2607" w:name="_Toc284855536"/>
      <w:bookmarkStart w:id="2608" w:name="_Toc285012113"/>
      <w:bookmarkStart w:id="2609" w:name="_Toc285023185"/>
      <w:bookmarkStart w:id="2610" w:name="_Toc285031091"/>
      <w:bookmarkStart w:id="2611" w:name="_Toc285033330"/>
      <w:bookmarkStart w:id="2612" w:name="_Toc285034482"/>
      <w:bookmarkStart w:id="2613" w:name="_Toc285199246"/>
      <w:bookmarkStart w:id="2614" w:name="_Toc285207880"/>
      <w:bookmarkStart w:id="2615" w:name="_Toc285437688"/>
      <w:bookmarkStart w:id="2616" w:name="_Toc285460539"/>
      <w:bookmarkStart w:id="2617" w:name="_Toc285536774"/>
      <w:bookmarkStart w:id="2618" w:name="_Toc284427701"/>
      <w:bookmarkStart w:id="2619" w:name="_Toc284487697"/>
      <w:bookmarkStart w:id="2620" w:name="_Toc284593580"/>
      <w:bookmarkStart w:id="2621" w:name="_Toc284598136"/>
      <w:bookmarkStart w:id="2622" w:name="_Toc284601216"/>
      <w:bookmarkStart w:id="2623" w:name="_Toc284855538"/>
      <w:bookmarkStart w:id="2624" w:name="_Toc285012115"/>
      <w:bookmarkStart w:id="2625" w:name="_Toc285023187"/>
      <w:bookmarkStart w:id="2626" w:name="_Toc285031093"/>
      <w:bookmarkStart w:id="2627" w:name="_Toc285033332"/>
      <w:bookmarkStart w:id="2628" w:name="_Toc285034484"/>
      <w:bookmarkStart w:id="2629" w:name="_Toc285199248"/>
      <w:bookmarkStart w:id="2630" w:name="_Toc285207882"/>
      <w:bookmarkStart w:id="2631" w:name="_Toc285437690"/>
      <w:bookmarkStart w:id="2632" w:name="_Toc285460541"/>
      <w:bookmarkStart w:id="2633" w:name="_Toc285536776"/>
      <w:bookmarkStart w:id="2634" w:name="_Toc284427703"/>
      <w:bookmarkStart w:id="2635" w:name="_Toc284487699"/>
      <w:bookmarkStart w:id="2636" w:name="_Toc284593582"/>
      <w:bookmarkStart w:id="2637" w:name="_Toc284598138"/>
      <w:bookmarkStart w:id="2638" w:name="_Toc284601218"/>
      <w:bookmarkStart w:id="2639" w:name="_Toc284855540"/>
      <w:bookmarkStart w:id="2640" w:name="_Toc285012117"/>
      <w:bookmarkStart w:id="2641" w:name="_Toc285023189"/>
      <w:bookmarkStart w:id="2642" w:name="_Toc285031095"/>
      <w:bookmarkStart w:id="2643" w:name="_Toc285033334"/>
      <w:bookmarkStart w:id="2644" w:name="_Toc285034486"/>
      <w:bookmarkStart w:id="2645" w:name="_Toc285199250"/>
      <w:bookmarkStart w:id="2646" w:name="_Toc285207884"/>
      <w:bookmarkStart w:id="2647" w:name="_Toc285437692"/>
      <w:bookmarkStart w:id="2648" w:name="_Toc285460543"/>
      <w:bookmarkStart w:id="2649" w:name="_Toc285536778"/>
      <w:bookmarkStart w:id="2650" w:name="_Toc284427705"/>
      <w:bookmarkStart w:id="2651" w:name="_Toc284487701"/>
      <w:bookmarkStart w:id="2652" w:name="_Toc284593584"/>
      <w:bookmarkStart w:id="2653" w:name="_Toc284598140"/>
      <w:bookmarkStart w:id="2654" w:name="_Toc284601220"/>
      <w:bookmarkStart w:id="2655" w:name="_Toc284855542"/>
      <w:bookmarkStart w:id="2656" w:name="_Toc285012119"/>
      <w:bookmarkStart w:id="2657" w:name="_Toc285023191"/>
      <w:bookmarkStart w:id="2658" w:name="_Toc285031097"/>
      <w:bookmarkStart w:id="2659" w:name="_Toc285033336"/>
      <w:bookmarkStart w:id="2660" w:name="_Toc285034488"/>
      <w:bookmarkStart w:id="2661" w:name="_Toc285199252"/>
      <w:bookmarkStart w:id="2662" w:name="_Toc285207886"/>
      <w:bookmarkStart w:id="2663" w:name="_Toc285437694"/>
      <w:bookmarkStart w:id="2664" w:name="_Toc285460545"/>
      <w:bookmarkStart w:id="2665" w:name="_Toc285536780"/>
      <w:bookmarkStart w:id="2666" w:name="_Toc284427706"/>
      <w:bookmarkStart w:id="2667" w:name="_Toc284487702"/>
      <w:bookmarkStart w:id="2668" w:name="_Toc284593585"/>
      <w:bookmarkStart w:id="2669" w:name="_Toc284598141"/>
      <w:bookmarkStart w:id="2670" w:name="_Toc284601221"/>
      <w:bookmarkStart w:id="2671" w:name="_Toc284855543"/>
      <w:bookmarkStart w:id="2672" w:name="_Toc285012120"/>
      <w:bookmarkStart w:id="2673" w:name="_Toc285023192"/>
      <w:bookmarkStart w:id="2674" w:name="_Toc285031098"/>
      <w:bookmarkStart w:id="2675" w:name="_Toc285033337"/>
      <w:bookmarkStart w:id="2676" w:name="_Toc285034489"/>
      <w:bookmarkStart w:id="2677" w:name="_Toc285199253"/>
      <w:bookmarkStart w:id="2678" w:name="_Toc285207887"/>
      <w:bookmarkStart w:id="2679" w:name="_Toc285437695"/>
      <w:bookmarkStart w:id="2680" w:name="_Toc285460546"/>
      <w:bookmarkStart w:id="2681" w:name="_Toc285536781"/>
      <w:bookmarkStart w:id="2682" w:name="_Toc284427709"/>
      <w:bookmarkStart w:id="2683" w:name="_Toc284487705"/>
      <w:bookmarkStart w:id="2684" w:name="_Toc284593588"/>
      <w:bookmarkStart w:id="2685" w:name="_Toc284598144"/>
      <w:bookmarkStart w:id="2686" w:name="_Toc284601224"/>
      <w:bookmarkStart w:id="2687" w:name="_Toc284855546"/>
      <w:bookmarkStart w:id="2688" w:name="_Toc285012123"/>
      <w:bookmarkStart w:id="2689" w:name="_Toc285023195"/>
      <w:bookmarkStart w:id="2690" w:name="_Toc285031101"/>
      <w:bookmarkStart w:id="2691" w:name="_Toc285033340"/>
      <w:bookmarkStart w:id="2692" w:name="_Toc285034492"/>
      <w:bookmarkStart w:id="2693" w:name="_Toc285199256"/>
      <w:bookmarkStart w:id="2694" w:name="_Toc285207890"/>
      <w:bookmarkStart w:id="2695" w:name="_Toc285437698"/>
      <w:bookmarkStart w:id="2696" w:name="_Toc285460549"/>
      <w:bookmarkStart w:id="2697" w:name="_Toc285536784"/>
      <w:bookmarkStart w:id="2698" w:name="_Toc284427713"/>
      <w:bookmarkStart w:id="2699" w:name="_Toc284487709"/>
      <w:bookmarkStart w:id="2700" w:name="_Toc284593592"/>
      <w:bookmarkStart w:id="2701" w:name="_Toc284598148"/>
      <w:bookmarkStart w:id="2702" w:name="_Toc284601228"/>
      <w:bookmarkStart w:id="2703" w:name="_Toc284855550"/>
      <w:bookmarkStart w:id="2704" w:name="_Toc285012127"/>
      <w:bookmarkStart w:id="2705" w:name="_Toc285023199"/>
      <w:bookmarkStart w:id="2706" w:name="_Toc285031105"/>
      <w:bookmarkStart w:id="2707" w:name="_Toc285033344"/>
      <w:bookmarkStart w:id="2708" w:name="_Toc285034496"/>
      <w:bookmarkStart w:id="2709" w:name="_Toc285199260"/>
      <w:bookmarkStart w:id="2710" w:name="_Toc285207894"/>
      <w:bookmarkStart w:id="2711" w:name="_Toc285437702"/>
      <w:bookmarkStart w:id="2712" w:name="_Toc285460553"/>
      <w:bookmarkStart w:id="2713" w:name="_Toc285536788"/>
      <w:bookmarkStart w:id="2714" w:name="_Toc284427714"/>
      <w:bookmarkStart w:id="2715" w:name="_Toc284487710"/>
      <w:bookmarkStart w:id="2716" w:name="_Toc284593593"/>
      <w:bookmarkStart w:id="2717" w:name="_Toc284598149"/>
      <w:bookmarkStart w:id="2718" w:name="_Toc284601229"/>
      <w:bookmarkStart w:id="2719" w:name="_Toc284855551"/>
      <w:bookmarkStart w:id="2720" w:name="_Toc285012128"/>
      <w:bookmarkStart w:id="2721" w:name="_Toc285023200"/>
      <w:bookmarkStart w:id="2722" w:name="_Toc285031106"/>
      <w:bookmarkStart w:id="2723" w:name="_Toc285033345"/>
      <w:bookmarkStart w:id="2724" w:name="_Toc285034497"/>
      <w:bookmarkStart w:id="2725" w:name="_Toc285199261"/>
      <w:bookmarkStart w:id="2726" w:name="_Toc285207895"/>
      <w:bookmarkStart w:id="2727" w:name="_Toc285437703"/>
      <w:bookmarkStart w:id="2728" w:name="_Toc285460554"/>
      <w:bookmarkStart w:id="2729" w:name="_Toc285536789"/>
      <w:bookmarkStart w:id="2730" w:name="_Toc284427715"/>
      <w:bookmarkStart w:id="2731" w:name="_Toc284487711"/>
      <w:bookmarkStart w:id="2732" w:name="_Toc284593594"/>
      <w:bookmarkStart w:id="2733" w:name="_Toc284598150"/>
      <w:bookmarkStart w:id="2734" w:name="_Toc284601230"/>
      <w:bookmarkStart w:id="2735" w:name="_Toc284855552"/>
      <w:bookmarkStart w:id="2736" w:name="_Toc285012129"/>
      <w:bookmarkStart w:id="2737" w:name="_Toc285023201"/>
      <w:bookmarkStart w:id="2738" w:name="_Toc285031107"/>
      <w:bookmarkStart w:id="2739" w:name="_Toc285033346"/>
      <w:bookmarkStart w:id="2740" w:name="_Toc285034498"/>
      <w:bookmarkStart w:id="2741" w:name="_Toc285199262"/>
      <w:bookmarkStart w:id="2742" w:name="_Toc285207896"/>
      <w:bookmarkStart w:id="2743" w:name="_Toc285437704"/>
      <w:bookmarkStart w:id="2744" w:name="_Toc285460555"/>
      <w:bookmarkStart w:id="2745" w:name="_Toc285536790"/>
      <w:bookmarkStart w:id="2746" w:name="_Toc284427716"/>
      <w:bookmarkStart w:id="2747" w:name="_Toc284487712"/>
      <w:bookmarkStart w:id="2748" w:name="_Toc284593595"/>
      <w:bookmarkStart w:id="2749" w:name="_Toc284598151"/>
      <w:bookmarkStart w:id="2750" w:name="_Toc284601231"/>
      <w:bookmarkStart w:id="2751" w:name="_Toc284855553"/>
      <w:bookmarkStart w:id="2752" w:name="_Toc285012130"/>
      <w:bookmarkStart w:id="2753" w:name="_Toc285023202"/>
      <w:bookmarkStart w:id="2754" w:name="_Toc285031108"/>
      <w:bookmarkStart w:id="2755" w:name="_Toc285033347"/>
      <w:bookmarkStart w:id="2756" w:name="_Toc285034499"/>
      <w:bookmarkStart w:id="2757" w:name="_Toc285199263"/>
      <w:bookmarkStart w:id="2758" w:name="_Toc285207897"/>
      <w:bookmarkStart w:id="2759" w:name="_Toc285437705"/>
      <w:bookmarkStart w:id="2760" w:name="_Toc285460556"/>
      <w:bookmarkStart w:id="2761" w:name="_Toc285536791"/>
      <w:bookmarkStart w:id="2762" w:name="_Toc284427717"/>
      <w:bookmarkStart w:id="2763" w:name="_Toc284487713"/>
      <w:bookmarkStart w:id="2764" w:name="_Toc284593596"/>
      <w:bookmarkStart w:id="2765" w:name="_Toc284598152"/>
      <w:bookmarkStart w:id="2766" w:name="_Toc284601232"/>
      <w:bookmarkStart w:id="2767" w:name="_Toc284855554"/>
      <w:bookmarkStart w:id="2768" w:name="_Toc285012131"/>
      <w:bookmarkStart w:id="2769" w:name="_Toc285023203"/>
      <w:bookmarkStart w:id="2770" w:name="_Toc285031109"/>
      <w:bookmarkStart w:id="2771" w:name="_Toc285033348"/>
      <w:bookmarkStart w:id="2772" w:name="_Toc285034500"/>
      <w:bookmarkStart w:id="2773" w:name="_Toc285199264"/>
      <w:bookmarkStart w:id="2774" w:name="_Toc285207898"/>
      <w:bookmarkStart w:id="2775" w:name="_Toc285437706"/>
      <w:bookmarkStart w:id="2776" w:name="_Toc285460557"/>
      <w:bookmarkStart w:id="2777" w:name="_Toc285536792"/>
      <w:bookmarkStart w:id="2778" w:name="_Toc284427720"/>
      <w:bookmarkStart w:id="2779" w:name="_Toc284487716"/>
      <w:bookmarkStart w:id="2780" w:name="_Toc284593599"/>
      <w:bookmarkStart w:id="2781" w:name="_Toc284598155"/>
      <w:bookmarkStart w:id="2782" w:name="_Toc284601235"/>
      <w:bookmarkStart w:id="2783" w:name="_Toc284855557"/>
      <w:bookmarkStart w:id="2784" w:name="_Toc285012134"/>
      <w:bookmarkStart w:id="2785" w:name="_Toc285023206"/>
      <w:bookmarkStart w:id="2786" w:name="_Toc285031112"/>
      <w:bookmarkStart w:id="2787" w:name="_Toc285033351"/>
      <w:bookmarkStart w:id="2788" w:name="_Toc285034503"/>
      <w:bookmarkStart w:id="2789" w:name="_Toc285199267"/>
      <w:bookmarkStart w:id="2790" w:name="_Toc285207901"/>
      <w:bookmarkStart w:id="2791" w:name="_Toc285437709"/>
      <w:bookmarkStart w:id="2792" w:name="_Toc285460560"/>
      <w:bookmarkStart w:id="2793" w:name="_Toc285536795"/>
      <w:bookmarkStart w:id="2794" w:name="_Toc284427724"/>
      <w:bookmarkStart w:id="2795" w:name="_Toc284487720"/>
      <w:bookmarkStart w:id="2796" w:name="_Toc284593603"/>
      <w:bookmarkStart w:id="2797" w:name="_Toc284598159"/>
      <w:bookmarkStart w:id="2798" w:name="_Toc284601239"/>
      <w:bookmarkStart w:id="2799" w:name="_Toc284855561"/>
      <w:bookmarkStart w:id="2800" w:name="_Toc285012138"/>
      <w:bookmarkStart w:id="2801" w:name="_Toc285023210"/>
      <w:bookmarkStart w:id="2802" w:name="_Toc285031116"/>
      <w:bookmarkStart w:id="2803" w:name="_Toc285033355"/>
      <w:bookmarkStart w:id="2804" w:name="_Toc285034507"/>
      <w:bookmarkStart w:id="2805" w:name="_Toc285199271"/>
      <w:bookmarkStart w:id="2806" w:name="_Toc285207905"/>
      <w:bookmarkStart w:id="2807" w:name="_Toc285437713"/>
      <w:bookmarkStart w:id="2808" w:name="_Toc285460564"/>
      <w:bookmarkStart w:id="2809" w:name="_Toc285536799"/>
      <w:bookmarkStart w:id="2810" w:name="_Toc284427726"/>
      <w:bookmarkStart w:id="2811" w:name="_Toc284487722"/>
      <w:bookmarkStart w:id="2812" w:name="_Toc284593605"/>
      <w:bookmarkStart w:id="2813" w:name="_Toc284598161"/>
      <w:bookmarkStart w:id="2814" w:name="_Toc284601241"/>
      <w:bookmarkStart w:id="2815" w:name="_Toc284855563"/>
      <w:bookmarkStart w:id="2816" w:name="_Toc285012140"/>
      <w:bookmarkStart w:id="2817" w:name="_Toc285023212"/>
      <w:bookmarkStart w:id="2818" w:name="_Toc285031118"/>
      <w:bookmarkStart w:id="2819" w:name="_Toc285033357"/>
      <w:bookmarkStart w:id="2820" w:name="_Toc285034509"/>
      <w:bookmarkStart w:id="2821" w:name="_Toc285199273"/>
      <w:bookmarkStart w:id="2822" w:name="_Toc285207907"/>
      <w:bookmarkStart w:id="2823" w:name="_Toc285437715"/>
      <w:bookmarkStart w:id="2824" w:name="_Toc285460566"/>
      <w:bookmarkStart w:id="2825" w:name="_Toc285536801"/>
      <w:bookmarkStart w:id="2826" w:name="_Toc284427727"/>
      <w:bookmarkStart w:id="2827" w:name="_Toc284487723"/>
      <w:bookmarkStart w:id="2828" w:name="_Toc284593606"/>
      <w:bookmarkStart w:id="2829" w:name="_Toc284598162"/>
      <w:bookmarkStart w:id="2830" w:name="_Toc284601242"/>
      <w:bookmarkStart w:id="2831" w:name="_Toc284855564"/>
      <w:bookmarkStart w:id="2832" w:name="_Toc285012141"/>
      <w:bookmarkStart w:id="2833" w:name="_Toc285023213"/>
      <w:bookmarkStart w:id="2834" w:name="_Toc285031119"/>
      <w:bookmarkStart w:id="2835" w:name="_Toc285033358"/>
      <w:bookmarkStart w:id="2836" w:name="_Toc285034510"/>
      <w:bookmarkStart w:id="2837" w:name="_Toc285199274"/>
      <w:bookmarkStart w:id="2838" w:name="_Toc285207908"/>
      <w:bookmarkStart w:id="2839" w:name="_Toc285437716"/>
      <w:bookmarkStart w:id="2840" w:name="_Toc285460567"/>
      <w:bookmarkStart w:id="2841" w:name="_Toc285536802"/>
      <w:bookmarkStart w:id="2842" w:name="_Toc284427728"/>
      <w:bookmarkStart w:id="2843" w:name="_Toc284487724"/>
      <w:bookmarkStart w:id="2844" w:name="_Toc284593607"/>
      <w:bookmarkStart w:id="2845" w:name="_Toc284598163"/>
      <w:bookmarkStart w:id="2846" w:name="_Toc284601243"/>
      <w:bookmarkStart w:id="2847" w:name="_Toc284855565"/>
      <w:bookmarkStart w:id="2848" w:name="_Toc285012142"/>
      <w:bookmarkStart w:id="2849" w:name="_Toc285023214"/>
      <w:bookmarkStart w:id="2850" w:name="_Toc285031120"/>
      <w:bookmarkStart w:id="2851" w:name="_Toc285033359"/>
      <w:bookmarkStart w:id="2852" w:name="_Toc285034511"/>
      <w:bookmarkStart w:id="2853" w:name="_Toc285199275"/>
      <w:bookmarkStart w:id="2854" w:name="_Toc285207909"/>
      <w:bookmarkStart w:id="2855" w:name="_Toc285437717"/>
      <w:bookmarkStart w:id="2856" w:name="_Toc285460568"/>
      <w:bookmarkStart w:id="2857" w:name="_Toc285536803"/>
      <w:bookmarkStart w:id="2858" w:name="_Toc284427730"/>
      <w:bookmarkStart w:id="2859" w:name="_Toc284487726"/>
      <w:bookmarkStart w:id="2860" w:name="_Toc284593609"/>
      <w:bookmarkStart w:id="2861" w:name="_Toc284598165"/>
      <w:bookmarkStart w:id="2862" w:name="_Toc284601245"/>
      <w:bookmarkStart w:id="2863" w:name="_Toc284855567"/>
      <w:bookmarkStart w:id="2864" w:name="_Toc285012144"/>
      <w:bookmarkStart w:id="2865" w:name="_Toc285023216"/>
      <w:bookmarkStart w:id="2866" w:name="_Toc285031122"/>
      <w:bookmarkStart w:id="2867" w:name="_Toc285033361"/>
      <w:bookmarkStart w:id="2868" w:name="_Toc285034513"/>
      <w:bookmarkStart w:id="2869" w:name="_Toc285199277"/>
      <w:bookmarkStart w:id="2870" w:name="_Toc285207911"/>
      <w:bookmarkStart w:id="2871" w:name="_Toc285437719"/>
      <w:bookmarkStart w:id="2872" w:name="_Toc285460570"/>
      <w:bookmarkStart w:id="2873" w:name="_Toc285536805"/>
      <w:bookmarkStart w:id="2874" w:name="_Toc284427732"/>
      <w:bookmarkStart w:id="2875" w:name="_Toc284487728"/>
      <w:bookmarkStart w:id="2876" w:name="_Toc284593611"/>
      <w:bookmarkStart w:id="2877" w:name="_Toc284598167"/>
      <w:bookmarkStart w:id="2878" w:name="_Toc284601247"/>
      <w:bookmarkStart w:id="2879" w:name="_Toc284855569"/>
      <w:bookmarkStart w:id="2880" w:name="_Toc285012146"/>
      <w:bookmarkStart w:id="2881" w:name="_Toc285023218"/>
      <w:bookmarkStart w:id="2882" w:name="_Toc285031124"/>
      <w:bookmarkStart w:id="2883" w:name="_Toc285033363"/>
      <w:bookmarkStart w:id="2884" w:name="_Toc285034515"/>
      <w:bookmarkStart w:id="2885" w:name="_Toc285199279"/>
      <w:bookmarkStart w:id="2886" w:name="_Toc285207913"/>
      <w:bookmarkStart w:id="2887" w:name="_Toc285437721"/>
      <w:bookmarkStart w:id="2888" w:name="_Toc285460572"/>
      <w:bookmarkStart w:id="2889" w:name="_Toc285536807"/>
      <w:bookmarkStart w:id="2890" w:name="_Toc284427738"/>
      <w:bookmarkStart w:id="2891" w:name="_Toc284487734"/>
      <w:bookmarkStart w:id="2892" w:name="_Toc284593617"/>
      <w:bookmarkStart w:id="2893" w:name="_Toc284598173"/>
      <w:bookmarkStart w:id="2894" w:name="_Toc284601253"/>
      <w:bookmarkStart w:id="2895" w:name="_Toc284855575"/>
      <w:bookmarkStart w:id="2896" w:name="_Toc285012152"/>
      <w:bookmarkStart w:id="2897" w:name="_Toc285023224"/>
      <w:bookmarkStart w:id="2898" w:name="_Toc285031130"/>
      <w:bookmarkStart w:id="2899" w:name="_Toc285033369"/>
      <w:bookmarkStart w:id="2900" w:name="_Toc285034521"/>
      <w:bookmarkStart w:id="2901" w:name="_Toc285199285"/>
      <w:bookmarkStart w:id="2902" w:name="_Toc285207919"/>
      <w:bookmarkStart w:id="2903" w:name="_Toc285437727"/>
      <w:bookmarkStart w:id="2904" w:name="_Toc285460578"/>
      <w:bookmarkStart w:id="2905" w:name="_Toc285536813"/>
      <w:bookmarkStart w:id="2906" w:name="_Toc284427739"/>
      <w:bookmarkStart w:id="2907" w:name="_Toc284487735"/>
      <w:bookmarkStart w:id="2908" w:name="_Toc284593618"/>
      <w:bookmarkStart w:id="2909" w:name="_Toc284598174"/>
      <w:bookmarkStart w:id="2910" w:name="_Toc284601254"/>
      <w:bookmarkStart w:id="2911" w:name="_Toc284855576"/>
      <w:bookmarkStart w:id="2912" w:name="_Toc285012153"/>
      <w:bookmarkStart w:id="2913" w:name="_Toc285023225"/>
      <w:bookmarkStart w:id="2914" w:name="_Toc285031131"/>
      <w:bookmarkStart w:id="2915" w:name="_Toc285033370"/>
      <w:bookmarkStart w:id="2916" w:name="_Toc285034522"/>
      <w:bookmarkStart w:id="2917" w:name="_Toc285199286"/>
      <w:bookmarkStart w:id="2918" w:name="_Toc285207920"/>
      <w:bookmarkStart w:id="2919" w:name="_Toc285437728"/>
      <w:bookmarkStart w:id="2920" w:name="_Toc285460579"/>
      <w:bookmarkStart w:id="2921" w:name="_Toc285536814"/>
      <w:bookmarkStart w:id="2922" w:name="_Toc284427745"/>
      <w:bookmarkStart w:id="2923" w:name="_Toc284487741"/>
      <w:bookmarkStart w:id="2924" w:name="_Toc284593624"/>
      <w:bookmarkStart w:id="2925" w:name="_Toc284598180"/>
      <w:bookmarkStart w:id="2926" w:name="_Toc284601260"/>
      <w:bookmarkStart w:id="2927" w:name="_Toc284855582"/>
      <w:bookmarkStart w:id="2928" w:name="_Toc285012159"/>
      <w:bookmarkStart w:id="2929" w:name="_Toc285023231"/>
      <w:bookmarkStart w:id="2930" w:name="_Toc285031137"/>
      <w:bookmarkStart w:id="2931" w:name="_Toc285033376"/>
      <w:bookmarkStart w:id="2932" w:name="_Toc285034528"/>
      <w:bookmarkStart w:id="2933" w:name="_Toc285199292"/>
      <w:bookmarkStart w:id="2934" w:name="_Toc285207926"/>
      <w:bookmarkStart w:id="2935" w:name="_Toc285437734"/>
      <w:bookmarkStart w:id="2936" w:name="_Toc285460585"/>
      <w:bookmarkStart w:id="2937" w:name="_Toc285536820"/>
      <w:bookmarkStart w:id="2938" w:name="_Toc284427746"/>
      <w:bookmarkStart w:id="2939" w:name="_Toc284487742"/>
      <w:bookmarkStart w:id="2940" w:name="_Toc284593625"/>
      <w:bookmarkStart w:id="2941" w:name="_Toc284598181"/>
      <w:bookmarkStart w:id="2942" w:name="_Toc284601261"/>
      <w:bookmarkStart w:id="2943" w:name="_Toc284855583"/>
      <w:bookmarkStart w:id="2944" w:name="_Toc285012160"/>
      <w:bookmarkStart w:id="2945" w:name="_Toc285023232"/>
      <w:bookmarkStart w:id="2946" w:name="_Toc285031138"/>
      <w:bookmarkStart w:id="2947" w:name="_Toc285033377"/>
      <w:bookmarkStart w:id="2948" w:name="_Toc285034529"/>
      <w:bookmarkStart w:id="2949" w:name="_Toc285199293"/>
      <w:bookmarkStart w:id="2950" w:name="_Toc285207927"/>
      <w:bookmarkStart w:id="2951" w:name="_Toc285437735"/>
      <w:bookmarkStart w:id="2952" w:name="_Toc285460586"/>
      <w:bookmarkStart w:id="2953" w:name="_Toc285536821"/>
      <w:bookmarkStart w:id="2954" w:name="_Toc284427747"/>
      <w:bookmarkStart w:id="2955" w:name="_Toc284487743"/>
      <w:bookmarkStart w:id="2956" w:name="_Toc284593626"/>
      <w:bookmarkStart w:id="2957" w:name="_Toc284598182"/>
      <w:bookmarkStart w:id="2958" w:name="_Toc284601262"/>
      <w:bookmarkStart w:id="2959" w:name="_Toc284855584"/>
      <w:bookmarkStart w:id="2960" w:name="_Toc285012161"/>
      <w:bookmarkStart w:id="2961" w:name="_Toc285023233"/>
      <w:bookmarkStart w:id="2962" w:name="_Toc285031139"/>
      <w:bookmarkStart w:id="2963" w:name="_Toc285033378"/>
      <w:bookmarkStart w:id="2964" w:name="_Toc285034530"/>
      <w:bookmarkStart w:id="2965" w:name="_Toc285199294"/>
      <w:bookmarkStart w:id="2966" w:name="_Toc285207928"/>
      <w:bookmarkStart w:id="2967" w:name="_Toc285437736"/>
      <w:bookmarkStart w:id="2968" w:name="_Toc285460587"/>
      <w:bookmarkStart w:id="2969" w:name="_Toc285536822"/>
      <w:bookmarkStart w:id="2970" w:name="_Toc284427748"/>
      <w:bookmarkStart w:id="2971" w:name="_Toc284487744"/>
      <w:bookmarkStart w:id="2972" w:name="_Toc284593627"/>
      <w:bookmarkStart w:id="2973" w:name="_Toc284598183"/>
      <w:bookmarkStart w:id="2974" w:name="_Toc284601263"/>
      <w:bookmarkStart w:id="2975" w:name="_Toc284855585"/>
      <w:bookmarkStart w:id="2976" w:name="_Toc285012162"/>
      <w:bookmarkStart w:id="2977" w:name="_Toc285023234"/>
      <w:bookmarkStart w:id="2978" w:name="_Toc285031140"/>
      <w:bookmarkStart w:id="2979" w:name="_Toc285033379"/>
      <w:bookmarkStart w:id="2980" w:name="_Toc285034531"/>
      <w:bookmarkStart w:id="2981" w:name="_Toc285199295"/>
      <w:bookmarkStart w:id="2982" w:name="_Toc285207929"/>
      <w:bookmarkStart w:id="2983" w:name="_Toc285437737"/>
      <w:bookmarkStart w:id="2984" w:name="_Toc285460588"/>
      <w:bookmarkStart w:id="2985" w:name="_Toc285536823"/>
      <w:bookmarkStart w:id="2986" w:name="_Toc284427750"/>
      <w:bookmarkStart w:id="2987" w:name="_Toc284487746"/>
      <w:bookmarkStart w:id="2988" w:name="_Toc284593629"/>
      <w:bookmarkStart w:id="2989" w:name="_Toc284598185"/>
      <w:bookmarkStart w:id="2990" w:name="_Toc284601265"/>
      <w:bookmarkStart w:id="2991" w:name="_Toc284855587"/>
      <w:bookmarkStart w:id="2992" w:name="_Toc285012164"/>
      <w:bookmarkStart w:id="2993" w:name="_Toc285023236"/>
      <w:bookmarkStart w:id="2994" w:name="_Toc285031142"/>
      <w:bookmarkStart w:id="2995" w:name="_Toc285033381"/>
      <w:bookmarkStart w:id="2996" w:name="_Toc285034533"/>
      <w:bookmarkStart w:id="2997" w:name="_Toc285199297"/>
      <w:bookmarkStart w:id="2998" w:name="_Toc285207931"/>
      <w:bookmarkStart w:id="2999" w:name="_Toc285437739"/>
      <w:bookmarkStart w:id="3000" w:name="_Toc285460590"/>
      <w:bookmarkStart w:id="3001" w:name="_Toc285536825"/>
      <w:bookmarkStart w:id="3002" w:name="_Toc284427751"/>
      <w:bookmarkStart w:id="3003" w:name="_Toc284487747"/>
      <w:bookmarkStart w:id="3004" w:name="_Toc284593630"/>
      <w:bookmarkStart w:id="3005" w:name="_Toc284598186"/>
      <w:bookmarkStart w:id="3006" w:name="_Toc284601266"/>
      <w:bookmarkStart w:id="3007" w:name="_Toc284855588"/>
      <w:bookmarkStart w:id="3008" w:name="_Toc285012165"/>
      <w:bookmarkStart w:id="3009" w:name="_Toc285023237"/>
      <w:bookmarkStart w:id="3010" w:name="_Toc285031143"/>
      <w:bookmarkStart w:id="3011" w:name="_Toc285033382"/>
      <w:bookmarkStart w:id="3012" w:name="_Toc285034534"/>
      <w:bookmarkStart w:id="3013" w:name="_Toc285199298"/>
      <w:bookmarkStart w:id="3014" w:name="_Toc285207932"/>
      <w:bookmarkStart w:id="3015" w:name="_Toc285437740"/>
      <w:bookmarkStart w:id="3016" w:name="_Toc285460591"/>
      <w:bookmarkStart w:id="3017" w:name="_Toc285536826"/>
      <w:bookmarkStart w:id="3018" w:name="_Toc284427752"/>
      <w:bookmarkStart w:id="3019" w:name="_Toc284487748"/>
      <w:bookmarkStart w:id="3020" w:name="_Toc284593631"/>
      <w:bookmarkStart w:id="3021" w:name="_Toc284598187"/>
      <w:bookmarkStart w:id="3022" w:name="_Toc284601267"/>
      <w:bookmarkStart w:id="3023" w:name="_Toc284855589"/>
      <w:bookmarkStart w:id="3024" w:name="_Toc285012166"/>
      <w:bookmarkStart w:id="3025" w:name="_Toc285023238"/>
      <w:bookmarkStart w:id="3026" w:name="_Toc285031144"/>
      <w:bookmarkStart w:id="3027" w:name="_Toc285033383"/>
      <w:bookmarkStart w:id="3028" w:name="_Toc285034535"/>
      <w:bookmarkStart w:id="3029" w:name="_Toc285199299"/>
      <w:bookmarkStart w:id="3030" w:name="_Toc285207933"/>
      <w:bookmarkStart w:id="3031" w:name="_Toc285437741"/>
      <w:bookmarkStart w:id="3032" w:name="_Toc285460592"/>
      <w:bookmarkStart w:id="3033" w:name="_Toc285536827"/>
      <w:bookmarkStart w:id="3034" w:name="_Toc284427756"/>
      <w:bookmarkStart w:id="3035" w:name="_Toc284487752"/>
      <w:bookmarkStart w:id="3036" w:name="_Toc284593635"/>
      <w:bookmarkStart w:id="3037" w:name="_Toc284598191"/>
      <w:bookmarkStart w:id="3038" w:name="_Toc284601271"/>
      <w:bookmarkStart w:id="3039" w:name="_Toc284855593"/>
      <w:bookmarkStart w:id="3040" w:name="_Toc285012170"/>
      <w:bookmarkStart w:id="3041" w:name="_Toc285023242"/>
      <w:bookmarkStart w:id="3042" w:name="_Toc285031148"/>
      <w:bookmarkStart w:id="3043" w:name="_Toc285033387"/>
      <w:bookmarkStart w:id="3044" w:name="_Toc285034539"/>
      <w:bookmarkStart w:id="3045" w:name="_Toc285199303"/>
      <w:bookmarkStart w:id="3046" w:name="_Toc285207937"/>
      <w:bookmarkStart w:id="3047" w:name="_Toc285437745"/>
      <w:bookmarkStart w:id="3048" w:name="_Toc285460596"/>
      <w:bookmarkStart w:id="3049" w:name="_Toc285536831"/>
      <w:bookmarkStart w:id="3050" w:name="_Toc284427757"/>
      <w:bookmarkStart w:id="3051" w:name="_Toc284487753"/>
      <w:bookmarkStart w:id="3052" w:name="_Toc284593636"/>
      <w:bookmarkStart w:id="3053" w:name="_Toc284598192"/>
      <w:bookmarkStart w:id="3054" w:name="_Toc284601272"/>
      <w:bookmarkStart w:id="3055" w:name="_Toc284855594"/>
      <w:bookmarkStart w:id="3056" w:name="_Toc285012171"/>
      <w:bookmarkStart w:id="3057" w:name="_Toc285023243"/>
      <w:bookmarkStart w:id="3058" w:name="_Toc285031149"/>
      <w:bookmarkStart w:id="3059" w:name="_Toc285033388"/>
      <w:bookmarkStart w:id="3060" w:name="_Toc285034540"/>
      <w:bookmarkStart w:id="3061" w:name="_Toc285199304"/>
      <w:bookmarkStart w:id="3062" w:name="_Toc285207938"/>
      <w:bookmarkStart w:id="3063" w:name="_Toc285437746"/>
      <w:bookmarkStart w:id="3064" w:name="_Toc285460597"/>
      <w:bookmarkStart w:id="3065" w:name="_Toc285536832"/>
      <w:bookmarkStart w:id="3066" w:name="_Toc284427758"/>
      <w:bookmarkStart w:id="3067" w:name="_Toc284487754"/>
      <w:bookmarkStart w:id="3068" w:name="_Toc284593637"/>
      <w:bookmarkStart w:id="3069" w:name="_Toc284598193"/>
      <w:bookmarkStart w:id="3070" w:name="_Toc284601273"/>
      <w:bookmarkStart w:id="3071" w:name="_Toc284855595"/>
      <w:bookmarkStart w:id="3072" w:name="_Toc285012172"/>
      <w:bookmarkStart w:id="3073" w:name="_Toc285023244"/>
      <w:bookmarkStart w:id="3074" w:name="_Toc285031150"/>
      <w:bookmarkStart w:id="3075" w:name="_Toc285033389"/>
      <w:bookmarkStart w:id="3076" w:name="_Toc285034541"/>
      <w:bookmarkStart w:id="3077" w:name="_Toc285199305"/>
      <w:bookmarkStart w:id="3078" w:name="_Toc285207939"/>
      <w:bookmarkStart w:id="3079" w:name="_Toc285437747"/>
      <w:bookmarkStart w:id="3080" w:name="_Toc285460598"/>
      <w:bookmarkStart w:id="3081" w:name="_Toc285536833"/>
      <w:bookmarkStart w:id="3082" w:name="_Toc284427760"/>
      <w:bookmarkStart w:id="3083" w:name="_Toc284487756"/>
      <w:bookmarkStart w:id="3084" w:name="_Toc284593639"/>
      <w:bookmarkStart w:id="3085" w:name="_Toc284598195"/>
      <w:bookmarkStart w:id="3086" w:name="_Toc284601275"/>
      <w:bookmarkStart w:id="3087" w:name="_Toc284855597"/>
      <w:bookmarkStart w:id="3088" w:name="_Toc285012174"/>
      <w:bookmarkStart w:id="3089" w:name="_Toc285023246"/>
      <w:bookmarkStart w:id="3090" w:name="_Toc285031152"/>
      <w:bookmarkStart w:id="3091" w:name="_Toc285033391"/>
      <w:bookmarkStart w:id="3092" w:name="_Toc285034543"/>
      <w:bookmarkStart w:id="3093" w:name="_Toc285199307"/>
      <w:bookmarkStart w:id="3094" w:name="_Toc285207941"/>
      <w:bookmarkStart w:id="3095" w:name="_Toc285437749"/>
      <w:bookmarkStart w:id="3096" w:name="_Toc285460600"/>
      <w:bookmarkStart w:id="3097" w:name="_Toc285536835"/>
      <w:bookmarkStart w:id="3098" w:name="_Toc284427762"/>
      <w:bookmarkStart w:id="3099" w:name="_Toc284487758"/>
      <w:bookmarkStart w:id="3100" w:name="_Toc284593641"/>
      <w:bookmarkStart w:id="3101" w:name="_Toc284598197"/>
      <w:bookmarkStart w:id="3102" w:name="_Toc284601277"/>
      <w:bookmarkStart w:id="3103" w:name="_Toc284855599"/>
      <w:bookmarkStart w:id="3104" w:name="_Toc285012176"/>
      <w:bookmarkStart w:id="3105" w:name="_Toc285023248"/>
      <w:bookmarkStart w:id="3106" w:name="_Toc285031154"/>
      <w:bookmarkStart w:id="3107" w:name="_Toc285033393"/>
      <w:bookmarkStart w:id="3108" w:name="_Toc285034545"/>
      <w:bookmarkStart w:id="3109" w:name="_Toc285199309"/>
      <w:bookmarkStart w:id="3110" w:name="_Toc285207943"/>
      <w:bookmarkStart w:id="3111" w:name="_Toc285437751"/>
      <w:bookmarkStart w:id="3112" w:name="_Toc285460602"/>
      <w:bookmarkStart w:id="3113" w:name="_Toc285536837"/>
      <w:bookmarkStart w:id="3114" w:name="_Toc284427763"/>
      <w:bookmarkStart w:id="3115" w:name="_Toc284487759"/>
      <w:bookmarkStart w:id="3116" w:name="_Toc284593642"/>
      <w:bookmarkStart w:id="3117" w:name="_Toc284598198"/>
      <w:bookmarkStart w:id="3118" w:name="_Toc284601278"/>
      <w:bookmarkStart w:id="3119" w:name="_Toc284855600"/>
      <w:bookmarkStart w:id="3120" w:name="_Toc285012177"/>
      <w:bookmarkStart w:id="3121" w:name="_Toc285023249"/>
      <w:bookmarkStart w:id="3122" w:name="_Toc285031155"/>
      <w:bookmarkStart w:id="3123" w:name="_Toc285033394"/>
      <w:bookmarkStart w:id="3124" w:name="_Toc285034546"/>
      <w:bookmarkStart w:id="3125" w:name="_Toc285199310"/>
      <w:bookmarkStart w:id="3126" w:name="_Toc285207944"/>
      <w:bookmarkStart w:id="3127" w:name="_Toc285437752"/>
      <w:bookmarkStart w:id="3128" w:name="_Toc285460603"/>
      <w:bookmarkStart w:id="3129" w:name="_Toc285536838"/>
      <w:bookmarkStart w:id="3130" w:name="_Toc284427764"/>
      <w:bookmarkStart w:id="3131" w:name="_Toc284487760"/>
      <w:bookmarkStart w:id="3132" w:name="_Toc284593643"/>
      <w:bookmarkStart w:id="3133" w:name="_Toc284598199"/>
      <w:bookmarkStart w:id="3134" w:name="_Toc284601279"/>
      <w:bookmarkStart w:id="3135" w:name="_Toc284855601"/>
      <w:bookmarkStart w:id="3136" w:name="_Toc285012178"/>
      <w:bookmarkStart w:id="3137" w:name="_Toc285023250"/>
      <w:bookmarkStart w:id="3138" w:name="_Toc285031156"/>
      <w:bookmarkStart w:id="3139" w:name="_Toc285033395"/>
      <w:bookmarkStart w:id="3140" w:name="_Toc285034547"/>
      <w:bookmarkStart w:id="3141" w:name="_Toc285199311"/>
      <w:bookmarkStart w:id="3142" w:name="_Toc285207945"/>
      <w:bookmarkStart w:id="3143" w:name="_Toc285437753"/>
      <w:bookmarkStart w:id="3144" w:name="_Toc285460604"/>
      <w:bookmarkStart w:id="3145" w:name="_Toc285536839"/>
      <w:bookmarkStart w:id="3146" w:name="_Toc284427765"/>
      <w:bookmarkStart w:id="3147" w:name="_Toc284487761"/>
      <w:bookmarkStart w:id="3148" w:name="_Toc284593644"/>
      <w:bookmarkStart w:id="3149" w:name="_Toc284598200"/>
      <w:bookmarkStart w:id="3150" w:name="_Toc284601280"/>
      <w:bookmarkStart w:id="3151" w:name="_Toc284855602"/>
      <w:bookmarkStart w:id="3152" w:name="_Toc285012179"/>
      <w:bookmarkStart w:id="3153" w:name="_Toc285023251"/>
      <w:bookmarkStart w:id="3154" w:name="_Toc285031157"/>
      <w:bookmarkStart w:id="3155" w:name="_Toc285033396"/>
      <w:bookmarkStart w:id="3156" w:name="_Toc285034548"/>
      <w:bookmarkStart w:id="3157" w:name="_Toc285199312"/>
      <w:bookmarkStart w:id="3158" w:name="_Toc285207946"/>
      <w:bookmarkStart w:id="3159" w:name="_Toc285437754"/>
      <w:bookmarkStart w:id="3160" w:name="_Toc285460605"/>
      <w:bookmarkStart w:id="3161" w:name="_Toc285536840"/>
      <w:bookmarkStart w:id="3162" w:name="_Toc284427772"/>
      <w:bookmarkStart w:id="3163" w:name="_Toc284487768"/>
      <w:bookmarkStart w:id="3164" w:name="_Toc284593651"/>
      <w:bookmarkStart w:id="3165" w:name="_Toc284598207"/>
      <w:bookmarkStart w:id="3166" w:name="_Toc284601287"/>
      <w:bookmarkStart w:id="3167" w:name="_Toc284855609"/>
      <w:bookmarkStart w:id="3168" w:name="_Toc285012186"/>
      <w:bookmarkStart w:id="3169" w:name="_Toc285023258"/>
      <w:bookmarkStart w:id="3170" w:name="_Toc285031164"/>
      <w:bookmarkStart w:id="3171" w:name="_Toc285033403"/>
      <w:bookmarkStart w:id="3172" w:name="_Toc285034555"/>
      <w:bookmarkStart w:id="3173" w:name="_Toc285199319"/>
      <w:bookmarkStart w:id="3174" w:name="_Toc285207953"/>
      <w:bookmarkStart w:id="3175" w:name="_Toc285437761"/>
      <w:bookmarkStart w:id="3176" w:name="_Toc285460612"/>
      <w:bookmarkStart w:id="3177" w:name="_Toc285536847"/>
      <w:bookmarkStart w:id="3178" w:name="_Toc284427774"/>
      <w:bookmarkStart w:id="3179" w:name="_Toc284487770"/>
      <w:bookmarkStart w:id="3180" w:name="_Toc284593653"/>
      <w:bookmarkStart w:id="3181" w:name="_Toc284598209"/>
      <w:bookmarkStart w:id="3182" w:name="_Toc284601289"/>
      <w:bookmarkStart w:id="3183" w:name="_Toc284855611"/>
      <w:bookmarkStart w:id="3184" w:name="_Toc285012188"/>
      <w:bookmarkStart w:id="3185" w:name="_Toc285023260"/>
      <w:bookmarkStart w:id="3186" w:name="_Toc285031166"/>
      <w:bookmarkStart w:id="3187" w:name="_Toc285033405"/>
      <w:bookmarkStart w:id="3188" w:name="_Toc285034557"/>
      <w:bookmarkStart w:id="3189" w:name="_Toc285199321"/>
      <w:bookmarkStart w:id="3190" w:name="_Toc285207955"/>
      <w:bookmarkStart w:id="3191" w:name="_Toc285437763"/>
      <w:bookmarkStart w:id="3192" w:name="_Toc285460614"/>
      <w:bookmarkStart w:id="3193" w:name="_Toc285536849"/>
      <w:bookmarkStart w:id="3194" w:name="_Toc284427776"/>
      <w:bookmarkStart w:id="3195" w:name="_Toc284487772"/>
      <w:bookmarkStart w:id="3196" w:name="_Toc284593655"/>
      <w:bookmarkStart w:id="3197" w:name="_Toc284598211"/>
      <w:bookmarkStart w:id="3198" w:name="_Toc284601291"/>
      <w:bookmarkStart w:id="3199" w:name="_Toc284855613"/>
      <w:bookmarkStart w:id="3200" w:name="_Toc285012190"/>
      <w:bookmarkStart w:id="3201" w:name="_Toc285023262"/>
      <w:bookmarkStart w:id="3202" w:name="_Toc285031168"/>
      <w:bookmarkStart w:id="3203" w:name="_Toc285033407"/>
      <w:bookmarkStart w:id="3204" w:name="_Toc285034559"/>
      <w:bookmarkStart w:id="3205" w:name="_Toc285199323"/>
      <w:bookmarkStart w:id="3206" w:name="_Toc285207957"/>
      <w:bookmarkStart w:id="3207" w:name="_Toc285437765"/>
      <w:bookmarkStart w:id="3208" w:name="_Toc285460616"/>
      <w:bookmarkStart w:id="3209" w:name="_Toc285536851"/>
      <w:bookmarkStart w:id="3210" w:name="_Toc284427780"/>
      <w:bookmarkStart w:id="3211" w:name="_Toc284487776"/>
      <w:bookmarkStart w:id="3212" w:name="_Toc284593659"/>
      <w:bookmarkStart w:id="3213" w:name="_Toc284598215"/>
      <w:bookmarkStart w:id="3214" w:name="_Toc284601295"/>
      <w:bookmarkStart w:id="3215" w:name="_Toc284855617"/>
      <w:bookmarkStart w:id="3216" w:name="_Toc285012194"/>
      <w:bookmarkStart w:id="3217" w:name="_Toc285023266"/>
      <w:bookmarkStart w:id="3218" w:name="_Toc285031172"/>
      <w:bookmarkStart w:id="3219" w:name="_Toc285033411"/>
      <w:bookmarkStart w:id="3220" w:name="_Toc285034563"/>
      <w:bookmarkStart w:id="3221" w:name="_Toc285199327"/>
      <w:bookmarkStart w:id="3222" w:name="_Toc285207961"/>
      <w:bookmarkStart w:id="3223" w:name="_Toc285437769"/>
      <w:bookmarkStart w:id="3224" w:name="_Toc285460620"/>
      <w:bookmarkStart w:id="3225" w:name="_Toc285536855"/>
      <w:bookmarkStart w:id="3226" w:name="_Toc284427784"/>
      <w:bookmarkStart w:id="3227" w:name="_Toc284487780"/>
      <w:bookmarkStart w:id="3228" w:name="_Toc284593663"/>
      <w:bookmarkStart w:id="3229" w:name="_Toc284598219"/>
      <w:bookmarkStart w:id="3230" w:name="_Toc284601299"/>
      <w:bookmarkStart w:id="3231" w:name="_Toc284855621"/>
      <w:bookmarkStart w:id="3232" w:name="_Toc285012198"/>
      <w:bookmarkStart w:id="3233" w:name="_Toc285023270"/>
      <w:bookmarkStart w:id="3234" w:name="_Toc285031176"/>
      <w:bookmarkStart w:id="3235" w:name="_Toc285033415"/>
      <w:bookmarkStart w:id="3236" w:name="_Toc285034567"/>
      <w:bookmarkStart w:id="3237" w:name="_Toc285199331"/>
      <w:bookmarkStart w:id="3238" w:name="_Toc285207965"/>
      <w:bookmarkStart w:id="3239" w:name="_Toc285437773"/>
      <w:bookmarkStart w:id="3240" w:name="_Toc285460624"/>
      <w:bookmarkStart w:id="3241" w:name="_Toc285536859"/>
      <w:bookmarkStart w:id="3242" w:name="_Toc284427785"/>
      <w:bookmarkStart w:id="3243" w:name="_Toc284487781"/>
      <w:bookmarkStart w:id="3244" w:name="_Toc284593664"/>
      <w:bookmarkStart w:id="3245" w:name="_Toc284598220"/>
      <w:bookmarkStart w:id="3246" w:name="_Toc284601300"/>
      <w:bookmarkStart w:id="3247" w:name="_Toc284855622"/>
      <w:bookmarkStart w:id="3248" w:name="_Toc285012199"/>
      <w:bookmarkStart w:id="3249" w:name="_Toc285023271"/>
      <w:bookmarkStart w:id="3250" w:name="_Toc285031177"/>
      <w:bookmarkStart w:id="3251" w:name="_Toc285033416"/>
      <w:bookmarkStart w:id="3252" w:name="_Toc285034568"/>
      <w:bookmarkStart w:id="3253" w:name="_Toc285199332"/>
      <w:bookmarkStart w:id="3254" w:name="_Toc285207966"/>
      <w:bookmarkStart w:id="3255" w:name="_Toc285437774"/>
      <w:bookmarkStart w:id="3256" w:name="_Toc285460625"/>
      <w:bookmarkStart w:id="3257" w:name="_Toc285536860"/>
      <w:bookmarkStart w:id="3258" w:name="_Toc284427786"/>
      <w:bookmarkStart w:id="3259" w:name="_Toc284487782"/>
      <w:bookmarkStart w:id="3260" w:name="_Toc284593665"/>
      <w:bookmarkStart w:id="3261" w:name="_Toc284598221"/>
      <w:bookmarkStart w:id="3262" w:name="_Toc284601301"/>
      <w:bookmarkStart w:id="3263" w:name="_Toc284855623"/>
      <w:bookmarkStart w:id="3264" w:name="_Toc285012200"/>
      <w:bookmarkStart w:id="3265" w:name="_Toc285023272"/>
      <w:bookmarkStart w:id="3266" w:name="_Toc285031178"/>
      <w:bookmarkStart w:id="3267" w:name="_Toc285033417"/>
      <w:bookmarkStart w:id="3268" w:name="_Toc285034569"/>
      <w:bookmarkStart w:id="3269" w:name="_Toc285199333"/>
      <w:bookmarkStart w:id="3270" w:name="_Toc285207967"/>
      <w:bookmarkStart w:id="3271" w:name="_Toc285437775"/>
      <w:bookmarkStart w:id="3272" w:name="_Toc285460626"/>
      <w:bookmarkStart w:id="3273" w:name="_Toc285536861"/>
      <w:bookmarkStart w:id="3274" w:name="_Toc284427787"/>
      <w:bookmarkStart w:id="3275" w:name="_Toc284487783"/>
      <w:bookmarkStart w:id="3276" w:name="_Toc284593666"/>
      <w:bookmarkStart w:id="3277" w:name="_Toc284598222"/>
      <w:bookmarkStart w:id="3278" w:name="_Toc284601302"/>
      <w:bookmarkStart w:id="3279" w:name="_Toc284855624"/>
      <w:bookmarkStart w:id="3280" w:name="_Toc285012201"/>
      <w:bookmarkStart w:id="3281" w:name="_Toc285023273"/>
      <w:bookmarkStart w:id="3282" w:name="_Toc285031179"/>
      <w:bookmarkStart w:id="3283" w:name="_Toc285033418"/>
      <w:bookmarkStart w:id="3284" w:name="_Toc285034570"/>
      <w:bookmarkStart w:id="3285" w:name="_Toc285199334"/>
      <w:bookmarkStart w:id="3286" w:name="_Toc285207968"/>
      <w:bookmarkStart w:id="3287" w:name="_Toc285437776"/>
      <w:bookmarkStart w:id="3288" w:name="_Toc285460627"/>
      <w:bookmarkStart w:id="3289" w:name="_Toc285536862"/>
      <w:bookmarkStart w:id="3290" w:name="_Toc284427789"/>
      <w:bookmarkStart w:id="3291" w:name="_Toc284487785"/>
      <w:bookmarkStart w:id="3292" w:name="_Toc284593668"/>
      <w:bookmarkStart w:id="3293" w:name="_Toc284598224"/>
      <w:bookmarkStart w:id="3294" w:name="_Toc284601304"/>
      <w:bookmarkStart w:id="3295" w:name="_Toc284855626"/>
      <w:bookmarkStart w:id="3296" w:name="_Toc285012203"/>
      <w:bookmarkStart w:id="3297" w:name="_Toc285023275"/>
      <w:bookmarkStart w:id="3298" w:name="_Toc285031181"/>
      <w:bookmarkStart w:id="3299" w:name="_Toc285033420"/>
      <w:bookmarkStart w:id="3300" w:name="_Toc285034572"/>
      <w:bookmarkStart w:id="3301" w:name="_Toc285199336"/>
      <w:bookmarkStart w:id="3302" w:name="_Toc285207970"/>
      <w:bookmarkStart w:id="3303" w:name="_Toc285437778"/>
      <w:bookmarkStart w:id="3304" w:name="_Toc285460629"/>
      <w:bookmarkStart w:id="3305" w:name="_Toc285536864"/>
      <w:bookmarkStart w:id="3306" w:name="_Toc284427790"/>
      <w:bookmarkStart w:id="3307" w:name="_Toc284487786"/>
      <w:bookmarkStart w:id="3308" w:name="_Toc284593669"/>
      <w:bookmarkStart w:id="3309" w:name="_Toc284598225"/>
      <w:bookmarkStart w:id="3310" w:name="_Toc284601305"/>
      <w:bookmarkStart w:id="3311" w:name="_Toc284855627"/>
      <w:bookmarkStart w:id="3312" w:name="_Toc285012204"/>
      <w:bookmarkStart w:id="3313" w:name="_Toc285023276"/>
      <w:bookmarkStart w:id="3314" w:name="_Toc285031182"/>
      <w:bookmarkStart w:id="3315" w:name="_Toc285033421"/>
      <w:bookmarkStart w:id="3316" w:name="_Toc285034573"/>
      <w:bookmarkStart w:id="3317" w:name="_Toc285199337"/>
      <w:bookmarkStart w:id="3318" w:name="_Toc285207971"/>
      <w:bookmarkStart w:id="3319" w:name="_Toc285437779"/>
      <w:bookmarkStart w:id="3320" w:name="_Toc285460630"/>
      <w:bookmarkStart w:id="3321" w:name="_Toc285536865"/>
      <w:bookmarkStart w:id="3322" w:name="_Toc284427794"/>
      <w:bookmarkStart w:id="3323" w:name="_Toc284487790"/>
      <w:bookmarkStart w:id="3324" w:name="_Toc284593673"/>
      <w:bookmarkStart w:id="3325" w:name="_Toc284598229"/>
      <w:bookmarkStart w:id="3326" w:name="_Toc284601309"/>
      <w:bookmarkStart w:id="3327" w:name="_Toc284855631"/>
      <w:bookmarkStart w:id="3328" w:name="_Toc285012208"/>
      <w:bookmarkStart w:id="3329" w:name="_Toc285023280"/>
      <w:bookmarkStart w:id="3330" w:name="_Toc285031186"/>
      <w:bookmarkStart w:id="3331" w:name="_Toc285033425"/>
      <w:bookmarkStart w:id="3332" w:name="_Toc285034577"/>
      <w:bookmarkStart w:id="3333" w:name="_Toc285199341"/>
      <w:bookmarkStart w:id="3334" w:name="_Toc285207975"/>
      <w:bookmarkStart w:id="3335" w:name="_Toc285437783"/>
      <w:bookmarkStart w:id="3336" w:name="_Toc285460634"/>
      <w:bookmarkStart w:id="3337" w:name="_Toc285536869"/>
      <w:bookmarkStart w:id="3338" w:name="_Toc284427795"/>
      <w:bookmarkStart w:id="3339" w:name="_Toc284487791"/>
      <w:bookmarkStart w:id="3340" w:name="_Toc284593674"/>
      <w:bookmarkStart w:id="3341" w:name="_Toc284598230"/>
      <w:bookmarkStart w:id="3342" w:name="_Toc284601310"/>
      <w:bookmarkStart w:id="3343" w:name="_Toc284855632"/>
      <w:bookmarkStart w:id="3344" w:name="_Toc285012209"/>
      <w:bookmarkStart w:id="3345" w:name="_Toc285023281"/>
      <w:bookmarkStart w:id="3346" w:name="_Toc285031187"/>
      <w:bookmarkStart w:id="3347" w:name="_Toc285033426"/>
      <w:bookmarkStart w:id="3348" w:name="_Toc285034578"/>
      <w:bookmarkStart w:id="3349" w:name="_Toc285199342"/>
      <w:bookmarkStart w:id="3350" w:name="_Toc285207976"/>
      <w:bookmarkStart w:id="3351" w:name="_Toc285437784"/>
      <w:bookmarkStart w:id="3352" w:name="_Toc285460635"/>
      <w:bookmarkStart w:id="3353" w:name="_Toc285536870"/>
      <w:bookmarkStart w:id="3354" w:name="_Toc284427798"/>
      <w:bookmarkStart w:id="3355" w:name="_Toc284487794"/>
      <w:bookmarkStart w:id="3356" w:name="_Toc284593677"/>
      <w:bookmarkStart w:id="3357" w:name="_Toc284598233"/>
      <w:bookmarkStart w:id="3358" w:name="_Toc284601313"/>
      <w:bookmarkStart w:id="3359" w:name="_Toc284855635"/>
      <w:bookmarkStart w:id="3360" w:name="_Toc285012212"/>
      <w:bookmarkStart w:id="3361" w:name="_Toc285023284"/>
      <w:bookmarkStart w:id="3362" w:name="_Toc285031190"/>
      <w:bookmarkStart w:id="3363" w:name="_Toc285033429"/>
      <w:bookmarkStart w:id="3364" w:name="_Toc285034581"/>
      <w:bookmarkStart w:id="3365" w:name="_Toc285199345"/>
      <w:bookmarkStart w:id="3366" w:name="_Toc285207979"/>
      <w:bookmarkStart w:id="3367" w:name="_Toc285437787"/>
      <w:bookmarkStart w:id="3368" w:name="_Toc285460638"/>
      <w:bookmarkStart w:id="3369" w:name="_Toc285536873"/>
      <w:bookmarkStart w:id="3370" w:name="_Toc284427801"/>
      <w:bookmarkStart w:id="3371" w:name="_Toc284487797"/>
      <w:bookmarkStart w:id="3372" w:name="_Toc284593680"/>
      <w:bookmarkStart w:id="3373" w:name="_Toc284598236"/>
      <w:bookmarkStart w:id="3374" w:name="_Toc284601316"/>
      <w:bookmarkStart w:id="3375" w:name="_Toc284855638"/>
      <w:bookmarkStart w:id="3376" w:name="_Toc285012215"/>
      <w:bookmarkStart w:id="3377" w:name="_Toc285023287"/>
      <w:bookmarkStart w:id="3378" w:name="_Toc285031193"/>
      <w:bookmarkStart w:id="3379" w:name="_Toc285033432"/>
      <w:bookmarkStart w:id="3380" w:name="_Toc285034584"/>
      <w:bookmarkStart w:id="3381" w:name="_Toc285199348"/>
      <w:bookmarkStart w:id="3382" w:name="_Toc285207982"/>
      <w:bookmarkStart w:id="3383" w:name="_Toc285437790"/>
      <w:bookmarkStart w:id="3384" w:name="_Toc285460641"/>
      <w:bookmarkStart w:id="3385" w:name="_Toc285536876"/>
      <w:bookmarkStart w:id="3386" w:name="_Toc284427806"/>
      <w:bookmarkStart w:id="3387" w:name="_Toc284487802"/>
      <w:bookmarkStart w:id="3388" w:name="_Toc284593685"/>
      <w:bookmarkStart w:id="3389" w:name="_Toc284598241"/>
      <w:bookmarkStart w:id="3390" w:name="_Toc284601321"/>
      <w:bookmarkStart w:id="3391" w:name="_Toc284855643"/>
      <w:bookmarkStart w:id="3392" w:name="_Toc285012220"/>
      <w:bookmarkStart w:id="3393" w:name="_Toc285023292"/>
      <w:bookmarkStart w:id="3394" w:name="_Toc285031198"/>
      <w:bookmarkStart w:id="3395" w:name="_Toc285033437"/>
      <w:bookmarkStart w:id="3396" w:name="_Toc285034589"/>
      <w:bookmarkStart w:id="3397" w:name="_Toc285199353"/>
      <w:bookmarkStart w:id="3398" w:name="_Toc285207987"/>
      <w:bookmarkStart w:id="3399" w:name="_Toc285437795"/>
      <w:bookmarkStart w:id="3400" w:name="_Toc285460646"/>
      <w:bookmarkStart w:id="3401" w:name="_Toc285536881"/>
      <w:bookmarkStart w:id="3402" w:name="_Toc284427808"/>
      <w:bookmarkStart w:id="3403" w:name="_Toc284487804"/>
      <w:bookmarkStart w:id="3404" w:name="_Toc284593687"/>
      <w:bookmarkStart w:id="3405" w:name="_Toc284598243"/>
      <w:bookmarkStart w:id="3406" w:name="_Toc284601323"/>
      <w:bookmarkStart w:id="3407" w:name="_Toc284855645"/>
      <w:bookmarkStart w:id="3408" w:name="_Toc285012222"/>
      <w:bookmarkStart w:id="3409" w:name="_Toc285023294"/>
      <w:bookmarkStart w:id="3410" w:name="_Toc285031200"/>
      <w:bookmarkStart w:id="3411" w:name="_Toc285033439"/>
      <w:bookmarkStart w:id="3412" w:name="_Toc285034591"/>
      <w:bookmarkStart w:id="3413" w:name="_Toc285199355"/>
      <w:bookmarkStart w:id="3414" w:name="_Toc285207989"/>
      <w:bookmarkStart w:id="3415" w:name="_Toc285437797"/>
      <w:bookmarkStart w:id="3416" w:name="_Toc285460648"/>
      <w:bookmarkStart w:id="3417" w:name="_Toc285536883"/>
      <w:bookmarkStart w:id="3418" w:name="_Toc284427809"/>
      <w:bookmarkStart w:id="3419" w:name="_Toc284487805"/>
      <w:bookmarkStart w:id="3420" w:name="_Toc284593688"/>
      <w:bookmarkStart w:id="3421" w:name="_Toc284598244"/>
      <w:bookmarkStart w:id="3422" w:name="_Toc284601324"/>
      <w:bookmarkStart w:id="3423" w:name="_Toc284855646"/>
      <w:bookmarkStart w:id="3424" w:name="_Toc285012223"/>
      <w:bookmarkStart w:id="3425" w:name="_Toc285023295"/>
      <w:bookmarkStart w:id="3426" w:name="_Toc285031201"/>
      <w:bookmarkStart w:id="3427" w:name="_Toc285033440"/>
      <w:bookmarkStart w:id="3428" w:name="_Toc285034592"/>
      <w:bookmarkStart w:id="3429" w:name="_Toc285199356"/>
      <w:bookmarkStart w:id="3430" w:name="_Toc285207990"/>
      <w:bookmarkStart w:id="3431" w:name="_Toc285437798"/>
      <w:bookmarkStart w:id="3432" w:name="_Toc285460649"/>
      <w:bookmarkStart w:id="3433" w:name="_Toc285536884"/>
      <w:bookmarkStart w:id="3434" w:name="_Toc284427810"/>
      <w:bookmarkStart w:id="3435" w:name="_Toc284487806"/>
      <w:bookmarkStart w:id="3436" w:name="_Toc284593689"/>
      <w:bookmarkStart w:id="3437" w:name="_Toc284598245"/>
      <w:bookmarkStart w:id="3438" w:name="_Toc284601325"/>
      <w:bookmarkStart w:id="3439" w:name="_Toc284855647"/>
      <w:bookmarkStart w:id="3440" w:name="_Toc285012224"/>
      <w:bookmarkStart w:id="3441" w:name="_Toc285023296"/>
      <w:bookmarkStart w:id="3442" w:name="_Toc285031202"/>
      <w:bookmarkStart w:id="3443" w:name="_Toc285033441"/>
      <w:bookmarkStart w:id="3444" w:name="_Toc285034593"/>
      <w:bookmarkStart w:id="3445" w:name="_Toc285199357"/>
      <w:bookmarkStart w:id="3446" w:name="_Toc285207991"/>
      <w:bookmarkStart w:id="3447" w:name="_Toc285437799"/>
      <w:bookmarkStart w:id="3448" w:name="_Toc285460650"/>
      <w:bookmarkStart w:id="3449" w:name="_Toc285536885"/>
      <w:bookmarkStart w:id="3450" w:name="_Toc284427811"/>
      <w:bookmarkStart w:id="3451" w:name="_Toc284487807"/>
      <w:bookmarkStart w:id="3452" w:name="_Toc284593690"/>
      <w:bookmarkStart w:id="3453" w:name="_Toc284598246"/>
      <w:bookmarkStart w:id="3454" w:name="_Toc284601326"/>
      <w:bookmarkStart w:id="3455" w:name="_Toc284855648"/>
      <w:bookmarkStart w:id="3456" w:name="_Toc285012225"/>
      <w:bookmarkStart w:id="3457" w:name="_Toc285023297"/>
      <w:bookmarkStart w:id="3458" w:name="_Toc285031203"/>
      <w:bookmarkStart w:id="3459" w:name="_Toc285033442"/>
      <w:bookmarkStart w:id="3460" w:name="_Toc285034594"/>
      <w:bookmarkStart w:id="3461" w:name="_Toc285199358"/>
      <w:bookmarkStart w:id="3462" w:name="_Toc285207992"/>
      <w:bookmarkStart w:id="3463" w:name="_Toc285437800"/>
      <w:bookmarkStart w:id="3464" w:name="_Toc285460651"/>
      <w:bookmarkStart w:id="3465" w:name="_Toc285536886"/>
      <w:bookmarkStart w:id="3466" w:name="_Toc284427812"/>
      <w:bookmarkStart w:id="3467" w:name="_Toc284487808"/>
      <w:bookmarkStart w:id="3468" w:name="_Toc284593691"/>
      <w:bookmarkStart w:id="3469" w:name="_Toc284598247"/>
      <w:bookmarkStart w:id="3470" w:name="_Toc284601327"/>
      <w:bookmarkStart w:id="3471" w:name="_Toc284855649"/>
      <w:bookmarkStart w:id="3472" w:name="_Toc285012226"/>
      <w:bookmarkStart w:id="3473" w:name="_Toc285023298"/>
      <w:bookmarkStart w:id="3474" w:name="_Toc285031204"/>
      <w:bookmarkStart w:id="3475" w:name="_Toc285033443"/>
      <w:bookmarkStart w:id="3476" w:name="_Toc285034595"/>
      <w:bookmarkStart w:id="3477" w:name="_Toc285199359"/>
      <w:bookmarkStart w:id="3478" w:name="_Toc285207993"/>
      <w:bookmarkStart w:id="3479" w:name="_Toc285437801"/>
      <w:bookmarkStart w:id="3480" w:name="_Toc285460652"/>
      <w:bookmarkStart w:id="3481" w:name="_Toc285536887"/>
      <w:bookmarkStart w:id="3482" w:name="_Toc284427813"/>
      <w:bookmarkStart w:id="3483" w:name="_Toc284487809"/>
      <w:bookmarkStart w:id="3484" w:name="_Toc284593692"/>
      <w:bookmarkStart w:id="3485" w:name="_Toc284598248"/>
      <w:bookmarkStart w:id="3486" w:name="_Toc284601328"/>
      <w:bookmarkStart w:id="3487" w:name="_Toc284855650"/>
      <w:bookmarkStart w:id="3488" w:name="_Toc285012227"/>
      <w:bookmarkStart w:id="3489" w:name="_Toc285023299"/>
      <w:bookmarkStart w:id="3490" w:name="_Toc285031205"/>
      <w:bookmarkStart w:id="3491" w:name="_Toc285033444"/>
      <w:bookmarkStart w:id="3492" w:name="_Toc285034596"/>
      <w:bookmarkStart w:id="3493" w:name="_Toc285199360"/>
      <w:bookmarkStart w:id="3494" w:name="_Toc285207994"/>
      <w:bookmarkStart w:id="3495" w:name="_Toc285437802"/>
      <w:bookmarkStart w:id="3496" w:name="_Toc285460653"/>
      <w:bookmarkStart w:id="3497" w:name="_Toc285536888"/>
      <w:bookmarkStart w:id="3498" w:name="_Toc284427816"/>
      <w:bookmarkStart w:id="3499" w:name="_Toc284487812"/>
      <w:bookmarkStart w:id="3500" w:name="_Toc284593695"/>
      <w:bookmarkStart w:id="3501" w:name="_Toc284598251"/>
      <w:bookmarkStart w:id="3502" w:name="_Toc284601331"/>
      <w:bookmarkStart w:id="3503" w:name="_Toc284855653"/>
      <w:bookmarkStart w:id="3504" w:name="_Toc285012230"/>
      <w:bookmarkStart w:id="3505" w:name="_Toc285023302"/>
      <w:bookmarkStart w:id="3506" w:name="_Toc285031208"/>
      <w:bookmarkStart w:id="3507" w:name="_Toc285033447"/>
      <w:bookmarkStart w:id="3508" w:name="_Toc285034599"/>
      <w:bookmarkStart w:id="3509" w:name="_Toc285199363"/>
      <w:bookmarkStart w:id="3510" w:name="_Toc285207997"/>
      <w:bookmarkStart w:id="3511" w:name="_Toc285437805"/>
      <w:bookmarkStart w:id="3512" w:name="_Toc285460656"/>
      <w:bookmarkStart w:id="3513" w:name="_Toc285536891"/>
      <w:bookmarkStart w:id="3514" w:name="_Toc284427818"/>
      <w:bookmarkStart w:id="3515" w:name="_Toc284487814"/>
      <w:bookmarkStart w:id="3516" w:name="_Toc284593697"/>
      <w:bookmarkStart w:id="3517" w:name="_Toc284598253"/>
      <w:bookmarkStart w:id="3518" w:name="_Toc284601333"/>
      <w:bookmarkStart w:id="3519" w:name="_Toc284855655"/>
      <w:bookmarkStart w:id="3520" w:name="_Toc285012232"/>
      <w:bookmarkStart w:id="3521" w:name="_Toc285023304"/>
      <w:bookmarkStart w:id="3522" w:name="_Toc285031210"/>
      <w:bookmarkStart w:id="3523" w:name="_Toc285033449"/>
      <w:bookmarkStart w:id="3524" w:name="_Toc285034601"/>
      <w:bookmarkStart w:id="3525" w:name="_Toc285199365"/>
      <w:bookmarkStart w:id="3526" w:name="_Toc285207999"/>
      <w:bookmarkStart w:id="3527" w:name="_Toc285437807"/>
      <w:bookmarkStart w:id="3528" w:name="_Toc285460658"/>
      <w:bookmarkStart w:id="3529" w:name="_Toc285536893"/>
      <w:bookmarkStart w:id="3530" w:name="_Toc284427820"/>
      <w:bookmarkStart w:id="3531" w:name="_Toc284487816"/>
      <w:bookmarkStart w:id="3532" w:name="_Toc284593699"/>
      <w:bookmarkStart w:id="3533" w:name="_Toc284598255"/>
      <w:bookmarkStart w:id="3534" w:name="_Toc284601335"/>
      <w:bookmarkStart w:id="3535" w:name="_Toc284855657"/>
      <w:bookmarkStart w:id="3536" w:name="_Toc285012234"/>
      <w:bookmarkStart w:id="3537" w:name="_Toc285023306"/>
      <w:bookmarkStart w:id="3538" w:name="_Toc285031212"/>
      <w:bookmarkStart w:id="3539" w:name="_Toc285033451"/>
      <w:bookmarkStart w:id="3540" w:name="_Toc285034603"/>
      <w:bookmarkStart w:id="3541" w:name="_Toc285199367"/>
      <w:bookmarkStart w:id="3542" w:name="_Toc285208001"/>
      <w:bookmarkStart w:id="3543" w:name="_Toc285437809"/>
      <w:bookmarkStart w:id="3544" w:name="_Toc285460660"/>
      <w:bookmarkStart w:id="3545" w:name="_Toc285536895"/>
      <w:bookmarkStart w:id="3546" w:name="_Toc284427823"/>
      <w:bookmarkStart w:id="3547" w:name="_Toc284487819"/>
      <w:bookmarkStart w:id="3548" w:name="_Toc284593702"/>
      <w:bookmarkStart w:id="3549" w:name="_Toc284598258"/>
      <w:bookmarkStart w:id="3550" w:name="_Toc284601338"/>
      <w:bookmarkStart w:id="3551" w:name="_Toc284855660"/>
      <w:bookmarkStart w:id="3552" w:name="_Toc285012237"/>
      <w:bookmarkStart w:id="3553" w:name="_Toc285023309"/>
      <w:bookmarkStart w:id="3554" w:name="_Toc285031215"/>
      <w:bookmarkStart w:id="3555" w:name="_Toc285033454"/>
      <w:bookmarkStart w:id="3556" w:name="_Toc285034606"/>
      <w:bookmarkStart w:id="3557" w:name="_Toc285199370"/>
      <w:bookmarkStart w:id="3558" w:name="_Toc285208004"/>
      <w:bookmarkStart w:id="3559" w:name="_Toc285437812"/>
      <w:bookmarkStart w:id="3560" w:name="_Toc285460663"/>
      <w:bookmarkStart w:id="3561" w:name="_Toc285536898"/>
      <w:bookmarkStart w:id="3562" w:name="_Toc284427825"/>
      <w:bookmarkStart w:id="3563" w:name="_Toc284487821"/>
      <w:bookmarkStart w:id="3564" w:name="_Toc284593704"/>
      <w:bookmarkStart w:id="3565" w:name="_Toc284598260"/>
      <w:bookmarkStart w:id="3566" w:name="_Toc284601340"/>
      <w:bookmarkStart w:id="3567" w:name="_Toc284855662"/>
      <w:bookmarkStart w:id="3568" w:name="_Toc285012239"/>
      <w:bookmarkStart w:id="3569" w:name="_Toc285023311"/>
      <w:bookmarkStart w:id="3570" w:name="_Toc285031217"/>
      <w:bookmarkStart w:id="3571" w:name="_Toc285033456"/>
      <w:bookmarkStart w:id="3572" w:name="_Toc285034608"/>
      <w:bookmarkStart w:id="3573" w:name="_Toc285199372"/>
      <w:bookmarkStart w:id="3574" w:name="_Toc285208006"/>
      <w:bookmarkStart w:id="3575" w:name="_Toc285437814"/>
      <w:bookmarkStart w:id="3576" w:name="_Toc285460665"/>
      <w:bookmarkStart w:id="3577" w:name="_Toc285536900"/>
      <w:bookmarkStart w:id="3578" w:name="_Toc284427826"/>
      <w:bookmarkStart w:id="3579" w:name="_Toc284487822"/>
      <w:bookmarkStart w:id="3580" w:name="_Toc284593705"/>
      <w:bookmarkStart w:id="3581" w:name="_Toc284598261"/>
      <w:bookmarkStart w:id="3582" w:name="_Toc284601341"/>
      <w:bookmarkStart w:id="3583" w:name="_Toc284855663"/>
      <w:bookmarkStart w:id="3584" w:name="_Toc285012240"/>
      <w:bookmarkStart w:id="3585" w:name="_Toc285023312"/>
      <w:bookmarkStart w:id="3586" w:name="_Toc285031218"/>
      <w:bookmarkStart w:id="3587" w:name="_Toc285033457"/>
      <w:bookmarkStart w:id="3588" w:name="_Toc285034609"/>
      <w:bookmarkStart w:id="3589" w:name="_Toc285199373"/>
      <w:bookmarkStart w:id="3590" w:name="_Toc285208007"/>
      <w:bookmarkStart w:id="3591" w:name="_Toc285437815"/>
      <w:bookmarkStart w:id="3592" w:name="_Toc285460666"/>
      <w:bookmarkStart w:id="3593" w:name="_Toc285536901"/>
      <w:bookmarkStart w:id="3594" w:name="_Toc284427827"/>
      <w:bookmarkStart w:id="3595" w:name="_Toc284487823"/>
      <w:bookmarkStart w:id="3596" w:name="_Toc284593706"/>
      <w:bookmarkStart w:id="3597" w:name="_Toc284598262"/>
      <w:bookmarkStart w:id="3598" w:name="_Toc284601342"/>
      <w:bookmarkStart w:id="3599" w:name="_Toc284855664"/>
      <w:bookmarkStart w:id="3600" w:name="_Toc285012241"/>
      <w:bookmarkStart w:id="3601" w:name="_Toc285023313"/>
      <w:bookmarkStart w:id="3602" w:name="_Toc285031219"/>
      <w:bookmarkStart w:id="3603" w:name="_Toc285033458"/>
      <w:bookmarkStart w:id="3604" w:name="_Toc285034610"/>
      <w:bookmarkStart w:id="3605" w:name="_Toc285199374"/>
      <w:bookmarkStart w:id="3606" w:name="_Toc285208008"/>
      <w:bookmarkStart w:id="3607" w:name="_Toc285437816"/>
      <w:bookmarkStart w:id="3608" w:name="_Toc285460667"/>
      <w:bookmarkStart w:id="3609" w:name="_Toc285536902"/>
      <w:bookmarkStart w:id="3610" w:name="_Toc284427828"/>
      <w:bookmarkStart w:id="3611" w:name="_Toc284487824"/>
      <w:bookmarkStart w:id="3612" w:name="_Toc284593707"/>
      <w:bookmarkStart w:id="3613" w:name="_Toc284598263"/>
      <w:bookmarkStart w:id="3614" w:name="_Toc284601343"/>
      <w:bookmarkStart w:id="3615" w:name="_Toc284855665"/>
      <w:bookmarkStart w:id="3616" w:name="_Toc285012242"/>
      <w:bookmarkStart w:id="3617" w:name="_Toc285023314"/>
      <w:bookmarkStart w:id="3618" w:name="_Toc285031220"/>
      <w:bookmarkStart w:id="3619" w:name="_Toc285033459"/>
      <w:bookmarkStart w:id="3620" w:name="_Toc285034611"/>
      <w:bookmarkStart w:id="3621" w:name="_Toc285199375"/>
      <w:bookmarkStart w:id="3622" w:name="_Toc285208009"/>
      <w:bookmarkStart w:id="3623" w:name="_Toc285437817"/>
      <w:bookmarkStart w:id="3624" w:name="_Toc285460668"/>
      <w:bookmarkStart w:id="3625" w:name="_Toc285536903"/>
      <w:bookmarkStart w:id="3626" w:name="_Toc284427830"/>
      <w:bookmarkStart w:id="3627" w:name="_Toc284487826"/>
      <w:bookmarkStart w:id="3628" w:name="_Toc284593709"/>
      <w:bookmarkStart w:id="3629" w:name="_Toc284598265"/>
      <w:bookmarkStart w:id="3630" w:name="_Toc284601345"/>
      <w:bookmarkStart w:id="3631" w:name="_Toc284855667"/>
      <w:bookmarkStart w:id="3632" w:name="_Toc285012244"/>
      <w:bookmarkStart w:id="3633" w:name="_Toc285023316"/>
      <w:bookmarkStart w:id="3634" w:name="_Toc285031222"/>
      <w:bookmarkStart w:id="3635" w:name="_Toc285033461"/>
      <w:bookmarkStart w:id="3636" w:name="_Toc285034613"/>
      <w:bookmarkStart w:id="3637" w:name="_Toc285199377"/>
      <w:bookmarkStart w:id="3638" w:name="_Toc285208011"/>
      <w:bookmarkStart w:id="3639" w:name="_Toc285437819"/>
      <w:bookmarkStart w:id="3640" w:name="_Toc285460670"/>
      <w:bookmarkStart w:id="3641" w:name="_Toc285536905"/>
      <w:bookmarkStart w:id="3642" w:name="_Toc284427831"/>
      <w:bookmarkStart w:id="3643" w:name="_Toc284487827"/>
      <w:bookmarkStart w:id="3644" w:name="_Toc284593710"/>
      <w:bookmarkStart w:id="3645" w:name="_Toc284598266"/>
      <w:bookmarkStart w:id="3646" w:name="_Toc284601346"/>
      <w:bookmarkStart w:id="3647" w:name="_Toc284855668"/>
      <w:bookmarkStart w:id="3648" w:name="_Toc285012245"/>
      <w:bookmarkStart w:id="3649" w:name="_Toc285023317"/>
      <w:bookmarkStart w:id="3650" w:name="_Toc285031223"/>
      <w:bookmarkStart w:id="3651" w:name="_Toc285033462"/>
      <w:bookmarkStart w:id="3652" w:name="_Toc285034614"/>
      <w:bookmarkStart w:id="3653" w:name="_Toc285199378"/>
      <w:bookmarkStart w:id="3654" w:name="_Toc285208012"/>
      <w:bookmarkStart w:id="3655" w:name="_Toc285437820"/>
      <w:bookmarkStart w:id="3656" w:name="_Toc285460671"/>
      <w:bookmarkStart w:id="3657" w:name="_Toc285536906"/>
      <w:bookmarkStart w:id="3658" w:name="_Toc284427832"/>
      <w:bookmarkStart w:id="3659" w:name="_Toc284487828"/>
      <w:bookmarkStart w:id="3660" w:name="_Toc284593711"/>
      <w:bookmarkStart w:id="3661" w:name="_Toc284598267"/>
      <w:bookmarkStart w:id="3662" w:name="_Toc284601347"/>
      <w:bookmarkStart w:id="3663" w:name="_Toc284855669"/>
      <w:bookmarkStart w:id="3664" w:name="_Toc285012246"/>
      <w:bookmarkStart w:id="3665" w:name="_Toc285023318"/>
      <w:bookmarkStart w:id="3666" w:name="_Toc285031224"/>
      <w:bookmarkStart w:id="3667" w:name="_Toc285033463"/>
      <w:bookmarkStart w:id="3668" w:name="_Toc285034615"/>
      <w:bookmarkStart w:id="3669" w:name="_Toc285199379"/>
      <w:bookmarkStart w:id="3670" w:name="_Toc285208013"/>
      <w:bookmarkStart w:id="3671" w:name="_Toc285437821"/>
      <w:bookmarkStart w:id="3672" w:name="_Toc285460672"/>
      <w:bookmarkStart w:id="3673" w:name="_Toc285536907"/>
      <w:bookmarkStart w:id="3674" w:name="_Toc284427833"/>
      <w:bookmarkStart w:id="3675" w:name="_Toc284487829"/>
      <w:bookmarkStart w:id="3676" w:name="_Toc284593712"/>
      <w:bookmarkStart w:id="3677" w:name="_Toc284598268"/>
      <w:bookmarkStart w:id="3678" w:name="_Toc284601348"/>
      <w:bookmarkStart w:id="3679" w:name="_Toc284855670"/>
      <w:bookmarkStart w:id="3680" w:name="_Toc285012247"/>
      <w:bookmarkStart w:id="3681" w:name="_Toc285023319"/>
      <w:bookmarkStart w:id="3682" w:name="_Toc285031225"/>
      <w:bookmarkStart w:id="3683" w:name="_Toc285033464"/>
      <w:bookmarkStart w:id="3684" w:name="_Toc285034616"/>
      <w:bookmarkStart w:id="3685" w:name="_Toc285199380"/>
      <w:bookmarkStart w:id="3686" w:name="_Toc285208014"/>
      <w:bookmarkStart w:id="3687" w:name="_Toc285437822"/>
      <w:bookmarkStart w:id="3688" w:name="_Toc285460673"/>
      <w:bookmarkStart w:id="3689" w:name="_Toc285536908"/>
      <w:bookmarkStart w:id="3690" w:name="_Toc284427834"/>
      <w:bookmarkStart w:id="3691" w:name="_Toc284487830"/>
      <w:bookmarkStart w:id="3692" w:name="_Toc284593713"/>
      <w:bookmarkStart w:id="3693" w:name="_Toc284598269"/>
      <w:bookmarkStart w:id="3694" w:name="_Toc284601349"/>
      <w:bookmarkStart w:id="3695" w:name="_Toc284855671"/>
      <w:bookmarkStart w:id="3696" w:name="_Toc285012248"/>
      <w:bookmarkStart w:id="3697" w:name="_Toc285023320"/>
      <w:bookmarkStart w:id="3698" w:name="_Toc285031226"/>
      <w:bookmarkStart w:id="3699" w:name="_Toc285033465"/>
      <w:bookmarkStart w:id="3700" w:name="_Toc285034617"/>
      <w:bookmarkStart w:id="3701" w:name="_Toc285199381"/>
      <w:bookmarkStart w:id="3702" w:name="_Toc285208015"/>
      <w:bookmarkStart w:id="3703" w:name="_Toc285437823"/>
      <w:bookmarkStart w:id="3704" w:name="_Toc285460674"/>
      <w:bookmarkStart w:id="3705" w:name="_Toc285536909"/>
      <w:bookmarkStart w:id="3706" w:name="_Toc284427835"/>
      <w:bookmarkStart w:id="3707" w:name="_Toc284487831"/>
      <w:bookmarkStart w:id="3708" w:name="_Toc284593714"/>
      <w:bookmarkStart w:id="3709" w:name="_Toc284598270"/>
      <w:bookmarkStart w:id="3710" w:name="_Toc284601350"/>
      <w:bookmarkStart w:id="3711" w:name="_Toc284855672"/>
      <w:bookmarkStart w:id="3712" w:name="_Toc285012249"/>
      <w:bookmarkStart w:id="3713" w:name="_Toc285023321"/>
      <w:bookmarkStart w:id="3714" w:name="_Toc285031227"/>
      <w:bookmarkStart w:id="3715" w:name="_Toc285033466"/>
      <w:bookmarkStart w:id="3716" w:name="_Toc285034618"/>
      <w:bookmarkStart w:id="3717" w:name="_Toc285199382"/>
      <w:bookmarkStart w:id="3718" w:name="_Toc285208016"/>
      <w:bookmarkStart w:id="3719" w:name="_Toc285437824"/>
      <w:bookmarkStart w:id="3720" w:name="_Toc285460675"/>
      <w:bookmarkStart w:id="3721" w:name="_Toc285536910"/>
      <w:bookmarkStart w:id="3722" w:name="_Toc284427836"/>
      <w:bookmarkStart w:id="3723" w:name="_Toc284487832"/>
      <w:bookmarkStart w:id="3724" w:name="_Toc284593715"/>
      <w:bookmarkStart w:id="3725" w:name="_Toc284598271"/>
      <w:bookmarkStart w:id="3726" w:name="_Toc284601351"/>
      <w:bookmarkStart w:id="3727" w:name="_Toc284855673"/>
      <w:bookmarkStart w:id="3728" w:name="_Toc285012250"/>
      <w:bookmarkStart w:id="3729" w:name="_Toc285023322"/>
      <w:bookmarkStart w:id="3730" w:name="_Toc285031228"/>
      <w:bookmarkStart w:id="3731" w:name="_Toc285033467"/>
      <w:bookmarkStart w:id="3732" w:name="_Toc285034619"/>
      <w:bookmarkStart w:id="3733" w:name="_Toc285199383"/>
      <w:bookmarkStart w:id="3734" w:name="_Toc285208017"/>
      <w:bookmarkStart w:id="3735" w:name="_Toc285437825"/>
      <w:bookmarkStart w:id="3736" w:name="_Toc285460676"/>
      <w:bookmarkStart w:id="3737" w:name="_Toc285536911"/>
      <w:bookmarkStart w:id="3738" w:name="_Toc284427837"/>
      <w:bookmarkStart w:id="3739" w:name="_Toc284487833"/>
      <w:bookmarkStart w:id="3740" w:name="_Toc284593716"/>
      <w:bookmarkStart w:id="3741" w:name="_Toc284598272"/>
      <w:bookmarkStart w:id="3742" w:name="_Toc284601352"/>
      <w:bookmarkStart w:id="3743" w:name="_Toc284855674"/>
      <w:bookmarkStart w:id="3744" w:name="_Toc285012251"/>
      <w:bookmarkStart w:id="3745" w:name="_Toc285023323"/>
      <w:bookmarkStart w:id="3746" w:name="_Toc285031229"/>
      <w:bookmarkStart w:id="3747" w:name="_Toc285033468"/>
      <w:bookmarkStart w:id="3748" w:name="_Toc285034620"/>
      <w:bookmarkStart w:id="3749" w:name="_Toc285199384"/>
      <w:bookmarkStart w:id="3750" w:name="_Toc285208018"/>
      <w:bookmarkStart w:id="3751" w:name="_Toc285437826"/>
      <w:bookmarkStart w:id="3752" w:name="_Toc285460677"/>
      <w:bookmarkStart w:id="3753" w:name="_Toc285536912"/>
      <w:bookmarkStart w:id="3754" w:name="_Toc284427838"/>
      <w:bookmarkStart w:id="3755" w:name="_Toc284487834"/>
      <w:bookmarkStart w:id="3756" w:name="_Toc284593717"/>
      <w:bookmarkStart w:id="3757" w:name="_Toc284598273"/>
      <w:bookmarkStart w:id="3758" w:name="_Toc284601353"/>
      <w:bookmarkStart w:id="3759" w:name="_Toc284855675"/>
      <w:bookmarkStart w:id="3760" w:name="_Toc285012252"/>
      <w:bookmarkStart w:id="3761" w:name="_Toc285023324"/>
      <w:bookmarkStart w:id="3762" w:name="_Toc285031230"/>
      <w:bookmarkStart w:id="3763" w:name="_Toc285033469"/>
      <w:bookmarkStart w:id="3764" w:name="_Toc285034621"/>
      <w:bookmarkStart w:id="3765" w:name="_Toc285199385"/>
      <w:bookmarkStart w:id="3766" w:name="_Toc285208019"/>
      <w:bookmarkStart w:id="3767" w:name="_Toc285437827"/>
      <w:bookmarkStart w:id="3768" w:name="_Toc285460678"/>
      <w:bookmarkStart w:id="3769" w:name="_Toc285536913"/>
      <w:bookmarkStart w:id="3770" w:name="_Toc284427839"/>
      <w:bookmarkStart w:id="3771" w:name="_Toc284487835"/>
      <w:bookmarkStart w:id="3772" w:name="_Toc284593718"/>
      <w:bookmarkStart w:id="3773" w:name="_Toc284598274"/>
      <w:bookmarkStart w:id="3774" w:name="_Toc284601354"/>
      <w:bookmarkStart w:id="3775" w:name="_Toc284855676"/>
      <w:bookmarkStart w:id="3776" w:name="_Toc285012253"/>
      <w:bookmarkStart w:id="3777" w:name="_Toc285023325"/>
      <w:bookmarkStart w:id="3778" w:name="_Toc285031231"/>
      <w:bookmarkStart w:id="3779" w:name="_Toc285033470"/>
      <w:bookmarkStart w:id="3780" w:name="_Toc285034622"/>
      <w:bookmarkStart w:id="3781" w:name="_Toc285199386"/>
      <w:bookmarkStart w:id="3782" w:name="_Toc285208020"/>
      <w:bookmarkStart w:id="3783" w:name="_Toc285437828"/>
      <w:bookmarkStart w:id="3784" w:name="_Toc285460679"/>
      <w:bookmarkStart w:id="3785" w:name="_Toc285536914"/>
      <w:bookmarkStart w:id="3786" w:name="_Toc284426240"/>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r w:rsidRPr="00B51B38">
        <w:t xml:space="preserve">Il est possible de supprimer des éléments des tables de référence même s’ils sont utilisés dans des fiches Personne. </w:t>
      </w:r>
    </w:p>
    <w:p w:rsidR="005B3439" w:rsidRPr="00B51B38" w:rsidRDefault="005B3439" w:rsidP="005B3439">
      <w:pPr>
        <w:pStyle w:val="NormalArial"/>
      </w:pPr>
    </w:p>
    <w:p w:rsidR="005B3439" w:rsidRDefault="005B3439" w:rsidP="005B3439">
      <w:pPr>
        <w:pStyle w:val="NormalArial"/>
      </w:pPr>
      <w:r w:rsidRPr="00B51B38">
        <w:t>Si des valeurs dans les tables de référence sont utilisées pour appliquer des règles de gestion dans la fiche Personne (comme les statuts), on supprime ‘logiquement’ les éléments de la table. La logique de fonctionnement est alors conservée lors de la modification d’une fiche Personne.</w:t>
      </w:r>
    </w:p>
    <w:p w:rsidR="005B3439" w:rsidRDefault="005B3439" w:rsidP="005B3439">
      <w:pPr>
        <w:pStyle w:val="NormalArial"/>
      </w:pPr>
    </w:p>
    <w:p w:rsidR="00B51B38" w:rsidRDefault="00B51B38" w:rsidP="00B51B38">
      <w:pPr>
        <w:pStyle w:val="NormalArial"/>
        <w:ind w:left="576"/>
      </w:pPr>
    </w:p>
    <w:p w:rsidR="00D445FE" w:rsidRPr="00BE48BB" w:rsidRDefault="00D445FE" w:rsidP="00B51B38">
      <w:pPr>
        <w:pStyle w:val="NormalArial"/>
        <w:ind w:left="360"/>
      </w:pPr>
      <w:r w:rsidRPr="00BE48BB">
        <w:t>Cas d'utilisation Gestion des centres</w:t>
      </w:r>
      <w:r w:rsidR="000A57E9">
        <w:t xml:space="preserve"> (suppression logique)</w:t>
      </w:r>
    </w:p>
    <w:p w:rsidR="00D445FE" w:rsidRPr="00BE48BB" w:rsidRDefault="00D445FE" w:rsidP="000509FE">
      <w:pPr>
        <w:pStyle w:val="NormalArial"/>
        <w:numPr>
          <w:ilvl w:val="0"/>
          <w:numId w:val="50"/>
        </w:numPr>
      </w:pPr>
      <w:r w:rsidRPr="00BE48BB">
        <w:t>Cas d'utilisation Gestion des pays</w:t>
      </w:r>
    </w:p>
    <w:p w:rsidR="0075318C" w:rsidRPr="00BE48BB" w:rsidRDefault="0075318C" w:rsidP="000509FE">
      <w:pPr>
        <w:pStyle w:val="NormalArial"/>
        <w:numPr>
          <w:ilvl w:val="0"/>
          <w:numId w:val="50"/>
        </w:numPr>
      </w:pPr>
      <w:r w:rsidRPr="00BE48BB">
        <w:t>Cas d'utilisation Gestion des types de badge</w:t>
      </w:r>
      <w:r w:rsidR="005B3439">
        <w:t xml:space="preserve"> (suppression logique)</w:t>
      </w:r>
    </w:p>
    <w:p w:rsidR="00ED0BFF" w:rsidRPr="00BE48BB" w:rsidRDefault="00ED0BFF" w:rsidP="000509FE">
      <w:pPr>
        <w:pStyle w:val="NormalArial"/>
        <w:numPr>
          <w:ilvl w:val="0"/>
          <w:numId w:val="50"/>
        </w:numPr>
      </w:pPr>
      <w:r w:rsidRPr="00BE48BB">
        <w:t>Cas d'utilisation Gestion des couleurs de badge</w:t>
      </w:r>
      <w:r w:rsidR="005B3439">
        <w:t xml:space="preserve"> </w:t>
      </w:r>
    </w:p>
    <w:p w:rsidR="00ED0BFF" w:rsidRPr="00BE48BB" w:rsidRDefault="00ED0BFF" w:rsidP="000509FE">
      <w:pPr>
        <w:pStyle w:val="NormalArial"/>
        <w:numPr>
          <w:ilvl w:val="0"/>
          <w:numId w:val="50"/>
        </w:numPr>
      </w:pPr>
      <w:r w:rsidRPr="00BE48BB">
        <w:t>Cas d'utilisation Gestion des statuts</w:t>
      </w:r>
      <w:r w:rsidR="005B3439">
        <w:t xml:space="preserve"> (suppression logique)</w:t>
      </w:r>
    </w:p>
    <w:p w:rsidR="00ED0BFF" w:rsidRPr="00BE48BB" w:rsidRDefault="00ED0BFF" w:rsidP="000509FE">
      <w:pPr>
        <w:pStyle w:val="NormalArial"/>
        <w:numPr>
          <w:ilvl w:val="0"/>
          <w:numId w:val="50"/>
        </w:numPr>
      </w:pPr>
      <w:r w:rsidRPr="00BE48BB">
        <w:t>Cas d'utilisation Gestion des sous-statuts</w:t>
      </w:r>
      <w:r w:rsidR="005B3439">
        <w:t xml:space="preserve"> (suppression logique)</w:t>
      </w:r>
    </w:p>
    <w:p w:rsidR="00BE02BD" w:rsidRPr="00BE48BB" w:rsidRDefault="00BE02BD" w:rsidP="000509FE">
      <w:pPr>
        <w:pStyle w:val="NormalArial"/>
        <w:numPr>
          <w:ilvl w:val="0"/>
          <w:numId w:val="50"/>
        </w:numPr>
      </w:pPr>
      <w:r w:rsidRPr="00BE48BB">
        <w:t>Cas d'utilisation Gestion des contrats de travail CEA</w:t>
      </w:r>
    </w:p>
    <w:p w:rsidR="00BE02BD" w:rsidRPr="00BE48BB" w:rsidRDefault="00BE02BD" w:rsidP="000509FE">
      <w:pPr>
        <w:pStyle w:val="NormalArial"/>
        <w:numPr>
          <w:ilvl w:val="0"/>
          <w:numId w:val="50"/>
        </w:numPr>
      </w:pPr>
      <w:r w:rsidRPr="00BE48BB">
        <w:t>Cas d'utilisation Gestion des types de contrat de travail</w:t>
      </w:r>
    </w:p>
    <w:p w:rsidR="00EA4557" w:rsidRDefault="00EA4557" w:rsidP="000509FE">
      <w:pPr>
        <w:pStyle w:val="NormalArial"/>
        <w:numPr>
          <w:ilvl w:val="0"/>
          <w:numId w:val="50"/>
        </w:numPr>
      </w:pPr>
      <w:r w:rsidRPr="00BE48BB">
        <w:t>Cas d'utilisation Gestion des entreprises</w:t>
      </w:r>
      <w:r w:rsidR="005B3439">
        <w:t xml:space="preserve"> </w:t>
      </w:r>
    </w:p>
    <w:p w:rsidR="00211068" w:rsidRPr="00BE48BB" w:rsidRDefault="00211068" w:rsidP="000509FE">
      <w:pPr>
        <w:pStyle w:val="NormalArial"/>
        <w:numPr>
          <w:ilvl w:val="0"/>
          <w:numId w:val="50"/>
        </w:numPr>
      </w:pPr>
      <w:r>
        <w:t>Gestion des marchés</w:t>
      </w:r>
    </w:p>
    <w:p w:rsidR="00EA4557" w:rsidRPr="00BE48BB" w:rsidRDefault="00EA4557" w:rsidP="000509FE">
      <w:pPr>
        <w:pStyle w:val="NormalArial"/>
        <w:numPr>
          <w:ilvl w:val="0"/>
          <w:numId w:val="50"/>
        </w:numPr>
      </w:pPr>
      <w:r w:rsidRPr="00BE48BB">
        <w:t>Cas d'utilisation Gestion des catégories médicales</w:t>
      </w:r>
    </w:p>
    <w:p w:rsidR="00EA4557" w:rsidRPr="00BE48BB" w:rsidRDefault="00EA4557" w:rsidP="000509FE">
      <w:pPr>
        <w:pStyle w:val="NormalArial"/>
        <w:numPr>
          <w:ilvl w:val="0"/>
          <w:numId w:val="50"/>
        </w:numPr>
      </w:pPr>
      <w:r w:rsidRPr="00BE48BB">
        <w:t>Cas d'utilisation Gestion des types d'avis FSD</w:t>
      </w:r>
      <w:r w:rsidR="000A57E9">
        <w:t xml:space="preserve"> (suppression logique)</w:t>
      </w:r>
    </w:p>
    <w:p w:rsidR="00EA4557" w:rsidRPr="00BE48BB" w:rsidRDefault="00EA4557" w:rsidP="000509FE">
      <w:pPr>
        <w:pStyle w:val="NormalArial"/>
        <w:numPr>
          <w:ilvl w:val="0"/>
          <w:numId w:val="50"/>
        </w:numPr>
      </w:pPr>
      <w:r w:rsidRPr="00BE48BB">
        <w:t>Cas d'utilisation Gestion des unités</w:t>
      </w:r>
    </w:p>
    <w:p w:rsidR="00321051" w:rsidRPr="00BE48BB" w:rsidRDefault="00321051" w:rsidP="00321051">
      <w:pPr>
        <w:pStyle w:val="NormalArial"/>
        <w:numPr>
          <w:ilvl w:val="0"/>
          <w:numId w:val="50"/>
        </w:numPr>
      </w:pPr>
      <w:r w:rsidRPr="00BE48BB">
        <w:t>Cas d'utilisation Gestion des personnes habilitées à signer une demande d'accès</w:t>
      </w:r>
      <w:r w:rsidR="000A57E9">
        <w:t xml:space="preserve"> (suppression logique)</w:t>
      </w:r>
    </w:p>
    <w:p w:rsidR="00321051" w:rsidRPr="00BE48BB" w:rsidRDefault="00321051" w:rsidP="00321051">
      <w:pPr>
        <w:pStyle w:val="NormalArial"/>
        <w:numPr>
          <w:ilvl w:val="0"/>
          <w:numId w:val="50"/>
        </w:numPr>
      </w:pPr>
      <w:r w:rsidRPr="00BE48BB">
        <w:t>Cas d'utilisation Gestion des formations sécurité et QHP</w:t>
      </w:r>
      <w:r w:rsidR="000A57E9">
        <w:t xml:space="preserve"> (suppression logique)</w:t>
      </w:r>
    </w:p>
    <w:p w:rsidR="00321051" w:rsidRPr="00BE48BB" w:rsidRDefault="00321051" w:rsidP="00321051">
      <w:pPr>
        <w:pStyle w:val="NormalArial"/>
        <w:numPr>
          <w:ilvl w:val="0"/>
          <w:numId w:val="50"/>
        </w:numPr>
      </w:pPr>
      <w:r w:rsidRPr="00BE48BB">
        <w:t>Cas d'utilisation Gestion des entités</w:t>
      </w:r>
    </w:p>
    <w:p w:rsidR="00E15C2B" w:rsidRDefault="00321051" w:rsidP="00EA4557">
      <w:pPr>
        <w:pStyle w:val="NormalArial"/>
        <w:numPr>
          <w:ilvl w:val="0"/>
          <w:numId w:val="50"/>
        </w:numPr>
      </w:pPr>
      <w:r w:rsidRPr="00BE48BB">
        <w:t>Cas d'utilisation Gestion des types HNO</w:t>
      </w:r>
    </w:p>
    <w:p w:rsidR="00211068" w:rsidRDefault="00211068" w:rsidP="00EA4557">
      <w:pPr>
        <w:pStyle w:val="NormalArial"/>
        <w:numPr>
          <w:ilvl w:val="0"/>
          <w:numId w:val="50"/>
        </w:numPr>
      </w:pPr>
      <w:r>
        <w:t>Gestion des villes/CP</w:t>
      </w:r>
    </w:p>
    <w:p w:rsidR="00E15C2B" w:rsidRDefault="00E15C2B" w:rsidP="00EA4557">
      <w:pPr>
        <w:pStyle w:val="NormalArial"/>
        <w:numPr>
          <w:ilvl w:val="0"/>
          <w:numId w:val="50"/>
        </w:numPr>
      </w:pPr>
      <w:r>
        <w:t>Cas d'utilisation Gestion de la table de paramétrage</w:t>
      </w:r>
    </w:p>
    <w:p w:rsidR="00C30125" w:rsidRDefault="00C30125" w:rsidP="00C30125">
      <w:pPr>
        <w:pStyle w:val="NormalArial"/>
        <w:ind w:left="720"/>
      </w:pPr>
    </w:p>
    <w:p w:rsidR="00B4595A" w:rsidRPr="00BE48BB" w:rsidRDefault="00B4595A" w:rsidP="00B4595A">
      <w:pPr>
        <w:pStyle w:val="Titre2"/>
      </w:pPr>
      <w:bookmarkStart w:id="3787" w:name="_Toc288057945"/>
      <w:bookmarkStart w:id="3788" w:name="_Toc288123173"/>
      <w:bookmarkStart w:id="3789" w:name="_Toc288057946"/>
      <w:bookmarkStart w:id="3790" w:name="_Toc288123174"/>
      <w:bookmarkStart w:id="3791" w:name="_Toc285793865"/>
      <w:bookmarkStart w:id="3792" w:name="_Toc292454150"/>
      <w:bookmarkEnd w:id="3787"/>
      <w:bookmarkEnd w:id="3788"/>
      <w:bookmarkEnd w:id="3789"/>
      <w:bookmarkEnd w:id="3790"/>
      <w:r w:rsidRPr="00BE48BB">
        <w:t>Cas d'utilisation Gestion des centres</w:t>
      </w:r>
      <w:bookmarkEnd w:id="3786"/>
      <w:bookmarkEnd w:id="3791"/>
      <w:bookmarkEnd w:id="3792"/>
    </w:p>
    <w:p w:rsidR="00B4595A" w:rsidRPr="00BE48BB" w:rsidRDefault="00B4595A" w:rsidP="00D23387">
      <w:pPr>
        <w:pStyle w:val="Titre3"/>
      </w:pPr>
      <w:bookmarkStart w:id="3793" w:name="_Toc284426241"/>
      <w:bookmarkStart w:id="3794" w:name="_Toc285793866"/>
      <w:bookmarkStart w:id="3795" w:name="_Toc292454151"/>
      <w:bookmarkStart w:id="3796" w:name="_Toc284426242"/>
      <w:r w:rsidRPr="00BE48BB">
        <w:t>Consulter la liste des centres</w:t>
      </w:r>
      <w:bookmarkEnd w:id="3793"/>
      <w:bookmarkEnd w:id="3794"/>
      <w:bookmarkEnd w:id="3795"/>
    </w:p>
    <w:p w:rsidR="00470290" w:rsidRPr="00BE48BB" w:rsidRDefault="00470290" w:rsidP="00470290">
      <w:pPr>
        <w:pStyle w:val="NormalArial"/>
      </w:pPr>
    </w:p>
    <w:p w:rsidR="00B4595A" w:rsidRPr="00BE48BB" w:rsidRDefault="00B4595A" w:rsidP="00B4595A">
      <w:pPr>
        <w:pStyle w:val="NormalArial"/>
      </w:pPr>
      <w:r w:rsidRPr="00BE48BB">
        <w:rPr>
          <w:b/>
        </w:rPr>
        <w:t>Résumé</w:t>
      </w:r>
      <w:r w:rsidRPr="00BE48BB">
        <w:t xml:space="preserve"> : Cette fonctionnalité permet à l'acteur d'afficher les centres</w:t>
      </w:r>
    </w:p>
    <w:p w:rsidR="00B4595A" w:rsidRPr="00BE48BB" w:rsidRDefault="00B4595A" w:rsidP="00B4595A">
      <w:pPr>
        <w:pStyle w:val="NormalArial"/>
      </w:pPr>
      <w:r w:rsidRPr="00BE48BB">
        <w:rPr>
          <w:b/>
        </w:rPr>
        <w:t>Acteur(s)</w:t>
      </w:r>
      <w:r w:rsidRPr="00BE48BB">
        <w:t xml:space="preserve"> : Accueil, </w:t>
      </w:r>
      <w:r w:rsidR="00814F16" w:rsidRPr="00BE48BB">
        <w:t xml:space="preserve">OS </w:t>
      </w:r>
      <w:r w:rsidR="00BB69BC" w:rsidRPr="00BE48BB">
        <w:t>de Pôle</w:t>
      </w:r>
      <w:r w:rsidR="00956DE3">
        <w:t>, Administrateur de Centre</w:t>
      </w:r>
    </w:p>
    <w:p w:rsidR="00B4595A" w:rsidRPr="00BE48BB" w:rsidRDefault="00B4595A" w:rsidP="00B4595A">
      <w:pPr>
        <w:pStyle w:val="NormalArial"/>
      </w:pPr>
      <w:r w:rsidRPr="00BE48BB">
        <w:rPr>
          <w:b/>
        </w:rPr>
        <w:t>Pré-condition</w:t>
      </w:r>
      <w:r w:rsidRPr="00BE48BB">
        <w:t xml:space="preserve"> : L'acteur est identifié </w:t>
      </w:r>
    </w:p>
    <w:p w:rsidR="00B4595A" w:rsidRPr="00BE48BB" w:rsidRDefault="00B4595A" w:rsidP="00B4595A">
      <w:pPr>
        <w:pStyle w:val="NormalArial"/>
      </w:pPr>
      <w:r w:rsidRPr="00BE48BB">
        <w:rPr>
          <w:b/>
        </w:rPr>
        <w:t>Post-condition</w:t>
      </w:r>
      <w:r w:rsidRPr="00BE48BB">
        <w:t xml:space="preserve"> : les centres sont affichés</w:t>
      </w:r>
    </w:p>
    <w:p w:rsidR="00B4595A" w:rsidRPr="00BE48BB" w:rsidRDefault="00B4595A" w:rsidP="00886B7C">
      <w:pPr>
        <w:pStyle w:val="Titre4bis"/>
      </w:pPr>
      <w:bookmarkStart w:id="3797" w:name="_Toc285793867"/>
      <w:r w:rsidRPr="00BE48BB">
        <w:t>Interface Liste des centres</w:t>
      </w:r>
      <w:bookmarkEnd w:id="3797"/>
    </w:p>
    <w:p w:rsidR="00B4595A" w:rsidRPr="00BE48BB" w:rsidRDefault="00B4595A" w:rsidP="00886B7C">
      <w:pPr>
        <w:pStyle w:val="NormalArial"/>
        <w:rPr>
          <w:bCs/>
        </w:rPr>
      </w:pPr>
      <w:r w:rsidRPr="00BE48BB">
        <w:rPr>
          <w:bCs/>
        </w:rPr>
        <w:t xml:space="preserve">L'écran affiche la liste des centres. La liste est composée de la colonne </w:t>
      </w:r>
    </w:p>
    <w:p w:rsidR="00B4595A" w:rsidRDefault="00B4595A" w:rsidP="00886B7C">
      <w:pPr>
        <w:pStyle w:val="NormalArial"/>
        <w:numPr>
          <w:ilvl w:val="0"/>
          <w:numId w:val="10"/>
        </w:numPr>
        <w:rPr>
          <w:bCs/>
        </w:rPr>
      </w:pPr>
      <w:r w:rsidRPr="00BE48BB">
        <w:rPr>
          <w:bCs/>
        </w:rPr>
        <w:t>Code du centre</w:t>
      </w:r>
      <w:r w:rsidR="00A96232" w:rsidRPr="00BE48BB">
        <w:rPr>
          <w:bCs/>
        </w:rPr>
        <w:t>.</w:t>
      </w:r>
      <w:r w:rsidR="00814F16" w:rsidRPr="00BE48BB">
        <w:rPr>
          <w:bCs/>
        </w:rPr>
        <w:t xml:space="preserve"> </w:t>
      </w:r>
      <w:r w:rsidR="00A96232" w:rsidRPr="00BE48BB">
        <w:rPr>
          <w:bCs/>
        </w:rPr>
        <w:t>Le code est utilisé pour la correspondance avec les centres d'habilitation (</w:t>
      </w:r>
      <w:r w:rsidR="00814F16" w:rsidRPr="00BE48BB">
        <w:rPr>
          <w:bCs/>
        </w:rPr>
        <w:t>code HABILITA)</w:t>
      </w:r>
    </w:p>
    <w:p w:rsidR="00332E94" w:rsidRDefault="00332E94" w:rsidP="00886B7C">
      <w:pPr>
        <w:pStyle w:val="NormalArial"/>
        <w:numPr>
          <w:ilvl w:val="0"/>
          <w:numId w:val="10"/>
        </w:numPr>
        <w:rPr>
          <w:bCs/>
        </w:rPr>
      </w:pPr>
      <w:r>
        <w:rPr>
          <w:bCs/>
        </w:rPr>
        <w:t>Code DCS du centre (champ texte – non modifiable)</w:t>
      </w:r>
    </w:p>
    <w:p w:rsidR="00E15C2B" w:rsidRDefault="00E15C2B" w:rsidP="00E15C2B">
      <w:pPr>
        <w:pStyle w:val="NormalArial"/>
        <w:numPr>
          <w:ilvl w:val="0"/>
          <w:numId w:val="10"/>
        </w:numPr>
        <w:rPr>
          <w:bCs/>
        </w:rPr>
      </w:pPr>
      <w:r w:rsidRPr="00BE48BB">
        <w:rPr>
          <w:bCs/>
        </w:rPr>
        <w:t>HNO (case à cocher non modifiable)</w:t>
      </w:r>
    </w:p>
    <w:p w:rsidR="00D52E54" w:rsidRPr="00BE48BB" w:rsidRDefault="00D52E54" w:rsidP="00E15C2B">
      <w:pPr>
        <w:pStyle w:val="NormalArial"/>
        <w:numPr>
          <w:ilvl w:val="0"/>
          <w:numId w:val="10"/>
        </w:numPr>
        <w:rPr>
          <w:bCs/>
        </w:rPr>
      </w:pPr>
      <w:r>
        <w:rPr>
          <w:bCs/>
        </w:rPr>
        <w:t>Mail HNO dégradé (champ texte – non modifiable)</w:t>
      </w:r>
    </w:p>
    <w:p w:rsidR="00E15C2B" w:rsidRDefault="00E15C2B" w:rsidP="00E15C2B">
      <w:pPr>
        <w:pStyle w:val="NormalArial"/>
        <w:numPr>
          <w:ilvl w:val="0"/>
          <w:numId w:val="10"/>
        </w:numPr>
        <w:rPr>
          <w:bCs/>
        </w:rPr>
      </w:pPr>
      <w:r w:rsidRPr="00BE48BB">
        <w:rPr>
          <w:bCs/>
        </w:rPr>
        <w:t>Accès véhicule (case à cocher non modifiable)</w:t>
      </w:r>
    </w:p>
    <w:p w:rsidR="00D52E54" w:rsidRPr="00BE48BB" w:rsidRDefault="00D52E54" w:rsidP="00D52E54">
      <w:pPr>
        <w:pStyle w:val="NormalArial"/>
        <w:numPr>
          <w:ilvl w:val="0"/>
          <w:numId w:val="10"/>
        </w:numPr>
        <w:rPr>
          <w:bCs/>
        </w:rPr>
      </w:pPr>
      <w:r>
        <w:rPr>
          <w:bCs/>
        </w:rPr>
        <w:t>Mail Véhicule dégradé (champ texte – non modifiable)</w:t>
      </w:r>
    </w:p>
    <w:p w:rsidR="003746F7" w:rsidRDefault="003746F7" w:rsidP="00886B7C">
      <w:pPr>
        <w:pStyle w:val="NormalArial"/>
        <w:rPr>
          <w:bCs/>
        </w:rPr>
      </w:pPr>
      <w:r>
        <w:rPr>
          <w:bCs/>
        </w:rPr>
        <w:lastRenderedPageBreak/>
        <w:t>Période d'envoi des états pour le mode dégradé (champ numérique – non modifiable)</w:t>
      </w:r>
    </w:p>
    <w:p w:rsidR="00B4595A" w:rsidRPr="00BE48BB" w:rsidRDefault="00B4595A" w:rsidP="00886B7C">
      <w:pPr>
        <w:pStyle w:val="NormalArial"/>
        <w:rPr>
          <w:bCs/>
        </w:rPr>
      </w:pPr>
      <w:r w:rsidRPr="00BE48BB">
        <w:rPr>
          <w:bCs/>
        </w:rPr>
        <w:t>La liste est affichée par ordre alphabétique.</w:t>
      </w:r>
    </w:p>
    <w:p w:rsidR="00B4595A" w:rsidRPr="00BE48BB" w:rsidRDefault="00B4595A" w:rsidP="00886B7C">
      <w:pPr>
        <w:pStyle w:val="Titre4bis"/>
      </w:pPr>
      <w:bookmarkStart w:id="3798" w:name="_Toc285793868"/>
      <w:r w:rsidRPr="00BE48BB">
        <w:t>Scénario 1 – Afficher la liste des centres</w:t>
      </w:r>
      <w:bookmarkEnd w:id="3798"/>
    </w:p>
    <w:p w:rsidR="00B4595A" w:rsidRPr="00BE48BB" w:rsidRDefault="00B4595A" w:rsidP="00886B7C">
      <w:pPr>
        <w:pStyle w:val="NormalArial"/>
        <w:numPr>
          <w:ilvl w:val="0"/>
          <w:numId w:val="11"/>
        </w:numPr>
        <w:rPr>
          <w:bCs/>
        </w:rPr>
      </w:pPr>
      <w:r w:rsidRPr="00BE48BB">
        <w:rPr>
          <w:bCs/>
        </w:rPr>
        <w:t>L'utilisateur arrive sur le module.</w:t>
      </w:r>
    </w:p>
    <w:p w:rsidR="00B4595A" w:rsidRPr="00BE48BB" w:rsidRDefault="00B4595A" w:rsidP="00886B7C">
      <w:pPr>
        <w:pStyle w:val="NormalArial"/>
        <w:numPr>
          <w:ilvl w:val="0"/>
          <w:numId w:val="11"/>
        </w:numPr>
        <w:rPr>
          <w:bCs/>
        </w:rPr>
      </w:pPr>
      <w:r w:rsidRPr="00BE48BB">
        <w:rPr>
          <w:bCs/>
        </w:rPr>
        <w:t>Le système affiche la liste des centres</w:t>
      </w:r>
      <w:r w:rsidR="00A0266B" w:rsidRPr="00BE48BB">
        <w:rPr>
          <w:bCs/>
        </w:rPr>
        <w:t xml:space="preserve"> </w:t>
      </w:r>
    </w:p>
    <w:p w:rsidR="00A0266B" w:rsidRPr="00BE48BB" w:rsidRDefault="00A0266B" w:rsidP="00886B7C">
      <w:pPr>
        <w:pStyle w:val="NormalArial"/>
        <w:ind w:left="720"/>
        <w:rPr>
          <w:bCs/>
        </w:rPr>
      </w:pPr>
    </w:p>
    <w:p w:rsidR="00B4595A" w:rsidRPr="00BE48BB" w:rsidRDefault="00B4595A" w:rsidP="00D23387">
      <w:pPr>
        <w:pStyle w:val="Titre3"/>
      </w:pPr>
      <w:bookmarkStart w:id="3799" w:name="_Toc285793869"/>
      <w:bookmarkStart w:id="3800" w:name="_Toc292454152"/>
      <w:r w:rsidRPr="00BE48BB">
        <w:t>Gérer les centres</w:t>
      </w:r>
      <w:bookmarkEnd w:id="3799"/>
      <w:bookmarkEnd w:id="3800"/>
    </w:p>
    <w:p w:rsidR="00B4595A" w:rsidRPr="00BE48BB" w:rsidRDefault="00B4595A" w:rsidP="00B4595A">
      <w:pPr>
        <w:pStyle w:val="NormalArial"/>
        <w:rPr>
          <w:bCs/>
        </w:rPr>
      </w:pPr>
      <w:r w:rsidRPr="00BE48BB">
        <w:rPr>
          <w:b/>
          <w:bCs/>
        </w:rPr>
        <w:t>Résumé</w:t>
      </w:r>
      <w:r w:rsidRPr="00BE48BB">
        <w:rPr>
          <w:bCs/>
        </w:rPr>
        <w:t xml:space="preserve"> : Cette fonctionnalité permet à l'acteur de gérer les centres (création, modification, suppression)</w:t>
      </w:r>
    </w:p>
    <w:p w:rsidR="00B4595A" w:rsidRPr="00BE48BB" w:rsidRDefault="00B4595A" w:rsidP="00B4595A">
      <w:pPr>
        <w:pStyle w:val="NormalArial"/>
        <w:rPr>
          <w:bCs/>
        </w:rPr>
      </w:pPr>
      <w:r w:rsidRPr="00BE48BB">
        <w:rPr>
          <w:b/>
          <w:bCs/>
        </w:rPr>
        <w:t xml:space="preserve">Acteur(s) </w:t>
      </w:r>
      <w:r w:rsidRPr="00BE48BB">
        <w:rPr>
          <w:bCs/>
        </w:rPr>
        <w:t>: Administrateur National</w:t>
      </w:r>
    </w:p>
    <w:p w:rsidR="00B4595A" w:rsidRPr="00BE48BB" w:rsidRDefault="00B4595A" w:rsidP="00B4595A">
      <w:pPr>
        <w:pStyle w:val="NormalArial"/>
        <w:rPr>
          <w:bCs/>
        </w:rPr>
      </w:pPr>
      <w:r w:rsidRPr="00BE48BB">
        <w:rPr>
          <w:b/>
          <w:bCs/>
        </w:rPr>
        <w:t>Pré-condition</w:t>
      </w:r>
      <w:r w:rsidRPr="00BE48BB">
        <w:rPr>
          <w:bCs/>
        </w:rPr>
        <w:t xml:space="preserve"> : L'acteur est identifié</w:t>
      </w:r>
    </w:p>
    <w:p w:rsidR="00B4595A" w:rsidRPr="00BE48BB" w:rsidRDefault="00B4595A" w:rsidP="00B4595A">
      <w:pPr>
        <w:pStyle w:val="NormalArial"/>
        <w:rPr>
          <w:bCs/>
        </w:rPr>
      </w:pPr>
      <w:r w:rsidRPr="00BE48BB">
        <w:rPr>
          <w:b/>
          <w:bCs/>
        </w:rPr>
        <w:t>Post-condition</w:t>
      </w:r>
      <w:r w:rsidRPr="00BE48BB">
        <w:rPr>
          <w:bCs/>
        </w:rPr>
        <w:t xml:space="preserve"> : les centres sont gérés</w:t>
      </w:r>
    </w:p>
    <w:p w:rsidR="00B4595A" w:rsidRPr="00BE48BB" w:rsidRDefault="00B4595A" w:rsidP="00886B7C">
      <w:pPr>
        <w:pStyle w:val="Titre4bis"/>
      </w:pPr>
      <w:bookmarkStart w:id="3801" w:name="_Toc285793870"/>
      <w:r w:rsidRPr="00BE48BB">
        <w:t>Interface Liste des centres</w:t>
      </w:r>
      <w:bookmarkEnd w:id="3796"/>
      <w:bookmarkEnd w:id="3801"/>
    </w:p>
    <w:p w:rsidR="00B4595A" w:rsidRPr="00BE48BB" w:rsidRDefault="00B4595A" w:rsidP="00886B7C">
      <w:pPr>
        <w:pStyle w:val="NormalArial"/>
        <w:rPr>
          <w:bCs/>
        </w:rPr>
      </w:pPr>
      <w:r w:rsidRPr="00BE48BB">
        <w:rPr>
          <w:bCs/>
        </w:rPr>
        <w:t>L'écran affiche la liste des centres. La liste est composée de</w:t>
      </w:r>
      <w:r w:rsidR="00A0266B" w:rsidRPr="00BE48BB">
        <w:rPr>
          <w:bCs/>
        </w:rPr>
        <w:t>s</w:t>
      </w:r>
      <w:r w:rsidRPr="00BE48BB">
        <w:rPr>
          <w:bCs/>
        </w:rPr>
        <w:t xml:space="preserve"> colonne</w:t>
      </w:r>
      <w:r w:rsidR="00A0266B" w:rsidRPr="00BE48BB">
        <w:rPr>
          <w:bCs/>
        </w:rPr>
        <w:t>s suivantes :</w:t>
      </w:r>
      <w:r w:rsidRPr="00BE48BB">
        <w:rPr>
          <w:bCs/>
        </w:rPr>
        <w:t xml:space="preserve"> </w:t>
      </w:r>
    </w:p>
    <w:p w:rsidR="00B4595A" w:rsidRDefault="00B4595A" w:rsidP="00886B7C">
      <w:pPr>
        <w:pStyle w:val="NormalArial"/>
        <w:numPr>
          <w:ilvl w:val="0"/>
          <w:numId w:val="10"/>
        </w:numPr>
        <w:rPr>
          <w:bCs/>
        </w:rPr>
      </w:pPr>
      <w:r w:rsidRPr="00BE48BB">
        <w:rPr>
          <w:bCs/>
        </w:rPr>
        <w:t>Code du centre</w:t>
      </w:r>
      <w:r w:rsidR="00332E94">
        <w:rPr>
          <w:bCs/>
        </w:rPr>
        <w:t xml:space="preserve"> (champ texte – non modifiable)</w:t>
      </w:r>
    </w:p>
    <w:p w:rsidR="00332E94" w:rsidRPr="00BE48BB" w:rsidRDefault="00332E94" w:rsidP="00886B7C">
      <w:pPr>
        <w:pStyle w:val="NormalArial"/>
        <w:numPr>
          <w:ilvl w:val="0"/>
          <w:numId w:val="10"/>
        </w:numPr>
        <w:rPr>
          <w:bCs/>
        </w:rPr>
      </w:pPr>
      <w:r>
        <w:rPr>
          <w:bCs/>
        </w:rPr>
        <w:t>Code DCS du centre (champ texte – non modifiable)</w:t>
      </w:r>
    </w:p>
    <w:p w:rsidR="00972E65" w:rsidRPr="00BE48BB" w:rsidRDefault="00972E65" w:rsidP="00886B7C">
      <w:pPr>
        <w:pStyle w:val="NormalArial"/>
        <w:numPr>
          <w:ilvl w:val="0"/>
          <w:numId w:val="10"/>
        </w:numPr>
        <w:rPr>
          <w:bCs/>
        </w:rPr>
      </w:pPr>
      <w:r w:rsidRPr="00BE48BB">
        <w:rPr>
          <w:bCs/>
        </w:rPr>
        <w:t>HNO (case à cocher non modifiable)</w:t>
      </w:r>
    </w:p>
    <w:p w:rsidR="00D52E54" w:rsidRPr="00BE48BB" w:rsidRDefault="00D52E54" w:rsidP="00D52E54">
      <w:pPr>
        <w:pStyle w:val="NormalArial"/>
        <w:numPr>
          <w:ilvl w:val="0"/>
          <w:numId w:val="10"/>
        </w:numPr>
        <w:rPr>
          <w:bCs/>
        </w:rPr>
      </w:pPr>
      <w:r>
        <w:rPr>
          <w:bCs/>
        </w:rPr>
        <w:t>Mail HNO dégradé (champ texte – non modifiable)</w:t>
      </w:r>
    </w:p>
    <w:p w:rsidR="00972E65" w:rsidRPr="00BE48BB" w:rsidRDefault="00972E65" w:rsidP="00886B7C">
      <w:pPr>
        <w:pStyle w:val="NormalArial"/>
        <w:numPr>
          <w:ilvl w:val="0"/>
          <w:numId w:val="10"/>
        </w:numPr>
        <w:rPr>
          <w:bCs/>
        </w:rPr>
      </w:pPr>
      <w:r w:rsidRPr="00BE48BB">
        <w:rPr>
          <w:bCs/>
        </w:rPr>
        <w:t>Accès véhicule (case à cocher non modifiable)</w:t>
      </w:r>
    </w:p>
    <w:p w:rsidR="00D52E54" w:rsidRPr="00BE48BB" w:rsidRDefault="00D52E54" w:rsidP="00D52E54">
      <w:pPr>
        <w:pStyle w:val="NormalArial"/>
        <w:numPr>
          <w:ilvl w:val="0"/>
          <w:numId w:val="10"/>
        </w:numPr>
        <w:rPr>
          <w:bCs/>
        </w:rPr>
      </w:pPr>
      <w:r>
        <w:rPr>
          <w:bCs/>
        </w:rPr>
        <w:t>Mail Véhicule dégradé (champ texte – non modifiable)</w:t>
      </w:r>
    </w:p>
    <w:p w:rsidR="00870D72" w:rsidRDefault="003746F7" w:rsidP="00886B7C">
      <w:pPr>
        <w:pStyle w:val="NormalArial"/>
        <w:numPr>
          <w:ilvl w:val="0"/>
          <w:numId w:val="10"/>
        </w:numPr>
        <w:rPr>
          <w:bCs/>
        </w:rPr>
      </w:pPr>
      <w:r>
        <w:rPr>
          <w:bCs/>
        </w:rPr>
        <w:t>Période d'envoi des états pour le mode dégradé (champ numérique – non modifiable)</w:t>
      </w:r>
    </w:p>
    <w:p w:rsidR="00B4595A" w:rsidRPr="00BE48BB" w:rsidRDefault="00B4595A" w:rsidP="00886B7C">
      <w:pPr>
        <w:pStyle w:val="NormalArial"/>
        <w:numPr>
          <w:ilvl w:val="0"/>
          <w:numId w:val="10"/>
        </w:numPr>
        <w:rPr>
          <w:bCs/>
        </w:rPr>
      </w:pPr>
      <w:r w:rsidRPr="00BE48BB">
        <w:rPr>
          <w:bCs/>
        </w:rPr>
        <w:t>Un bouton "Supprimer"</w:t>
      </w:r>
    </w:p>
    <w:p w:rsidR="00B4595A" w:rsidRPr="00BE48BB" w:rsidRDefault="00B4595A" w:rsidP="00886B7C">
      <w:pPr>
        <w:pStyle w:val="NormalArial"/>
        <w:numPr>
          <w:ilvl w:val="0"/>
          <w:numId w:val="10"/>
        </w:numPr>
        <w:rPr>
          <w:bCs/>
        </w:rPr>
      </w:pPr>
      <w:r w:rsidRPr="00BE48BB">
        <w:rPr>
          <w:bCs/>
        </w:rPr>
        <w:t xml:space="preserve">Un bouton "Modifier" </w:t>
      </w:r>
    </w:p>
    <w:p w:rsidR="00A0266B" w:rsidRPr="00BE48BB" w:rsidRDefault="00A0266B" w:rsidP="00886B7C">
      <w:pPr>
        <w:pStyle w:val="NormalArial"/>
        <w:rPr>
          <w:bCs/>
        </w:rPr>
      </w:pPr>
      <w:r w:rsidRPr="00BE48BB">
        <w:rPr>
          <w:bCs/>
        </w:rPr>
        <w:t>La liste est affichée par ordre alphabétique</w:t>
      </w:r>
      <w:r w:rsidR="00A96232" w:rsidRPr="00BE48BB">
        <w:rPr>
          <w:bCs/>
        </w:rPr>
        <w:t xml:space="preserve"> sur le code.</w:t>
      </w:r>
    </w:p>
    <w:p w:rsidR="00A0266B" w:rsidRPr="00BE48BB" w:rsidRDefault="00A0266B" w:rsidP="00886B7C">
      <w:pPr>
        <w:pStyle w:val="NormalArial"/>
        <w:rPr>
          <w:bCs/>
        </w:rPr>
      </w:pPr>
    </w:p>
    <w:p w:rsidR="00B4595A" w:rsidRPr="00BE48BB" w:rsidRDefault="00B4595A" w:rsidP="00886B7C">
      <w:pPr>
        <w:pStyle w:val="NormalArial"/>
        <w:rPr>
          <w:bCs/>
        </w:rPr>
      </w:pPr>
      <w:r w:rsidRPr="00BE48BB">
        <w:rPr>
          <w:bCs/>
        </w:rPr>
        <w:t>Un bouton "Nouveau" permet de créer un nouveau centre</w:t>
      </w:r>
    </w:p>
    <w:p w:rsidR="00B4595A" w:rsidRPr="00BE48BB" w:rsidRDefault="00B4595A" w:rsidP="00886B7C">
      <w:pPr>
        <w:pStyle w:val="Titre4bis"/>
      </w:pPr>
      <w:bookmarkStart w:id="3802" w:name="_Toc284426243"/>
      <w:bookmarkStart w:id="3803" w:name="_Toc285793871"/>
      <w:r w:rsidRPr="00BE48BB">
        <w:t>Interface – Formulaire centre</w:t>
      </w:r>
      <w:bookmarkEnd w:id="3802"/>
      <w:bookmarkEnd w:id="3803"/>
    </w:p>
    <w:p w:rsidR="00B4595A" w:rsidRPr="00BE48BB" w:rsidRDefault="00B4595A" w:rsidP="00886B7C">
      <w:pPr>
        <w:pStyle w:val="NormalArial"/>
        <w:rPr>
          <w:bCs/>
        </w:rPr>
      </w:pPr>
      <w:r w:rsidRPr="00BE48BB">
        <w:rPr>
          <w:bCs/>
        </w:rPr>
        <w:t>L'écran affiche un formulaire composé du champ :</w:t>
      </w:r>
    </w:p>
    <w:p w:rsidR="00B4595A" w:rsidRDefault="00B4595A" w:rsidP="00886B7C">
      <w:pPr>
        <w:pStyle w:val="NormalArial"/>
        <w:numPr>
          <w:ilvl w:val="0"/>
          <w:numId w:val="12"/>
        </w:numPr>
        <w:rPr>
          <w:bCs/>
        </w:rPr>
      </w:pPr>
      <w:r w:rsidRPr="00BE48BB">
        <w:rPr>
          <w:bCs/>
        </w:rPr>
        <w:t>Code du centre (texte libre</w:t>
      </w:r>
      <w:r w:rsidR="00A0266B" w:rsidRPr="00BE48BB">
        <w:rPr>
          <w:bCs/>
        </w:rPr>
        <w:t xml:space="preserve"> - obligatoire</w:t>
      </w:r>
      <w:r w:rsidRPr="00BE48BB">
        <w:rPr>
          <w:bCs/>
        </w:rPr>
        <w:t>)</w:t>
      </w:r>
    </w:p>
    <w:p w:rsidR="00332E94" w:rsidRPr="00BE48BB" w:rsidRDefault="00DD4BCC" w:rsidP="00886B7C">
      <w:pPr>
        <w:pStyle w:val="NormalArial"/>
        <w:numPr>
          <w:ilvl w:val="0"/>
          <w:numId w:val="12"/>
        </w:numPr>
        <w:rPr>
          <w:bCs/>
        </w:rPr>
      </w:pPr>
      <w:r>
        <w:rPr>
          <w:bCs/>
        </w:rPr>
        <w:t>Code DCS du centre (texte libre – obligatoire)</w:t>
      </w:r>
    </w:p>
    <w:p w:rsidR="00972E65" w:rsidRPr="00BE48BB" w:rsidRDefault="00972E65" w:rsidP="00886B7C">
      <w:pPr>
        <w:pStyle w:val="NormalArial"/>
        <w:numPr>
          <w:ilvl w:val="0"/>
          <w:numId w:val="12"/>
        </w:numPr>
        <w:rPr>
          <w:bCs/>
        </w:rPr>
      </w:pPr>
      <w:r w:rsidRPr="00BE48BB">
        <w:rPr>
          <w:bCs/>
        </w:rPr>
        <w:t>HNO (case à cocher) : cette case est cochée si le centre gère les HNO</w:t>
      </w:r>
    </w:p>
    <w:p w:rsidR="00D52E54" w:rsidRPr="00BE48BB" w:rsidRDefault="00D52E54" w:rsidP="00D52E54">
      <w:pPr>
        <w:pStyle w:val="NormalArial"/>
        <w:numPr>
          <w:ilvl w:val="0"/>
          <w:numId w:val="12"/>
        </w:numPr>
        <w:rPr>
          <w:bCs/>
        </w:rPr>
      </w:pPr>
      <w:r>
        <w:rPr>
          <w:bCs/>
        </w:rPr>
        <w:t>Mail HNO dégradé (texte libre -facultatif)</w:t>
      </w:r>
    </w:p>
    <w:p w:rsidR="00972E65" w:rsidRPr="00BE48BB" w:rsidRDefault="00972E65" w:rsidP="00886B7C">
      <w:pPr>
        <w:pStyle w:val="NormalArial"/>
        <w:numPr>
          <w:ilvl w:val="0"/>
          <w:numId w:val="12"/>
        </w:numPr>
        <w:rPr>
          <w:bCs/>
        </w:rPr>
      </w:pPr>
      <w:r w:rsidRPr="00BE48BB">
        <w:rPr>
          <w:bCs/>
        </w:rPr>
        <w:t>Accès véhicule (case à cocher) : cette case est cochée si le centre gère les accès véhicule</w:t>
      </w:r>
    </w:p>
    <w:p w:rsidR="00D52E54" w:rsidRDefault="00D52E54" w:rsidP="00D52E54">
      <w:pPr>
        <w:pStyle w:val="NormalArial"/>
        <w:numPr>
          <w:ilvl w:val="0"/>
          <w:numId w:val="12"/>
        </w:numPr>
        <w:rPr>
          <w:bCs/>
        </w:rPr>
      </w:pPr>
      <w:r>
        <w:rPr>
          <w:bCs/>
        </w:rPr>
        <w:t>Mail Véhicule dégradé (texte libre -facultatif)</w:t>
      </w:r>
    </w:p>
    <w:p w:rsidR="00870D72" w:rsidRPr="00BE48BB" w:rsidRDefault="00870D72" w:rsidP="00D52E54">
      <w:pPr>
        <w:pStyle w:val="NormalArial"/>
        <w:numPr>
          <w:ilvl w:val="0"/>
          <w:numId w:val="12"/>
        </w:numPr>
        <w:rPr>
          <w:bCs/>
        </w:rPr>
      </w:pPr>
      <w:r>
        <w:rPr>
          <w:bCs/>
        </w:rPr>
        <w:t>Période d'envoi des états pour le mode dégradé (champ numérique – facultatif)</w:t>
      </w:r>
    </w:p>
    <w:p w:rsidR="00972E65" w:rsidRPr="00BE48BB" w:rsidRDefault="00972E65" w:rsidP="00886B7C">
      <w:pPr>
        <w:pStyle w:val="NormalArial"/>
        <w:rPr>
          <w:bCs/>
        </w:rPr>
      </w:pPr>
    </w:p>
    <w:p w:rsidR="00B4595A" w:rsidRPr="00BE48BB" w:rsidRDefault="00B4595A" w:rsidP="00886B7C">
      <w:pPr>
        <w:pStyle w:val="NormalArial"/>
        <w:rPr>
          <w:bCs/>
        </w:rPr>
      </w:pPr>
      <w:r w:rsidRPr="00BE48BB">
        <w:rPr>
          <w:bCs/>
        </w:rPr>
        <w:t>Un bouton "Valider" permet d'enregistrer le formulaire.</w:t>
      </w:r>
    </w:p>
    <w:p w:rsidR="00B4595A" w:rsidRPr="00BE48BB" w:rsidRDefault="00B4595A" w:rsidP="00886B7C">
      <w:pPr>
        <w:pStyle w:val="NormalArial"/>
        <w:rPr>
          <w:bCs/>
        </w:rPr>
      </w:pPr>
      <w:r w:rsidRPr="00BE48BB">
        <w:rPr>
          <w:bCs/>
        </w:rPr>
        <w:t>Un bouton "Annuler" permet de revenir à la liste sans sauvegarder.</w:t>
      </w:r>
    </w:p>
    <w:p w:rsidR="00B4595A" w:rsidRPr="00BE48BB" w:rsidRDefault="00B4595A" w:rsidP="00886B7C">
      <w:pPr>
        <w:pStyle w:val="Titre4bis"/>
      </w:pPr>
      <w:bookmarkStart w:id="3804" w:name="_Toc284426244"/>
      <w:bookmarkStart w:id="3805" w:name="_Toc285793872"/>
      <w:r w:rsidRPr="00BE48BB">
        <w:t>Scénario 1 – Afficher la liste des centres</w:t>
      </w:r>
      <w:bookmarkEnd w:id="3804"/>
      <w:bookmarkEnd w:id="3805"/>
    </w:p>
    <w:p w:rsidR="00B4595A" w:rsidRPr="00BE48BB" w:rsidRDefault="00505C90" w:rsidP="00886B7C">
      <w:pPr>
        <w:pStyle w:val="NormalArial"/>
        <w:numPr>
          <w:ilvl w:val="0"/>
          <w:numId w:val="13"/>
        </w:numPr>
      </w:pPr>
      <w:r w:rsidRPr="00BE48BB">
        <w:t>L'acteur</w:t>
      </w:r>
      <w:r w:rsidR="00B4595A" w:rsidRPr="00BE48BB">
        <w:t xml:space="preserve"> arrive sur le module.</w:t>
      </w:r>
    </w:p>
    <w:p w:rsidR="00B4595A" w:rsidRPr="00BE48BB" w:rsidRDefault="00B4595A" w:rsidP="00886B7C">
      <w:pPr>
        <w:pStyle w:val="NormalArial"/>
        <w:numPr>
          <w:ilvl w:val="0"/>
          <w:numId w:val="13"/>
        </w:numPr>
      </w:pPr>
      <w:r w:rsidRPr="00BE48BB">
        <w:t>Le système affiche la liste des centres</w:t>
      </w:r>
      <w:r w:rsidR="00A0266B" w:rsidRPr="00BE48BB">
        <w:t xml:space="preserve"> </w:t>
      </w:r>
    </w:p>
    <w:p w:rsidR="00B4595A" w:rsidRPr="00BE48BB" w:rsidRDefault="00B4595A" w:rsidP="00886B7C">
      <w:pPr>
        <w:pStyle w:val="Titre4bis"/>
      </w:pPr>
      <w:bookmarkStart w:id="3806" w:name="_Toc284426245"/>
      <w:bookmarkStart w:id="3807" w:name="_Toc285793873"/>
      <w:r w:rsidRPr="00BE48BB">
        <w:t>Scénario 2 – Créer un centre</w:t>
      </w:r>
      <w:bookmarkEnd w:id="3806"/>
      <w:bookmarkEnd w:id="3807"/>
    </w:p>
    <w:p w:rsidR="00B4595A" w:rsidRPr="00BE48BB" w:rsidRDefault="00A0266B" w:rsidP="00886B7C">
      <w:pPr>
        <w:pStyle w:val="NormalArial"/>
        <w:numPr>
          <w:ilvl w:val="1"/>
          <w:numId w:val="13"/>
        </w:numPr>
      </w:pPr>
      <w:r w:rsidRPr="00BE48BB">
        <w:t>A partir de la liste des centres, l</w:t>
      </w:r>
      <w:r w:rsidR="00505C90" w:rsidRPr="00BE48BB">
        <w:t>'acteur</w:t>
      </w:r>
      <w:r w:rsidR="00B4595A" w:rsidRPr="00BE48BB">
        <w:t xml:space="preserve"> clique sur "Nouveau"</w:t>
      </w:r>
    </w:p>
    <w:p w:rsidR="00B4595A" w:rsidRPr="00BE48BB" w:rsidRDefault="00B4595A" w:rsidP="00886B7C">
      <w:pPr>
        <w:pStyle w:val="NormalArial"/>
        <w:numPr>
          <w:ilvl w:val="1"/>
          <w:numId w:val="13"/>
        </w:numPr>
      </w:pPr>
      <w:r w:rsidRPr="00BE48BB">
        <w:t>Le système affiche le formulaire centre</w:t>
      </w:r>
      <w:r w:rsidR="00E15C2B">
        <w:t xml:space="preserve"> vierge</w:t>
      </w:r>
    </w:p>
    <w:p w:rsidR="00B4595A" w:rsidRPr="00BE48BB" w:rsidRDefault="00505C90" w:rsidP="00886B7C">
      <w:pPr>
        <w:pStyle w:val="NormalArial"/>
        <w:numPr>
          <w:ilvl w:val="1"/>
          <w:numId w:val="13"/>
        </w:numPr>
      </w:pPr>
      <w:r w:rsidRPr="00BE48BB">
        <w:t>L'acteur</w:t>
      </w:r>
      <w:r w:rsidR="00B4595A" w:rsidRPr="00BE48BB">
        <w:t xml:space="preserve"> saisit les informations et valide.</w:t>
      </w:r>
      <w:r w:rsidR="00A0266B" w:rsidRPr="00BE48BB">
        <w:t xml:space="preserve"> </w:t>
      </w:r>
      <w:r w:rsidR="00A0266B" w:rsidRPr="00BE48BB">
        <w:rPr>
          <w:b/>
          <w:color w:val="FF0000"/>
        </w:rPr>
        <w:t>EXCEPTION1</w:t>
      </w:r>
      <w:r w:rsidR="00416235">
        <w:rPr>
          <w:b/>
          <w:color w:val="FF0000"/>
        </w:rPr>
        <w:t xml:space="preserve">, </w:t>
      </w:r>
      <w:r w:rsidR="00416235" w:rsidRPr="00BE48BB">
        <w:rPr>
          <w:b/>
          <w:color w:val="FF0000"/>
        </w:rPr>
        <w:t>EXCEPTION</w:t>
      </w:r>
      <w:r w:rsidR="00416235">
        <w:rPr>
          <w:b/>
          <w:color w:val="FF0000"/>
        </w:rPr>
        <w:t>2</w:t>
      </w:r>
    </w:p>
    <w:p w:rsidR="00B4595A" w:rsidRPr="00BE48BB" w:rsidRDefault="00B4595A" w:rsidP="00886B7C">
      <w:pPr>
        <w:pStyle w:val="NormalArial"/>
        <w:numPr>
          <w:ilvl w:val="1"/>
          <w:numId w:val="13"/>
        </w:numPr>
      </w:pPr>
      <w:r w:rsidRPr="00BE48BB">
        <w:t>Le système enregistre les données</w:t>
      </w:r>
    </w:p>
    <w:p w:rsidR="00B4595A" w:rsidRPr="00BE48BB" w:rsidRDefault="00B4595A" w:rsidP="00886B7C">
      <w:pPr>
        <w:pStyle w:val="NormalArial"/>
        <w:numPr>
          <w:ilvl w:val="1"/>
          <w:numId w:val="13"/>
        </w:numPr>
      </w:pPr>
      <w:r w:rsidRPr="00BE48BB">
        <w:t xml:space="preserve">Le système redirige </w:t>
      </w:r>
      <w:r w:rsidR="00A0266B" w:rsidRPr="00BE48BB">
        <w:t>l</w:t>
      </w:r>
      <w:r w:rsidR="00505C90" w:rsidRPr="00BE48BB">
        <w:t>'acteur</w:t>
      </w:r>
      <w:r w:rsidRPr="00BE48BB">
        <w:t xml:space="preserve"> vers la liste des centres</w:t>
      </w:r>
    </w:p>
    <w:p w:rsidR="00B4595A" w:rsidRPr="00BE48BB" w:rsidRDefault="00B4595A" w:rsidP="00886B7C">
      <w:pPr>
        <w:pStyle w:val="Titre4bis"/>
      </w:pPr>
      <w:bookmarkStart w:id="3808" w:name="_Toc284426246"/>
      <w:bookmarkStart w:id="3809" w:name="_Toc285793874"/>
      <w:r w:rsidRPr="00BE48BB">
        <w:t>Scénario 3 – Modifier un centre</w:t>
      </w:r>
      <w:bookmarkEnd w:id="3808"/>
      <w:bookmarkEnd w:id="3809"/>
    </w:p>
    <w:p w:rsidR="00B4595A" w:rsidRPr="00BE48BB" w:rsidRDefault="00B4595A" w:rsidP="00886B7C">
      <w:pPr>
        <w:pStyle w:val="NormalArial"/>
        <w:numPr>
          <w:ilvl w:val="2"/>
          <w:numId w:val="13"/>
        </w:numPr>
      </w:pPr>
      <w:r w:rsidRPr="00BE48BB">
        <w:lastRenderedPageBreak/>
        <w:t xml:space="preserve">A partir de la liste des centres, </w:t>
      </w:r>
      <w:r w:rsidR="00A96232" w:rsidRPr="00BE48BB">
        <w:t>l</w:t>
      </w:r>
      <w:r w:rsidR="00505C90" w:rsidRPr="00BE48BB">
        <w:t>'acteur</w:t>
      </w:r>
      <w:r w:rsidRPr="00BE48BB">
        <w:t xml:space="preserve"> clique sur "Modifier "</w:t>
      </w:r>
    </w:p>
    <w:p w:rsidR="00B4595A" w:rsidRPr="00BE48BB" w:rsidRDefault="00B4595A" w:rsidP="00886B7C">
      <w:pPr>
        <w:pStyle w:val="NormalArial"/>
        <w:numPr>
          <w:ilvl w:val="2"/>
          <w:numId w:val="13"/>
        </w:numPr>
      </w:pPr>
      <w:r w:rsidRPr="00BE48BB">
        <w:t>Le système affiche un formulaire centre pré-rempli</w:t>
      </w:r>
    </w:p>
    <w:p w:rsidR="00B4595A" w:rsidRPr="00BE48BB" w:rsidRDefault="00505C90" w:rsidP="00886B7C">
      <w:pPr>
        <w:pStyle w:val="NormalArial"/>
        <w:numPr>
          <w:ilvl w:val="2"/>
          <w:numId w:val="13"/>
        </w:numPr>
      </w:pPr>
      <w:r w:rsidRPr="00BE48BB">
        <w:t>L'acteur</w:t>
      </w:r>
      <w:r w:rsidR="00B4595A" w:rsidRPr="00BE48BB">
        <w:t xml:space="preserve"> modifie les données et valide </w:t>
      </w:r>
      <w:r w:rsidR="00A0266B" w:rsidRPr="00BE48BB">
        <w:rPr>
          <w:b/>
          <w:color w:val="FF0000"/>
        </w:rPr>
        <w:t>EXCEPTION1</w:t>
      </w:r>
      <w:r w:rsidR="00416235">
        <w:rPr>
          <w:b/>
          <w:color w:val="FF0000"/>
        </w:rPr>
        <w:t xml:space="preserve">, </w:t>
      </w:r>
      <w:r w:rsidR="00416235" w:rsidRPr="00BE48BB">
        <w:rPr>
          <w:b/>
          <w:color w:val="FF0000"/>
        </w:rPr>
        <w:t>EXCEPTION</w:t>
      </w:r>
      <w:r w:rsidR="00416235">
        <w:rPr>
          <w:b/>
          <w:color w:val="FF0000"/>
        </w:rPr>
        <w:t>2</w:t>
      </w:r>
    </w:p>
    <w:p w:rsidR="00B4595A" w:rsidRPr="00BE48BB" w:rsidRDefault="00B4595A" w:rsidP="00886B7C">
      <w:pPr>
        <w:pStyle w:val="NormalArial"/>
        <w:numPr>
          <w:ilvl w:val="2"/>
          <w:numId w:val="13"/>
        </w:numPr>
      </w:pPr>
      <w:r w:rsidRPr="00BE48BB">
        <w:t>Le système enregistre les données</w:t>
      </w:r>
    </w:p>
    <w:p w:rsidR="00B4595A" w:rsidRPr="00BE48BB" w:rsidRDefault="00B4595A" w:rsidP="00886B7C">
      <w:pPr>
        <w:pStyle w:val="NormalArial"/>
        <w:numPr>
          <w:ilvl w:val="2"/>
          <w:numId w:val="13"/>
        </w:numPr>
      </w:pPr>
      <w:r w:rsidRPr="00BE48BB">
        <w:t xml:space="preserve">Le système redirige </w:t>
      </w:r>
      <w:r w:rsidR="00A0266B" w:rsidRPr="00BE48BB">
        <w:t>l</w:t>
      </w:r>
      <w:r w:rsidR="00505C90" w:rsidRPr="00BE48BB">
        <w:t>'acteur</w:t>
      </w:r>
      <w:r w:rsidRPr="00BE48BB">
        <w:t xml:space="preserve"> vers la liste</w:t>
      </w:r>
      <w:r w:rsidR="00A96232" w:rsidRPr="00BE48BB">
        <w:t xml:space="preserve"> des centres</w:t>
      </w:r>
    </w:p>
    <w:p w:rsidR="00B4595A" w:rsidRPr="00BE48BB" w:rsidRDefault="00B4595A" w:rsidP="00886B7C">
      <w:pPr>
        <w:pStyle w:val="Titre4bis"/>
      </w:pPr>
      <w:bookmarkStart w:id="3810" w:name="_Toc284426247"/>
      <w:bookmarkStart w:id="3811" w:name="_Toc285793875"/>
      <w:r w:rsidRPr="00BE48BB">
        <w:t>Scénario 4 – Supprimer un centre</w:t>
      </w:r>
      <w:bookmarkEnd w:id="3810"/>
      <w:bookmarkEnd w:id="3811"/>
    </w:p>
    <w:p w:rsidR="00B4595A" w:rsidRPr="00BE48BB" w:rsidRDefault="00B4595A" w:rsidP="00886B7C">
      <w:pPr>
        <w:pStyle w:val="NormalArial"/>
        <w:numPr>
          <w:ilvl w:val="3"/>
          <w:numId w:val="13"/>
        </w:numPr>
      </w:pPr>
      <w:r w:rsidRPr="00BE48BB">
        <w:t xml:space="preserve">A partir de la liste des centres, </w:t>
      </w:r>
      <w:r w:rsidR="00A0266B" w:rsidRPr="00BE48BB">
        <w:t>l</w:t>
      </w:r>
      <w:r w:rsidR="00505C90" w:rsidRPr="00BE48BB">
        <w:t>'acteur</w:t>
      </w:r>
      <w:r w:rsidRPr="00BE48BB">
        <w:t xml:space="preserve"> clique sur "Supprimer"</w:t>
      </w:r>
    </w:p>
    <w:p w:rsidR="00B4595A" w:rsidRPr="00BE48BB" w:rsidRDefault="00B4595A" w:rsidP="00886B7C">
      <w:pPr>
        <w:pStyle w:val="NormalArial"/>
        <w:numPr>
          <w:ilvl w:val="3"/>
          <w:numId w:val="13"/>
        </w:numPr>
      </w:pPr>
      <w:r w:rsidRPr="00BE48BB">
        <w:t>Le système demande confirmation</w:t>
      </w:r>
    </w:p>
    <w:p w:rsidR="00B4595A" w:rsidRPr="00BE48BB" w:rsidRDefault="00505C90" w:rsidP="00886B7C">
      <w:pPr>
        <w:pStyle w:val="NormalArial"/>
        <w:numPr>
          <w:ilvl w:val="3"/>
          <w:numId w:val="13"/>
        </w:numPr>
      </w:pPr>
      <w:r w:rsidRPr="00BE48BB">
        <w:t>L'acteur</w:t>
      </w:r>
      <w:r w:rsidR="00B4595A" w:rsidRPr="00BE48BB">
        <w:t xml:space="preserve"> confirme</w:t>
      </w:r>
      <w:r w:rsidR="00A96232" w:rsidRPr="00BE48BB">
        <w:t xml:space="preserve"> la suppression</w:t>
      </w:r>
      <w:r w:rsidR="00B4595A" w:rsidRPr="00BE48BB">
        <w:t xml:space="preserve">  </w:t>
      </w:r>
    </w:p>
    <w:p w:rsidR="00B4595A" w:rsidRPr="00BE48BB" w:rsidRDefault="00B4595A" w:rsidP="00886B7C">
      <w:pPr>
        <w:pStyle w:val="NormalArial"/>
        <w:numPr>
          <w:ilvl w:val="3"/>
          <w:numId w:val="13"/>
        </w:numPr>
      </w:pPr>
      <w:r w:rsidRPr="00BE48BB">
        <w:t>Le système supprime le centre</w:t>
      </w:r>
    </w:p>
    <w:p w:rsidR="00B4595A" w:rsidRPr="00BE48BB" w:rsidRDefault="00B4595A" w:rsidP="00886B7C">
      <w:pPr>
        <w:pStyle w:val="NormalArial"/>
        <w:numPr>
          <w:ilvl w:val="3"/>
          <w:numId w:val="13"/>
        </w:numPr>
      </w:pPr>
      <w:r w:rsidRPr="00BE48BB">
        <w:t xml:space="preserve">Le système redirige </w:t>
      </w:r>
      <w:r w:rsidR="00A0266B" w:rsidRPr="00BE48BB">
        <w:t>l</w:t>
      </w:r>
      <w:r w:rsidR="00505C90" w:rsidRPr="00BE48BB">
        <w:t>'acteur</w:t>
      </w:r>
      <w:r w:rsidRPr="00BE48BB">
        <w:t xml:space="preserve"> vers la liste</w:t>
      </w:r>
    </w:p>
    <w:p w:rsidR="00B4595A" w:rsidRPr="00BE48BB" w:rsidRDefault="00B4595A" w:rsidP="00886B7C">
      <w:pPr>
        <w:pStyle w:val="Titre4bis"/>
      </w:pPr>
      <w:bookmarkStart w:id="3812" w:name="_Toc284426248"/>
      <w:bookmarkStart w:id="3813" w:name="_Toc285793876"/>
      <w:r w:rsidRPr="00BE48BB">
        <w:t>Cas d'exception</w:t>
      </w:r>
      <w:bookmarkEnd w:id="3812"/>
      <w:bookmarkEnd w:id="3813"/>
    </w:p>
    <w:p w:rsidR="00A0266B" w:rsidRPr="00BE48BB" w:rsidRDefault="00A0266B" w:rsidP="00886B7C">
      <w:pPr>
        <w:pStyle w:val="NormalArial"/>
        <w:jc w:val="both"/>
      </w:pPr>
      <w:r w:rsidRPr="00BE48BB">
        <w:rPr>
          <w:b/>
          <w:color w:val="FF0000"/>
        </w:rPr>
        <w:t xml:space="preserve">EXCEPTION1 : </w:t>
      </w:r>
      <w:r w:rsidRPr="00BE48BB">
        <w:t xml:space="preserve">si </w:t>
      </w:r>
      <w:r w:rsidR="0047148A" w:rsidRPr="00BE48BB">
        <w:t xml:space="preserve">le code </w:t>
      </w:r>
      <w:r w:rsidR="00416235">
        <w:t xml:space="preserve">centre </w:t>
      </w:r>
      <w:r w:rsidR="0047148A" w:rsidRPr="00BE48BB">
        <w:t xml:space="preserve">n'est pas renseigné ou si le code </w:t>
      </w:r>
      <w:r w:rsidR="00416235">
        <w:t xml:space="preserve">centre </w:t>
      </w:r>
      <w:r w:rsidR="0047148A" w:rsidRPr="00BE48BB">
        <w:t xml:space="preserve">saisi existe déjà pour un autre centre, </w:t>
      </w:r>
      <w:r w:rsidRPr="00BE48BB">
        <w:t>l'acteur est redirigé vers le formulaire et un message d’erreur est affiché</w:t>
      </w:r>
    </w:p>
    <w:p w:rsidR="00A0266B" w:rsidRDefault="00A0266B" w:rsidP="00886B7C">
      <w:pPr>
        <w:pStyle w:val="NormalArial"/>
        <w:jc w:val="both"/>
      </w:pPr>
    </w:p>
    <w:p w:rsidR="00416235" w:rsidRPr="00BE48BB" w:rsidRDefault="00416235" w:rsidP="00416235">
      <w:pPr>
        <w:pStyle w:val="NormalArial"/>
        <w:jc w:val="both"/>
      </w:pPr>
      <w:r>
        <w:rPr>
          <w:b/>
          <w:color w:val="FF0000"/>
        </w:rPr>
        <w:t>EXCEPTION2</w:t>
      </w:r>
      <w:r w:rsidRPr="00BE48BB">
        <w:rPr>
          <w:b/>
          <w:color w:val="FF0000"/>
        </w:rPr>
        <w:t xml:space="preserve"> : </w:t>
      </w:r>
      <w:r w:rsidRPr="00BE48BB">
        <w:t xml:space="preserve">si le code </w:t>
      </w:r>
      <w:r>
        <w:t xml:space="preserve">centre DCS </w:t>
      </w:r>
      <w:r w:rsidRPr="00BE48BB">
        <w:t xml:space="preserve">n'est pas renseigné ou si le code </w:t>
      </w:r>
      <w:r>
        <w:t xml:space="preserve">centre DCS </w:t>
      </w:r>
      <w:r w:rsidRPr="00BE48BB">
        <w:t>saisi existe déjà pour un autre centre, l'acteur est redirigé vers le formulaire et un message d’erreur est affiché</w:t>
      </w:r>
    </w:p>
    <w:p w:rsidR="00416235" w:rsidRPr="00BE48BB" w:rsidRDefault="00416235" w:rsidP="00886B7C">
      <w:pPr>
        <w:pStyle w:val="NormalArial"/>
        <w:jc w:val="both"/>
      </w:pPr>
    </w:p>
    <w:p w:rsidR="004F5D90" w:rsidRPr="00BE48BB" w:rsidRDefault="004F5D90" w:rsidP="00886B7C">
      <w:pPr>
        <w:pStyle w:val="NormalArial"/>
        <w:jc w:val="both"/>
      </w:pPr>
      <w:r w:rsidRPr="00BE48BB">
        <w:br w:type="page"/>
      </w:r>
    </w:p>
    <w:p w:rsidR="00B4385F" w:rsidRPr="00BE48BB" w:rsidRDefault="00B4385F" w:rsidP="00B4385F">
      <w:pPr>
        <w:pStyle w:val="Titre2"/>
      </w:pPr>
      <w:bookmarkStart w:id="3814" w:name="_Toc285793877"/>
      <w:bookmarkStart w:id="3815" w:name="_Toc292454153"/>
      <w:r w:rsidRPr="00BE48BB">
        <w:lastRenderedPageBreak/>
        <w:t xml:space="preserve">Cas d'utilisation Gestion des </w:t>
      </w:r>
      <w:r w:rsidR="001702A2" w:rsidRPr="00BE48BB">
        <w:t>pays</w:t>
      </w:r>
      <w:bookmarkEnd w:id="3814"/>
      <w:bookmarkEnd w:id="3815"/>
    </w:p>
    <w:p w:rsidR="00B4385F" w:rsidRPr="00BE48BB" w:rsidRDefault="00B4385F" w:rsidP="00D23387">
      <w:pPr>
        <w:pStyle w:val="Titre3"/>
      </w:pPr>
      <w:bookmarkStart w:id="3816" w:name="_Toc285793878"/>
      <w:bookmarkStart w:id="3817" w:name="_Toc292454154"/>
      <w:r w:rsidRPr="00BE48BB">
        <w:t>Consulter la liste des pays</w:t>
      </w:r>
      <w:bookmarkEnd w:id="3816"/>
      <w:bookmarkEnd w:id="3817"/>
    </w:p>
    <w:p w:rsidR="00B4385F" w:rsidRPr="00BE48BB" w:rsidRDefault="00B4385F" w:rsidP="00B4385F">
      <w:pPr>
        <w:pStyle w:val="NormalArial"/>
      </w:pPr>
      <w:r w:rsidRPr="00BE48BB">
        <w:rPr>
          <w:b/>
        </w:rPr>
        <w:t>Résumé</w:t>
      </w:r>
      <w:r w:rsidRPr="00BE48BB">
        <w:t xml:space="preserve"> : Cette fonctionnalité permet à l'acteur d'afficher les pays</w:t>
      </w:r>
    </w:p>
    <w:p w:rsidR="00B4385F" w:rsidRPr="00BE48BB" w:rsidRDefault="00B4385F" w:rsidP="00B4385F">
      <w:pPr>
        <w:pStyle w:val="NormalArial"/>
      </w:pPr>
      <w:r w:rsidRPr="00BE48BB">
        <w:rPr>
          <w:b/>
        </w:rPr>
        <w:t>Acteur(s)</w:t>
      </w:r>
      <w:r w:rsidRPr="00BE48BB">
        <w:t xml:space="preserve"> : Administrateur de Centre, Accueil, </w:t>
      </w:r>
      <w:r w:rsidR="007D2C6F" w:rsidRPr="00BE48BB">
        <w:t>OS</w:t>
      </w:r>
      <w:r w:rsidR="00BB69BC" w:rsidRPr="00BE48BB">
        <w:t xml:space="preserve"> de Pôle</w:t>
      </w:r>
    </w:p>
    <w:p w:rsidR="00B4385F" w:rsidRPr="00BE48BB" w:rsidRDefault="00B4385F" w:rsidP="00B4385F">
      <w:pPr>
        <w:pStyle w:val="NormalArial"/>
      </w:pPr>
      <w:r w:rsidRPr="00BE48BB">
        <w:rPr>
          <w:b/>
        </w:rPr>
        <w:t>Pré-condition</w:t>
      </w:r>
      <w:r w:rsidRPr="00BE48BB">
        <w:t xml:space="preserve"> : L'acteur est identifié </w:t>
      </w:r>
    </w:p>
    <w:p w:rsidR="00B4385F" w:rsidRDefault="00B4385F" w:rsidP="00B4385F">
      <w:pPr>
        <w:pStyle w:val="NormalArial"/>
      </w:pPr>
      <w:r w:rsidRPr="00BE48BB">
        <w:rPr>
          <w:b/>
        </w:rPr>
        <w:t>Post-condition</w:t>
      </w:r>
      <w:r w:rsidRPr="00BE48BB">
        <w:t xml:space="preserve"> : les pays sont affichés</w:t>
      </w:r>
    </w:p>
    <w:p w:rsidR="001C47A8" w:rsidRPr="00BE48BB" w:rsidRDefault="001C47A8" w:rsidP="00B4385F">
      <w:pPr>
        <w:pStyle w:val="NormalArial"/>
      </w:pPr>
    </w:p>
    <w:p w:rsidR="00B4385F" w:rsidRPr="00BE48BB" w:rsidRDefault="00B4385F" w:rsidP="00533D4E">
      <w:pPr>
        <w:pStyle w:val="Titre4bis"/>
      </w:pPr>
      <w:bookmarkStart w:id="3818" w:name="_Toc285793879"/>
      <w:r w:rsidRPr="00BE48BB">
        <w:t>Interface Liste des pays</w:t>
      </w:r>
      <w:bookmarkEnd w:id="3818"/>
    </w:p>
    <w:p w:rsidR="00B4385F" w:rsidRDefault="00B4385F" w:rsidP="00533D4E">
      <w:pPr>
        <w:pStyle w:val="NormalArial"/>
        <w:rPr>
          <w:bCs/>
        </w:rPr>
      </w:pPr>
      <w:r w:rsidRPr="00BE48BB">
        <w:rPr>
          <w:bCs/>
        </w:rPr>
        <w:t>L'écran affiche la liste des pays. La liste est composée de</w:t>
      </w:r>
      <w:r w:rsidR="001148BF">
        <w:rPr>
          <w:bCs/>
        </w:rPr>
        <w:t>s</w:t>
      </w:r>
      <w:r w:rsidRPr="00BE48BB">
        <w:rPr>
          <w:bCs/>
        </w:rPr>
        <w:t xml:space="preserve"> colonne</w:t>
      </w:r>
      <w:r w:rsidR="001148BF">
        <w:rPr>
          <w:bCs/>
        </w:rPr>
        <w:t>s</w:t>
      </w:r>
      <w:r w:rsidRPr="00BE48BB">
        <w:rPr>
          <w:bCs/>
        </w:rPr>
        <w:t xml:space="preserve"> </w:t>
      </w:r>
    </w:p>
    <w:p w:rsidR="0018705F" w:rsidRPr="00BE48BB" w:rsidRDefault="0018705F" w:rsidP="00533D4E">
      <w:pPr>
        <w:pStyle w:val="NormalArial"/>
        <w:rPr>
          <w:bCs/>
        </w:rPr>
      </w:pPr>
    </w:p>
    <w:p w:rsidR="00B4385F" w:rsidRDefault="00B4385F" w:rsidP="00533D4E">
      <w:pPr>
        <w:pStyle w:val="NormalArial"/>
        <w:numPr>
          <w:ilvl w:val="0"/>
          <w:numId w:val="10"/>
        </w:numPr>
        <w:rPr>
          <w:bCs/>
        </w:rPr>
      </w:pPr>
      <w:r w:rsidRPr="00BE48BB">
        <w:rPr>
          <w:bCs/>
        </w:rPr>
        <w:t>Nom du pays</w:t>
      </w:r>
      <w:r w:rsidR="001C47A8">
        <w:rPr>
          <w:bCs/>
        </w:rPr>
        <w:t xml:space="preserve"> (champ texte – non modifiable)</w:t>
      </w:r>
    </w:p>
    <w:p w:rsidR="001C47A8" w:rsidRPr="00BE48BB" w:rsidRDefault="007948D9" w:rsidP="00533D4E">
      <w:pPr>
        <w:pStyle w:val="NormalArial"/>
        <w:numPr>
          <w:ilvl w:val="0"/>
          <w:numId w:val="10"/>
        </w:numPr>
        <w:rPr>
          <w:bCs/>
        </w:rPr>
      </w:pPr>
      <w:r w:rsidRPr="007948D9">
        <w:rPr>
          <w:bCs/>
        </w:rPr>
        <w:t xml:space="preserve"> </w:t>
      </w:r>
      <w:r>
        <w:rPr>
          <w:bCs/>
        </w:rPr>
        <w:t>Un champ texte non modifiable indiquant "UE" ou "HORS UE"</w:t>
      </w:r>
    </w:p>
    <w:p w:rsidR="0018705F" w:rsidRDefault="0018705F" w:rsidP="00533D4E">
      <w:pPr>
        <w:pStyle w:val="NormalArial"/>
        <w:rPr>
          <w:bCs/>
        </w:rPr>
      </w:pPr>
    </w:p>
    <w:p w:rsidR="00B4385F" w:rsidRDefault="00B4385F" w:rsidP="00533D4E">
      <w:pPr>
        <w:pStyle w:val="NormalArial"/>
        <w:rPr>
          <w:bCs/>
        </w:rPr>
      </w:pPr>
      <w:r w:rsidRPr="00BE48BB">
        <w:rPr>
          <w:bCs/>
        </w:rPr>
        <w:t>La liste est affichée par ordre alphabétique</w:t>
      </w:r>
      <w:r w:rsidR="00850D01">
        <w:rPr>
          <w:bCs/>
        </w:rPr>
        <w:t xml:space="preserve"> sur le nom du pays</w:t>
      </w:r>
      <w:r w:rsidRPr="00BE48BB">
        <w:rPr>
          <w:bCs/>
        </w:rPr>
        <w:t>.</w:t>
      </w:r>
    </w:p>
    <w:p w:rsidR="0018705F" w:rsidRDefault="0018705F" w:rsidP="00533D4E">
      <w:pPr>
        <w:pStyle w:val="NormalArial"/>
        <w:rPr>
          <w:bCs/>
        </w:rPr>
      </w:pPr>
      <w:r>
        <w:rPr>
          <w:bCs/>
        </w:rPr>
        <w:t xml:space="preserve">Un bouton </w:t>
      </w:r>
      <w:r w:rsidR="009B0B3F">
        <w:rPr>
          <w:bCs/>
        </w:rPr>
        <w:t>"</w:t>
      </w:r>
      <w:r>
        <w:rPr>
          <w:bCs/>
        </w:rPr>
        <w:t>Export</w:t>
      </w:r>
      <w:r w:rsidR="001C47A8">
        <w:rPr>
          <w:bCs/>
        </w:rPr>
        <w:t>er</w:t>
      </w:r>
      <w:r w:rsidR="009B0B3F">
        <w:rPr>
          <w:bCs/>
        </w:rPr>
        <w:t>"</w:t>
      </w:r>
      <w:r>
        <w:rPr>
          <w:bCs/>
        </w:rPr>
        <w:t xml:space="preserve"> exporte les données des pays au format Excel.</w:t>
      </w:r>
    </w:p>
    <w:p w:rsidR="001C47A8" w:rsidRPr="00BE48BB" w:rsidRDefault="001C47A8" w:rsidP="00533D4E">
      <w:pPr>
        <w:pStyle w:val="NormalArial"/>
        <w:rPr>
          <w:bCs/>
        </w:rPr>
      </w:pPr>
    </w:p>
    <w:p w:rsidR="00B4385F" w:rsidRPr="00BE48BB" w:rsidRDefault="00B4385F" w:rsidP="00533D4E">
      <w:pPr>
        <w:pStyle w:val="Titre4bis"/>
      </w:pPr>
      <w:bookmarkStart w:id="3819" w:name="_Toc285793880"/>
      <w:r w:rsidRPr="00BE48BB">
        <w:t>Scénario 1 – Afficher la liste des pays</w:t>
      </w:r>
      <w:bookmarkEnd w:id="3819"/>
    </w:p>
    <w:p w:rsidR="00B4385F" w:rsidRPr="00BE48BB" w:rsidRDefault="00505C90" w:rsidP="00533D4E">
      <w:pPr>
        <w:pStyle w:val="NormalArial"/>
        <w:numPr>
          <w:ilvl w:val="0"/>
          <w:numId w:val="51"/>
        </w:numPr>
        <w:rPr>
          <w:bCs/>
        </w:rPr>
      </w:pPr>
      <w:r w:rsidRPr="00BE48BB">
        <w:rPr>
          <w:bCs/>
        </w:rPr>
        <w:t>L'acteur</w:t>
      </w:r>
      <w:r w:rsidR="00B4385F" w:rsidRPr="00BE48BB">
        <w:rPr>
          <w:bCs/>
        </w:rPr>
        <w:t xml:space="preserve"> arrive sur le module.</w:t>
      </w:r>
    </w:p>
    <w:p w:rsidR="001C47A8" w:rsidRDefault="00B4385F" w:rsidP="001C47A8">
      <w:pPr>
        <w:pStyle w:val="NormalArial"/>
        <w:numPr>
          <w:ilvl w:val="0"/>
          <w:numId w:val="51"/>
        </w:numPr>
        <w:rPr>
          <w:bCs/>
        </w:rPr>
      </w:pPr>
      <w:r w:rsidRPr="00BE48BB">
        <w:rPr>
          <w:bCs/>
        </w:rPr>
        <w:t>Le système affiche la liste des pays</w:t>
      </w:r>
    </w:p>
    <w:p w:rsidR="001C47A8" w:rsidRPr="001C47A8" w:rsidRDefault="001C47A8" w:rsidP="001C47A8">
      <w:pPr>
        <w:pStyle w:val="NormalArial"/>
        <w:rPr>
          <w:bCs/>
        </w:rPr>
      </w:pPr>
    </w:p>
    <w:p w:rsidR="001C47A8" w:rsidRPr="00BE48BB" w:rsidRDefault="001C47A8" w:rsidP="001C47A8">
      <w:pPr>
        <w:pStyle w:val="Titre4bis"/>
      </w:pPr>
      <w:r w:rsidRPr="00BE48BB">
        <w:t xml:space="preserve">Scénario </w:t>
      </w:r>
      <w:r>
        <w:t>2</w:t>
      </w:r>
      <w:r w:rsidRPr="00BE48BB">
        <w:t xml:space="preserve"> – </w:t>
      </w:r>
      <w:r>
        <w:t>Exporter</w:t>
      </w:r>
      <w:r w:rsidRPr="00BE48BB">
        <w:t xml:space="preserve"> la liste des pays</w:t>
      </w:r>
    </w:p>
    <w:p w:rsidR="001C47A8" w:rsidRPr="00BE48BB" w:rsidRDefault="001C47A8" w:rsidP="001C47A8">
      <w:pPr>
        <w:pStyle w:val="NormalArial"/>
        <w:numPr>
          <w:ilvl w:val="0"/>
          <w:numId w:val="172"/>
        </w:numPr>
        <w:rPr>
          <w:bCs/>
        </w:rPr>
      </w:pPr>
      <w:r w:rsidRPr="00BE48BB">
        <w:rPr>
          <w:bCs/>
        </w:rPr>
        <w:t>L'acteur arrive sur le module.</w:t>
      </w:r>
    </w:p>
    <w:p w:rsidR="001C47A8" w:rsidRDefault="001C47A8" w:rsidP="001C47A8">
      <w:pPr>
        <w:pStyle w:val="NormalArial"/>
        <w:numPr>
          <w:ilvl w:val="0"/>
          <w:numId w:val="172"/>
        </w:numPr>
        <w:rPr>
          <w:bCs/>
        </w:rPr>
      </w:pPr>
      <w:r w:rsidRPr="00BE48BB">
        <w:rPr>
          <w:bCs/>
        </w:rPr>
        <w:t>Le système affiche la liste des pays</w:t>
      </w:r>
    </w:p>
    <w:p w:rsidR="001C47A8" w:rsidRDefault="001C47A8" w:rsidP="001C47A8">
      <w:pPr>
        <w:pStyle w:val="NormalArial"/>
        <w:numPr>
          <w:ilvl w:val="0"/>
          <w:numId w:val="172"/>
        </w:numPr>
        <w:rPr>
          <w:bCs/>
        </w:rPr>
      </w:pPr>
      <w:r>
        <w:rPr>
          <w:bCs/>
        </w:rPr>
        <w:t xml:space="preserve">L’acteur clique sur le bouton </w:t>
      </w:r>
      <w:r w:rsidR="009B0B3F">
        <w:rPr>
          <w:bCs/>
        </w:rPr>
        <w:t>"</w:t>
      </w:r>
      <w:r>
        <w:rPr>
          <w:bCs/>
        </w:rPr>
        <w:t>Exporter</w:t>
      </w:r>
      <w:r w:rsidR="009B0B3F">
        <w:rPr>
          <w:bCs/>
        </w:rPr>
        <w:t>"</w:t>
      </w:r>
    </w:p>
    <w:p w:rsidR="001148BF" w:rsidRDefault="001C47A8" w:rsidP="001148BF">
      <w:pPr>
        <w:pStyle w:val="NormalArial"/>
        <w:numPr>
          <w:ilvl w:val="0"/>
          <w:numId w:val="172"/>
        </w:numPr>
        <w:rPr>
          <w:bCs/>
        </w:rPr>
      </w:pPr>
      <w:r>
        <w:rPr>
          <w:bCs/>
        </w:rPr>
        <w:t>Le système génère un fichier Excel contenant la liste des pays</w:t>
      </w:r>
    </w:p>
    <w:p w:rsidR="001148BF" w:rsidRPr="001148BF" w:rsidRDefault="001148BF" w:rsidP="001148BF">
      <w:pPr>
        <w:pStyle w:val="NormalArial"/>
        <w:rPr>
          <w:bCs/>
        </w:rPr>
      </w:pPr>
    </w:p>
    <w:p w:rsidR="00154803" w:rsidRPr="00BE48BB" w:rsidRDefault="00154803" w:rsidP="00154803">
      <w:pPr>
        <w:pStyle w:val="Titre3"/>
      </w:pPr>
      <w:bookmarkStart w:id="3820" w:name="_Toc288057964"/>
      <w:bookmarkStart w:id="3821" w:name="_Toc288123192"/>
      <w:bookmarkStart w:id="3822" w:name="_Toc292454155"/>
      <w:bookmarkStart w:id="3823" w:name="_Toc285793881"/>
      <w:bookmarkEnd w:id="3820"/>
      <w:bookmarkEnd w:id="3821"/>
      <w:r>
        <w:t>Gérer l</w:t>
      </w:r>
      <w:r w:rsidRPr="00BE48BB">
        <w:t>es pays</w:t>
      </w:r>
      <w:bookmarkEnd w:id="3822"/>
    </w:p>
    <w:bookmarkEnd w:id="3823"/>
    <w:p w:rsidR="00B4385F" w:rsidRPr="00BE48BB" w:rsidRDefault="00B4385F" w:rsidP="00B4385F">
      <w:pPr>
        <w:pStyle w:val="NormalArial"/>
        <w:rPr>
          <w:bCs/>
        </w:rPr>
      </w:pPr>
      <w:r w:rsidRPr="00BE48BB">
        <w:rPr>
          <w:b/>
          <w:bCs/>
        </w:rPr>
        <w:t>Résumé</w:t>
      </w:r>
      <w:r w:rsidRPr="00BE48BB">
        <w:rPr>
          <w:bCs/>
        </w:rPr>
        <w:t xml:space="preserve"> : Cette fonctionnalité permet à l'acteur de gérer les </w:t>
      </w:r>
      <w:r w:rsidR="00A264A2" w:rsidRPr="00BE48BB">
        <w:rPr>
          <w:bCs/>
        </w:rPr>
        <w:t>pays</w:t>
      </w:r>
      <w:r w:rsidRPr="00BE48BB">
        <w:rPr>
          <w:bCs/>
        </w:rPr>
        <w:t xml:space="preserve"> (création, modification, suppression)</w:t>
      </w:r>
    </w:p>
    <w:p w:rsidR="00B4385F" w:rsidRPr="00BE48BB" w:rsidRDefault="00B4385F" w:rsidP="00B4385F">
      <w:pPr>
        <w:pStyle w:val="NormalArial"/>
        <w:rPr>
          <w:bCs/>
        </w:rPr>
      </w:pPr>
      <w:r w:rsidRPr="00BE48BB">
        <w:rPr>
          <w:b/>
          <w:bCs/>
        </w:rPr>
        <w:t xml:space="preserve">Acteur(s) </w:t>
      </w:r>
      <w:r w:rsidRPr="00BE48BB">
        <w:rPr>
          <w:bCs/>
        </w:rPr>
        <w:t>: Administrateur National</w:t>
      </w:r>
    </w:p>
    <w:p w:rsidR="00B4385F" w:rsidRPr="00BE48BB" w:rsidRDefault="00B4385F" w:rsidP="00B4385F">
      <w:pPr>
        <w:pStyle w:val="NormalArial"/>
        <w:rPr>
          <w:bCs/>
        </w:rPr>
      </w:pPr>
      <w:r w:rsidRPr="00BE48BB">
        <w:rPr>
          <w:b/>
          <w:bCs/>
        </w:rPr>
        <w:t>Pré-condition</w:t>
      </w:r>
      <w:r w:rsidRPr="00BE48BB">
        <w:rPr>
          <w:bCs/>
        </w:rPr>
        <w:t xml:space="preserve"> : L'acteur est identifié</w:t>
      </w:r>
    </w:p>
    <w:p w:rsidR="00B4385F" w:rsidRDefault="00B4385F" w:rsidP="00B4385F">
      <w:pPr>
        <w:pStyle w:val="NormalArial"/>
        <w:rPr>
          <w:bCs/>
        </w:rPr>
      </w:pPr>
      <w:r w:rsidRPr="00BE48BB">
        <w:rPr>
          <w:b/>
          <w:bCs/>
        </w:rPr>
        <w:t>Post-condition</w:t>
      </w:r>
      <w:r w:rsidRPr="00BE48BB">
        <w:rPr>
          <w:bCs/>
        </w:rPr>
        <w:t xml:space="preserve"> : les pays sont gérés</w:t>
      </w:r>
    </w:p>
    <w:p w:rsidR="001C47A8" w:rsidRPr="00BE48BB" w:rsidRDefault="001C47A8" w:rsidP="00B4385F">
      <w:pPr>
        <w:pStyle w:val="NormalArial"/>
        <w:rPr>
          <w:bCs/>
        </w:rPr>
      </w:pPr>
    </w:p>
    <w:p w:rsidR="00B4385F" w:rsidRPr="00BE48BB" w:rsidRDefault="00B4385F" w:rsidP="00533D4E">
      <w:pPr>
        <w:pStyle w:val="Titre4bis"/>
      </w:pPr>
      <w:bookmarkStart w:id="3824" w:name="_Toc285793882"/>
      <w:r w:rsidRPr="00BE48BB">
        <w:t>Interface Liste des pays</w:t>
      </w:r>
      <w:bookmarkEnd w:id="3824"/>
    </w:p>
    <w:p w:rsidR="00B4385F" w:rsidRPr="00BE48BB" w:rsidRDefault="00B4385F" w:rsidP="00533D4E">
      <w:pPr>
        <w:pStyle w:val="NormalArial"/>
        <w:rPr>
          <w:bCs/>
        </w:rPr>
      </w:pPr>
      <w:r w:rsidRPr="00BE48BB">
        <w:rPr>
          <w:bCs/>
        </w:rPr>
        <w:t>L'écran affiche la liste des pays. La liste est composée de</w:t>
      </w:r>
      <w:r w:rsidR="00A264A2" w:rsidRPr="00BE48BB">
        <w:rPr>
          <w:bCs/>
        </w:rPr>
        <w:t>s</w:t>
      </w:r>
      <w:r w:rsidRPr="00BE48BB">
        <w:rPr>
          <w:bCs/>
        </w:rPr>
        <w:t xml:space="preserve"> colonne</w:t>
      </w:r>
      <w:r w:rsidR="00A264A2" w:rsidRPr="00BE48BB">
        <w:rPr>
          <w:bCs/>
        </w:rPr>
        <w:t>s suivantes :</w:t>
      </w:r>
      <w:r w:rsidRPr="00BE48BB">
        <w:rPr>
          <w:bCs/>
        </w:rPr>
        <w:t xml:space="preserve"> </w:t>
      </w:r>
    </w:p>
    <w:p w:rsidR="00B4385F" w:rsidRDefault="00B4385F" w:rsidP="00533D4E">
      <w:pPr>
        <w:pStyle w:val="NormalArial"/>
        <w:numPr>
          <w:ilvl w:val="0"/>
          <w:numId w:val="10"/>
        </w:numPr>
        <w:rPr>
          <w:bCs/>
        </w:rPr>
      </w:pPr>
      <w:r w:rsidRPr="00BE48BB">
        <w:rPr>
          <w:bCs/>
        </w:rPr>
        <w:t>Nom du pays</w:t>
      </w:r>
      <w:r w:rsidR="001C47A8">
        <w:rPr>
          <w:bCs/>
        </w:rPr>
        <w:t xml:space="preserve"> (champ texte – non modifiable)</w:t>
      </w:r>
    </w:p>
    <w:p w:rsidR="001C47A8" w:rsidRPr="00BE48BB" w:rsidRDefault="007948D9" w:rsidP="00533D4E">
      <w:pPr>
        <w:pStyle w:val="NormalArial"/>
        <w:numPr>
          <w:ilvl w:val="0"/>
          <w:numId w:val="10"/>
        </w:numPr>
        <w:rPr>
          <w:bCs/>
        </w:rPr>
      </w:pPr>
      <w:r w:rsidRPr="007948D9">
        <w:rPr>
          <w:bCs/>
        </w:rPr>
        <w:t xml:space="preserve"> </w:t>
      </w:r>
      <w:r>
        <w:rPr>
          <w:bCs/>
        </w:rPr>
        <w:t>Un champ texte non modifiable indiquant "UE" ou "HORS UE"</w:t>
      </w:r>
    </w:p>
    <w:p w:rsidR="00B4385F" w:rsidRPr="00BE48BB" w:rsidRDefault="00B4385F" w:rsidP="00533D4E">
      <w:pPr>
        <w:pStyle w:val="NormalArial"/>
        <w:numPr>
          <w:ilvl w:val="0"/>
          <w:numId w:val="10"/>
        </w:numPr>
        <w:rPr>
          <w:bCs/>
        </w:rPr>
      </w:pPr>
      <w:r w:rsidRPr="00BE48BB">
        <w:rPr>
          <w:bCs/>
        </w:rPr>
        <w:t>Un bouton "Supprimer"</w:t>
      </w:r>
    </w:p>
    <w:p w:rsidR="00B4385F" w:rsidRPr="00BE48BB" w:rsidRDefault="00B4385F" w:rsidP="00533D4E">
      <w:pPr>
        <w:pStyle w:val="NormalArial"/>
        <w:numPr>
          <w:ilvl w:val="0"/>
          <w:numId w:val="10"/>
        </w:numPr>
        <w:rPr>
          <w:bCs/>
        </w:rPr>
      </w:pPr>
      <w:r w:rsidRPr="00BE48BB">
        <w:rPr>
          <w:bCs/>
        </w:rPr>
        <w:t xml:space="preserve">Un bouton "Modifier" </w:t>
      </w:r>
    </w:p>
    <w:p w:rsidR="00A264A2" w:rsidRPr="00BE48BB" w:rsidRDefault="00A264A2" w:rsidP="00533D4E">
      <w:pPr>
        <w:pStyle w:val="NormalArial"/>
        <w:rPr>
          <w:bCs/>
        </w:rPr>
      </w:pPr>
      <w:r w:rsidRPr="00BE48BB">
        <w:rPr>
          <w:bCs/>
        </w:rPr>
        <w:t>La liste est affichée par ordre alphabétique.</w:t>
      </w:r>
    </w:p>
    <w:p w:rsidR="00A264A2" w:rsidRPr="00BE48BB" w:rsidRDefault="00A264A2" w:rsidP="00533D4E">
      <w:pPr>
        <w:pStyle w:val="NormalArial"/>
        <w:rPr>
          <w:bCs/>
        </w:rPr>
      </w:pPr>
    </w:p>
    <w:p w:rsidR="00B4385F" w:rsidRDefault="00B4385F" w:rsidP="00533D4E">
      <w:pPr>
        <w:pStyle w:val="NormalArial"/>
        <w:rPr>
          <w:bCs/>
        </w:rPr>
      </w:pPr>
      <w:r w:rsidRPr="00BE48BB">
        <w:rPr>
          <w:bCs/>
        </w:rPr>
        <w:t>Un bouton "Nouveau" permet de créer un nouveau pays</w:t>
      </w:r>
    </w:p>
    <w:p w:rsidR="001C47A8" w:rsidRPr="00BE48BB" w:rsidRDefault="001C47A8" w:rsidP="001C47A8">
      <w:pPr>
        <w:pStyle w:val="NormalArial"/>
        <w:rPr>
          <w:bCs/>
        </w:rPr>
      </w:pPr>
      <w:r>
        <w:rPr>
          <w:bCs/>
        </w:rPr>
        <w:t xml:space="preserve">Un bouton </w:t>
      </w:r>
      <w:r w:rsidR="009B0B3F">
        <w:rPr>
          <w:bCs/>
        </w:rPr>
        <w:t>"</w:t>
      </w:r>
      <w:r>
        <w:rPr>
          <w:bCs/>
        </w:rPr>
        <w:t>Exporter</w:t>
      </w:r>
      <w:r w:rsidR="009B0B3F">
        <w:rPr>
          <w:bCs/>
        </w:rPr>
        <w:t>"</w:t>
      </w:r>
      <w:r>
        <w:rPr>
          <w:bCs/>
        </w:rPr>
        <w:t xml:space="preserve"> exporte les données des pays au format Excel.</w:t>
      </w:r>
    </w:p>
    <w:p w:rsidR="001C47A8" w:rsidRPr="00BE48BB" w:rsidRDefault="001C47A8" w:rsidP="00533D4E">
      <w:pPr>
        <w:pStyle w:val="NormalArial"/>
        <w:rPr>
          <w:bCs/>
        </w:rPr>
      </w:pPr>
    </w:p>
    <w:p w:rsidR="00B4385F" w:rsidRPr="00BE48BB" w:rsidRDefault="00B4385F" w:rsidP="00533D4E">
      <w:pPr>
        <w:pStyle w:val="Titre4bis"/>
      </w:pPr>
      <w:bookmarkStart w:id="3825" w:name="_Toc285793883"/>
      <w:r w:rsidRPr="00BE48BB">
        <w:t>Interface – Formulaire pays</w:t>
      </w:r>
      <w:bookmarkEnd w:id="3825"/>
    </w:p>
    <w:p w:rsidR="00B4385F" w:rsidRPr="00BE48BB" w:rsidRDefault="00B4385F" w:rsidP="00533D4E">
      <w:pPr>
        <w:pStyle w:val="NormalArial"/>
        <w:rPr>
          <w:bCs/>
        </w:rPr>
      </w:pPr>
      <w:r w:rsidRPr="00BE48BB">
        <w:rPr>
          <w:bCs/>
        </w:rPr>
        <w:t>L'écran affiche un formulaire composé d</w:t>
      </w:r>
      <w:r w:rsidR="001148BF">
        <w:rPr>
          <w:bCs/>
        </w:rPr>
        <w:t>es</w:t>
      </w:r>
      <w:r w:rsidRPr="00BE48BB">
        <w:rPr>
          <w:bCs/>
        </w:rPr>
        <w:t xml:space="preserve"> champ</w:t>
      </w:r>
      <w:r w:rsidR="001148BF">
        <w:rPr>
          <w:bCs/>
        </w:rPr>
        <w:t>s</w:t>
      </w:r>
      <w:r w:rsidRPr="00BE48BB">
        <w:rPr>
          <w:bCs/>
        </w:rPr>
        <w:t xml:space="preserve"> :</w:t>
      </w:r>
    </w:p>
    <w:p w:rsidR="00B4385F" w:rsidRDefault="00B4385F" w:rsidP="00533D4E">
      <w:pPr>
        <w:pStyle w:val="NormalArial"/>
        <w:numPr>
          <w:ilvl w:val="0"/>
          <w:numId w:val="12"/>
        </w:numPr>
        <w:rPr>
          <w:bCs/>
        </w:rPr>
      </w:pPr>
      <w:r w:rsidRPr="00BE48BB">
        <w:rPr>
          <w:bCs/>
        </w:rPr>
        <w:t>Nom du pays (texte libre</w:t>
      </w:r>
      <w:r w:rsidR="00A264A2" w:rsidRPr="00BE48BB">
        <w:rPr>
          <w:bCs/>
        </w:rPr>
        <w:t xml:space="preserve"> - obligatoire</w:t>
      </w:r>
      <w:r w:rsidRPr="00BE48BB">
        <w:rPr>
          <w:bCs/>
        </w:rPr>
        <w:t>)</w:t>
      </w:r>
    </w:p>
    <w:p w:rsidR="001C47A8" w:rsidRPr="00BE48BB" w:rsidRDefault="007948D9" w:rsidP="00533D4E">
      <w:pPr>
        <w:pStyle w:val="NormalArial"/>
        <w:numPr>
          <w:ilvl w:val="0"/>
          <w:numId w:val="12"/>
        </w:numPr>
        <w:rPr>
          <w:bCs/>
        </w:rPr>
      </w:pPr>
      <w:r>
        <w:rPr>
          <w:bCs/>
        </w:rPr>
        <w:t>2 boutons radio indiquant "UE" ou "HORS UE"</w:t>
      </w:r>
    </w:p>
    <w:p w:rsidR="001148BF" w:rsidRDefault="001148BF" w:rsidP="00533D4E">
      <w:pPr>
        <w:pStyle w:val="NormalArial"/>
        <w:rPr>
          <w:bCs/>
        </w:rPr>
      </w:pPr>
    </w:p>
    <w:p w:rsidR="00B4385F" w:rsidRPr="00BE48BB" w:rsidRDefault="00B4385F" w:rsidP="00533D4E">
      <w:pPr>
        <w:pStyle w:val="NormalArial"/>
        <w:rPr>
          <w:bCs/>
        </w:rPr>
      </w:pPr>
      <w:r w:rsidRPr="00BE48BB">
        <w:rPr>
          <w:bCs/>
        </w:rPr>
        <w:t>Un bouton "Valider" permet d'enregistrer le formulaire.</w:t>
      </w:r>
    </w:p>
    <w:p w:rsidR="00B4385F" w:rsidRPr="00BE48BB" w:rsidRDefault="00B4385F" w:rsidP="00533D4E">
      <w:pPr>
        <w:pStyle w:val="NormalArial"/>
        <w:rPr>
          <w:bCs/>
        </w:rPr>
      </w:pPr>
      <w:r w:rsidRPr="00BE48BB">
        <w:rPr>
          <w:bCs/>
        </w:rPr>
        <w:t>Un bouton "Annuler" permet de revenir à la liste sans sauvegarder.</w:t>
      </w:r>
    </w:p>
    <w:p w:rsidR="00B4385F" w:rsidRPr="00BE48BB" w:rsidRDefault="00B4385F" w:rsidP="00533D4E">
      <w:pPr>
        <w:pStyle w:val="Titre4bis"/>
      </w:pPr>
      <w:bookmarkStart w:id="3826" w:name="_Toc285793884"/>
      <w:r w:rsidRPr="00BE48BB">
        <w:t>Scénario 1 – Afficher la liste des pays</w:t>
      </w:r>
      <w:bookmarkEnd w:id="3826"/>
    </w:p>
    <w:p w:rsidR="00B4385F" w:rsidRPr="00BE48BB" w:rsidRDefault="00505C90" w:rsidP="00533D4E">
      <w:pPr>
        <w:pStyle w:val="NormalArial"/>
        <w:numPr>
          <w:ilvl w:val="0"/>
          <w:numId w:val="52"/>
        </w:numPr>
      </w:pPr>
      <w:r w:rsidRPr="00BE48BB">
        <w:t>L'acteur</w:t>
      </w:r>
      <w:r w:rsidR="00B4385F" w:rsidRPr="00BE48BB">
        <w:t xml:space="preserve"> arrive sur le module.</w:t>
      </w:r>
    </w:p>
    <w:p w:rsidR="00B4385F" w:rsidRPr="00BE48BB" w:rsidRDefault="00B4385F" w:rsidP="00533D4E">
      <w:pPr>
        <w:pStyle w:val="NormalArial"/>
        <w:numPr>
          <w:ilvl w:val="0"/>
          <w:numId w:val="52"/>
        </w:numPr>
      </w:pPr>
      <w:r w:rsidRPr="00BE48BB">
        <w:t>Le système affiche la liste des pays</w:t>
      </w:r>
    </w:p>
    <w:p w:rsidR="00B4385F" w:rsidRPr="00BE48BB" w:rsidRDefault="00B4385F" w:rsidP="00533D4E">
      <w:pPr>
        <w:pStyle w:val="Titre4bis"/>
      </w:pPr>
      <w:bookmarkStart w:id="3827" w:name="_Toc285793885"/>
      <w:r w:rsidRPr="00BE48BB">
        <w:t>Scénario 2 – Créer un nouveau pays</w:t>
      </w:r>
      <w:bookmarkEnd w:id="3827"/>
    </w:p>
    <w:p w:rsidR="00B4385F" w:rsidRPr="00BE48BB" w:rsidRDefault="00505C90" w:rsidP="00533D4E">
      <w:pPr>
        <w:pStyle w:val="NormalArial"/>
        <w:numPr>
          <w:ilvl w:val="1"/>
          <w:numId w:val="53"/>
        </w:numPr>
      </w:pPr>
      <w:r w:rsidRPr="00BE48BB">
        <w:t>L'acteur</w:t>
      </w:r>
      <w:r w:rsidR="00B4385F" w:rsidRPr="00BE48BB">
        <w:t xml:space="preserve"> clique sur "Nouveau"</w:t>
      </w:r>
    </w:p>
    <w:p w:rsidR="00B4385F" w:rsidRPr="00BE48BB" w:rsidRDefault="00B4385F" w:rsidP="00533D4E">
      <w:pPr>
        <w:pStyle w:val="NormalArial"/>
        <w:numPr>
          <w:ilvl w:val="1"/>
          <w:numId w:val="53"/>
        </w:numPr>
      </w:pPr>
      <w:r w:rsidRPr="00BE48BB">
        <w:t>Le système affiche le formulaire pays</w:t>
      </w:r>
      <w:r w:rsidR="00850D01">
        <w:t xml:space="preserve"> vierge</w:t>
      </w:r>
    </w:p>
    <w:p w:rsidR="00B4385F" w:rsidRPr="00BE48BB" w:rsidRDefault="00505C90" w:rsidP="00533D4E">
      <w:pPr>
        <w:pStyle w:val="NormalArial"/>
        <w:numPr>
          <w:ilvl w:val="1"/>
          <w:numId w:val="53"/>
        </w:numPr>
      </w:pPr>
      <w:r w:rsidRPr="00BE48BB">
        <w:t>L'acteur</w:t>
      </w:r>
      <w:r w:rsidR="00B4385F" w:rsidRPr="00BE48BB">
        <w:t xml:space="preserve"> saisit les informations et valide.</w:t>
      </w:r>
      <w:r w:rsidR="0047148A" w:rsidRPr="00BE48BB">
        <w:rPr>
          <w:b/>
          <w:color w:val="FF0000"/>
        </w:rPr>
        <w:t xml:space="preserve"> EXCEPTION1</w:t>
      </w:r>
    </w:p>
    <w:p w:rsidR="00B4385F" w:rsidRPr="00BE48BB" w:rsidRDefault="00B4385F" w:rsidP="00533D4E">
      <w:pPr>
        <w:pStyle w:val="NormalArial"/>
        <w:numPr>
          <w:ilvl w:val="1"/>
          <w:numId w:val="53"/>
        </w:numPr>
      </w:pPr>
      <w:r w:rsidRPr="00BE48BB">
        <w:t>Le système enregistre les données</w:t>
      </w:r>
    </w:p>
    <w:p w:rsidR="00B4385F" w:rsidRPr="00BE48BB" w:rsidRDefault="00B4385F" w:rsidP="00533D4E">
      <w:pPr>
        <w:pStyle w:val="NormalArial"/>
        <w:numPr>
          <w:ilvl w:val="1"/>
          <w:numId w:val="53"/>
        </w:numPr>
      </w:pPr>
      <w:r w:rsidRPr="00BE48BB">
        <w:t xml:space="preserve">Le système redirige </w:t>
      </w:r>
      <w:r w:rsidR="00D445FE" w:rsidRPr="00BE48BB">
        <w:t>l</w:t>
      </w:r>
      <w:r w:rsidR="00505C90" w:rsidRPr="00BE48BB">
        <w:t>'acteur</w:t>
      </w:r>
      <w:r w:rsidRPr="00BE48BB">
        <w:t xml:space="preserve"> vers la liste des </w:t>
      </w:r>
      <w:r w:rsidRPr="00BE48BB">
        <w:rPr>
          <w:bCs/>
        </w:rPr>
        <w:t>pays</w:t>
      </w:r>
      <w:r w:rsidR="00956DE3">
        <w:rPr>
          <w:bCs/>
        </w:rPr>
        <w:t xml:space="preserve"> en faisant défiler </w:t>
      </w:r>
      <w:r w:rsidR="001C6466">
        <w:rPr>
          <w:bCs/>
        </w:rPr>
        <w:t xml:space="preserve">l’affichage de </w:t>
      </w:r>
      <w:r w:rsidR="00956DE3">
        <w:rPr>
          <w:bCs/>
        </w:rPr>
        <w:t xml:space="preserve">la liste des pays </w:t>
      </w:r>
      <w:r w:rsidR="001C6466">
        <w:rPr>
          <w:bCs/>
        </w:rPr>
        <w:t>au niveau du pays inséré</w:t>
      </w:r>
    </w:p>
    <w:p w:rsidR="00B4385F" w:rsidRPr="00BE48BB" w:rsidRDefault="00B4385F" w:rsidP="00533D4E">
      <w:pPr>
        <w:pStyle w:val="Titre4bis"/>
      </w:pPr>
      <w:bookmarkStart w:id="3828" w:name="_Toc285793886"/>
      <w:r w:rsidRPr="00BE48BB">
        <w:t>Scénario 3 – Modifier un pays</w:t>
      </w:r>
      <w:bookmarkEnd w:id="3828"/>
    </w:p>
    <w:p w:rsidR="00B4385F" w:rsidRPr="00BE48BB" w:rsidRDefault="00B4385F" w:rsidP="00533D4E">
      <w:pPr>
        <w:pStyle w:val="NormalArial"/>
        <w:numPr>
          <w:ilvl w:val="2"/>
          <w:numId w:val="54"/>
        </w:numPr>
      </w:pPr>
      <w:r w:rsidRPr="00BE48BB">
        <w:t xml:space="preserve">A partir de la liste des </w:t>
      </w:r>
      <w:r w:rsidR="0047148A" w:rsidRPr="00BE48BB">
        <w:t>pays</w:t>
      </w:r>
      <w:r w:rsidRPr="00BE48BB">
        <w:t xml:space="preserve">, </w:t>
      </w:r>
      <w:r w:rsidR="00A96232" w:rsidRPr="00BE48BB">
        <w:t>l</w:t>
      </w:r>
      <w:r w:rsidR="00505C90" w:rsidRPr="00BE48BB">
        <w:t>'acteur</w:t>
      </w:r>
      <w:r w:rsidRPr="00BE48BB">
        <w:t xml:space="preserve"> clique sur "Modifier "</w:t>
      </w:r>
    </w:p>
    <w:p w:rsidR="00B4385F" w:rsidRPr="00BE48BB" w:rsidRDefault="00B4385F" w:rsidP="00533D4E">
      <w:pPr>
        <w:pStyle w:val="NormalArial"/>
        <w:numPr>
          <w:ilvl w:val="2"/>
          <w:numId w:val="54"/>
        </w:numPr>
      </w:pPr>
      <w:r w:rsidRPr="00BE48BB">
        <w:t>Le système affiche un formulaire pays pré-rempli</w:t>
      </w:r>
    </w:p>
    <w:p w:rsidR="00B4385F" w:rsidRPr="00BE48BB" w:rsidRDefault="00505C90" w:rsidP="00533D4E">
      <w:pPr>
        <w:pStyle w:val="NormalArial"/>
        <w:numPr>
          <w:ilvl w:val="2"/>
          <w:numId w:val="54"/>
        </w:numPr>
      </w:pPr>
      <w:r w:rsidRPr="00BE48BB">
        <w:t>L'acteur</w:t>
      </w:r>
      <w:r w:rsidR="00B4385F" w:rsidRPr="00BE48BB">
        <w:t xml:space="preserve"> modifie les données et valide </w:t>
      </w:r>
      <w:r w:rsidR="00A264A2" w:rsidRPr="00BE48BB">
        <w:rPr>
          <w:b/>
          <w:color w:val="FF0000"/>
        </w:rPr>
        <w:t>EXCEPTION1</w:t>
      </w:r>
    </w:p>
    <w:p w:rsidR="00B4385F" w:rsidRPr="00BE48BB" w:rsidRDefault="00B4385F" w:rsidP="00533D4E">
      <w:pPr>
        <w:pStyle w:val="NormalArial"/>
        <w:numPr>
          <w:ilvl w:val="2"/>
          <w:numId w:val="54"/>
        </w:numPr>
      </w:pPr>
      <w:r w:rsidRPr="00BE48BB">
        <w:t>Le système enregistre les données</w:t>
      </w:r>
    </w:p>
    <w:p w:rsidR="00B4385F" w:rsidRPr="00BE48BB" w:rsidRDefault="00B4385F" w:rsidP="00533D4E">
      <w:pPr>
        <w:pStyle w:val="NormalArial"/>
        <w:numPr>
          <w:ilvl w:val="2"/>
          <w:numId w:val="54"/>
        </w:numPr>
      </w:pPr>
      <w:r w:rsidRPr="00BE48BB">
        <w:t xml:space="preserve">Le système redirige </w:t>
      </w:r>
      <w:r w:rsidR="0075318C" w:rsidRPr="00BE48BB">
        <w:t>l</w:t>
      </w:r>
      <w:r w:rsidR="00505C90" w:rsidRPr="00BE48BB">
        <w:t>'acteur</w:t>
      </w:r>
      <w:r w:rsidRPr="00BE48BB">
        <w:t xml:space="preserve"> vers la liste des pays</w:t>
      </w:r>
      <w:r w:rsidR="001C6466" w:rsidRPr="001C6466">
        <w:rPr>
          <w:bCs/>
        </w:rPr>
        <w:t xml:space="preserve"> </w:t>
      </w:r>
      <w:r w:rsidR="001C6466">
        <w:rPr>
          <w:bCs/>
        </w:rPr>
        <w:t>en faisant défiler l’affichage de la liste des pays au niveau du pays modifié</w:t>
      </w:r>
    </w:p>
    <w:p w:rsidR="00B4385F" w:rsidRPr="00BE48BB" w:rsidRDefault="00B4385F" w:rsidP="00533D4E">
      <w:pPr>
        <w:pStyle w:val="Titre4bis"/>
      </w:pPr>
      <w:bookmarkStart w:id="3829" w:name="_Toc285793887"/>
      <w:r w:rsidRPr="00BE48BB">
        <w:t>Scénario 4 – Supprimer un pays</w:t>
      </w:r>
      <w:bookmarkEnd w:id="3829"/>
    </w:p>
    <w:p w:rsidR="00B4385F" w:rsidRPr="00BE48BB" w:rsidRDefault="00B4385F" w:rsidP="00533D4E">
      <w:pPr>
        <w:pStyle w:val="NormalArial"/>
        <w:numPr>
          <w:ilvl w:val="3"/>
          <w:numId w:val="55"/>
        </w:numPr>
      </w:pPr>
      <w:r w:rsidRPr="00BE48BB">
        <w:t xml:space="preserve">A partir de la liste des pays, </w:t>
      </w:r>
      <w:r w:rsidR="00A96232" w:rsidRPr="00BE48BB">
        <w:t>l</w:t>
      </w:r>
      <w:r w:rsidR="00505C90" w:rsidRPr="00BE48BB">
        <w:t>'acteur</w:t>
      </w:r>
      <w:r w:rsidRPr="00BE48BB">
        <w:t xml:space="preserve"> clique sur "Supprimer"</w:t>
      </w:r>
    </w:p>
    <w:p w:rsidR="00B4385F" w:rsidRPr="00BE48BB" w:rsidRDefault="00B4385F" w:rsidP="00533D4E">
      <w:pPr>
        <w:pStyle w:val="NormalArial"/>
        <w:numPr>
          <w:ilvl w:val="3"/>
          <w:numId w:val="55"/>
        </w:numPr>
      </w:pPr>
      <w:r w:rsidRPr="00BE48BB">
        <w:t>Le système demande confirmation</w:t>
      </w:r>
    </w:p>
    <w:p w:rsidR="00B4385F" w:rsidRPr="00BE48BB" w:rsidRDefault="00505C90" w:rsidP="00533D4E">
      <w:pPr>
        <w:pStyle w:val="NormalArial"/>
        <w:numPr>
          <w:ilvl w:val="3"/>
          <w:numId w:val="55"/>
        </w:numPr>
      </w:pPr>
      <w:r w:rsidRPr="00BE48BB">
        <w:t>L'acteur</w:t>
      </w:r>
      <w:r w:rsidR="00B4385F" w:rsidRPr="00BE48BB">
        <w:t xml:space="preserve"> confirme </w:t>
      </w:r>
      <w:r w:rsidR="00A96232" w:rsidRPr="00BE48BB">
        <w:t>la suppression</w:t>
      </w:r>
      <w:r w:rsidR="00B4385F" w:rsidRPr="00BE48BB">
        <w:t xml:space="preserve"> </w:t>
      </w:r>
    </w:p>
    <w:p w:rsidR="00B4385F" w:rsidRPr="00BE48BB" w:rsidRDefault="00B4385F" w:rsidP="00533D4E">
      <w:pPr>
        <w:pStyle w:val="NormalArial"/>
        <w:numPr>
          <w:ilvl w:val="3"/>
          <w:numId w:val="55"/>
        </w:numPr>
      </w:pPr>
      <w:r w:rsidRPr="00BE48BB">
        <w:t>Le système supprime le pays</w:t>
      </w:r>
    </w:p>
    <w:p w:rsidR="001148BF" w:rsidRPr="001148BF" w:rsidRDefault="00B4385F" w:rsidP="001148BF">
      <w:pPr>
        <w:pStyle w:val="NormalArial"/>
        <w:numPr>
          <w:ilvl w:val="3"/>
          <w:numId w:val="55"/>
        </w:numPr>
      </w:pPr>
      <w:r w:rsidRPr="00BE48BB">
        <w:t xml:space="preserve">Le système redirige </w:t>
      </w:r>
      <w:r w:rsidR="0075318C" w:rsidRPr="00BE48BB">
        <w:t>l</w:t>
      </w:r>
      <w:r w:rsidR="00505C90" w:rsidRPr="00BE48BB">
        <w:t>'acteur</w:t>
      </w:r>
      <w:r w:rsidRPr="00BE48BB">
        <w:t xml:space="preserve"> vers la liste des pays</w:t>
      </w:r>
      <w:r w:rsidR="001C6466" w:rsidRPr="001C6466">
        <w:rPr>
          <w:bCs/>
        </w:rPr>
        <w:t xml:space="preserve"> </w:t>
      </w:r>
    </w:p>
    <w:p w:rsidR="001148BF" w:rsidRPr="00BE48BB" w:rsidRDefault="001148BF" w:rsidP="001148BF">
      <w:pPr>
        <w:pStyle w:val="Titre4bis"/>
      </w:pPr>
      <w:r w:rsidRPr="00BE48BB">
        <w:t xml:space="preserve">Scénario </w:t>
      </w:r>
      <w:r>
        <w:t>5</w:t>
      </w:r>
      <w:r w:rsidRPr="00BE48BB">
        <w:t xml:space="preserve"> – </w:t>
      </w:r>
      <w:r>
        <w:t>Exporter</w:t>
      </w:r>
      <w:r w:rsidRPr="00BE48BB">
        <w:t xml:space="preserve"> la liste des pays</w:t>
      </w:r>
    </w:p>
    <w:p w:rsidR="001148BF" w:rsidRPr="00BE48BB" w:rsidRDefault="001148BF" w:rsidP="001148BF">
      <w:pPr>
        <w:pStyle w:val="NormalArial"/>
        <w:numPr>
          <w:ilvl w:val="0"/>
          <w:numId w:val="173"/>
        </w:numPr>
        <w:rPr>
          <w:bCs/>
        </w:rPr>
      </w:pPr>
      <w:r w:rsidRPr="00BE48BB">
        <w:rPr>
          <w:bCs/>
        </w:rPr>
        <w:t>L'acteur arrive sur le module.</w:t>
      </w:r>
    </w:p>
    <w:p w:rsidR="001148BF" w:rsidRDefault="001148BF" w:rsidP="001148BF">
      <w:pPr>
        <w:pStyle w:val="NormalArial"/>
        <w:numPr>
          <w:ilvl w:val="0"/>
          <w:numId w:val="173"/>
        </w:numPr>
        <w:rPr>
          <w:bCs/>
        </w:rPr>
      </w:pPr>
      <w:r w:rsidRPr="00BE48BB">
        <w:rPr>
          <w:bCs/>
        </w:rPr>
        <w:t>Le système affiche la liste des pays</w:t>
      </w:r>
    </w:p>
    <w:p w:rsidR="001148BF" w:rsidRDefault="001148BF" w:rsidP="001148BF">
      <w:pPr>
        <w:pStyle w:val="NormalArial"/>
        <w:numPr>
          <w:ilvl w:val="0"/>
          <w:numId w:val="173"/>
        </w:numPr>
        <w:rPr>
          <w:bCs/>
        </w:rPr>
      </w:pPr>
      <w:r>
        <w:rPr>
          <w:bCs/>
        </w:rPr>
        <w:t xml:space="preserve">L’acteur clique sur le bouton </w:t>
      </w:r>
      <w:r w:rsidR="009B0B3F">
        <w:rPr>
          <w:bCs/>
        </w:rPr>
        <w:t>"</w:t>
      </w:r>
      <w:r>
        <w:rPr>
          <w:bCs/>
        </w:rPr>
        <w:t>Exporter</w:t>
      </w:r>
      <w:r w:rsidR="009B0B3F">
        <w:rPr>
          <w:bCs/>
        </w:rPr>
        <w:t>"</w:t>
      </w:r>
    </w:p>
    <w:p w:rsidR="001148BF" w:rsidRPr="00BE48BB" w:rsidRDefault="001148BF" w:rsidP="001148BF">
      <w:pPr>
        <w:pStyle w:val="NormalArial"/>
        <w:numPr>
          <w:ilvl w:val="0"/>
          <w:numId w:val="173"/>
        </w:numPr>
        <w:rPr>
          <w:bCs/>
        </w:rPr>
      </w:pPr>
      <w:r>
        <w:rPr>
          <w:bCs/>
        </w:rPr>
        <w:t>Le système génère un fichier Excel contenant la liste des pays</w:t>
      </w:r>
    </w:p>
    <w:p w:rsidR="001148BF" w:rsidRPr="00BE48BB" w:rsidRDefault="001148BF" w:rsidP="001148BF">
      <w:pPr>
        <w:pStyle w:val="NormalArial"/>
        <w:ind w:left="720"/>
      </w:pPr>
    </w:p>
    <w:p w:rsidR="00B4385F" w:rsidRPr="00BE48BB" w:rsidRDefault="00B4385F" w:rsidP="00533D4E">
      <w:pPr>
        <w:pStyle w:val="Titre4bis"/>
      </w:pPr>
      <w:bookmarkStart w:id="3830" w:name="_Toc285793888"/>
      <w:r w:rsidRPr="00BE48BB">
        <w:t>Cas d'exception</w:t>
      </w:r>
      <w:bookmarkEnd w:id="3830"/>
    </w:p>
    <w:p w:rsidR="00A264A2" w:rsidRPr="00BE48BB" w:rsidRDefault="00A264A2" w:rsidP="00533D4E">
      <w:pPr>
        <w:pStyle w:val="NormalArial"/>
        <w:jc w:val="both"/>
      </w:pPr>
      <w:r w:rsidRPr="00BE48BB">
        <w:rPr>
          <w:b/>
          <w:color w:val="FF0000"/>
        </w:rPr>
        <w:t xml:space="preserve">EXCEPTION1 : </w:t>
      </w:r>
      <w:r w:rsidRPr="00BE48BB">
        <w:t xml:space="preserve">si </w:t>
      </w:r>
      <w:r w:rsidR="007B4A75" w:rsidRPr="00BE48BB">
        <w:t xml:space="preserve">le </w:t>
      </w:r>
      <w:r w:rsidR="001A3749" w:rsidRPr="00BE48BB">
        <w:t>nom</w:t>
      </w:r>
      <w:r w:rsidR="007B4A75" w:rsidRPr="00BE48BB">
        <w:t xml:space="preserve"> n'est pas renseigné ou si le </w:t>
      </w:r>
      <w:r w:rsidR="001A3749" w:rsidRPr="00BE48BB">
        <w:t>nom</w:t>
      </w:r>
      <w:r w:rsidR="007B4A75" w:rsidRPr="00BE48BB">
        <w:t xml:space="preserve"> saisi existe déjà pour un autre </w:t>
      </w:r>
      <w:r w:rsidR="001A3749" w:rsidRPr="00BE48BB">
        <w:t>pays</w:t>
      </w:r>
      <w:r w:rsidRPr="00BE48BB">
        <w:t>, l'acteur est redirigé vers le formulaire et un message d’erreur est affiché</w:t>
      </w:r>
      <w:r w:rsidR="007B4A75" w:rsidRPr="00BE48BB">
        <w:t>.</w:t>
      </w:r>
    </w:p>
    <w:p w:rsidR="00A264A2" w:rsidRPr="00BE48BB" w:rsidRDefault="00A264A2" w:rsidP="00533D4E">
      <w:pPr>
        <w:pStyle w:val="NormalArial"/>
        <w:rPr>
          <w:b/>
          <w:color w:val="FF0000"/>
        </w:rPr>
      </w:pPr>
    </w:p>
    <w:p w:rsidR="00B4385F" w:rsidRPr="00BE48BB" w:rsidRDefault="00A264A2" w:rsidP="00533D4E">
      <w:pPr>
        <w:pStyle w:val="NormalArial"/>
      </w:pPr>
      <w:r w:rsidRPr="00BE48BB">
        <w:br w:type="page"/>
      </w:r>
    </w:p>
    <w:p w:rsidR="00B82B91" w:rsidRPr="00BE48BB" w:rsidRDefault="00B82B91" w:rsidP="00B82B91">
      <w:pPr>
        <w:pStyle w:val="Titre2"/>
      </w:pPr>
      <w:bookmarkStart w:id="3831" w:name="_Toc285793889"/>
      <w:bookmarkStart w:id="3832" w:name="_Toc292454156"/>
      <w:r w:rsidRPr="00BE48BB">
        <w:lastRenderedPageBreak/>
        <w:t>Cas d'utilisation Gestion des types de badge</w:t>
      </w:r>
      <w:bookmarkEnd w:id="3831"/>
      <w:bookmarkEnd w:id="3832"/>
    </w:p>
    <w:p w:rsidR="00B82B91" w:rsidRPr="00BE48BB" w:rsidRDefault="00B82B91" w:rsidP="00D23387">
      <w:pPr>
        <w:pStyle w:val="Titre3"/>
      </w:pPr>
      <w:bookmarkStart w:id="3833" w:name="_Toc285793890"/>
      <w:bookmarkStart w:id="3834" w:name="_Toc292454157"/>
      <w:r w:rsidRPr="00BE48BB">
        <w:t>Consulter la liste des types de badge au niveau Centre</w:t>
      </w:r>
      <w:bookmarkEnd w:id="3833"/>
      <w:bookmarkEnd w:id="3834"/>
    </w:p>
    <w:p w:rsidR="00B82B91" w:rsidRPr="00BE48BB" w:rsidRDefault="00B82B91" w:rsidP="00B82B91">
      <w:pPr>
        <w:pStyle w:val="NormalArial"/>
      </w:pPr>
      <w:r w:rsidRPr="00BE48BB">
        <w:rPr>
          <w:b/>
        </w:rPr>
        <w:t>Résumé</w:t>
      </w:r>
      <w:r w:rsidRPr="00BE48BB">
        <w:t xml:space="preserve"> : Cette fonctionnalité permet à l'acteur d'afficher les types de badge visibles </w:t>
      </w:r>
      <w:r w:rsidR="00E1396E" w:rsidRPr="00BE48BB">
        <w:t xml:space="preserve">avec ses </w:t>
      </w:r>
      <w:r w:rsidRPr="00BE48BB">
        <w:t>centre</w:t>
      </w:r>
      <w:r w:rsidR="00E1396E" w:rsidRPr="00BE48BB">
        <w:t>s d'habilitation</w:t>
      </w:r>
      <w:r w:rsidR="007B4A75" w:rsidRPr="00BE48BB">
        <w:t xml:space="preserve"> et les types de badge nationaux</w:t>
      </w:r>
    </w:p>
    <w:p w:rsidR="00B82B91" w:rsidRPr="00BE48BB" w:rsidRDefault="00B82B91" w:rsidP="00B82B91">
      <w:pPr>
        <w:pStyle w:val="NormalArial"/>
      </w:pPr>
      <w:r w:rsidRPr="00BE48BB">
        <w:rPr>
          <w:b/>
        </w:rPr>
        <w:t>Acteur(s)</w:t>
      </w:r>
      <w:r w:rsidRPr="00BE48BB">
        <w:t xml:space="preserve"> : Accueil, </w:t>
      </w:r>
      <w:r w:rsidR="007D2C6F" w:rsidRPr="00BE48BB">
        <w:t>OS</w:t>
      </w:r>
      <w:r w:rsidR="00BB69BC" w:rsidRPr="00BE48BB">
        <w:t xml:space="preserve"> de Pôle</w:t>
      </w:r>
    </w:p>
    <w:p w:rsidR="00B82B91" w:rsidRPr="00BE48BB" w:rsidRDefault="00B82B91" w:rsidP="00B82B91">
      <w:pPr>
        <w:pStyle w:val="NormalArial"/>
      </w:pPr>
      <w:r w:rsidRPr="00BE48BB">
        <w:rPr>
          <w:b/>
        </w:rPr>
        <w:t>Pré-condition</w:t>
      </w:r>
      <w:r w:rsidRPr="00BE48BB">
        <w:t xml:space="preserve"> : L'acteur est identifié </w:t>
      </w:r>
    </w:p>
    <w:p w:rsidR="00B82B91" w:rsidRPr="00BE48BB" w:rsidRDefault="00B82B91" w:rsidP="00B82B91">
      <w:pPr>
        <w:pStyle w:val="NormalArial"/>
      </w:pPr>
      <w:r w:rsidRPr="00BE48BB">
        <w:rPr>
          <w:b/>
        </w:rPr>
        <w:t>Post-condition</w:t>
      </w:r>
      <w:r w:rsidRPr="00BE48BB">
        <w:t xml:space="preserve"> : les </w:t>
      </w:r>
      <w:r w:rsidRPr="00BE48BB">
        <w:rPr>
          <w:bCs/>
        </w:rPr>
        <w:t>types de badge</w:t>
      </w:r>
      <w:r w:rsidRPr="00BE48BB">
        <w:t xml:space="preserve"> sont affichés</w:t>
      </w:r>
    </w:p>
    <w:p w:rsidR="00B82B91" w:rsidRPr="00BE48BB" w:rsidRDefault="00B82B91" w:rsidP="00144058">
      <w:pPr>
        <w:pStyle w:val="Titre4bis"/>
      </w:pPr>
      <w:bookmarkStart w:id="3835" w:name="_Toc285793891"/>
      <w:r w:rsidRPr="00BE48BB">
        <w:t>Interface Liste des types de badge</w:t>
      </w:r>
      <w:bookmarkEnd w:id="3835"/>
    </w:p>
    <w:p w:rsidR="00B82B91" w:rsidRPr="00BE48BB" w:rsidRDefault="00B82B91" w:rsidP="00144058">
      <w:pPr>
        <w:pStyle w:val="NormalArial"/>
        <w:jc w:val="both"/>
        <w:rPr>
          <w:bCs/>
        </w:rPr>
      </w:pPr>
      <w:r w:rsidRPr="00BE48BB">
        <w:rPr>
          <w:bCs/>
        </w:rPr>
        <w:t>L'écran affiche la liste des types de badges. La liste est composée des colonnes</w:t>
      </w:r>
      <w:r w:rsidR="00331E96" w:rsidRPr="00BE48BB">
        <w:rPr>
          <w:bCs/>
        </w:rPr>
        <w:t> :</w:t>
      </w:r>
    </w:p>
    <w:p w:rsidR="00E1396E" w:rsidRPr="00BE48BB" w:rsidRDefault="00E1396E" w:rsidP="00144058">
      <w:pPr>
        <w:pStyle w:val="NormalArial"/>
        <w:numPr>
          <w:ilvl w:val="0"/>
          <w:numId w:val="10"/>
        </w:numPr>
        <w:jc w:val="both"/>
        <w:rPr>
          <w:bCs/>
        </w:rPr>
      </w:pPr>
      <w:r w:rsidRPr="00BE48BB">
        <w:rPr>
          <w:bCs/>
        </w:rPr>
        <w:t>Centre (texte provenant de la table de référence des centres</w:t>
      </w:r>
      <w:r w:rsidR="00331E96" w:rsidRPr="00BE48BB">
        <w:rPr>
          <w:bCs/>
        </w:rPr>
        <w:t xml:space="preserve"> </w:t>
      </w:r>
      <w:r w:rsidR="007B4A75" w:rsidRPr="00BE48BB">
        <w:rPr>
          <w:bCs/>
        </w:rPr>
        <w:t xml:space="preserve">ou "national" pour les types de badge nationaux </w:t>
      </w:r>
      <w:r w:rsidR="00331E96" w:rsidRPr="00BE48BB">
        <w:rPr>
          <w:bCs/>
        </w:rPr>
        <w:t xml:space="preserve">- </w:t>
      </w:r>
      <w:r w:rsidRPr="00BE48BB">
        <w:rPr>
          <w:bCs/>
        </w:rPr>
        <w:t>non modifiable</w:t>
      </w:r>
      <w:r w:rsidR="00331E96" w:rsidRPr="00BE48BB">
        <w:rPr>
          <w:bCs/>
        </w:rPr>
        <w:t>)</w:t>
      </w:r>
    </w:p>
    <w:p w:rsidR="00B82B91" w:rsidRPr="00BE48BB" w:rsidRDefault="00B82B91" w:rsidP="00144058">
      <w:pPr>
        <w:pStyle w:val="NormalArial"/>
        <w:numPr>
          <w:ilvl w:val="0"/>
          <w:numId w:val="10"/>
        </w:numPr>
        <w:jc w:val="both"/>
        <w:rPr>
          <w:bCs/>
        </w:rPr>
      </w:pPr>
      <w:r w:rsidRPr="00BE48BB">
        <w:rPr>
          <w:bCs/>
        </w:rPr>
        <w:t xml:space="preserve">Code (texte </w:t>
      </w:r>
      <w:r w:rsidR="00331E96" w:rsidRPr="00BE48BB">
        <w:rPr>
          <w:bCs/>
        </w:rPr>
        <w:t>- non modifiable)</w:t>
      </w:r>
    </w:p>
    <w:p w:rsidR="00B82B91" w:rsidRPr="00BE48BB" w:rsidRDefault="00B82B91" w:rsidP="00144058">
      <w:pPr>
        <w:pStyle w:val="NormalArial"/>
        <w:numPr>
          <w:ilvl w:val="0"/>
          <w:numId w:val="10"/>
        </w:numPr>
        <w:jc w:val="both"/>
        <w:rPr>
          <w:bCs/>
        </w:rPr>
      </w:pPr>
      <w:r w:rsidRPr="00BE48BB">
        <w:rPr>
          <w:bCs/>
        </w:rPr>
        <w:t xml:space="preserve">Numérotation commune à tous les centres (case à cocher non modifiable) : la case est cochée si la numérotation de ce type de badge est </w:t>
      </w:r>
      <w:r w:rsidR="005A6FA1" w:rsidRPr="00BE48BB">
        <w:rPr>
          <w:bCs/>
        </w:rPr>
        <w:t xml:space="preserve">commune à tous les centres </w:t>
      </w:r>
    </w:p>
    <w:p w:rsidR="00B82B91" w:rsidRPr="00BE48BB" w:rsidRDefault="00B82B91" w:rsidP="00144058">
      <w:pPr>
        <w:pStyle w:val="NormalArial"/>
        <w:numPr>
          <w:ilvl w:val="0"/>
          <w:numId w:val="10"/>
        </w:numPr>
        <w:jc w:val="both"/>
        <w:rPr>
          <w:bCs/>
        </w:rPr>
      </w:pPr>
      <w:r w:rsidRPr="00BE48BB">
        <w:rPr>
          <w:bCs/>
        </w:rPr>
        <w:t>Numérotation du badge auto-incrémentée (case à cocher non modifiable) : la case est cochée si la numérotation associée au badge est automatique</w:t>
      </w:r>
    </w:p>
    <w:p w:rsidR="008E551C" w:rsidRPr="00BE48BB" w:rsidRDefault="008E551C" w:rsidP="00144058">
      <w:pPr>
        <w:pStyle w:val="NormalArial"/>
        <w:numPr>
          <w:ilvl w:val="0"/>
          <w:numId w:val="10"/>
        </w:numPr>
        <w:jc w:val="both"/>
        <w:rPr>
          <w:bCs/>
        </w:rPr>
      </w:pPr>
      <w:r w:rsidRPr="00BE48BB">
        <w:rPr>
          <w:bCs/>
        </w:rPr>
        <w:t>Numéro unique (case à cocher non modifiable) : la case est cochée si le numéro de badge de chaque personne pour ce type de badge est unique.</w:t>
      </w:r>
    </w:p>
    <w:p w:rsidR="00B82B91" w:rsidRPr="00BE48BB" w:rsidRDefault="00B82B91" w:rsidP="00144058">
      <w:pPr>
        <w:pStyle w:val="NormalArial"/>
        <w:jc w:val="both"/>
        <w:rPr>
          <w:bCs/>
        </w:rPr>
      </w:pPr>
    </w:p>
    <w:p w:rsidR="00B82B91" w:rsidRPr="00BE48BB" w:rsidRDefault="00231F57" w:rsidP="00AB0CA8">
      <w:pPr>
        <w:pStyle w:val="NormalArial"/>
        <w:jc w:val="both"/>
        <w:rPr>
          <w:bCs/>
        </w:rPr>
      </w:pPr>
      <w:r w:rsidRPr="00BE48BB">
        <w:rPr>
          <w:bCs/>
        </w:rPr>
        <w:t xml:space="preserve">La liste est affichée par ordre alphabétique sur le centre </w:t>
      </w:r>
      <w:r w:rsidR="009B0B3F">
        <w:rPr>
          <w:bCs/>
        </w:rPr>
        <w:t xml:space="preserve">(sauf pour la valeur  "national" affichée en premier) </w:t>
      </w:r>
      <w:r w:rsidRPr="00BE48BB">
        <w:rPr>
          <w:bCs/>
        </w:rPr>
        <w:t xml:space="preserve">puis sur le </w:t>
      </w:r>
      <w:r w:rsidR="00F446BD" w:rsidRPr="00BE48BB">
        <w:rPr>
          <w:bCs/>
        </w:rPr>
        <w:t>code</w:t>
      </w:r>
      <w:r w:rsidRPr="00BE48BB">
        <w:rPr>
          <w:bCs/>
        </w:rPr>
        <w:t>.</w:t>
      </w:r>
    </w:p>
    <w:p w:rsidR="00B82B91" w:rsidRPr="00BE48BB" w:rsidRDefault="00B82B91" w:rsidP="00144058">
      <w:pPr>
        <w:pStyle w:val="NormalArial"/>
        <w:rPr>
          <w:bCs/>
        </w:rPr>
      </w:pPr>
    </w:p>
    <w:p w:rsidR="00B82B91" w:rsidRPr="00BE48BB" w:rsidRDefault="00B82B91" w:rsidP="00144058">
      <w:pPr>
        <w:pStyle w:val="Titre4bis"/>
      </w:pPr>
      <w:bookmarkStart w:id="3836" w:name="_Toc285793892"/>
      <w:r w:rsidRPr="00BE48BB">
        <w:t>Scénario 1 – Afficher la liste des types de badge</w:t>
      </w:r>
      <w:bookmarkEnd w:id="3836"/>
    </w:p>
    <w:p w:rsidR="00B82B91" w:rsidRPr="00BE48BB" w:rsidRDefault="00B82B91" w:rsidP="00144058">
      <w:pPr>
        <w:pStyle w:val="NormalArial"/>
        <w:numPr>
          <w:ilvl w:val="0"/>
          <w:numId w:val="15"/>
        </w:numPr>
        <w:jc w:val="both"/>
        <w:rPr>
          <w:bCs/>
        </w:rPr>
      </w:pPr>
      <w:r w:rsidRPr="00BE48BB">
        <w:rPr>
          <w:bCs/>
        </w:rPr>
        <w:t>L'acteur arrive sur le module.</w:t>
      </w:r>
    </w:p>
    <w:p w:rsidR="00B82B91" w:rsidRPr="00BE48BB" w:rsidRDefault="00B82B91" w:rsidP="00144058">
      <w:pPr>
        <w:pStyle w:val="NormalArial"/>
        <w:numPr>
          <w:ilvl w:val="0"/>
          <w:numId w:val="15"/>
        </w:numPr>
        <w:jc w:val="both"/>
        <w:rPr>
          <w:bCs/>
        </w:rPr>
      </w:pPr>
      <w:r w:rsidRPr="00BE48BB">
        <w:rPr>
          <w:bCs/>
        </w:rPr>
        <w:t>Le système affiche la liste des types de badge tels que</w:t>
      </w:r>
    </w:p>
    <w:p w:rsidR="00B82B91" w:rsidRPr="00BE48BB" w:rsidRDefault="005A6FA1" w:rsidP="00AB0CA8">
      <w:pPr>
        <w:pStyle w:val="NormalArial"/>
        <w:numPr>
          <w:ilvl w:val="0"/>
          <w:numId w:val="126"/>
        </w:numPr>
        <w:jc w:val="both"/>
        <w:rPr>
          <w:bCs/>
        </w:rPr>
      </w:pPr>
      <w:r w:rsidRPr="00BE48BB">
        <w:rPr>
          <w:bCs/>
        </w:rPr>
        <w:t>la valeur indiquée pour le centre est "national"</w:t>
      </w:r>
    </w:p>
    <w:p w:rsidR="00B82B91" w:rsidRPr="00BE48BB" w:rsidRDefault="00B82B91" w:rsidP="00AB0CA8">
      <w:pPr>
        <w:pStyle w:val="NormalArial"/>
        <w:numPr>
          <w:ilvl w:val="0"/>
          <w:numId w:val="126"/>
        </w:numPr>
        <w:jc w:val="both"/>
        <w:rPr>
          <w:bCs/>
        </w:rPr>
      </w:pPr>
      <w:r w:rsidRPr="00BE48BB">
        <w:rPr>
          <w:bCs/>
        </w:rPr>
        <w:t xml:space="preserve">ou le centre </w:t>
      </w:r>
      <w:r w:rsidR="00E1396E" w:rsidRPr="00BE48BB">
        <w:rPr>
          <w:bCs/>
        </w:rPr>
        <w:t>fait partie des centres d'habilitation de l'acteur</w:t>
      </w:r>
      <w:r w:rsidR="00BC4C22" w:rsidRPr="00BE48BB">
        <w:rPr>
          <w:bCs/>
        </w:rPr>
        <w:t xml:space="preserve"> </w:t>
      </w:r>
    </w:p>
    <w:p w:rsidR="00BC4C22" w:rsidRPr="00BE48BB" w:rsidRDefault="00BC4C22" w:rsidP="00144058">
      <w:pPr>
        <w:pStyle w:val="NormalArial"/>
        <w:ind w:left="1440"/>
        <w:rPr>
          <w:bCs/>
        </w:rPr>
      </w:pPr>
    </w:p>
    <w:p w:rsidR="00B82B91" w:rsidRPr="00BE48BB" w:rsidRDefault="00B82B91" w:rsidP="00D23387">
      <w:pPr>
        <w:pStyle w:val="Titre3"/>
      </w:pPr>
      <w:bookmarkStart w:id="3837" w:name="_Toc286220999"/>
      <w:bookmarkStart w:id="3838" w:name="_Toc286245670"/>
      <w:bookmarkStart w:id="3839" w:name="_Toc286299648"/>
      <w:bookmarkStart w:id="3840" w:name="_Toc286336490"/>
      <w:bookmarkStart w:id="3841" w:name="_Toc286381308"/>
      <w:bookmarkStart w:id="3842" w:name="_Toc286417299"/>
      <w:bookmarkStart w:id="3843" w:name="_Toc286425356"/>
      <w:bookmarkStart w:id="3844" w:name="_Toc286917045"/>
      <w:bookmarkStart w:id="3845" w:name="_Toc285793893"/>
      <w:bookmarkStart w:id="3846" w:name="_Toc292454158"/>
      <w:bookmarkEnd w:id="3837"/>
      <w:bookmarkEnd w:id="3838"/>
      <w:bookmarkEnd w:id="3839"/>
      <w:bookmarkEnd w:id="3840"/>
      <w:bookmarkEnd w:id="3841"/>
      <w:bookmarkEnd w:id="3842"/>
      <w:bookmarkEnd w:id="3843"/>
      <w:bookmarkEnd w:id="3844"/>
      <w:r w:rsidRPr="00BE48BB">
        <w:t xml:space="preserve">Gérer les types de badge </w:t>
      </w:r>
      <w:r w:rsidR="00421688" w:rsidRPr="00BE48BB">
        <w:t>de</w:t>
      </w:r>
      <w:r w:rsidRPr="00BE48BB">
        <w:t xml:space="preserve"> </w:t>
      </w:r>
      <w:r w:rsidR="00421688" w:rsidRPr="00BE48BB">
        <w:t>c</w:t>
      </w:r>
      <w:r w:rsidRPr="00BE48BB">
        <w:t>entre</w:t>
      </w:r>
      <w:bookmarkEnd w:id="3845"/>
      <w:bookmarkEnd w:id="3846"/>
    </w:p>
    <w:p w:rsidR="00B82B91" w:rsidRPr="00BE48BB" w:rsidRDefault="00B82B91" w:rsidP="00B82B91">
      <w:pPr>
        <w:pStyle w:val="NormalArial"/>
        <w:rPr>
          <w:bCs/>
        </w:rPr>
      </w:pPr>
      <w:r w:rsidRPr="00BE48BB">
        <w:rPr>
          <w:b/>
          <w:bCs/>
        </w:rPr>
        <w:t>Résumé</w:t>
      </w:r>
      <w:r w:rsidRPr="00BE48BB">
        <w:rPr>
          <w:bCs/>
        </w:rPr>
        <w:t xml:space="preserve"> : Cette fonctionnalité permet à l'acteur de gérer les types de badge </w:t>
      </w:r>
      <w:r w:rsidR="00421688" w:rsidRPr="00BE48BB">
        <w:rPr>
          <w:bCs/>
        </w:rPr>
        <w:t>de</w:t>
      </w:r>
      <w:r w:rsidRPr="00BE48BB">
        <w:rPr>
          <w:bCs/>
        </w:rPr>
        <w:t xml:space="preserve"> centre (création, modification, suppression)</w:t>
      </w:r>
      <w:r w:rsidR="00421688" w:rsidRPr="00BE48BB">
        <w:rPr>
          <w:bCs/>
        </w:rPr>
        <w:t xml:space="preserve"> et d'afficher les types de badge nationaux</w:t>
      </w:r>
    </w:p>
    <w:p w:rsidR="00B82B91" w:rsidRPr="00BE48BB" w:rsidRDefault="00B82B91" w:rsidP="00B82B91">
      <w:pPr>
        <w:pStyle w:val="NormalArial"/>
        <w:rPr>
          <w:bCs/>
        </w:rPr>
      </w:pPr>
      <w:r w:rsidRPr="00BE48BB">
        <w:rPr>
          <w:b/>
          <w:bCs/>
        </w:rPr>
        <w:t xml:space="preserve">Acteur(s) </w:t>
      </w:r>
      <w:r w:rsidRPr="00BE48BB">
        <w:rPr>
          <w:bCs/>
        </w:rPr>
        <w:t>: Administrateur Centre</w:t>
      </w:r>
    </w:p>
    <w:p w:rsidR="00B82B91" w:rsidRPr="00BE48BB" w:rsidRDefault="00B82B91" w:rsidP="00B82B91">
      <w:pPr>
        <w:pStyle w:val="NormalArial"/>
        <w:rPr>
          <w:bCs/>
        </w:rPr>
      </w:pPr>
      <w:r w:rsidRPr="00BE48BB">
        <w:rPr>
          <w:b/>
          <w:bCs/>
        </w:rPr>
        <w:t>Pré-condition</w:t>
      </w:r>
      <w:r w:rsidRPr="00BE48BB">
        <w:rPr>
          <w:bCs/>
        </w:rPr>
        <w:t xml:space="preserve"> : L'acteur est identifié</w:t>
      </w:r>
    </w:p>
    <w:p w:rsidR="00B82B91" w:rsidRPr="00BE48BB" w:rsidRDefault="00B82B91" w:rsidP="00B82B91">
      <w:pPr>
        <w:pStyle w:val="NormalArial"/>
        <w:rPr>
          <w:bCs/>
        </w:rPr>
      </w:pPr>
      <w:r w:rsidRPr="00BE48BB">
        <w:rPr>
          <w:b/>
          <w:bCs/>
        </w:rPr>
        <w:t>Post-condition</w:t>
      </w:r>
      <w:r w:rsidRPr="00BE48BB">
        <w:rPr>
          <w:bCs/>
        </w:rPr>
        <w:t xml:space="preserve"> : les types de badge sont gérés</w:t>
      </w:r>
    </w:p>
    <w:p w:rsidR="00B82B91" w:rsidRPr="00BE48BB" w:rsidRDefault="00B82B91" w:rsidP="00144058">
      <w:pPr>
        <w:pStyle w:val="Titre4bis"/>
      </w:pPr>
      <w:bookmarkStart w:id="3847" w:name="_Toc285793894"/>
      <w:r w:rsidRPr="00BE48BB">
        <w:t>Interface Liste des types de badge</w:t>
      </w:r>
      <w:bookmarkEnd w:id="3847"/>
    </w:p>
    <w:p w:rsidR="00B82B91" w:rsidRPr="00BE48BB" w:rsidRDefault="00B82B91" w:rsidP="00144058">
      <w:pPr>
        <w:pStyle w:val="NormalArial"/>
        <w:jc w:val="both"/>
        <w:rPr>
          <w:bCs/>
        </w:rPr>
      </w:pPr>
      <w:r w:rsidRPr="00BE48BB">
        <w:rPr>
          <w:bCs/>
        </w:rPr>
        <w:t xml:space="preserve">L'écran affiche la liste des types de badges. La liste est composée des colonnes </w:t>
      </w:r>
      <w:r w:rsidR="00421688" w:rsidRPr="00BE48BB">
        <w:rPr>
          <w:bCs/>
        </w:rPr>
        <w:t>:</w:t>
      </w:r>
    </w:p>
    <w:p w:rsidR="00421688" w:rsidRPr="00BE48BB" w:rsidRDefault="00421688" w:rsidP="00144058">
      <w:pPr>
        <w:pStyle w:val="NormalArial"/>
        <w:jc w:val="both"/>
        <w:rPr>
          <w:bCs/>
        </w:rPr>
      </w:pPr>
    </w:p>
    <w:p w:rsidR="00E1396E" w:rsidRPr="00BE48BB" w:rsidRDefault="00E1396E" w:rsidP="00144058">
      <w:pPr>
        <w:pStyle w:val="NormalArial"/>
        <w:numPr>
          <w:ilvl w:val="0"/>
          <w:numId w:val="10"/>
        </w:numPr>
        <w:jc w:val="both"/>
        <w:rPr>
          <w:bCs/>
        </w:rPr>
      </w:pPr>
      <w:r w:rsidRPr="00BE48BB">
        <w:rPr>
          <w:bCs/>
        </w:rPr>
        <w:t xml:space="preserve">Centre du type de badge (ou </w:t>
      </w:r>
      <w:r w:rsidR="005A6FA1" w:rsidRPr="00BE48BB">
        <w:rPr>
          <w:bCs/>
        </w:rPr>
        <w:t xml:space="preserve">"national" </w:t>
      </w:r>
      <w:r w:rsidRPr="00BE48BB">
        <w:rPr>
          <w:bCs/>
        </w:rPr>
        <w:t>si le type de badge est national)</w:t>
      </w:r>
    </w:p>
    <w:p w:rsidR="00B82B91" w:rsidRPr="00BE48BB" w:rsidRDefault="00B82B91" w:rsidP="00144058">
      <w:pPr>
        <w:pStyle w:val="NormalArial"/>
        <w:numPr>
          <w:ilvl w:val="0"/>
          <w:numId w:val="10"/>
        </w:numPr>
        <w:jc w:val="both"/>
        <w:rPr>
          <w:bCs/>
        </w:rPr>
      </w:pPr>
      <w:r w:rsidRPr="00BE48BB">
        <w:rPr>
          <w:bCs/>
        </w:rPr>
        <w:t xml:space="preserve">Code (texte </w:t>
      </w:r>
      <w:r w:rsidR="00BC4C22" w:rsidRPr="00BE48BB">
        <w:rPr>
          <w:bCs/>
        </w:rPr>
        <w:t>- non modifiable)</w:t>
      </w:r>
    </w:p>
    <w:p w:rsidR="00B82B91" w:rsidRPr="00BE48BB" w:rsidRDefault="00B82B91" w:rsidP="00144058">
      <w:pPr>
        <w:pStyle w:val="NormalArial"/>
        <w:numPr>
          <w:ilvl w:val="0"/>
          <w:numId w:val="10"/>
        </w:numPr>
        <w:jc w:val="both"/>
        <w:rPr>
          <w:bCs/>
        </w:rPr>
      </w:pPr>
      <w:r w:rsidRPr="00BE48BB">
        <w:rPr>
          <w:bCs/>
        </w:rPr>
        <w:t xml:space="preserve">Numérotation commune à tous les centres (case à cocher non modifiable) : la case est cochée si la numérotation de ce type de badge est </w:t>
      </w:r>
      <w:r w:rsidR="003E1775" w:rsidRPr="00BE48BB">
        <w:rPr>
          <w:bCs/>
        </w:rPr>
        <w:t>commune à tous les centres</w:t>
      </w:r>
      <w:r w:rsidRPr="00BE48BB">
        <w:rPr>
          <w:bCs/>
        </w:rPr>
        <w:t xml:space="preserve"> </w:t>
      </w:r>
    </w:p>
    <w:p w:rsidR="00F0771E" w:rsidRPr="00BE48BB" w:rsidRDefault="00B82B91" w:rsidP="00144058">
      <w:pPr>
        <w:pStyle w:val="NormalArial"/>
        <w:numPr>
          <w:ilvl w:val="0"/>
          <w:numId w:val="10"/>
        </w:numPr>
        <w:jc w:val="both"/>
        <w:rPr>
          <w:bCs/>
        </w:rPr>
      </w:pPr>
      <w:r w:rsidRPr="00BE48BB">
        <w:rPr>
          <w:bCs/>
        </w:rPr>
        <w:t>Numérotation du badge auto-incrémentée (case à cocher non modifiable) : la case est cochée si la numérotation associée au badge est automatique</w:t>
      </w:r>
    </w:p>
    <w:p w:rsidR="00421688" w:rsidRPr="00BE48BB" w:rsidRDefault="00421688" w:rsidP="00421688">
      <w:pPr>
        <w:pStyle w:val="NormalArial"/>
        <w:numPr>
          <w:ilvl w:val="0"/>
          <w:numId w:val="10"/>
        </w:numPr>
        <w:jc w:val="both"/>
        <w:rPr>
          <w:bCs/>
        </w:rPr>
      </w:pPr>
      <w:r w:rsidRPr="00BE48BB">
        <w:rPr>
          <w:bCs/>
        </w:rPr>
        <w:t>Numéro unique (case à cocher non modifiable) : la case est cochée si le numéro de badge de chaque personne pour ce type de badge est unique.</w:t>
      </w:r>
    </w:p>
    <w:p w:rsidR="00F0771E" w:rsidRPr="00BE48BB" w:rsidRDefault="00B82B91" w:rsidP="00144058">
      <w:pPr>
        <w:pStyle w:val="NormalArial"/>
        <w:numPr>
          <w:ilvl w:val="0"/>
          <w:numId w:val="10"/>
        </w:numPr>
        <w:jc w:val="both"/>
        <w:rPr>
          <w:bCs/>
        </w:rPr>
      </w:pPr>
      <w:r w:rsidRPr="00BE48BB">
        <w:rPr>
          <w:bCs/>
        </w:rPr>
        <w:t xml:space="preserve">Un bouton "Modifier" pour les lignes </w:t>
      </w:r>
      <w:r w:rsidR="005A6FA1" w:rsidRPr="00BE48BB">
        <w:rPr>
          <w:bCs/>
        </w:rPr>
        <w:t>où le centre fait partie des centres d'habilitation de l'acteur</w:t>
      </w:r>
    </w:p>
    <w:p w:rsidR="00B82B91" w:rsidRPr="00BE48BB" w:rsidRDefault="00B82B91" w:rsidP="00144058">
      <w:pPr>
        <w:pStyle w:val="NormalArial"/>
        <w:numPr>
          <w:ilvl w:val="0"/>
          <w:numId w:val="10"/>
        </w:numPr>
        <w:jc w:val="both"/>
        <w:rPr>
          <w:bCs/>
        </w:rPr>
      </w:pPr>
      <w:r w:rsidRPr="00BE48BB">
        <w:rPr>
          <w:bCs/>
        </w:rPr>
        <w:t xml:space="preserve">Un bouton "Supprimer" pour les lignes </w:t>
      </w:r>
      <w:r w:rsidR="005A6FA1" w:rsidRPr="00BE48BB">
        <w:rPr>
          <w:bCs/>
        </w:rPr>
        <w:t>où le centre fait partie des centres d'habilitation de l'acteur</w:t>
      </w:r>
    </w:p>
    <w:p w:rsidR="00B82B91" w:rsidRPr="00BE48BB" w:rsidRDefault="00B82B91" w:rsidP="00144058">
      <w:pPr>
        <w:pStyle w:val="NormalArial"/>
        <w:jc w:val="both"/>
        <w:rPr>
          <w:bCs/>
        </w:rPr>
      </w:pPr>
    </w:p>
    <w:p w:rsidR="00AB0CA8" w:rsidRPr="00BE48BB" w:rsidRDefault="00AB0CA8" w:rsidP="00AB0CA8">
      <w:pPr>
        <w:pStyle w:val="NormalArial"/>
        <w:jc w:val="both"/>
        <w:rPr>
          <w:bCs/>
        </w:rPr>
      </w:pPr>
      <w:r w:rsidRPr="00BE48BB">
        <w:rPr>
          <w:bCs/>
        </w:rPr>
        <w:lastRenderedPageBreak/>
        <w:t>La liste est affichée par ordre alphabétique sur le centre</w:t>
      </w:r>
      <w:r w:rsidR="009B0B3F">
        <w:rPr>
          <w:bCs/>
        </w:rPr>
        <w:t xml:space="preserve"> (sauf pour la valeur  "national" affichée en premier)</w:t>
      </w:r>
      <w:r w:rsidRPr="00BE48BB">
        <w:rPr>
          <w:bCs/>
        </w:rPr>
        <w:t xml:space="preserve"> puis sur le </w:t>
      </w:r>
      <w:r w:rsidR="00F446BD" w:rsidRPr="00BE48BB">
        <w:rPr>
          <w:bCs/>
        </w:rPr>
        <w:t>code</w:t>
      </w:r>
      <w:r w:rsidRPr="00BE48BB">
        <w:rPr>
          <w:bCs/>
        </w:rPr>
        <w:t>.</w:t>
      </w:r>
    </w:p>
    <w:p w:rsidR="00E1396E" w:rsidRPr="00BE48BB" w:rsidRDefault="00E1396E" w:rsidP="00144058">
      <w:pPr>
        <w:pStyle w:val="NormalArial"/>
        <w:jc w:val="both"/>
        <w:rPr>
          <w:bCs/>
        </w:rPr>
      </w:pPr>
    </w:p>
    <w:p w:rsidR="00B82B91" w:rsidRPr="00BE48BB" w:rsidRDefault="00B82B91" w:rsidP="00144058">
      <w:pPr>
        <w:pStyle w:val="NormalArial"/>
        <w:jc w:val="both"/>
        <w:rPr>
          <w:bCs/>
        </w:rPr>
      </w:pPr>
      <w:r w:rsidRPr="00BE48BB">
        <w:rPr>
          <w:bCs/>
        </w:rPr>
        <w:t>Un bouton "</w:t>
      </w:r>
      <w:r w:rsidR="00BC4C22" w:rsidRPr="00BE48BB">
        <w:rPr>
          <w:bCs/>
        </w:rPr>
        <w:t>Nouveau</w:t>
      </w:r>
      <w:r w:rsidRPr="00BE48BB">
        <w:rPr>
          <w:bCs/>
        </w:rPr>
        <w:t xml:space="preserve">" permet de créer un nouveau </w:t>
      </w:r>
      <w:r w:rsidR="005A6FA1" w:rsidRPr="00BE48BB">
        <w:rPr>
          <w:bCs/>
        </w:rPr>
        <w:t xml:space="preserve">type de </w:t>
      </w:r>
      <w:r w:rsidRPr="00BE48BB">
        <w:rPr>
          <w:bCs/>
        </w:rPr>
        <w:t>badge.</w:t>
      </w:r>
    </w:p>
    <w:p w:rsidR="00B82B91" w:rsidRPr="00BE48BB" w:rsidRDefault="00B82B91" w:rsidP="00144058">
      <w:pPr>
        <w:pStyle w:val="Titre4bis"/>
      </w:pPr>
      <w:bookmarkStart w:id="3848" w:name="_Toc285793895"/>
      <w:r w:rsidRPr="00BE48BB">
        <w:t>Interface – Formulaire types de badge</w:t>
      </w:r>
      <w:bookmarkEnd w:id="3848"/>
    </w:p>
    <w:p w:rsidR="00B82B91" w:rsidRPr="00BE48BB" w:rsidRDefault="00B82B91" w:rsidP="00144058">
      <w:pPr>
        <w:pStyle w:val="NormalArial"/>
        <w:jc w:val="both"/>
        <w:rPr>
          <w:bCs/>
        </w:rPr>
      </w:pPr>
      <w:r w:rsidRPr="00BE48BB">
        <w:rPr>
          <w:bCs/>
        </w:rPr>
        <w:t>L'écran affiche un formulaire composé d</w:t>
      </w:r>
      <w:r w:rsidR="00AB0CA8" w:rsidRPr="00BE48BB">
        <w:rPr>
          <w:bCs/>
        </w:rPr>
        <w:t>es</w:t>
      </w:r>
      <w:r w:rsidRPr="00BE48BB">
        <w:rPr>
          <w:bCs/>
        </w:rPr>
        <w:t xml:space="preserve"> champ</w:t>
      </w:r>
      <w:r w:rsidR="00AB0CA8" w:rsidRPr="00BE48BB">
        <w:rPr>
          <w:bCs/>
        </w:rPr>
        <w:t>s</w:t>
      </w:r>
      <w:r w:rsidRPr="00BE48BB">
        <w:rPr>
          <w:bCs/>
        </w:rPr>
        <w:t xml:space="preserve"> :</w:t>
      </w:r>
    </w:p>
    <w:p w:rsidR="00E1396E" w:rsidRPr="00BE48BB" w:rsidRDefault="00E1396E" w:rsidP="00144058">
      <w:pPr>
        <w:pStyle w:val="NormalArial"/>
        <w:numPr>
          <w:ilvl w:val="0"/>
          <w:numId w:val="12"/>
        </w:numPr>
        <w:jc w:val="both"/>
        <w:rPr>
          <w:bCs/>
        </w:rPr>
      </w:pPr>
      <w:r w:rsidRPr="00BE48BB">
        <w:rPr>
          <w:bCs/>
        </w:rPr>
        <w:t>Centre du type de badge (</w:t>
      </w:r>
      <w:r w:rsidR="009065DE" w:rsidRPr="00BE48BB">
        <w:rPr>
          <w:bCs/>
        </w:rPr>
        <w:t>liste des centres – un seul choix possible -  obligatoire</w:t>
      </w:r>
      <w:r w:rsidRPr="00BE48BB">
        <w:rPr>
          <w:bCs/>
        </w:rPr>
        <w:t>)</w:t>
      </w:r>
      <w:r w:rsidR="009065DE" w:rsidRPr="00BE48BB">
        <w:rPr>
          <w:bCs/>
        </w:rPr>
        <w:t xml:space="preserve">. Cette liste présente les centres qui sont dans le périmètre </w:t>
      </w:r>
      <w:r w:rsidR="00AB0CA8" w:rsidRPr="00BE48BB">
        <w:rPr>
          <w:bCs/>
        </w:rPr>
        <w:t xml:space="preserve">d'habilitation </w:t>
      </w:r>
      <w:r w:rsidR="009065DE" w:rsidRPr="00BE48BB">
        <w:rPr>
          <w:bCs/>
        </w:rPr>
        <w:t>de l’acteur.</w:t>
      </w:r>
      <w:r w:rsidR="005A6FA1" w:rsidRPr="00BE48BB">
        <w:rPr>
          <w:bCs/>
        </w:rPr>
        <w:t xml:space="preserve"> Si la liste ne contient qu'un centre, il est sélectionné par défaut.</w:t>
      </w:r>
    </w:p>
    <w:p w:rsidR="00B82B91" w:rsidRPr="00BE48BB" w:rsidRDefault="00B82B91" w:rsidP="00144058">
      <w:pPr>
        <w:pStyle w:val="NormalArial"/>
        <w:numPr>
          <w:ilvl w:val="0"/>
          <w:numId w:val="12"/>
        </w:numPr>
        <w:jc w:val="both"/>
        <w:rPr>
          <w:bCs/>
        </w:rPr>
      </w:pPr>
      <w:r w:rsidRPr="00BE48BB">
        <w:rPr>
          <w:bCs/>
        </w:rPr>
        <w:t>Code (</w:t>
      </w:r>
      <w:r w:rsidR="009065DE" w:rsidRPr="00BE48BB">
        <w:rPr>
          <w:bCs/>
        </w:rPr>
        <w:t xml:space="preserve">saisie </w:t>
      </w:r>
      <w:r w:rsidRPr="00BE48BB">
        <w:rPr>
          <w:bCs/>
        </w:rPr>
        <w:t>texte libre</w:t>
      </w:r>
      <w:r w:rsidR="009065DE" w:rsidRPr="00BE48BB">
        <w:rPr>
          <w:bCs/>
        </w:rPr>
        <w:t xml:space="preserve"> - obligatoire</w:t>
      </w:r>
      <w:r w:rsidRPr="00BE48BB">
        <w:rPr>
          <w:bCs/>
        </w:rPr>
        <w:t>)</w:t>
      </w:r>
    </w:p>
    <w:p w:rsidR="00E1396E" w:rsidRPr="00BE48BB" w:rsidRDefault="00E1396E" w:rsidP="00144058">
      <w:pPr>
        <w:pStyle w:val="NormalArial"/>
        <w:jc w:val="both"/>
        <w:rPr>
          <w:bCs/>
        </w:rPr>
      </w:pPr>
    </w:p>
    <w:p w:rsidR="00E1396E" w:rsidRPr="00BE48BB" w:rsidRDefault="00B82B91" w:rsidP="00144058">
      <w:pPr>
        <w:pStyle w:val="NormalArial"/>
        <w:jc w:val="both"/>
        <w:rPr>
          <w:bCs/>
        </w:rPr>
      </w:pPr>
      <w:r w:rsidRPr="00BE48BB">
        <w:rPr>
          <w:bCs/>
        </w:rPr>
        <w:t>Un bouton "Valider" permet d'enregistrer le formulaire.</w:t>
      </w:r>
      <w:r w:rsidR="0075318C" w:rsidRPr="00BE48BB">
        <w:rPr>
          <w:bCs/>
        </w:rPr>
        <w:t xml:space="preserve"> </w:t>
      </w:r>
    </w:p>
    <w:p w:rsidR="00E1396E" w:rsidRPr="00BE48BB" w:rsidRDefault="00E1396E" w:rsidP="00144058">
      <w:pPr>
        <w:pStyle w:val="NormalArial"/>
        <w:jc w:val="both"/>
        <w:rPr>
          <w:bCs/>
        </w:rPr>
      </w:pPr>
      <w:r w:rsidRPr="00BE48BB">
        <w:rPr>
          <w:bCs/>
        </w:rPr>
        <w:t>Un bouton "Annuler" permet de revenir à la liste sans sauvegarder.</w:t>
      </w:r>
    </w:p>
    <w:p w:rsidR="00B82B91" w:rsidRPr="00BE48BB" w:rsidRDefault="00B82B91" w:rsidP="00144058">
      <w:pPr>
        <w:pStyle w:val="Titre4bis"/>
      </w:pPr>
      <w:bookmarkStart w:id="3849" w:name="_Toc285793896"/>
      <w:r w:rsidRPr="00BE48BB">
        <w:t>Scénario 1 – Afficher la liste des types de badge</w:t>
      </w:r>
      <w:bookmarkEnd w:id="3849"/>
    </w:p>
    <w:p w:rsidR="00B82B91" w:rsidRPr="00BE48BB" w:rsidRDefault="00B82B91" w:rsidP="00144058">
      <w:pPr>
        <w:pStyle w:val="NormalArial"/>
        <w:numPr>
          <w:ilvl w:val="0"/>
          <w:numId w:val="29"/>
        </w:numPr>
      </w:pPr>
      <w:r w:rsidRPr="00BE48BB">
        <w:t>L'acteur arrive sur le module.</w:t>
      </w:r>
    </w:p>
    <w:p w:rsidR="00AB0CA8" w:rsidRPr="00BE48BB" w:rsidRDefault="00AB0CA8" w:rsidP="00AB0CA8">
      <w:pPr>
        <w:pStyle w:val="NormalArial"/>
        <w:numPr>
          <w:ilvl w:val="0"/>
          <w:numId w:val="29"/>
        </w:numPr>
        <w:jc w:val="both"/>
        <w:rPr>
          <w:bCs/>
        </w:rPr>
      </w:pPr>
      <w:r w:rsidRPr="00BE48BB">
        <w:rPr>
          <w:bCs/>
        </w:rPr>
        <w:t>Le système affiche la liste des types de badge tels que</w:t>
      </w:r>
    </w:p>
    <w:p w:rsidR="00AB0CA8" w:rsidRPr="00BE48BB" w:rsidRDefault="00AB0CA8" w:rsidP="00AB0CA8">
      <w:pPr>
        <w:pStyle w:val="NormalArial"/>
        <w:numPr>
          <w:ilvl w:val="0"/>
          <w:numId w:val="125"/>
        </w:numPr>
        <w:jc w:val="both"/>
        <w:rPr>
          <w:bCs/>
        </w:rPr>
      </w:pPr>
      <w:r w:rsidRPr="00BE48BB">
        <w:rPr>
          <w:bCs/>
        </w:rPr>
        <w:t>la valeur indiquée pour le centre est "national"</w:t>
      </w:r>
    </w:p>
    <w:p w:rsidR="00AB0CA8" w:rsidRPr="00BE48BB" w:rsidRDefault="00AB0CA8" w:rsidP="00AB0CA8">
      <w:pPr>
        <w:pStyle w:val="NormalArial"/>
        <w:numPr>
          <w:ilvl w:val="0"/>
          <w:numId w:val="125"/>
        </w:numPr>
        <w:jc w:val="both"/>
        <w:rPr>
          <w:bCs/>
        </w:rPr>
      </w:pPr>
      <w:r w:rsidRPr="00BE48BB">
        <w:rPr>
          <w:bCs/>
        </w:rPr>
        <w:t xml:space="preserve">ou le centre fait partie des centres d'habilitation de l'acteur </w:t>
      </w:r>
    </w:p>
    <w:p w:rsidR="00B82B91" w:rsidRPr="00BE48BB" w:rsidRDefault="00B82B91" w:rsidP="00144058">
      <w:pPr>
        <w:pStyle w:val="Titre4bis"/>
      </w:pPr>
      <w:bookmarkStart w:id="3850" w:name="_Toc285793897"/>
      <w:r w:rsidRPr="00BE48BB">
        <w:t>Scénario 2 – Créer un nouveau type de badge</w:t>
      </w:r>
      <w:bookmarkEnd w:id="3850"/>
    </w:p>
    <w:p w:rsidR="00B82B91" w:rsidRPr="00BE48BB" w:rsidRDefault="003E1775" w:rsidP="00144058">
      <w:pPr>
        <w:pStyle w:val="NormalArial"/>
        <w:numPr>
          <w:ilvl w:val="0"/>
          <w:numId w:val="30"/>
        </w:numPr>
        <w:jc w:val="both"/>
      </w:pPr>
      <w:r w:rsidRPr="00BE48BB">
        <w:t>A partir de la liste des types de badge, l</w:t>
      </w:r>
      <w:r w:rsidR="00B82B91" w:rsidRPr="00BE48BB">
        <w:t>'acteur clique sur "Nouveau"</w:t>
      </w:r>
    </w:p>
    <w:p w:rsidR="00B82B91" w:rsidRPr="00BE48BB" w:rsidRDefault="00B82B91" w:rsidP="00144058">
      <w:pPr>
        <w:pStyle w:val="NormalArial"/>
        <w:numPr>
          <w:ilvl w:val="0"/>
          <w:numId w:val="30"/>
        </w:numPr>
        <w:jc w:val="both"/>
      </w:pPr>
      <w:r w:rsidRPr="00BE48BB">
        <w:t>Le système affiche le formulaire types de badge</w:t>
      </w:r>
      <w:r w:rsidR="00850D01">
        <w:t xml:space="preserve"> vierge</w:t>
      </w:r>
    </w:p>
    <w:p w:rsidR="00B82B91" w:rsidRPr="00BE48BB" w:rsidRDefault="00B82B91" w:rsidP="00144058">
      <w:pPr>
        <w:pStyle w:val="NormalArial"/>
        <w:numPr>
          <w:ilvl w:val="0"/>
          <w:numId w:val="30"/>
        </w:numPr>
        <w:jc w:val="both"/>
      </w:pPr>
      <w:r w:rsidRPr="00BE48BB">
        <w:t>L'acteur saisit les informations et valide.</w:t>
      </w:r>
      <w:r w:rsidR="009065DE" w:rsidRPr="00BE48BB">
        <w:rPr>
          <w:b/>
          <w:color w:val="FF0000"/>
        </w:rPr>
        <w:t xml:space="preserve"> EXCEPTION1</w:t>
      </w:r>
    </w:p>
    <w:p w:rsidR="00B82B91" w:rsidRPr="00BE48BB" w:rsidRDefault="00B82B91" w:rsidP="00144058">
      <w:pPr>
        <w:pStyle w:val="NormalArial"/>
        <w:numPr>
          <w:ilvl w:val="0"/>
          <w:numId w:val="30"/>
        </w:numPr>
        <w:jc w:val="both"/>
      </w:pPr>
      <w:r w:rsidRPr="00BE48BB">
        <w:t xml:space="preserve">Le système enregistre les données en </w:t>
      </w:r>
      <w:r w:rsidR="00BB6F11" w:rsidRPr="00BE48BB">
        <w:t>affectant l</w:t>
      </w:r>
      <w:r w:rsidR="00AB0CA8" w:rsidRPr="00BE48BB">
        <w:t>a</w:t>
      </w:r>
      <w:r w:rsidR="00BB6F11" w:rsidRPr="00BE48BB">
        <w:t xml:space="preserve"> valeur</w:t>
      </w:r>
      <w:r w:rsidR="00AB0CA8" w:rsidRPr="00BE48BB">
        <w:t xml:space="preserve"> </w:t>
      </w:r>
      <w:r w:rsidR="009B0B3F">
        <w:t>"non cochée"</w:t>
      </w:r>
      <w:r w:rsidR="00BB6F11" w:rsidRPr="00BE48BB">
        <w:t xml:space="preserve"> aux </w:t>
      </w:r>
      <w:r w:rsidR="009B0B3F">
        <w:t>cases</w:t>
      </w:r>
      <w:r w:rsidR="009B0B3F" w:rsidRPr="00BE48BB">
        <w:t xml:space="preserve"> </w:t>
      </w:r>
      <w:r w:rsidR="00BB6F11" w:rsidRPr="00BE48BB">
        <w:t>"</w:t>
      </w:r>
      <w:r w:rsidR="00BB6F11" w:rsidRPr="00BE48BB">
        <w:rPr>
          <w:bCs/>
        </w:rPr>
        <w:t xml:space="preserve"> Numérotation commune à tous les centres</w:t>
      </w:r>
      <w:r w:rsidR="00BB6F11" w:rsidRPr="00BE48BB">
        <w:t>"</w:t>
      </w:r>
      <w:r w:rsidR="00AB0CA8" w:rsidRPr="00BE48BB">
        <w:t xml:space="preserve">, </w:t>
      </w:r>
      <w:r w:rsidR="00BB6F11" w:rsidRPr="00BE48BB">
        <w:t>"</w:t>
      </w:r>
      <w:r w:rsidR="00BB6F11" w:rsidRPr="00BE48BB">
        <w:rPr>
          <w:bCs/>
        </w:rPr>
        <w:t xml:space="preserve"> Numérotation du badge auto-incrémentée</w:t>
      </w:r>
      <w:r w:rsidR="00BB6F11" w:rsidRPr="00BE48BB">
        <w:t>"</w:t>
      </w:r>
      <w:r w:rsidR="00AB0CA8" w:rsidRPr="00BE48BB">
        <w:t xml:space="preserve"> et "</w:t>
      </w:r>
      <w:r w:rsidR="00AB0CA8" w:rsidRPr="00BE48BB">
        <w:rPr>
          <w:bCs/>
        </w:rPr>
        <w:t xml:space="preserve"> Numéro unique</w:t>
      </w:r>
      <w:r w:rsidR="00AB0CA8" w:rsidRPr="00BE48BB">
        <w:t>"</w:t>
      </w:r>
    </w:p>
    <w:p w:rsidR="00B82B91" w:rsidRPr="00BE48BB" w:rsidRDefault="00B82B91" w:rsidP="00144058">
      <w:pPr>
        <w:pStyle w:val="NormalArial"/>
        <w:numPr>
          <w:ilvl w:val="0"/>
          <w:numId w:val="30"/>
        </w:numPr>
        <w:jc w:val="both"/>
      </w:pPr>
      <w:r w:rsidRPr="00BE48BB">
        <w:t xml:space="preserve">Le système redirige </w:t>
      </w:r>
      <w:r w:rsidR="00BB6F11" w:rsidRPr="00BE48BB">
        <w:t>l</w:t>
      </w:r>
      <w:r w:rsidRPr="00BE48BB">
        <w:t>'acteur vers la liste des types de badge</w:t>
      </w:r>
    </w:p>
    <w:p w:rsidR="00B82B91" w:rsidRPr="00BE48BB" w:rsidRDefault="00B82B91" w:rsidP="00144058">
      <w:pPr>
        <w:pStyle w:val="NormalArial"/>
      </w:pPr>
    </w:p>
    <w:p w:rsidR="00B82B91" w:rsidRPr="00BE48BB" w:rsidRDefault="00B82B91" w:rsidP="00144058">
      <w:pPr>
        <w:pStyle w:val="Titre4bis"/>
      </w:pPr>
      <w:bookmarkStart w:id="3851" w:name="_Toc285793898"/>
      <w:r w:rsidRPr="00BE48BB">
        <w:t>Scénario 3 – Modifier un type de badge</w:t>
      </w:r>
      <w:bookmarkEnd w:id="3851"/>
    </w:p>
    <w:p w:rsidR="00B82B91" w:rsidRPr="00BE48BB" w:rsidRDefault="00B82B91" w:rsidP="00144058">
      <w:pPr>
        <w:pStyle w:val="NormalArial"/>
        <w:numPr>
          <w:ilvl w:val="0"/>
          <w:numId w:val="31"/>
        </w:numPr>
        <w:jc w:val="both"/>
      </w:pPr>
      <w:r w:rsidRPr="00BE48BB">
        <w:t xml:space="preserve">A partir de la liste des types de badge, </w:t>
      </w:r>
      <w:r w:rsidR="000571B6" w:rsidRPr="00BE48BB">
        <w:t>l</w:t>
      </w:r>
      <w:r w:rsidRPr="00BE48BB">
        <w:t>'acteur clique sur "Modifier "</w:t>
      </w:r>
    </w:p>
    <w:p w:rsidR="00B82B91" w:rsidRPr="00BE48BB" w:rsidRDefault="00B82B91" w:rsidP="00144058">
      <w:pPr>
        <w:pStyle w:val="NormalArial"/>
        <w:numPr>
          <w:ilvl w:val="0"/>
          <w:numId w:val="31"/>
        </w:numPr>
        <w:jc w:val="both"/>
      </w:pPr>
      <w:r w:rsidRPr="00BE48BB">
        <w:t>Le système affiche un formulaire type de badge pré-rempli</w:t>
      </w:r>
      <w:r w:rsidR="006C596E" w:rsidRPr="00BE48BB">
        <w:t>. Le centre du type de badge est affiché dans le formulaire</w:t>
      </w:r>
      <w:r w:rsidR="009065DE" w:rsidRPr="00BE48BB">
        <w:t xml:space="preserve"> et est non modifiable</w:t>
      </w:r>
      <w:r w:rsidR="006C596E" w:rsidRPr="00BE48BB">
        <w:t>.</w:t>
      </w:r>
    </w:p>
    <w:p w:rsidR="00B82B91" w:rsidRPr="00BE48BB" w:rsidRDefault="00B82B91" w:rsidP="00144058">
      <w:pPr>
        <w:pStyle w:val="NormalArial"/>
        <w:numPr>
          <w:ilvl w:val="0"/>
          <w:numId w:val="31"/>
        </w:numPr>
        <w:jc w:val="both"/>
      </w:pPr>
      <w:r w:rsidRPr="00BE48BB">
        <w:t xml:space="preserve">L'acteur modifie les données et valide </w:t>
      </w:r>
      <w:r w:rsidR="009065DE" w:rsidRPr="00BE48BB">
        <w:rPr>
          <w:b/>
          <w:color w:val="FF0000"/>
        </w:rPr>
        <w:t>EXCEPTION1</w:t>
      </w:r>
    </w:p>
    <w:p w:rsidR="00B82B91" w:rsidRPr="00BE48BB" w:rsidRDefault="00B82B91" w:rsidP="00144058">
      <w:pPr>
        <w:pStyle w:val="NormalArial"/>
        <w:numPr>
          <w:ilvl w:val="0"/>
          <w:numId w:val="31"/>
        </w:numPr>
        <w:jc w:val="both"/>
      </w:pPr>
      <w:r w:rsidRPr="00BE48BB">
        <w:t>Le système enregistre les données</w:t>
      </w:r>
    </w:p>
    <w:p w:rsidR="00B82B91" w:rsidRPr="00BE48BB" w:rsidRDefault="00B82B91" w:rsidP="00144058">
      <w:pPr>
        <w:pStyle w:val="NormalArial"/>
        <w:numPr>
          <w:ilvl w:val="0"/>
          <w:numId w:val="31"/>
        </w:numPr>
        <w:jc w:val="both"/>
      </w:pPr>
      <w:r w:rsidRPr="00BE48BB">
        <w:t>Le système redirige L'acteur vers la liste des types de badge</w:t>
      </w:r>
    </w:p>
    <w:p w:rsidR="00B82B91" w:rsidRPr="00BE48BB" w:rsidRDefault="00B82B91" w:rsidP="00144058">
      <w:pPr>
        <w:pStyle w:val="Titre4bis"/>
      </w:pPr>
      <w:bookmarkStart w:id="3852" w:name="_Toc285793899"/>
      <w:r w:rsidRPr="00BE48BB">
        <w:t>Scénario 4 – Supprimer un type de badge</w:t>
      </w:r>
      <w:bookmarkEnd w:id="3852"/>
    </w:p>
    <w:p w:rsidR="00B82B91" w:rsidRPr="00BE48BB" w:rsidRDefault="00B82B91" w:rsidP="00144058">
      <w:pPr>
        <w:pStyle w:val="NormalArial"/>
        <w:numPr>
          <w:ilvl w:val="0"/>
          <w:numId w:val="32"/>
        </w:numPr>
      </w:pPr>
      <w:r w:rsidRPr="00BE48BB">
        <w:t xml:space="preserve">A partir de la liste des types de badge, </w:t>
      </w:r>
      <w:r w:rsidR="000571B6" w:rsidRPr="00BE48BB">
        <w:t>l</w:t>
      </w:r>
      <w:r w:rsidRPr="00BE48BB">
        <w:t>'acteur clique sur "Supprimer"</w:t>
      </w:r>
    </w:p>
    <w:p w:rsidR="00B82B91" w:rsidRPr="00BE48BB" w:rsidRDefault="00B82B91" w:rsidP="00144058">
      <w:pPr>
        <w:pStyle w:val="NormalArial"/>
        <w:numPr>
          <w:ilvl w:val="0"/>
          <w:numId w:val="32"/>
        </w:numPr>
      </w:pPr>
      <w:r w:rsidRPr="00BE48BB">
        <w:t>Le système demande confirmation</w:t>
      </w:r>
    </w:p>
    <w:p w:rsidR="00B82B91" w:rsidRPr="00BE48BB" w:rsidRDefault="00B82B91" w:rsidP="00144058">
      <w:pPr>
        <w:pStyle w:val="NormalArial"/>
        <w:numPr>
          <w:ilvl w:val="0"/>
          <w:numId w:val="32"/>
        </w:numPr>
      </w:pPr>
      <w:r w:rsidRPr="00BE48BB">
        <w:t xml:space="preserve">L'acteur confirme  </w:t>
      </w:r>
      <w:r w:rsidR="003E1775" w:rsidRPr="00BE48BB">
        <w:t>la suppression</w:t>
      </w:r>
      <w:r w:rsidR="00626147" w:rsidRPr="00BE48BB">
        <w:t xml:space="preserve"> </w:t>
      </w:r>
    </w:p>
    <w:p w:rsidR="00B82B91" w:rsidRPr="00BE48BB" w:rsidRDefault="00B82B91" w:rsidP="00144058">
      <w:pPr>
        <w:pStyle w:val="NormalArial"/>
        <w:numPr>
          <w:ilvl w:val="0"/>
          <w:numId w:val="32"/>
        </w:numPr>
      </w:pPr>
      <w:r w:rsidRPr="00BE48BB">
        <w:t>Le système supprime le type de badge</w:t>
      </w:r>
    </w:p>
    <w:p w:rsidR="00B82B91" w:rsidRPr="00BE48BB" w:rsidRDefault="00B82B91" w:rsidP="00144058">
      <w:pPr>
        <w:pStyle w:val="NormalArial"/>
        <w:numPr>
          <w:ilvl w:val="0"/>
          <w:numId w:val="32"/>
        </w:numPr>
      </w:pPr>
      <w:r w:rsidRPr="00BE48BB">
        <w:t xml:space="preserve">Le système redirige </w:t>
      </w:r>
      <w:r w:rsidR="003E1775" w:rsidRPr="00BE48BB">
        <w:t>l</w:t>
      </w:r>
      <w:r w:rsidRPr="00BE48BB">
        <w:t>'acteur vers la liste des types de badge</w:t>
      </w:r>
    </w:p>
    <w:p w:rsidR="00B82B91" w:rsidRPr="00BE48BB" w:rsidRDefault="00B82B91" w:rsidP="00144058">
      <w:pPr>
        <w:pStyle w:val="Titre4bis"/>
      </w:pPr>
      <w:bookmarkStart w:id="3853" w:name="_Toc285793900"/>
      <w:r w:rsidRPr="00BE48BB">
        <w:t>Cas d'exception</w:t>
      </w:r>
      <w:bookmarkEnd w:id="3853"/>
    </w:p>
    <w:p w:rsidR="00D50557" w:rsidRPr="00BE48BB" w:rsidRDefault="00D50557" w:rsidP="00144058">
      <w:pPr>
        <w:pStyle w:val="NormalArial"/>
        <w:jc w:val="both"/>
      </w:pPr>
      <w:r w:rsidRPr="00BE48BB">
        <w:rPr>
          <w:b/>
          <w:color w:val="FF0000"/>
        </w:rPr>
        <w:t xml:space="preserve">EXCEPTION1 : </w:t>
      </w:r>
      <w:r w:rsidRPr="00BE48BB">
        <w:t xml:space="preserve">si </w:t>
      </w:r>
      <w:r w:rsidR="003E1775" w:rsidRPr="00BE48BB">
        <w:t>le code n'est pas renseigné ou que le couple (code, centre) existe déjà pour un autre type de badge</w:t>
      </w:r>
      <w:r w:rsidRPr="00BE48BB">
        <w:t xml:space="preserve">, </w:t>
      </w:r>
      <w:r w:rsidR="009B0B3F">
        <w:t>ou que le code</w:t>
      </w:r>
      <w:r w:rsidR="00325435">
        <w:t xml:space="preserve"> existe déjà pour un type de badge "national", </w:t>
      </w:r>
      <w:r w:rsidRPr="00BE48BB">
        <w:t>l'acteur est redirigé vers le formulaire et un message d’erreur est affiché</w:t>
      </w:r>
    </w:p>
    <w:p w:rsidR="00D50557" w:rsidRPr="00BE48BB" w:rsidRDefault="00D50557" w:rsidP="00144058">
      <w:pPr>
        <w:pStyle w:val="NormalArial"/>
        <w:jc w:val="both"/>
      </w:pPr>
    </w:p>
    <w:p w:rsidR="00B82B91" w:rsidRPr="00BE48BB" w:rsidRDefault="00B82B91" w:rsidP="00D23387">
      <w:pPr>
        <w:pStyle w:val="Titre3"/>
      </w:pPr>
      <w:bookmarkStart w:id="3854" w:name="_Toc286221002"/>
      <w:bookmarkStart w:id="3855" w:name="_Toc286245680"/>
      <w:bookmarkStart w:id="3856" w:name="_Toc286299658"/>
      <w:bookmarkStart w:id="3857" w:name="_Toc286336493"/>
      <w:bookmarkStart w:id="3858" w:name="_Toc286381311"/>
      <w:bookmarkStart w:id="3859" w:name="_Toc286417302"/>
      <w:bookmarkStart w:id="3860" w:name="_Toc286425359"/>
      <w:bookmarkStart w:id="3861" w:name="_Toc286917048"/>
      <w:bookmarkStart w:id="3862" w:name="_Toc286221003"/>
      <w:bookmarkStart w:id="3863" w:name="_Toc286245681"/>
      <w:bookmarkStart w:id="3864" w:name="_Toc286299659"/>
      <w:bookmarkStart w:id="3865" w:name="_Toc286336494"/>
      <w:bookmarkStart w:id="3866" w:name="_Toc286381312"/>
      <w:bookmarkStart w:id="3867" w:name="_Toc286417303"/>
      <w:bookmarkStart w:id="3868" w:name="_Toc286425360"/>
      <w:bookmarkStart w:id="3869" w:name="_Toc286917049"/>
      <w:bookmarkStart w:id="3870" w:name="_Toc285793901"/>
      <w:bookmarkStart w:id="3871" w:name="_Toc292454159"/>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r w:rsidRPr="00BE48BB">
        <w:t xml:space="preserve">Gérer les types de badge </w:t>
      </w:r>
      <w:bookmarkEnd w:id="3870"/>
      <w:r w:rsidR="00B7547D" w:rsidRPr="00BE48BB">
        <w:t>centre et nationaux</w:t>
      </w:r>
      <w:bookmarkEnd w:id="3871"/>
    </w:p>
    <w:p w:rsidR="00B82B91" w:rsidRPr="00BE48BB" w:rsidRDefault="00B82B91" w:rsidP="00B82B91">
      <w:pPr>
        <w:pStyle w:val="NormalArial"/>
        <w:rPr>
          <w:bCs/>
        </w:rPr>
      </w:pPr>
      <w:r w:rsidRPr="00BE48BB">
        <w:rPr>
          <w:b/>
          <w:bCs/>
        </w:rPr>
        <w:t>Résumé</w:t>
      </w:r>
      <w:r w:rsidRPr="00BE48BB">
        <w:rPr>
          <w:bCs/>
        </w:rPr>
        <w:t xml:space="preserve"> : Cette fonctionnalité permet à l'acteur de gérer </w:t>
      </w:r>
      <w:r w:rsidR="0091202C" w:rsidRPr="00BE48BB">
        <w:rPr>
          <w:bCs/>
        </w:rPr>
        <w:t xml:space="preserve">tous </w:t>
      </w:r>
      <w:r w:rsidRPr="00BE48BB">
        <w:rPr>
          <w:bCs/>
        </w:rPr>
        <w:t>les types de badge (création, modification, suppression)</w:t>
      </w:r>
    </w:p>
    <w:p w:rsidR="00B82B91" w:rsidRPr="00BE48BB" w:rsidRDefault="00B82B91" w:rsidP="00B82B91">
      <w:pPr>
        <w:pStyle w:val="NormalArial"/>
        <w:rPr>
          <w:bCs/>
        </w:rPr>
      </w:pPr>
      <w:r w:rsidRPr="00BE48BB">
        <w:rPr>
          <w:b/>
          <w:bCs/>
        </w:rPr>
        <w:t xml:space="preserve">Acteur(s) </w:t>
      </w:r>
      <w:r w:rsidRPr="00BE48BB">
        <w:rPr>
          <w:bCs/>
        </w:rPr>
        <w:t>: Administrateur National</w:t>
      </w:r>
    </w:p>
    <w:p w:rsidR="00B82B91" w:rsidRPr="00BE48BB" w:rsidRDefault="00B82B91" w:rsidP="00B82B91">
      <w:pPr>
        <w:pStyle w:val="NormalArial"/>
        <w:rPr>
          <w:bCs/>
        </w:rPr>
      </w:pPr>
      <w:r w:rsidRPr="00BE48BB">
        <w:rPr>
          <w:b/>
          <w:bCs/>
        </w:rPr>
        <w:lastRenderedPageBreak/>
        <w:t>Pré-condition</w:t>
      </w:r>
      <w:r w:rsidRPr="00BE48BB">
        <w:rPr>
          <w:bCs/>
        </w:rPr>
        <w:t xml:space="preserve"> : L'acteur est identifié</w:t>
      </w:r>
    </w:p>
    <w:p w:rsidR="00B82B91" w:rsidRPr="00BE48BB" w:rsidRDefault="00B82B91" w:rsidP="00B82B91">
      <w:pPr>
        <w:pStyle w:val="NormalArial"/>
        <w:rPr>
          <w:bCs/>
        </w:rPr>
      </w:pPr>
      <w:r w:rsidRPr="00BE48BB">
        <w:rPr>
          <w:b/>
          <w:bCs/>
        </w:rPr>
        <w:t>Post-condition</w:t>
      </w:r>
      <w:r w:rsidRPr="00BE48BB">
        <w:rPr>
          <w:bCs/>
        </w:rPr>
        <w:t xml:space="preserve"> : les types de badge sont gérés</w:t>
      </w:r>
    </w:p>
    <w:p w:rsidR="00B82B91" w:rsidRPr="00BE48BB" w:rsidRDefault="00B82B91" w:rsidP="00144058">
      <w:pPr>
        <w:pStyle w:val="Titre4bis"/>
      </w:pPr>
      <w:bookmarkStart w:id="3872" w:name="_Toc285793902"/>
      <w:r w:rsidRPr="00BE48BB">
        <w:t>Interface Liste des types de badge</w:t>
      </w:r>
      <w:bookmarkEnd w:id="3872"/>
    </w:p>
    <w:p w:rsidR="00B82B91" w:rsidRPr="00BE48BB" w:rsidRDefault="00B82B91" w:rsidP="00144058">
      <w:pPr>
        <w:pStyle w:val="NormalArial"/>
        <w:jc w:val="both"/>
        <w:rPr>
          <w:bCs/>
        </w:rPr>
      </w:pPr>
      <w:r w:rsidRPr="00BE48BB">
        <w:rPr>
          <w:bCs/>
        </w:rPr>
        <w:t xml:space="preserve">L'écran affiche la liste des types de badges. La liste est composée des colonnes </w:t>
      </w:r>
    </w:p>
    <w:p w:rsidR="0091202C" w:rsidRPr="00BE48BB" w:rsidRDefault="0091202C" w:rsidP="00144058">
      <w:pPr>
        <w:pStyle w:val="NormalArial"/>
        <w:numPr>
          <w:ilvl w:val="0"/>
          <w:numId w:val="10"/>
        </w:numPr>
        <w:jc w:val="both"/>
        <w:rPr>
          <w:bCs/>
        </w:rPr>
      </w:pPr>
      <w:r w:rsidRPr="00BE48BB">
        <w:rPr>
          <w:bCs/>
        </w:rPr>
        <w:t xml:space="preserve">Centre du type de badge (ou </w:t>
      </w:r>
      <w:r w:rsidR="00BF0313" w:rsidRPr="00BE48BB">
        <w:rPr>
          <w:bCs/>
        </w:rPr>
        <w:t xml:space="preserve">"national" </w:t>
      </w:r>
      <w:r w:rsidRPr="00BE48BB">
        <w:rPr>
          <w:bCs/>
        </w:rPr>
        <w:t>si le type de badge est national)</w:t>
      </w:r>
    </w:p>
    <w:p w:rsidR="00B82B91" w:rsidRPr="00BE48BB" w:rsidRDefault="00B82B91" w:rsidP="00144058">
      <w:pPr>
        <w:pStyle w:val="NormalArial"/>
        <w:numPr>
          <w:ilvl w:val="0"/>
          <w:numId w:val="10"/>
        </w:numPr>
        <w:jc w:val="both"/>
        <w:rPr>
          <w:bCs/>
        </w:rPr>
      </w:pPr>
      <w:r w:rsidRPr="00BE48BB">
        <w:rPr>
          <w:bCs/>
        </w:rPr>
        <w:t xml:space="preserve">Code (texte </w:t>
      </w:r>
      <w:r w:rsidR="00F0771E" w:rsidRPr="00BE48BB">
        <w:rPr>
          <w:bCs/>
        </w:rPr>
        <w:t>- non modifiable</w:t>
      </w:r>
      <w:r w:rsidRPr="00BE48BB">
        <w:rPr>
          <w:bCs/>
        </w:rPr>
        <w:t>)</w:t>
      </w:r>
    </w:p>
    <w:p w:rsidR="00B7547D" w:rsidRPr="00BE48BB" w:rsidRDefault="00B7547D" w:rsidP="00B7547D">
      <w:pPr>
        <w:pStyle w:val="NormalArial"/>
        <w:numPr>
          <w:ilvl w:val="0"/>
          <w:numId w:val="10"/>
        </w:numPr>
        <w:jc w:val="both"/>
        <w:rPr>
          <w:bCs/>
        </w:rPr>
      </w:pPr>
      <w:r w:rsidRPr="00BE48BB">
        <w:rPr>
          <w:bCs/>
        </w:rPr>
        <w:t xml:space="preserve">Numérotation commune à tous les centres (case à cocher non modifiable) : la case est cochée si la numérotation de ce type de badge est commune à tous les centres </w:t>
      </w:r>
    </w:p>
    <w:p w:rsidR="00B7547D" w:rsidRPr="00BE48BB" w:rsidRDefault="00B7547D" w:rsidP="00B7547D">
      <w:pPr>
        <w:pStyle w:val="NormalArial"/>
        <w:numPr>
          <w:ilvl w:val="0"/>
          <w:numId w:val="10"/>
        </w:numPr>
        <w:jc w:val="both"/>
        <w:rPr>
          <w:bCs/>
        </w:rPr>
      </w:pPr>
      <w:r w:rsidRPr="00BE48BB">
        <w:rPr>
          <w:bCs/>
        </w:rPr>
        <w:t>Numérotation du badge auto-incrémentée (case à cocher non modifiable) : la case est cochée si la numérotation associée au badge est automatique</w:t>
      </w:r>
    </w:p>
    <w:p w:rsidR="00B7547D" w:rsidRPr="00BE48BB" w:rsidRDefault="00B7547D" w:rsidP="00B7547D">
      <w:pPr>
        <w:pStyle w:val="NormalArial"/>
        <w:numPr>
          <w:ilvl w:val="0"/>
          <w:numId w:val="10"/>
        </w:numPr>
        <w:jc w:val="both"/>
        <w:rPr>
          <w:bCs/>
        </w:rPr>
      </w:pPr>
      <w:r w:rsidRPr="00BE48BB">
        <w:rPr>
          <w:bCs/>
        </w:rPr>
        <w:t xml:space="preserve">Numéro unique (case à cocher non modifiable) : la case est cochée si le numéro de badge de chaque personne pour ce type de badge </w:t>
      </w:r>
      <w:r w:rsidR="00850D01">
        <w:rPr>
          <w:bCs/>
        </w:rPr>
        <w:t>doit être</w:t>
      </w:r>
      <w:r w:rsidRPr="00BE48BB">
        <w:rPr>
          <w:bCs/>
        </w:rPr>
        <w:t xml:space="preserve"> unique.</w:t>
      </w:r>
    </w:p>
    <w:p w:rsidR="00F0771E" w:rsidRPr="00BE48BB" w:rsidRDefault="00B82B91" w:rsidP="00144058">
      <w:pPr>
        <w:pStyle w:val="NormalArial"/>
        <w:numPr>
          <w:ilvl w:val="0"/>
          <w:numId w:val="10"/>
        </w:numPr>
        <w:jc w:val="both"/>
        <w:rPr>
          <w:bCs/>
        </w:rPr>
      </w:pPr>
      <w:r w:rsidRPr="00BE48BB">
        <w:rPr>
          <w:bCs/>
        </w:rPr>
        <w:t xml:space="preserve">Un bouton "Modifier" </w:t>
      </w:r>
    </w:p>
    <w:p w:rsidR="00B82B91" w:rsidRPr="00BE48BB" w:rsidRDefault="00B82B91" w:rsidP="00144058">
      <w:pPr>
        <w:pStyle w:val="NormalArial"/>
        <w:numPr>
          <w:ilvl w:val="0"/>
          <w:numId w:val="10"/>
        </w:numPr>
        <w:jc w:val="both"/>
        <w:rPr>
          <w:bCs/>
        </w:rPr>
      </w:pPr>
      <w:r w:rsidRPr="00BE48BB">
        <w:rPr>
          <w:bCs/>
        </w:rPr>
        <w:t xml:space="preserve">Un bouton "Supprimer" </w:t>
      </w:r>
    </w:p>
    <w:p w:rsidR="00B82B91" w:rsidRPr="00BE48BB" w:rsidRDefault="00B82B91" w:rsidP="00144058">
      <w:pPr>
        <w:pStyle w:val="NormalArial"/>
        <w:jc w:val="both"/>
        <w:rPr>
          <w:bCs/>
        </w:rPr>
      </w:pPr>
    </w:p>
    <w:p w:rsidR="0091202C" w:rsidRPr="00BE48BB" w:rsidRDefault="00B7547D" w:rsidP="00144058">
      <w:pPr>
        <w:pStyle w:val="NormalArial"/>
        <w:jc w:val="both"/>
        <w:rPr>
          <w:bCs/>
        </w:rPr>
      </w:pPr>
      <w:r w:rsidRPr="00BE48BB">
        <w:rPr>
          <w:bCs/>
        </w:rPr>
        <w:t xml:space="preserve">La liste est affichée par ordre alphabétique sur le centre </w:t>
      </w:r>
      <w:r w:rsidR="00AD6319">
        <w:rPr>
          <w:bCs/>
        </w:rPr>
        <w:t xml:space="preserve">(sauf pour la valeur  "national" affichée en premier) </w:t>
      </w:r>
      <w:r w:rsidRPr="00BE48BB">
        <w:rPr>
          <w:bCs/>
        </w:rPr>
        <w:t xml:space="preserve">puis sur le </w:t>
      </w:r>
      <w:r w:rsidR="00AD6319">
        <w:rPr>
          <w:bCs/>
        </w:rPr>
        <w:t>code</w:t>
      </w:r>
      <w:r w:rsidRPr="00BE48BB">
        <w:rPr>
          <w:bCs/>
        </w:rPr>
        <w:t>.</w:t>
      </w:r>
    </w:p>
    <w:p w:rsidR="00B7547D" w:rsidRPr="00BE48BB" w:rsidRDefault="00B7547D" w:rsidP="00144058">
      <w:pPr>
        <w:pStyle w:val="NormalArial"/>
        <w:jc w:val="both"/>
        <w:rPr>
          <w:bCs/>
        </w:rPr>
      </w:pPr>
    </w:p>
    <w:p w:rsidR="00B82B91" w:rsidRPr="00BE48BB" w:rsidRDefault="00B82B91" w:rsidP="00144058">
      <w:pPr>
        <w:pStyle w:val="NormalArial"/>
        <w:jc w:val="both"/>
        <w:rPr>
          <w:bCs/>
        </w:rPr>
      </w:pPr>
      <w:r w:rsidRPr="00BE48BB">
        <w:rPr>
          <w:bCs/>
        </w:rPr>
        <w:t>Un bouton "</w:t>
      </w:r>
      <w:r w:rsidR="00F0771E" w:rsidRPr="00BE48BB">
        <w:rPr>
          <w:bCs/>
        </w:rPr>
        <w:t>Nouveau</w:t>
      </w:r>
      <w:r w:rsidRPr="00BE48BB">
        <w:rPr>
          <w:bCs/>
        </w:rPr>
        <w:t xml:space="preserve">" permet de créer un nouveau </w:t>
      </w:r>
      <w:r w:rsidR="003E1775" w:rsidRPr="00BE48BB">
        <w:rPr>
          <w:bCs/>
        </w:rPr>
        <w:t xml:space="preserve">type de </w:t>
      </w:r>
      <w:r w:rsidRPr="00BE48BB">
        <w:rPr>
          <w:bCs/>
        </w:rPr>
        <w:t>badge.</w:t>
      </w:r>
    </w:p>
    <w:p w:rsidR="00B82B91" w:rsidRPr="00BE48BB" w:rsidRDefault="00B82B91" w:rsidP="00144058">
      <w:pPr>
        <w:pStyle w:val="Titre4bis"/>
      </w:pPr>
      <w:bookmarkStart w:id="3873" w:name="_Toc285793903"/>
      <w:r w:rsidRPr="00BE48BB">
        <w:t>Interface – Formulaire types de badge</w:t>
      </w:r>
      <w:bookmarkEnd w:id="3873"/>
    </w:p>
    <w:p w:rsidR="00B82B91" w:rsidRPr="00BE48BB" w:rsidRDefault="00B82B91" w:rsidP="00144058">
      <w:pPr>
        <w:pStyle w:val="NormalArial"/>
        <w:jc w:val="both"/>
        <w:rPr>
          <w:bCs/>
        </w:rPr>
      </w:pPr>
      <w:r w:rsidRPr="00BE48BB">
        <w:rPr>
          <w:bCs/>
        </w:rPr>
        <w:t>L'écran affiche un formulaire composé des champs :</w:t>
      </w:r>
    </w:p>
    <w:p w:rsidR="00B7547D" w:rsidRPr="00BE48BB" w:rsidRDefault="00B7547D" w:rsidP="00144058">
      <w:pPr>
        <w:pStyle w:val="NormalArial"/>
        <w:jc w:val="both"/>
        <w:rPr>
          <w:bCs/>
        </w:rPr>
      </w:pPr>
    </w:p>
    <w:p w:rsidR="00771388" w:rsidRPr="00BE48BB" w:rsidRDefault="00771388" w:rsidP="00144058">
      <w:pPr>
        <w:pStyle w:val="NormalArial"/>
        <w:numPr>
          <w:ilvl w:val="0"/>
          <w:numId w:val="10"/>
        </w:numPr>
        <w:jc w:val="both"/>
        <w:rPr>
          <w:bCs/>
        </w:rPr>
      </w:pPr>
      <w:r w:rsidRPr="00BE48BB">
        <w:rPr>
          <w:bCs/>
        </w:rPr>
        <w:t xml:space="preserve">Centre du type de badge (liste déroulante des centres + « National » – un seul choix possible -  obligatoire). </w:t>
      </w:r>
    </w:p>
    <w:p w:rsidR="00B82B91" w:rsidRPr="00BE48BB" w:rsidRDefault="00B82B91" w:rsidP="00144058">
      <w:pPr>
        <w:pStyle w:val="NormalArial"/>
        <w:numPr>
          <w:ilvl w:val="0"/>
          <w:numId w:val="10"/>
        </w:numPr>
        <w:jc w:val="both"/>
        <w:rPr>
          <w:bCs/>
        </w:rPr>
      </w:pPr>
      <w:r w:rsidRPr="00BE48BB">
        <w:rPr>
          <w:bCs/>
        </w:rPr>
        <w:t>Code (</w:t>
      </w:r>
      <w:r w:rsidR="001F0BC9" w:rsidRPr="00BE48BB">
        <w:rPr>
          <w:bCs/>
        </w:rPr>
        <w:t>saisie texte libre - obligatoire</w:t>
      </w:r>
      <w:r w:rsidRPr="00BE48BB">
        <w:rPr>
          <w:bCs/>
        </w:rPr>
        <w:t>)</w:t>
      </w:r>
    </w:p>
    <w:p w:rsidR="00B82B91" w:rsidRPr="00BE48BB" w:rsidRDefault="00B82B91" w:rsidP="00144058">
      <w:pPr>
        <w:pStyle w:val="NormalArial"/>
        <w:numPr>
          <w:ilvl w:val="0"/>
          <w:numId w:val="10"/>
        </w:numPr>
        <w:jc w:val="both"/>
        <w:rPr>
          <w:bCs/>
        </w:rPr>
      </w:pPr>
      <w:r w:rsidRPr="00BE48BB">
        <w:rPr>
          <w:bCs/>
        </w:rPr>
        <w:t xml:space="preserve">Numérotation commune à tous les centres (case à cocher) : la case est cochée si la numérotation de ce type de badge est </w:t>
      </w:r>
      <w:r w:rsidR="00D20599" w:rsidRPr="00BE48BB">
        <w:rPr>
          <w:bCs/>
        </w:rPr>
        <w:t>commune à tous les centres</w:t>
      </w:r>
      <w:r w:rsidRPr="00BE48BB">
        <w:rPr>
          <w:bCs/>
        </w:rPr>
        <w:t xml:space="preserve"> (ex: badge sécurisé nominatif Sigma)</w:t>
      </w:r>
    </w:p>
    <w:p w:rsidR="00B82B91" w:rsidRPr="00BE48BB" w:rsidRDefault="00B82B91" w:rsidP="00144058">
      <w:pPr>
        <w:pStyle w:val="NormalArial"/>
        <w:numPr>
          <w:ilvl w:val="0"/>
          <w:numId w:val="10"/>
        </w:numPr>
        <w:jc w:val="both"/>
        <w:rPr>
          <w:bCs/>
        </w:rPr>
      </w:pPr>
      <w:r w:rsidRPr="00BE48BB">
        <w:rPr>
          <w:bCs/>
        </w:rPr>
        <w:t>Numérotation du badge auto-incrémentée (case à cocher) : la case est cochée si la numérotation associée au badge est automatique</w:t>
      </w:r>
    </w:p>
    <w:p w:rsidR="00B7547D" w:rsidRPr="00BE48BB" w:rsidRDefault="00B7547D" w:rsidP="00B7547D">
      <w:pPr>
        <w:pStyle w:val="NormalArial"/>
        <w:numPr>
          <w:ilvl w:val="0"/>
          <w:numId w:val="10"/>
        </w:numPr>
        <w:jc w:val="both"/>
        <w:rPr>
          <w:bCs/>
        </w:rPr>
      </w:pPr>
      <w:r w:rsidRPr="00BE48BB">
        <w:rPr>
          <w:bCs/>
        </w:rPr>
        <w:t>Numéro unique (case à cocher) : la case est cochée si le numéro de badge de chaque personne pour ce type de badge est unique.</w:t>
      </w:r>
    </w:p>
    <w:p w:rsidR="0091202C" w:rsidRPr="00BE48BB" w:rsidRDefault="0091202C" w:rsidP="00144058">
      <w:pPr>
        <w:pStyle w:val="NormalArial"/>
        <w:jc w:val="both"/>
        <w:rPr>
          <w:bCs/>
        </w:rPr>
      </w:pPr>
    </w:p>
    <w:p w:rsidR="00B82B91" w:rsidRPr="00BE48BB" w:rsidRDefault="00B82B91" w:rsidP="00144058">
      <w:pPr>
        <w:pStyle w:val="NormalArial"/>
        <w:jc w:val="both"/>
        <w:rPr>
          <w:bCs/>
        </w:rPr>
      </w:pPr>
      <w:r w:rsidRPr="00BE48BB">
        <w:rPr>
          <w:bCs/>
        </w:rPr>
        <w:t>Un bouton "Valider" permet d'enregistrer le formulaire.</w:t>
      </w:r>
    </w:p>
    <w:p w:rsidR="00B82B91" w:rsidRPr="00BE48BB" w:rsidRDefault="00B82B91" w:rsidP="00144058">
      <w:pPr>
        <w:pStyle w:val="NormalArial"/>
        <w:jc w:val="both"/>
        <w:rPr>
          <w:bCs/>
        </w:rPr>
      </w:pPr>
      <w:r w:rsidRPr="00BE48BB">
        <w:rPr>
          <w:bCs/>
        </w:rPr>
        <w:t>Un bouton "Annuler" permet de revenir à la liste sans sauvegarder.</w:t>
      </w:r>
    </w:p>
    <w:p w:rsidR="00B82B91" w:rsidRPr="00BE48BB" w:rsidRDefault="00B82B91" w:rsidP="00144058">
      <w:pPr>
        <w:pStyle w:val="Titre4bis"/>
      </w:pPr>
      <w:bookmarkStart w:id="3874" w:name="_Toc285793904"/>
      <w:r w:rsidRPr="00BE48BB">
        <w:t>Scénario 1 – Afficher la liste des types de badge</w:t>
      </w:r>
      <w:bookmarkEnd w:id="3874"/>
    </w:p>
    <w:p w:rsidR="00B82B91" w:rsidRPr="00BE48BB" w:rsidRDefault="00B82B91" w:rsidP="00144058">
      <w:pPr>
        <w:pStyle w:val="NormalArial"/>
        <w:numPr>
          <w:ilvl w:val="0"/>
          <w:numId w:val="56"/>
        </w:numPr>
      </w:pPr>
      <w:r w:rsidRPr="00BE48BB">
        <w:t>L'acteur arrive sur le module.</w:t>
      </w:r>
    </w:p>
    <w:p w:rsidR="00B82B91" w:rsidRPr="00BE48BB" w:rsidRDefault="0091202C" w:rsidP="00144058">
      <w:pPr>
        <w:pStyle w:val="NormalArial"/>
        <w:numPr>
          <w:ilvl w:val="0"/>
          <w:numId w:val="56"/>
        </w:numPr>
      </w:pPr>
      <w:r w:rsidRPr="00BE48BB">
        <w:t>Le système affiche la liste de tous les</w:t>
      </w:r>
      <w:r w:rsidR="00B82B91" w:rsidRPr="00BE48BB">
        <w:t xml:space="preserve"> types de badge</w:t>
      </w:r>
      <w:r w:rsidR="001F0BC9" w:rsidRPr="00BE48BB">
        <w:t xml:space="preserve"> </w:t>
      </w:r>
    </w:p>
    <w:p w:rsidR="00B82B91" w:rsidRPr="00BE48BB" w:rsidRDefault="00B82B91" w:rsidP="00144058">
      <w:pPr>
        <w:pStyle w:val="Titre4bis"/>
      </w:pPr>
      <w:bookmarkStart w:id="3875" w:name="_Toc285793905"/>
      <w:r w:rsidRPr="00BE48BB">
        <w:t>Scénario 2 – Créer un nouveau type de badge</w:t>
      </w:r>
      <w:bookmarkEnd w:id="3875"/>
    </w:p>
    <w:p w:rsidR="00B82B91" w:rsidRPr="00BE48BB" w:rsidRDefault="0091202C" w:rsidP="00144058">
      <w:pPr>
        <w:pStyle w:val="NormalArial"/>
        <w:numPr>
          <w:ilvl w:val="1"/>
          <w:numId w:val="57"/>
        </w:numPr>
      </w:pPr>
      <w:r w:rsidRPr="00BE48BB">
        <w:t>A partir de la liste des types de badge, l</w:t>
      </w:r>
      <w:r w:rsidR="00B82B91" w:rsidRPr="00BE48BB">
        <w:t>'acteur clique sur "Nouveau"</w:t>
      </w:r>
    </w:p>
    <w:p w:rsidR="00B82B91" w:rsidRPr="00BE48BB" w:rsidRDefault="00B82B91" w:rsidP="00144058">
      <w:pPr>
        <w:pStyle w:val="NormalArial"/>
        <w:numPr>
          <w:ilvl w:val="1"/>
          <w:numId w:val="57"/>
        </w:numPr>
      </w:pPr>
      <w:r w:rsidRPr="00BE48BB">
        <w:t>Le système affiche le formulaire types de badge</w:t>
      </w:r>
      <w:r w:rsidR="00850D01">
        <w:t xml:space="preserve"> vierge</w:t>
      </w:r>
    </w:p>
    <w:p w:rsidR="00B82B91" w:rsidRPr="00BE48BB" w:rsidRDefault="00B82B91" w:rsidP="00144058">
      <w:pPr>
        <w:pStyle w:val="NormalArial"/>
        <w:numPr>
          <w:ilvl w:val="1"/>
          <w:numId w:val="57"/>
        </w:numPr>
      </w:pPr>
      <w:r w:rsidRPr="00BE48BB">
        <w:t xml:space="preserve">L'acteur saisit les informations </w:t>
      </w:r>
    </w:p>
    <w:p w:rsidR="00B82B91" w:rsidRPr="00BE48BB" w:rsidRDefault="00B82B91" w:rsidP="00144058">
      <w:pPr>
        <w:pStyle w:val="NormalArial"/>
        <w:numPr>
          <w:ilvl w:val="1"/>
          <w:numId w:val="57"/>
        </w:numPr>
      </w:pPr>
      <w:r w:rsidRPr="00BE48BB">
        <w:t>L'acteur valide.</w:t>
      </w:r>
      <w:r w:rsidRPr="00BE48BB">
        <w:rPr>
          <w:b/>
          <w:color w:val="FF0000"/>
        </w:rPr>
        <w:t xml:space="preserve"> </w:t>
      </w:r>
      <w:r w:rsidR="007F7650" w:rsidRPr="00BE48BB">
        <w:rPr>
          <w:b/>
          <w:color w:val="FF0000"/>
        </w:rPr>
        <w:t xml:space="preserve">EXCEPTION1, EXCEPTION2, </w:t>
      </w:r>
      <w:r w:rsidR="00976337" w:rsidRPr="00BE48BB">
        <w:rPr>
          <w:b/>
          <w:color w:val="FF0000"/>
        </w:rPr>
        <w:t>EXCEPTION</w:t>
      </w:r>
      <w:r w:rsidR="007F7650" w:rsidRPr="00BE48BB">
        <w:rPr>
          <w:b/>
          <w:color w:val="FF0000"/>
        </w:rPr>
        <w:t>3</w:t>
      </w:r>
    </w:p>
    <w:p w:rsidR="00B82B91" w:rsidRPr="00BE48BB" w:rsidRDefault="00B82B91" w:rsidP="00144058">
      <w:pPr>
        <w:pStyle w:val="NormalArial"/>
        <w:numPr>
          <w:ilvl w:val="1"/>
          <w:numId w:val="57"/>
        </w:numPr>
      </w:pPr>
      <w:r w:rsidRPr="00BE48BB">
        <w:t xml:space="preserve">Le système enregistre les données </w:t>
      </w:r>
    </w:p>
    <w:p w:rsidR="00B82B91" w:rsidRPr="00BE48BB" w:rsidRDefault="00B82B91" w:rsidP="00144058">
      <w:pPr>
        <w:pStyle w:val="NormalArial"/>
        <w:numPr>
          <w:ilvl w:val="1"/>
          <w:numId w:val="57"/>
        </w:numPr>
      </w:pPr>
      <w:r w:rsidRPr="00BE48BB">
        <w:t xml:space="preserve">Le système redirige </w:t>
      </w:r>
      <w:r w:rsidR="001F0BC9" w:rsidRPr="00BE48BB">
        <w:t>l</w:t>
      </w:r>
      <w:r w:rsidRPr="00BE48BB">
        <w:t>'acteur vers la liste des types de badge</w:t>
      </w:r>
    </w:p>
    <w:p w:rsidR="00B82B91" w:rsidRPr="00BE48BB" w:rsidRDefault="00B82B91" w:rsidP="00144058">
      <w:pPr>
        <w:pStyle w:val="NormalArial"/>
      </w:pPr>
    </w:p>
    <w:p w:rsidR="00B82B91" w:rsidRPr="00BE48BB" w:rsidRDefault="00B82B91" w:rsidP="00144058">
      <w:pPr>
        <w:pStyle w:val="Titre4bis"/>
      </w:pPr>
      <w:bookmarkStart w:id="3876" w:name="_Toc285793906"/>
      <w:r w:rsidRPr="00BE48BB">
        <w:t>Scénario 3 – Modifier un type de badge</w:t>
      </w:r>
      <w:bookmarkEnd w:id="3876"/>
    </w:p>
    <w:p w:rsidR="00B82B91" w:rsidRPr="00BE48BB" w:rsidRDefault="00B82B91" w:rsidP="00144058">
      <w:pPr>
        <w:pStyle w:val="NormalArial"/>
        <w:numPr>
          <w:ilvl w:val="0"/>
          <w:numId w:val="58"/>
        </w:numPr>
      </w:pPr>
      <w:r w:rsidRPr="00BE48BB">
        <w:t>A partir d</w:t>
      </w:r>
      <w:r w:rsidR="001F0BC9" w:rsidRPr="00BE48BB">
        <w:t>e la liste des types de badge, l</w:t>
      </w:r>
      <w:r w:rsidRPr="00BE48BB">
        <w:t>'acteur clique sur "Modifier "</w:t>
      </w:r>
    </w:p>
    <w:p w:rsidR="00B82B91" w:rsidRPr="00BE48BB" w:rsidRDefault="00B82B91" w:rsidP="00144058">
      <w:pPr>
        <w:pStyle w:val="NormalArial"/>
        <w:numPr>
          <w:ilvl w:val="0"/>
          <w:numId w:val="58"/>
        </w:numPr>
      </w:pPr>
      <w:r w:rsidRPr="00BE48BB">
        <w:t>Le système affiche un formulaire type de badge pré-rempli</w:t>
      </w:r>
      <w:r w:rsidR="00F93E34" w:rsidRPr="00BE48BB">
        <w:t xml:space="preserve">. </w:t>
      </w:r>
      <w:r w:rsidR="007F7650" w:rsidRPr="00BE48BB">
        <w:t>L</w:t>
      </w:r>
      <w:r w:rsidR="004004F7" w:rsidRPr="00BE48BB">
        <w:t xml:space="preserve">a liste des centres est désactivée. Si le type de badge </w:t>
      </w:r>
      <w:r w:rsidR="008961F3" w:rsidRPr="00BE48BB">
        <w:t>n'est pas national</w:t>
      </w:r>
      <w:r w:rsidR="004004F7" w:rsidRPr="00BE48BB">
        <w:t xml:space="preserve">, les cases à cocher </w:t>
      </w:r>
      <w:r w:rsidR="00F93E34" w:rsidRPr="00BE48BB">
        <w:t xml:space="preserve"> </w:t>
      </w:r>
      <w:r w:rsidR="004004F7" w:rsidRPr="00BE48BB">
        <w:t>"</w:t>
      </w:r>
      <w:r w:rsidR="004004F7" w:rsidRPr="00BE48BB">
        <w:rPr>
          <w:bCs/>
        </w:rPr>
        <w:t xml:space="preserve"> Numérotation </w:t>
      </w:r>
      <w:r w:rsidR="004004F7" w:rsidRPr="00BE48BB">
        <w:rPr>
          <w:bCs/>
        </w:rPr>
        <w:lastRenderedPageBreak/>
        <w:t xml:space="preserve">commune à tous les centres </w:t>
      </w:r>
      <w:r w:rsidR="004004F7" w:rsidRPr="00BE48BB">
        <w:t>" et "</w:t>
      </w:r>
      <w:r w:rsidR="004004F7" w:rsidRPr="00BE48BB">
        <w:rPr>
          <w:bCs/>
        </w:rPr>
        <w:t xml:space="preserve"> Numérotation du badge auto-incrémentée</w:t>
      </w:r>
      <w:r w:rsidR="004004F7" w:rsidRPr="00BE48BB">
        <w:t xml:space="preserve">" </w:t>
      </w:r>
      <w:r w:rsidR="00850D01">
        <w:t xml:space="preserve">et "Numéro unique" </w:t>
      </w:r>
      <w:r w:rsidR="004004F7" w:rsidRPr="00BE48BB">
        <w:t>sont inactives</w:t>
      </w:r>
      <w:r w:rsidR="008961F3" w:rsidRPr="00BE48BB">
        <w:t xml:space="preserve"> et décochées</w:t>
      </w:r>
      <w:r w:rsidR="004004F7" w:rsidRPr="00BE48BB">
        <w:t>.</w:t>
      </w:r>
    </w:p>
    <w:p w:rsidR="00B82B91" w:rsidRPr="00BE48BB" w:rsidRDefault="00B82B91" w:rsidP="00144058">
      <w:pPr>
        <w:pStyle w:val="NormalArial"/>
        <w:numPr>
          <w:ilvl w:val="0"/>
          <w:numId w:val="58"/>
        </w:numPr>
      </w:pPr>
      <w:r w:rsidRPr="00BE48BB">
        <w:t>L'acteur modifie les données et valide</w:t>
      </w:r>
      <w:r w:rsidR="007F7650" w:rsidRPr="00BE48BB">
        <w:t xml:space="preserve"> </w:t>
      </w:r>
      <w:r w:rsidR="007F7650" w:rsidRPr="00BE48BB">
        <w:rPr>
          <w:b/>
          <w:color w:val="FF0000"/>
        </w:rPr>
        <w:t>EXCEPTION1,</w:t>
      </w:r>
      <w:r w:rsidRPr="00BE48BB">
        <w:t xml:space="preserve"> </w:t>
      </w:r>
      <w:r w:rsidR="00A12865" w:rsidRPr="00BE48BB">
        <w:rPr>
          <w:b/>
          <w:color w:val="FF0000"/>
        </w:rPr>
        <w:t>EXCEPTION</w:t>
      </w:r>
      <w:r w:rsidR="007F7650" w:rsidRPr="00BE48BB">
        <w:rPr>
          <w:b/>
          <w:color w:val="FF0000"/>
        </w:rPr>
        <w:t>2</w:t>
      </w:r>
    </w:p>
    <w:p w:rsidR="00B82B91" w:rsidRPr="00BE48BB" w:rsidRDefault="00B82B91" w:rsidP="00144058">
      <w:pPr>
        <w:pStyle w:val="NormalArial"/>
        <w:numPr>
          <w:ilvl w:val="0"/>
          <w:numId w:val="58"/>
        </w:numPr>
      </w:pPr>
      <w:r w:rsidRPr="00BE48BB">
        <w:t>Le système enregistre les données</w:t>
      </w:r>
    </w:p>
    <w:p w:rsidR="00B82B91" w:rsidRPr="00BE48BB" w:rsidRDefault="00B82B91" w:rsidP="00144058">
      <w:pPr>
        <w:pStyle w:val="NormalArial"/>
        <w:numPr>
          <w:ilvl w:val="0"/>
          <w:numId w:val="58"/>
        </w:numPr>
      </w:pPr>
      <w:r w:rsidRPr="00BE48BB">
        <w:t xml:space="preserve">Le système redirige </w:t>
      </w:r>
      <w:r w:rsidR="0026092D" w:rsidRPr="00BE48BB">
        <w:t>l</w:t>
      </w:r>
      <w:r w:rsidRPr="00BE48BB">
        <w:t>'acteur vers la liste des types de badge</w:t>
      </w:r>
    </w:p>
    <w:p w:rsidR="00B82B91" w:rsidRPr="00BE48BB" w:rsidRDefault="00B82B91" w:rsidP="00144058">
      <w:pPr>
        <w:pStyle w:val="Titre4bis"/>
      </w:pPr>
      <w:bookmarkStart w:id="3877" w:name="_Toc285793907"/>
      <w:r w:rsidRPr="00BE48BB">
        <w:t>Scénario 4 – Supprimer un type de badge</w:t>
      </w:r>
      <w:bookmarkEnd w:id="3877"/>
    </w:p>
    <w:p w:rsidR="00B82B91" w:rsidRPr="00BE48BB" w:rsidRDefault="00B82B91" w:rsidP="00144058">
      <w:pPr>
        <w:pStyle w:val="NormalArial"/>
        <w:numPr>
          <w:ilvl w:val="3"/>
          <w:numId w:val="59"/>
        </w:numPr>
      </w:pPr>
      <w:r w:rsidRPr="00BE48BB">
        <w:t xml:space="preserve">A partir de la liste des types de badge, </w:t>
      </w:r>
      <w:r w:rsidR="007137B6" w:rsidRPr="00BE48BB">
        <w:t>l</w:t>
      </w:r>
      <w:r w:rsidRPr="00BE48BB">
        <w:t>'acteur clique sur "Supprimer"</w:t>
      </w:r>
    </w:p>
    <w:p w:rsidR="00B82B91" w:rsidRPr="00BE48BB" w:rsidRDefault="00B82B91" w:rsidP="00144058">
      <w:pPr>
        <w:pStyle w:val="NormalArial"/>
        <w:numPr>
          <w:ilvl w:val="3"/>
          <w:numId w:val="59"/>
        </w:numPr>
      </w:pPr>
      <w:r w:rsidRPr="00BE48BB">
        <w:t>Le système demande confirmation</w:t>
      </w:r>
    </w:p>
    <w:p w:rsidR="00B82B91" w:rsidRPr="00BE48BB" w:rsidRDefault="00B82B91" w:rsidP="00144058">
      <w:pPr>
        <w:pStyle w:val="NormalArial"/>
        <w:numPr>
          <w:ilvl w:val="3"/>
          <w:numId w:val="59"/>
        </w:numPr>
      </w:pPr>
      <w:r w:rsidRPr="00BE48BB">
        <w:t>L'a</w:t>
      </w:r>
      <w:r w:rsidR="007137B6" w:rsidRPr="00BE48BB">
        <w:t xml:space="preserve">cteur confirme la suppression </w:t>
      </w:r>
    </w:p>
    <w:p w:rsidR="00B82B91" w:rsidRPr="00BE48BB" w:rsidRDefault="00B82B91" w:rsidP="00144058">
      <w:pPr>
        <w:pStyle w:val="NormalArial"/>
        <w:numPr>
          <w:ilvl w:val="3"/>
          <w:numId w:val="59"/>
        </w:numPr>
      </w:pPr>
      <w:r w:rsidRPr="00BE48BB">
        <w:t>Le système supprime le type de badge</w:t>
      </w:r>
    </w:p>
    <w:p w:rsidR="00B82B91" w:rsidRPr="00BE48BB" w:rsidRDefault="00B82B91" w:rsidP="00144058">
      <w:pPr>
        <w:pStyle w:val="NormalArial"/>
        <w:numPr>
          <w:ilvl w:val="3"/>
          <w:numId w:val="59"/>
        </w:numPr>
      </w:pPr>
      <w:r w:rsidRPr="00BE48BB">
        <w:t xml:space="preserve">Le système redirige </w:t>
      </w:r>
      <w:r w:rsidR="0026092D" w:rsidRPr="00BE48BB">
        <w:t>l</w:t>
      </w:r>
      <w:r w:rsidRPr="00BE48BB">
        <w:t>'acteur vers la liste des types de badge</w:t>
      </w:r>
    </w:p>
    <w:p w:rsidR="00B82B91" w:rsidRPr="00BE48BB" w:rsidRDefault="00B82B91" w:rsidP="00144058">
      <w:pPr>
        <w:pStyle w:val="Titre4bis"/>
      </w:pPr>
      <w:bookmarkStart w:id="3878" w:name="_Toc285793908"/>
      <w:r w:rsidRPr="00BE48BB">
        <w:t>Cas d'exception</w:t>
      </w:r>
      <w:bookmarkEnd w:id="3878"/>
    </w:p>
    <w:p w:rsidR="007F7650" w:rsidRPr="00BE48BB" w:rsidRDefault="00B82B91" w:rsidP="00144058">
      <w:pPr>
        <w:pStyle w:val="NormalArial"/>
        <w:jc w:val="both"/>
      </w:pPr>
      <w:r w:rsidRPr="00BE48BB">
        <w:rPr>
          <w:b/>
          <w:color w:val="FF0000"/>
        </w:rPr>
        <w:t xml:space="preserve">EXCEPTION1 : </w:t>
      </w:r>
      <w:r w:rsidR="007F7650" w:rsidRPr="00BE48BB">
        <w:t xml:space="preserve">si </w:t>
      </w:r>
      <w:r w:rsidR="00D20599" w:rsidRPr="00BE48BB">
        <w:t xml:space="preserve">le code n'est pas renseigné, ou si </w:t>
      </w:r>
      <w:r w:rsidR="00AD6319">
        <w:t>le code est déjà utilisé par un autre type de badge pour le même centre ou pour le "national"</w:t>
      </w:r>
      <w:r w:rsidR="007F7650" w:rsidRPr="00BE48BB">
        <w:t>, l'acteur est redirigé vers le formulaire et un message d’erreur est affiché</w:t>
      </w:r>
    </w:p>
    <w:p w:rsidR="007137B6" w:rsidRPr="00BE48BB" w:rsidRDefault="007137B6" w:rsidP="00144058">
      <w:pPr>
        <w:pStyle w:val="NormalArial"/>
        <w:jc w:val="both"/>
      </w:pPr>
    </w:p>
    <w:p w:rsidR="00B82B91" w:rsidRPr="00BE48BB" w:rsidRDefault="007F7650" w:rsidP="00144058">
      <w:pPr>
        <w:pStyle w:val="NormalArial"/>
        <w:jc w:val="both"/>
        <w:rPr>
          <w:bCs/>
        </w:rPr>
      </w:pPr>
      <w:r w:rsidRPr="00BE48BB">
        <w:rPr>
          <w:b/>
          <w:color w:val="FF0000"/>
        </w:rPr>
        <w:t xml:space="preserve">EXCEPTION2 : </w:t>
      </w:r>
      <w:r w:rsidR="00B82B91" w:rsidRPr="00BE48BB">
        <w:t xml:space="preserve">si </w:t>
      </w:r>
      <w:r w:rsidR="0015614C" w:rsidRPr="00BE48BB">
        <w:t>l</w:t>
      </w:r>
      <w:r w:rsidR="00B82B91" w:rsidRPr="00BE48BB">
        <w:t xml:space="preserve">'acteur coche la case </w:t>
      </w:r>
      <w:r w:rsidR="00B82B91" w:rsidRPr="00BE48BB">
        <w:rPr>
          <w:bCs/>
        </w:rPr>
        <w:t xml:space="preserve">Numérotation du badge auto-incrémentée, un message apparaît indiquant "Un seul type de badge peut avoir la numérotation automatique. La sélection de cette option annulera la numérotation automatique pour le type de badge </w:t>
      </w:r>
      <w:r w:rsidR="00B82B91" w:rsidRPr="00BE48BB">
        <w:rPr>
          <w:bCs/>
          <w:i/>
        </w:rPr>
        <w:t>code du badge ayant la numérotation automatique</w:t>
      </w:r>
      <w:r w:rsidR="00B82B91" w:rsidRPr="00BE48BB">
        <w:rPr>
          <w:bCs/>
        </w:rPr>
        <w:t>"</w:t>
      </w:r>
    </w:p>
    <w:p w:rsidR="007137B6" w:rsidRPr="00BE48BB" w:rsidRDefault="007137B6" w:rsidP="00144058">
      <w:pPr>
        <w:pStyle w:val="NormalArial"/>
        <w:jc w:val="both"/>
      </w:pPr>
    </w:p>
    <w:p w:rsidR="00E31900" w:rsidRPr="00BE48BB" w:rsidRDefault="00E31900" w:rsidP="00144058">
      <w:pPr>
        <w:pStyle w:val="NormalArial"/>
        <w:jc w:val="both"/>
      </w:pPr>
      <w:r w:rsidRPr="00BE48BB">
        <w:rPr>
          <w:b/>
          <w:color w:val="FF0000"/>
        </w:rPr>
        <w:t>EXCEPTION</w:t>
      </w:r>
      <w:r w:rsidR="007F7650" w:rsidRPr="00BE48BB">
        <w:rPr>
          <w:b/>
          <w:color w:val="FF0000"/>
        </w:rPr>
        <w:t>3</w:t>
      </w:r>
      <w:r w:rsidRPr="00BE48BB">
        <w:rPr>
          <w:b/>
          <w:color w:val="FF0000"/>
        </w:rPr>
        <w:t xml:space="preserve"> : </w:t>
      </w:r>
      <w:r w:rsidRPr="00BE48BB">
        <w:t xml:space="preserve">si le type de badge </w:t>
      </w:r>
      <w:r w:rsidR="00D20599" w:rsidRPr="00BE48BB">
        <w:t>n'est pas national et qu'une des cases à cocher "</w:t>
      </w:r>
      <w:r w:rsidR="00D20599" w:rsidRPr="00BE48BB">
        <w:rPr>
          <w:bCs/>
        </w:rPr>
        <w:t>Numérotation commune à tous les centres</w:t>
      </w:r>
      <w:r w:rsidR="00D20599" w:rsidRPr="00BE48BB">
        <w:t>"</w:t>
      </w:r>
      <w:r w:rsidR="007137B6" w:rsidRPr="00BE48BB">
        <w:t>,</w:t>
      </w:r>
      <w:r w:rsidR="00D20599" w:rsidRPr="00BE48BB">
        <w:t xml:space="preserve"> "</w:t>
      </w:r>
      <w:r w:rsidR="00D20599" w:rsidRPr="00BE48BB">
        <w:rPr>
          <w:bCs/>
        </w:rPr>
        <w:t>Numérotation du badge auto-incrémentée</w:t>
      </w:r>
      <w:r w:rsidR="00D20599" w:rsidRPr="00BE48BB">
        <w:t>"</w:t>
      </w:r>
      <w:r w:rsidR="007137B6" w:rsidRPr="00BE48BB">
        <w:t xml:space="preserve"> ou </w:t>
      </w:r>
      <w:r w:rsidR="007137B6" w:rsidRPr="00BE48BB">
        <w:rPr>
          <w:bCs/>
        </w:rPr>
        <w:t>Numéro unique"</w:t>
      </w:r>
      <w:r w:rsidR="00D20599" w:rsidRPr="00BE48BB">
        <w:t xml:space="preserve"> est cochée</w:t>
      </w:r>
      <w:r w:rsidRPr="00BE48BB">
        <w:t xml:space="preserve">, l'acteur est redirigé vers le formulaire et </w:t>
      </w:r>
      <w:r w:rsidR="00D20599" w:rsidRPr="00BE48BB">
        <w:t>un</w:t>
      </w:r>
      <w:r w:rsidRPr="00BE48BB">
        <w:t xml:space="preserve"> message </w:t>
      </w:r>
      <w:r w:rsidR="00D20599" w:rsidRPr="00BE48BB">
        <w:t>d'erreur</w:t>
      </w:r>
      <w:r w:rsidRPr="00BE48BB">
        <w:t xml:space="preserve"> est affiché.</w:t>
      </w:r>
    </w:p>
    <w:p w:rsidR="007137B6" w:rsidRPr="00BE48BB" w:rsidRDefault="007137B6" w:rsidP="00144058">
      <w:pPr>
        <w:pStyle w:val="NormalArial"/>
        <w:jc w:val="both"/>
      </w:pPr>
    </w:p>
    <w:p w:rsidR="007137B6" w:rsidRPr="00BE48BB" w:rsidRDefault="007137B6" w:rsidP="00144058">
      <w:pPr>
        <w:pStyle w:val="NormalArial"/>
        <w:jc w:val="both"/>
      </w:pPr>
    </w:p>
    <w:p w:rsidR="007F7650" w:rsidRPr="00BE48BB" w:rsidRDefault="007F7650" w:rsidP="00144058">
      <w:pPr>
        <w:pStyle w:val="NormalArial"/>
        <w:jc w:val="both"/>
      </w:pPr>
      <w:r w:rsidRPr="00BE48BB">
        <w:br w:type="page"/>
      </w:r>
    </w:p>
    <w:p w:rsidR="002B4B2E" w:rsidRPr="00BE48BB" w:rsidRDefault="002B4B2E" w:rsidP="002B4B2E">
      <w:pPr>
        <w:pStyle w:val="Titre2"/>
      </w:pPr>
      <w:bookmarkStart w:id="3879" w:name="_Toc285793909"/>
      <w:bookmarkStart w:id="3880" w:name="_Toc292454160"/>
      <w:r w:rsidRPr="00BE48BB">
        <w:lastRenderedPageBreak/>
        <w:t>Cas d'utilisation Gestion des couleurs de badge</w:t>
      </w:r>
      <w:bookmarkEnd w:id="3879"/>
      <w:bookmarkEnd w:id="3880"/>
    </w:p>
    <w:p w:rsidR="002B4B2E" w:rsidRPr="00BE48BB" w:rsidRDefault="002B4B2E" w:rsidP="00D23387">
      <w:pPr>
        <w:pStyle w:val="Titre3"/>
      </w:pPr>
      <w:bookmarkStart w:id="3881" w:name="_Toc285793910"/>
      <w:bookmarkStart w:id="3882" w:name="_Toc292454161"/>
      <w:r w:rsidRPr="00BE48BB">
        <w:t xml:space="preserve">Consulter la liste des couleurs de badge </w:t>
      </w:r>
      <w:r w:rsidR="007137B6" w:rsidRPr="00BE48BB">
        <w:t>de</w:t>
      </w:r>
      <w:r w:rsidRPr="00BE48BB">
        <w:t xml:space="preserve"> </w:t>
      </w:r>
      <w:r w:rsidR="007137B6" w:rsidRPr="00BE48BB">
        <w:t>c</w:t>
      </w:r>
      <w:r w:rsidRPr="00BE48BB">
        <w:t>entre</w:t>
      </w:r>
      <w:bookmarkEnd w:id="3881"/>
      <w:bookmarkEnd w:id="3882"/>
    </w:p>
    <w:p w:rsidR="002B4B2E" w:rsidRPr="00BE48BB" w:rsidRDefault="002B4B2E" w:rsidP="002B4B2E">
      <w:pPr>
        <w:pStyle w:val="NormalArial"/>
      </w:pPr>
      <w:r w:rsidRPr="00BE48BB">
        <w:rPr>
          <w:b/>
        </w:rPr>
        <w:t>Résumé</w:t>
      </w:r>
      <w:r w:rsidRPr="00BE48BB">
        <w:t xml:space="preserve"> : Cette fonctionnalité permet à l'acteur d'afficher les couleurs de badge visibles </w:t>
      </w:r>
      <w:r w:rsidR="007137B6" w:rsidRPr="00BE48BB">
        <w:t xml:space="preserve">avec ses centres d'habilitation </w:t>
      </w:r>
      <w:r w:rsidR="0015614C" w:rsidRPr="00BE48BB">
        <w:t>et les couleurs de badge nationales</w:t>
      </w:r>
    </w:p>
    <w:p w:rsidR="002B4B2E" w:rsidRPr="00BE48BB" w:rsidRDefault="002B4B2E" w:rsidP="002B4B2E">
      <w:pPr>
        <w:pStyle w:val="NormalArial"/>
      </w:pPr>
      <w:r w:rsidRPr="00BE48BB">
        <w:rPr>
          <w:b/>
        </w:rPr>
        <w:t>Acteur(s)</w:t>
      </w:r>
      <w:r w:rsidRPr="00BE48BB">
        <w:t xml:space="preserve"> : Accueil, </w:t>
      </w:r>
      <w:r w:rsidR="007D2C6F" w:rsidRPr="00BE48BB">
        <w:t>OS</w:t>
      </w:r>
      <w:r w:rsidR="00BB69BC" w:rsidRPr="00BE48BB">
        <w:t xml:space="preserve"> de Pôle</w:t>
      </w:r>
    </w:p>
    <w:p w:rsidR="002B4B2E" w:rsidRPr="00BE48BB" w:rsidRDefault="002B4B2E" w:rsidP="002B4B2E">
      <w:pPr>
        <w:pStyle w:val="NormalArial"/>
      </w:pPr>
      <w:r w:rsidRPr="00BE48BB">
        <w:rPr>
          <w:b/>
        </w:rPr>
        <w:t>Pré-condition</w:t>
      </w:r>
      <w:r w:rsidRPr="00BE48BB">
        <w:t xml:space="preserve"> : L'acteur est identifié </w:t>
      </w:r>
    </w:p>
    <w:p w:rsidR="002B4B2E" w:rsidRPr="00BE48BB" w:rsidRDefault="002B4B2E" w:rsidP="002B4B2E">
      <w:pPr>
        <w:pStyle w:val="NormalArial"/>
      </w:pPr>
      <w:r w:rsidRPr="00BE48BB">
        <w:rPr>
          <w:b/>
        </w:rPr>
        <w:t>Post-condition</w:t>
      </w:r>
      <w:r w:rsidRPr="00BE48BB">
        <w:t xml:space="preserve"> : les couleurs </w:t>
      </w:r>
      <w:r w:rsidRPr="00BE48BB">
        <w:rPr>
          <w:bCs/>
        </w:rPr>
        <w:t>de badge</w:t>
      </w:r>
      <w:r w:rsidRPr="00BE48BB">
        <w:t xml:space="preserve"> sont affichées</w:t>
      </w:r>
    </w:p>
    <w:p w:rsidR="002B4B2E" w:rsidRPr="00BE48BB" w:rsidRDefault="002B4B2E" w:rsidP="00477CEA">
      <w:pPr>
        <w:pStyle w:val="Titre4bis"/>
      </w:pPr>
      <w:bookmarkStart w:id="3883" w:name="_Toc285793911"/>
      <w:r w:rsidRPr="00BE48BB">
        <w:t>Interface Liste des couleurs de badge</w:t>
      </w:r>
      <w:bookmarkEnd w:id="3883"/>
    </w:p>
    <w:p w:rsidR="002B4B2E" w:rsidRPr="00BE48BB" w:rsidRDefault="002B4B2E" w:rsidP="00477CEA">
      <w:pPr>
        <w:pStyle w:val="NormalArial"/>
        <w:jc w:val="both"/>
        <w:rPr>
          <w:bCs/>
        </w:rPr>
      </w:pPr>
      <w:r w:rsidRPr="00BE48BB">
        <w:rPr>
          <w:bCs/>
        </w:rPr>
        <w:t xml:space="preserve">L'écran affiche la liste des </w:t>
      </w:r>
      <w:r w:rsidRPr="00BE48BB">
        <w:t xml:space="preserve">couleurs </w:t>
      </w:r>
      <w:r w:rsidRPr="00BE48BB">
        <w:rPr>
          <w:bCs/>
        </w:rPr>
        <w:t xml:space="preserve">de badges. La liste est composée des colonnes </w:t>
      </w:r>
      <w:r w:rsidR="00F446BD" w:rsidRPr="00BE48BB">
        <w:rPr>
          <w:bCs/>
        </w:rPr>
        <w:t>:</w:t>
      </w:r>
    </w:p>
    <w:p w:rsidR="00F446BD" w:rsidRPr="00BE48BB" w:rsidRDefault="00F446BD" w:rsidP="00477CEA">
      <w:pPr>
        <w:pStyle w:val="NormalArial"/>
        <w:jc w:val="both"/>
        <w:rPr>
          <w:bCs/>
        </w:rPr>
      </w:pPr>
    </w:p>
    <w:p w:rsidR="006A5326" w:rsidRPr="00BE48BB" w:rsidRDefault="006A5326" w:rsidP="00477CEA">
      <w:pPr>
        <w:pStyle w:val="NormalArial"/>
        <w:numPr>
          <w:ilvl w:val="0"/>
          <w:numId w:val="10"/>
        </w:numPr>
        <w:jc w:val="both"/>
        <w:rPr>
          <w:bCs/>
        </w:rPr>
      </w:pPr>
      <w:r w:rsidRPr="00BE48BB">
        <w:rPr>
          <w:bCs/>
        </w:rPr>
        <w:t>Centre (</w:t>
      </w:r>
      <w:r w:rsidR="0015614C" w:rsidRPr="00BE48BB">
        <w:rPr>
          <w:bCs/>
        </w:rPr>
        <w:t xml:space="preserve">centre de la couleur du badge ou "nationale" pour les couleurs de badge nationales - </w:t>
      </w:r>
      <w:r w:rsidRPr="00BE48BB">
        <w:rPr>
          <w:bCs/>
        </w:rPr>
        <w:t>texte non modifiable)</w:t>
      </w:r>
    </w:p>
    <w:p w:rsidR="002B4B2E" w:rsidRPr="00BE48BB" w:rsidRDefault="002B4B2E" w:rsidP="00477CEA">
      <w:pPr>
        <w:pStyle w:val="NormalArial"/>
        <w:numPr>
          <w:ilvl w:val="0"/>
          <w:numId w:val="10"/>
        </w:numPr>
        <w:jc w:val="both"/>
        <w:rPr>
          <w:bCs/>
        </w:rPr>
      </w:pPr>
      <w:r w:rsidRPr="00BE48BB">
        <w:rPr>
          <w:bCs/>
        </w:rPr>
        <w:t xml:space="preserve">Code (texte </w:t>
      </w:r>
      <w:r w:rsidR="006A5326" w:rsidRPr="00BE48BB">
        <w:rPr>
          <w:bCs/>
        </w:rPr>
        <w:t>- non modifiable)</w:t>
      </w:r>
    </w:p>
    <w:p w:rsidR="002B4B2E" w:rsidRPr="00BE48BB" w:rsidRDefault="002B4B2E" w:rsidP="00477CEA">
      <w:pPr>
        <w:pStyle w:val="NormalArial"/>
        <w:jc w:val="both"/>
        <w:rPr>
          <w:bCs/>
        </w:rPr>
      </w:pPr>
    </w:p>
    <w:p w:rsidR="002B4B2E" w:rsidRPr="00BE48BB" w:rsidRDefault="006A5326" w:rsidP="00477CEA">
      <w:pPr>
        <w:pStyle w:val="NormalArial"/>
        <w:jc w:val="both"/>
        <w:rPr>
          <w:bCs/>
        </w:rPr>
      </w:pPr>
      <w:r w:rsidRPr="00BE48BB">
        <w:rPr>
          <w:bCs/>
        </w:rPr>
        <w:t>La liste est triée</w:t>
      </w:r>
      <w:r w:rsidR="002B4B2E" w:rsidRPr="00BE48BB">
        <w:rPr>
          <w:bCs/>
        </w:rPr>
        <w:t xml:space="preserve"> </w:t>
      </w:r>
      <w:r w:rsidRPr="00BE48BB">
        <w:rPr>
          <w:bCs/>
        </w:rPr>
        <w:t xml:space="preserve">sur le </w:t>
      </w:r>
      <w:r w:rsidR="0015614C" w:rsidRPr="00BE48BB">
        <w:rPr>
          <w:bCs/>
        </w:rPr>
        <w:t xml:space="preserve">centre </w:t>
      </w:r>
      <w:r w:rsidR="00AD6319">
        <w:rPr>
          <w:bCs/>
        </w:rPr>
        <w:t xml:space="preserve">(sauf pour la valeur  "nationale" affichée en premier) </w:t>
      </w:r>
      <w:r w:rsidR="0015614C" w:rsidRPr="00BE48BB">
        <w:rPr>
          <w:bCs/>
        </w:rPr>
        <w:t xml:space="preserve">puis sur le </w:t>
      </w:r>
      <w:r w:rsidRPr="00BE48BB">
        <w:rPr>
          <w:bCs/>
        </w:rPr>
        <w:t>code</w:t>
      </w:r>
      <w:r w:rsidR="0015614C" w:rsidRPr="00BE48BB">
        <w:rPr>
          <w:bCs/>
        </w:rPr>
        <w:t xml:space="preserve"> par ordre alphabétique.</w:t>
      </w:r>
    </w:p>
    <w:p w:rsidR="002B4B2E" w:rsidRPr="00BE48BB" w:rsidRDefault="002B4B2E" w:rsidP="00477CEA">
      <w:pPr>
        <w:pStyle w:val="Titre4bis"/>
      </w:pPr>
      <w:bookmarkStart w:id="3884" w:name="_Toc285793912"/>
      <w:r w:rsidRPr="00BE48BB">
        <w:t>Scénario 1 – Afficher la liste des couleurs de badge</w:t>
      </w:r>
      <w:bookmarkEnd w:id="3884"/>
    </w:p>
    <w:p w:rsidR="002B4B2E" w:rsidRPr="00BE48BB" w:rsidRDefault="002B4B2E" w:rsidP="00477CEA">
      <w:pPr>
        <w:pStyle w:val="NormalArial"/>
        <w:numPr>
          <w:ilvl w:val="0"/>
          <w:numId w:val="33"/>
        </w:numPr>
        <w:rPr>
          <w:bCs/>
        </w:rPr>
      </w:pPr>
      <w:r w:rsidRPr="00BE48BB">
        <w:rPr>
          <w:bCs/>
        </w:rPr>
        <w:t>L'acteur arrive sur le module.</w:t>
      </w:r>
    </w:p>
    <w:p w:rsidR="002B4B2E" w:rsidRPr="00BE48BB" w:rsidRDefault="002B4B2E" w:rsidP="00477CEA">
      <w:pPr>
        <w:pStyle w:val="NormalArial"/>
        <w:numPr>
          <w:ilvl w:val="0"/>
          <w:numId w:val="33"/>
        </w:numPr>
        <w:rPr>
          <w:bCs/>
        </w:rPr>
      </w:pPr>
      <w:r w:rsidRPr="00BE48BB">
        <w:rPr>
          <w:bCs/>
        </w:rPr>
        <w:t xml:space="preserve">Le système affiche la liste des </w:t>
      </w:r>
      <w:r w:rsidRPr="00BE48BB">
        <w:t xml:space="preserve">couleurs </w:t>
      </w:r>
      <w:r w:rsidRPr="00BE48BB">
        <w:rPr>
          <w:bCs/>
        </w:rPr>
        <w:t>de badge tel</w:t>
      </w:r>
      <w:r w:rsidR="00751EF2" w:rsidRPr="00BE48BB">
        <w:rPr>
          <w:bCs/>
        </w:rPr>
        <w:t>le</w:t>
      </w:r>
      <w:r w:rsidRPr="00BE48BB">
        <w:rPr>
          <w:bCs/>
        </w:rPr>
        <w:t>s que</w:t>
      </w:r>
    </w:p>
    <w:p w:rsidR="004C5C61" w:rsidRPr="00BE48BB" w:rsidRDefault="004C5C61" w:rsidP="00477CEA">
      <w:pPr>
        <w:pStyle w:val="NormalArial"/>
        <w:numPr>
          <w:ilvl w:val="0"/>
          <w:numId w:val="127"/>
        </w:numPr>
        <w:rPr>
          <w:bCs/>
        </w:rPr>
      </w:pPr>
      <w:r w:rsidRPr="00BE48BB">
        <w:rPr>
          <w:bCs/>
        </w:rPr>
        <w:t>la couleur de badge est "nationale"</w:t>
      </w:r>
    </w:p>
    <w:p w:rsidR="002B4B2E" w:rsidRPr="00BE48BB" w:rsidRDefault="004C5C61" w:rsidP="00477CEA">
      <w:pPr>
        <w:pStyle w:val="NormalArial"/>
        <w:numPr>
          <w:ilvl w:val="0"/>
          <w:numId w:val="127"/>
        </w:numPr>
        <w:rPr>
          <w:bCs/>
        </w:rPr>
      </w:pPr>
      <w:r w:rsidRPr="00BE48BB">
        <w:rPr>
          <w:bCs/>
        </w:rPr>
        <w:t>ou le centre fait partie des centres d'habilitation de l'acteur</w:t>
      </w:r>
    </w:p>
    <w:p w:rsidR="007E4541" w:rsidRDefault="007E4541" w:rsidP="00477CEA">
      <w:pPr>
        <w:pStyle w:val="NormalArial"/>
        <w:ind w:left="1440"/>
        <w:rPr>
          <w:bCs/>
        </w:rPr>
      </w:pPr>
    </w:p>
    <w:p w:rsidR="00AD6319" w:rsidRPr="00BE48BB" w:rsidRDefault="00AD6319" w:rsidP="00477CEA">
      <w:pPr>
        <w:pStyle w:val="NormalArial"/>
        <w:ind w:left="1440"/>
        <w:rPr>
          <w:bCs/>
        </w:rPr>
      </w:pPr>
    </w:p>
    <w:p w:rsidR="002B4B2E" w:rsidRPr="00BE48BB" w:rsidRDefault="002B4B2E" w:rsidP="00D23387">
      <w:pPr>
        <w:pStyle w:val="Titre3"/>
      </w:pPr>
      <w:bookmarkStart w:id="3885" w:name="_Toc286221007"/>
      <w:bookmarkStart w:id="3886" w:name="_Toc286245694"/>
      <w:bookmarkStart w:id="3887" w:name="_Toc286299672"/>
      <w:bookmarkStart w:id="3888" w:name="_Toc286336498"/>
      <w:bookmarkStart w:id="3889" w:name="_Toc286381316"/>
      <w:bookmarkStart w:id="3890" w:name="_Toc286417307"/>
      <w:bookmarkStart w:id="3891" w:name="_Toc286425364"/>
      <w:bookmarkStart w:id="3892" w:name="_Toc286917053"/>
      <w:bookmarkStart w:id="3893" w:name="_Toc286221008"/>
      <w:bookmarkStart w:id="3894" w:name="_Toc286245695"/>
      <w:bookmarkStart w:id="3895" w:name="_Toc286299673"/>
      <w:bookmarkStart w:id="3896" w:name="_Toc286336499"/>
      <w:bookmarkStart w:id="3897" w:name="_Toc286381317"/>
      <w:bookmarkStart w:id="3898" w:name="_Toc286417308"/>
      <w:bookmarkStart w:id="3899" w:name="_Toc286425365"/>
      <w:bookmarkStart w:id="3900" w:name="_Toc286917054"/>
      <w:bookmarkStart w:id="3901" w:name="_Toc285793913"/>
      <w:bookmarkStart w:id="3902" w:name="_Toc292454162"/>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r w:rsidRPr="00BE48BB">
        <w:t xml:space="preserve">Gérer les couleurs de badge </w:t>
      </w:r>
      <w:r w:rsidR="00B352BE" w:rsidRPr="00BE48BB">
        <w:t>de</w:t>
      </w:r>
      <w:r w:rsidRPr="00BE48BB">
        <w:t xml:space="preserve"> Centre</w:t>
      </w:r>
      <w:bookmarkEnd w:id="3901"/>
      <w:bookmarkEnd w:id="3902"/>
    </w:p>
    <w:p w:rsidR="002B4B2E" w:rsidRPr="00BE48BB" w:rsidRDefault="002B4B2E" w:rsidP="002B4B2E">
      <w:pPr>
        <w:pStyle w:val="NormalArial"/>
        <w:rPr>
          <w:bCs/>
        </w:rPr>
      </w:pPr>
      <w:r w:rsidRPr="00BE48BB">
        <w:rPr>
          <w:b/>
          <w:bCs/>
        </w:rPr>
        <w:t>Résumé</w:t>
      </w:r>
      <w:r w:rsidRPr="00BE48BB">
        <w:rPr>
          <w:bCs/>
        </w:rPr>
        <w:t xml:space="preserve"> : Cette fonctionnalité permet à l'acteur de gérer les </w:t>
      </w:r>
      <w:r w:rsidRPr="00BE48BB">
        <w:t xml:space="preserve">couleurs </w:t>
      </w:r>
      <w:r w:rsidRPr="00BE48BB">
        <w:rPr>
          <w:bCs/>
        </w:rPr>
        <w:t xml:space="preserve">de badge </w:t>
      </w:r>
      <w:r w:rsidR="00693AB5" w:rsidRPr="00BE48BB">
        <w:rPr>
          <w:bCs/>
        </w:rPr>
        <w:t>de</w:t>
      </w:r>
      <w:r w:rsidRPr="00BE48BB">
        <w:rPr>
          <w:bCs/>
        </w:rPr>
        <w:t xml:space="preserve"> centre (création, modification, suppression)</w:t>
      </w:r>
      <w:r w:rsidR="00751EF2" w:rsidRPr="00BE48BB">
        <w:rPr>
          <w:bCs/>
        </w:rPr>
        <w:t xml:space="preserve"> et d'afficher les couleurs de badge nationales.</w:t>
      </w:r>
    </w:p>
    <w:p w:rsidR="002B4B2E" w:rsidRPr="00BE48BB" w:rsidRDefault="002B4B2E" w:rsidP="002B4B2E">
      <w:pPr>
        <w:pStyle w:val="NormalArial"/>
        <w:rPr>
          <w:bCs/>
        </w:rPr>
      </w:pPr>
      <w:r w:rsidRPr="00BE48BB">
        <w:rPr>
          <w:b/>
          <w:bCs/>
        </w:rPr>
        <w:t xml:space="preserve">Acteur(s) </w:t>
      </w:r>
      <w:r w:rsidRPr="00BE48BB">
        <w:rPr>
          <w:bCs/>
        </w:rPr>
        <w:t>: Administrateur Centre</w:t>
      </w:r>
    </w:p>
    <w:p w:rsidR="002B4B2E" w:rsidRPr="00BE48BB" w:rsidRDefault="002B4B2E" w:rsidP="002B4B2E">
      <w:pPr>
        <w:pStyle w:val="NormalArial"/>
        <w:rPr>
          <w:bCs/>
        </w:rPr>
      </w:pPr>
      <w:r w:rsidRPr="00BE48BB">
        <w:rPr>
          <w:b/>
          <w:bCs/>
        </w:rPr>
        <w:t>Pré-condition</w:t>
      </w:r>
      <w:r w:rsidRPr="00BE48BB">
        <w:rPr>
          <w:bCs/>
        </w:rPr>
        <w:t xml:space="preserve"> : L'acteur est identifié</w:t>
      </w:r>
    </w:p>
    <w:p w:rsidR="002B4B2E" w:rsidRPr="00BE48BB" w:rsidRDefault="002B4B2E" w:rsidP="002B4B2E">
      <w:pPr>
        <w:pStyle w:val="NormalArial"/>
        <w:rPr>
          <w:bCs/>
        </w:rPr>
      </w:pPr>
      <w:r w:rsidRPr="00BE48BB">
        <w:rPr>
          <w:b/>
          <w:bCs/>
        </w:rPr>
        <w:t>Post-condition</w:t>
      </w:r>
      <w:r w:rsidRPr="00BE48BB">
        <w:rPr>
          <w:bCs/>
        </w:rPr>
        <w:t xml:space="preserve"> : les </w:t>
      </w:r>
      <w:r w:rsidRPr="00BE48BB">
        <w:t xml:space="preserve">couleurs </w:t>
      </w:r>
      <w:r w:rsidRPr="00BE48BB">
        <w:rPr>
          <w:bCs/>
        </w:rPr>
        <w:t>de badge sont géré</w:t>
      </w:r>
      <w:r w:rsidR="0015614C" w:rsidRPr="00BE48BB">
        <w:rPr>
          <w:bCs/>
        </w:rPr>
        <w:t>e</w:t>
      </w:r>
      <w:r w:rsidRPr="00BE48BB">
        <w:rPr>
          <w:bCs/>
        </w:rPr>
        <w:t>s</w:t>
      </w:r>
    </w:p>
    <w:p w:rsidR="002B4B2E" w:rsidRPr="00BE48BB" w:rsidRDefault="002B4B2E" w:rsidP="00477CEA">
      <w:pPr>
        <w:pStyle w:val="Titre4bis"/>
      </w:pPr>
      <w:bookmarkStart w:id="3903" w:name="_Toc285793914"/>
      <w:r w:rsidRPr="00BE48BB">
        <w:t>Interface Liste des couleurs de badge</w:t>
      </w:r>
      <w:bookmarkEnd w:id="3903"/>
    </w:p>
    <w:p w:rsidR="002B4B2E" w:rsidRPr="00BE48BB" w:rsidRDefault="002B4B2E" w:rsidP="00477CEA">
      <w:pPr>
        <w:pStyle w:val="NormalArial"/>
        <w:jc w:val="both"/>
        <w:rPr>
          <w:bCs/>
        </w:rPr>
      </w:pPr>
      <w:r w:rsidRPr="00BE48BB">
        <w:rPr>
          <w:bCs/>
        </w:rPr>
        <w:t xml:space="preserve">L'écran affiche la liste des </w:t>
      </w:r>
      <w:r w:rsidRPr="00BE48BB">
        <w:t xml:space="preserve">couleurs </w:t>
      </w:r>
      <w:r w:rsidRPr="00BE48BB">
        <w:rPr>
          <w:bCs/>
        </w:rPr>
        <w:t xml:space="preserve">de badges. La liste est composée des colonnes </w:t>
      </w:r>
      <w:r w:rsidR="00693AB5" w:rsidRPr="00BE48BB">
        <w:rPr>
          <w:bCs/>
        </w:rPr>
        <w:t>:</w:t>
      </w:r>
    </w:p>
    <w:p w:rsidR="00693AB5" w:rsidRPr="00BE48BB" w:rsidRDefault="00693AB5" w:rsidP="00477CEA">
      <w:pPr>
        <w:pStyle w:val="NormalArial"/>
        <w:jc w:val="both"/>
        <w:rPr>
          <w:bCs/>
        </w:rPr>
      </w:pPr>
    </w:p>
    <w:p w:rsidR="007B66FB" w:rsidRPr="00BE48BB" w:rsidRDefault="007B66FB" w:rsidP="00477CEA">
      <w:pPr>
        <w:pStyle w:val="NormalArial"/>
        <w:numPr>
          <w:ilvl w:val="0"/>
          <w:numId w:val="10"/>
        </w:numPr>
        <w:jc w:val="both"/>
        <w:rPr>
          <w:bCs/>
        </w:rPr>
      </w:pPr>
      <w:r w:rsidRPr="00BE48BB">
        <w:rPr>
          <w:bCs/>
        </w:rPr>
        <w:t>Centre (</w:t>
      </w:r>
      <w:r w:rsidR="00F83371" w:rsidRPr="00BE48BB">
        <w:rPr>
          <w:bCs/>
        </w:rPr>
        <w:t xml:space="preserve">code du centre de la couleur du badge ou "nationale" pour les couleurs de badge nationales - </w:t>
      </w:r>
      <w:r w:rsidRPr="00BE48BB">
        <w:rPr>
          <w:bCs/>
        </w:rPr>
        <w:t>texte non modifiable)</w:t>
      </w:r>
    </w:p>
    <w:p w:rsidR="002B4B2E" w:rsidRPr="00BE48BB" w:rsidRDefault="002B4B2E" w:rsidP="00477CEA">
      <w:pPr>
        <w:pStyle w:val="NormalArial"/>
        <w:numPr>
          <w:ilvl w:val="0"/>
          <w:numId w:val="10"/>
        </w:numPr>
        <w:jc w:val="both"/>
        <w:rPr>
          <w:bCs/>
        </w:rPr>
      </w:pPr>
      <w:r w:rsidRPr="00BE48BB">
        <w:rPr>
          <w:bCs/>
        </w:rPr>
        <w:t xml:space="preserve">Code (texte </w:t>
      </w:r>
      <w:r w:rsidR="007B66FB" w:rsidRPr="00BE48BB">
        <w:rPr>
          <w:bCs/>
        </w:rPr>
        <w:t>– non modifiable</w:t>
      </w:r>
      <w:r w:rsidRPr="00BE48BB">
        <w:rPr>
          <w:bCs/>
        </w:rPr>
        <w:t>)</w:t>
      </w:r>
    </w:p>
    <w:p w:rsidR="000862EB" w:rsidRPr="00BE48BB" w:rsidRDefault="002B4B2E" w:rsidP="00477CEA">
      <w:pPr>
        <w:pStyle w:val="NormalArial"/>
        <w:numPr>
          <w:ilvl w:val="0"/>
          <w:numId w:val="10"/>
        </w:numPr>
        <w:jc w:val="both"/>
        <w:rPr>
          <w:bCs/>
        </w:rPr>
      </w:pPr>
      <w:r w:rsidRPr="00BE48BB">
        <w:rPr>
          <w:bCs/>
        </w:rPr>
        <w:t xml:space="preserve">Un bouton "Modifier" pour les lignes </w:t>
      </w:r>
      <w:r w:rsidR="000862EB" w:rsidRPr="00BE48BB">
        <w:rPr>
          <w:bCs/>
        </w:rPr>
        <w:t>où le centre fait partie des centres d'habilitation de l'acteur</w:t>
      </w:r>
    </w:p>
    <w:p w:rsidR="000862EB" w:rsidRPr="00BE48BB" w:rsidRDefault="002B4B2E" w:rsidP="00477CEA">
      <w:pPr>
        <w:pStyle w:val="NormalArial"/>
        <w:numPr>
          <w:ilvl w:val="0"/>
          <w:numId w:val="10"/>
        </w:numPr>
        <w:jc w:val="both"/>
        <w:rPr>
          <w:bCs/>
        </w:rPr>
      </w:pPr>
      <w:r w:rsidRPr="00BE48BB">
        <w:rPr>
          <w:bCs/>
        </w:rPr>
        <w:t xml:space="preserve">Un bouton "Supprimer" pour les lignes </w:t>
      </w:r>
      <w:r w:rsidR="000862EB" w:rsidRPr="00BE48BB">
        <w:rPr>
          <w:bCs/>
        </w:rPr>
        <w:t>où le centre fait partie des centres d'habilitation de l'acteur</w:t>
      </w:r>
    </w:p>
    <w:p w:rsidR="000862EB" w:rsidRPr="00BE48BB" w:rsidRDefault="000862EB" w:rsidP="00477CEA">
      <w:pPr>
        <w:pStyle w:val="NormalArial"/>
        <w:jc w:val="both"/>
        <w:rPr>
          <w:bCs/>
        </w:rPr>
      </w:pPr>
    </w:p>
    <w:p w:rsidR="002B4B2E" w:rsidRPr="00BE48BB" w:rsidRDefault="002B4B2E" w:rsidP="00477CEA">
      <w:pPr>
        <w:pStyle w:val="NormalArial"/>
        <w:jc w:val="both"/>
        <w:rPr>
          <w:bCs/>
        </w:rPr>
      </w:pPr>
    </w:p>
    <w:p w:rsidR="002B4B2E" w:rsidRPr="00BE48BB" w:rsidRDefault="002B4B2E" w:rsidP="00477CEA">
      <w:pPr>
        <w:pStyle w:val="NormalArial"/>
        <w:rPr>
          <w:bCs/>
        </w:rPr>
      </w:pPr>
      <w:r w:rsidRPr="00BE48BB">
        <w:rPr>
          <w:bCs/>
        </w:rPr>
        <w:t xml:space="preserve">La liste est triée par ordre alphabétique sur le </w:t>
      </w:r>
      <w:r w:rsidR="00F83371" w:rsidRPr="00BE48BB">
        <w:rPr>
          <w:bCs/>
        </w:rPr>
        <w:t xml:space="preserve">centre </w:t>
      </w:r>
      <w:r w:rsidR="00B5395E">
        <w:rPr>
          <w:bCs/>
        </w:rPr>
        <w:t xml:space="preserve">(sauf pour la valeur  "nationale" affichée en premier) </w:t>
      </w:r>
      <w:r w:rsidR="00F83371" w:rsidRPr="00BE48BB">
        <w:rPr>
          <w:bCs/>
        </w:rPr>
        <w:t xml:space="preserve">puis sur le </w:t>
      </w:r>
      <w:r w:rsidRPr="00BE48BB">
        <w:rPr>
          <w:bCs/>
        </w:rPr>
        <w:t>code.</w:t>
      </w:r>
    </w:p>
    <w:p w:rsidR="002B4B2E" w:rsidRPr="00BE48BB" w:rsidRDefault="002B4B2E" w:rsidP="00477CEA">
      <w:pPr>
        <w:pStyle w:val="NormalArial"/>
        <w:rPr>
          <w:bCs/>
        </w:rPr>
      </w:pPr>
    </w:p>
    <w:p w:rsidR="002B4B2E" w:rsidRPr="00BE48BB" w:rsidRDefault="002B4B2E" w:rsidP="00477CEA">
      <w:pPr>
        <w:pStyle w:val="NormalArial"/>
        <w:rPr>
          <w:bCs/>
        </w:rPr>
      </w:pPr>
      <w:r w:rsidRPr="00BE48BB">
        <w:rPr>
          <w:bCs/>
        </w:rPr>
        <w:t>Un bouton "</w:t>
      </w:r>
      <w:r w:rsidR="007B66FB" w:rsidRPr="00BE48BB">
        <w:rPr>
          <w:bCs/>
        </w:rPr>
        <w:t>Nouveau</w:t>
      </w:r>
      <w:r w:rsidRPr="00BE48BB">
        <w:rPr>
          <w:bCs/>
        </w:rPr>
        <w:t>" permet de créer un</w:t>
      </w:r>
      <w:r w:rsidR="00F83371" w:rsidRPr="00BE48BB">
        <w:rPr>
          <w:bCs/>
        </w:rPr>
        <w:t>e nouvelle couleur de</w:t>
      </w:r>
      <w:r w:rsidRPr="00BE48BB">
        <w:rPr>
          <w:bCs/>
        </w:rPr>
        <w:t xml:space="preserve"> badge.</w:t>
      </w:r>
    </w:p>
    <w:p w:rsidR="007B66FB" w:rsidRPr="00BE48BB" w:rsidRDefault="007B66FB" w:rsidP="00477CEA">
      <w:pPr>
        <w:pStyle w:val="NormalArial"/>
        <w:rPr>
          <w:bCs/>
        </w:rPr>
      </w:pPr>
    </w:p>
    <w:p w:rsidR="002B4B2E" w:rsidRPr="00BE48BB" w:rsidRDefault="002B4B2E" w:rsidP="00477CEA">
      <w:pPr>
        <w:pStyle w:val="Titre4bis"/>
      </w:pPr>
      <w:bookmarkStart w:id="3904" w:name="_Toc286245698"/>
      <w:bookmarkStart w:id="3905" w:name="_Toc286299676"/>
      <w:bookmarkStart w:id="3906" w:name="_Toc286245699"/>
      <w:bookmarkStart w:id="3907" w:name="_Toc286299677"/>
      <w:bookmarkStart w:id="3908" w:name="_Toc285793915"/>
      <w:bookmarkEnd w:id="3904"/>
      <w:bookmarkEnd w:id="3905"/>
      <w:bookmarkEnd w:id="3906"/>
      <w:bookmarkEnd w:id="3907"/>
      <w:r w:rsidRPr="00BE48BB">
        <w:t>Interface – Formulaire couleurs de badge</w:t>
      </w:r>
      <w:bookmarkEnd w:id="3908"/>
    </w:p>
    <w:p w:rsidR="002B4B2E" w:rsidRPr="00BE48BB" w:rsidRDefault="002B4B2E" w:rsidP="00477CEA">
      <w:pPr>
        <w:pStyle w:val="NormalArial"/>
        <w:rPr>
          <w:bCs/>
        </w:rPr>
      </w:pPr>
      <w:r w:rsidRPr="00BE48BB">
        <w:rPr>
          <w:bCs/>
        </w:rPr>
        <w:t xml:space="preserve">L'écran affiche un formulaire composé </w:t>
      </w:r>
      <w:r w:rsidR="00626147" w:rsidRPr="00BE48BB">
        <w:rPr>
          <w:bCs/>
        </w:rPr>
        <w:t>des</w:t>
      </w:r>
      <w:r w:rsidRPr="00BE48BB">
        <w:rPr>
          <w:bCs/>
        </w:rPr>
        <w:t xml:space="preserve"> champ</w:t>
      </w:r>
      <w:r w:rsidR="00626147" w:rsidRPr="00BE48BB">
        <w:rPr>
          <w:bCs/>
        </w:rPr>
        <w:t>s</w:t>
      </w:r>
      <w:r w:rsidRPr="00BE48BB">
        <w:rPr>
          <w:bCs/>
        </w:rPr>
        <w:t xml:space="preserve"> :</w:t>
      </w:r>
    </w:p>
    <w:p w:rsidR="007B66FB" w:rsidRPr="00BE48BB" w:rsidRDefault="007B66FB" w:rsidP="00477CEA">
      <w:pPr>
        <w:pStyle w:val="NormalArial"/>
        <w:numPr>
          <w:ilvl w:val="0"/>
          <w:numId w:val="12"/>
        </w:numPr>
        <w:jc w:val="both"/>
        <w:rPr>
          <w:bCs/>
        </w:rPr>
      </w:pPr>
      <w:r w:rsidRPr="00BE48BB">
        <w:rPr>
          <w:bCs/>
        </w:rPr>
        <w:lastRenderedPageBreak/>
        <w:t xml:space="preserve">Centre : (Liste contenant les </w:t>
      </w:r>
      <w:r w:rsidR="00CF05E2" w:rsidRPr="00BE48BB">
        <w:rPr>
          <w:bCs/>
        </w:rPr>
        <w:t>centres faisant partie des centres d'habilitation de l'acteur</w:t>
      </w:r>
      <w:r w:rsidRPr="00BE48BB">
        <w:rPr>
          <w:bCs/>
        </w:rPr>
        <w:t xml:space="preserve"> – un seul choix possible - obligatoire). </w:t>
      </w:r>
      <w:r w:rsidR="00DB21F3" w:rsidRPr="00BE48BB">
        <w:rPr>
          <w:bCs/>
        </w:rPr>
        <w:t>Si la liste ne contient qu'un centre, il est sélectionné par défaut.</w:t>
      </w:r>
    </w:p>
    <w:p w:rsidR="002B4B2E" w:rsidRPr="00BE48BB" w:rsidRDefault="002B4B2E" w:rsidP="00477CEA">
      <w:pPr>
        <w:pStyle w:val="NormalArial"/>
        <w:numPr>
          <w:ilvl w:val="0"/>
          <w:numId w:val="12"/>
        </w:numPr>
        <w:rPr>
          <w:bCs/>
        </w:rPr>
      </w:pPr>
      <w:r w:rsidRPr="00BE48BB">
        <w:rPr>
          <w:bCs/>
        </w:rPr>
        <w:t>Code (</w:t>
      </w:r>
      <w:r w:rsidR="007B66FB" w:rsidRPr="00BE48BB">
        <w:rPr>
          <w:bCs/>
        </w:rPr>
        <w:t xml:space="preserve">saisie </w:t>
      </w:r>
      <w:r w:rsidRPr="00BE48BB">
        <w:rPr>
          <w:bCs/>
        </w:rPr>
        <w:t>texte libre</w:t>
      </w:r>
      <w:r w:rsidR="007B66FB" w:rsidRPr="00BE48BB">
        <w:rPr>
          <w:bCs/>
        </w:rPr>
        <w:t xml:space="preserve"> - obligatoire</w:t>
      </w:r>
      <w:r w:rsidRPr="00BE48BB">
        <w:rPr>
          <w:bCs/>
        </w:rPr>
        <w:t>)</w:t>
      </w:r>
    </w:p>
    <w:p w:rsidR="007B66FB" w:rsidRPr="00BE48BB" w:rsidRDefault="007B66FB" w:rsidP="00477CEA">
      <w:pPr>
        <w:pStyle w:val="NormalArial"/>
        <w:rPr>
          <w:bCs/>
        </w:rPr>
      </w:pPr>
    </w:p>
    <w:p w:rsidR="007B66FB" w:rsidRPr="00BE48BB" w:rsidRDefault="002B4B2E" w:rsidP="00477CEA">
      <w:pPr>
        <w:pStyle w:val="NormalArial"/>
        <w:rPr>
          <w:bCs/>
        </w:rPr>
      </w:pPr>
      <w:r w:rsidRPr="00BE48BB">
        <w:rPr>
          <w:bCs/>
        </w:rPr>
        <w:t>Un bouton "Valider" permet d'enregistrer le formulaire.</w:t>
      </w:r>
      <w:r w:rsidR="00262C34" w:rsidRPr="00BE48BB">
        <w:rPr>
          <w:bCs/>
        </w:rPr>
        <w:t xml:space="preserve"> </w:t>
      </w:r>
    </w:p>
    <w:p w:rsidR="002B4B2E" w:rsidRPr="00BE48BB" w:rsidRDefault="002B4B2E" w:rsidP="00477CEA">
      <w:pPr>
        <w:pStyle w:val="NormalArial"/>
        <w:rPr>
          <w:bCs/>
        </w:rPr>
      </w:pPr>
      <w:r w:rsidRPr="00BE48BB">
        <w:rPr>
          <w:bCs/>
        </w:rPr>
        <w:t>Un bouton "Annuler" permet de revenir à la liste sans sauvegarder.</w:t>
      </w:r>
    </w:p>
    <w:p w:rsidR="002B4B2E" w:rsidRPr="00BE48BB" w:rsidRDefault="002B4B2E" w:rsidP="00477CEA">
      <w:pPr>
        <w:pStyle w:val="Titre4bis"/>
      </w:pPr>
      <w:r w:rsidRPr="00BE48BB">
        <w:t>Scénario 1 – Afficher la liste des couleurs de badge</w:t>
      </w:r>
    </w:p>
    <w:p w:rsidR="002B4B2E" w:rsidRPr="00BE48BB" w:rsidRDefault="002B4B2E" w:rsidP="00477CEA">
      <w:pPr>
        <w:pStyle w:val="NormalArial"/>
        <w:numPr>
          <w:ilvl w:val="0"/>
          <w:numId w:val="23"/>
        </w:numPr>
      </w:pPr>
      <w:r w:rsidRPr="00BE48BB">
        <w:t>L'acteur arrive sur le module.</w:t>
      </w:r>
    </w:p>
    <w:p w:rsidR="00626147" w:rsidRPr="00BE48BB" w:rsidRDefault="002B4B2E" w:rsidP="00477CEA">
      <w:pPr>
        <w:pStyle w:val="NormalArial"/>
        <w:numPr>
          <w:ilvl w:val="0"/>
          <w:numId w:val="23"/>
        </w:numPr>
      </w:pPr>
      <w:r w:rsidRPr="00BE48BB">
        <w:t>Le système affiche la liste des couleurs de badge</w:t>
      </w:r>
      <w:r w:rsidR="00E30393" w:rsidRPr="00BE48BB">
        <w:t xml:space="preserve"> </w:t>
      </w:r>
      <w:r w:rsidR="00626147" w:rsidRPr="00BE48BB">
        <w:t>telles que</w:t>
      </w:r>
    </w:p>
    <w:p w:rsidR="00626147" w:rsidRPr="00BE48BB" w:rsidRDefault="00626147" w:rsidP="00477CEA">
      <w:pPr>
        <w:pStyle w:val="NormalArial"/>
        <w:numPr>
          <w:ilvl w:val="0"/>
          <w:numId w:val="128"/>
        </w:numPr>
        <w:jc w:val="both"/>
        <w:rPr>
          <w:bCs/>
        </w:rPr>
      </w:pPr>
      <w:r w:rsidRPr="00BE48BB">
        <w:rPr>
          <w:bCs/>
        </w:rPr>
        <w:t>la valeur indiquée pour le centre est "nationale"</w:t>
      </w:r>
    </w:p>
    <w:p w:rsidR="00626147" w:rsidRPr="00BE48BB" w:rsidRDefault="00626147" w:rsidP="00477CEA">
      <w:pPr>
        <w:pStyle w:val="NormalArial"/>
        <w:numPr>
          <w:ilvl w:val="0"/>
          <w:numId w:val="128"/>
        </w:numPr>
        <w:jc w:val="both"/>
        <w:rPr>
          <w:bCs/>
        </w:rPr>
      </w:pPr>
      <w:r w:rsidRPr="00BE48BB">
        <w:rPr>
          <w:bCs/>
        </w:rPr>
        <w:t xml:space="preserve">ou le centre fait partie des centres d'habilitation de l'acteur </w:t>
      </w:r>
    </w:p>
    <w:p w:rsidR="00626147" w:rsidRPr="00BE48BB" w:rsidRDefault="00626147" w:rsidP="00477CEA">
      <w:pPr>
        <w:pStyle w:val="NormalArial"/>
        <w:jc w:val="both"/>
        <w:rPr>
          <w:bCs/>
        </w:rPr>
      </w:pPr>
    </w:p>
    <w:p w:rsidR="002B4B2E" w:rsidRPr="00BE48BB" w:rsidRDefault="002B4B2E" w:rsidP="00477CEA">
      <w:pPr>
        <w:pStyle w:val="Titre4bis"/>
      </w:pPr>
      <w:r w:rsidRPr="00BE48BB">
        <w:t>Scénario 2 – Créer une nouvelle couleur de badge</w:t>
      </w:r>
    </w:p>
    <w:p w:rsidR="002B4B2E" w:rsidRPr="00BE48BB" w:rsidRDefault="00DB21F3" w:rsidP="00477CEA">
      <w:pPr>
        <w:pStyle w:val="NormalArial"/>
        <w:numPr>
          <w:ilvl w:val="0"/>
          <w:numId w:val="24"/>
        </w:numPr>
      </w:pPr>
      <w:r w:rsidRPr="00BE48BB">
        <w:t>A partir de la liste des couleurs de badge</w:t>
      </w:r>
      <w:r w:rsidR="00626147" w:rsidRPr="00BE48BB">
        <w:t xml:space="preserve">, </w:t>
      </w:r>
      <w:r w:rsidRPr="00BE48BB">
        <w:t>l</w:t>
      </w:r>
      <w:r w:rsidR="002B4B2E" w:rsidRPr="00BE48BB">
        <w:t>'acteur clique sur "</w:t>
      </w:r>
      <w:r w:rsidR="00914A85" w:rsidRPr="00BE48BB">
        <w:t>Nouveau</w:t>
      </w:r>
      <w:r w:rsidR="002B4B2E" w:rsidRPr="00BE48BB">
        <w:t>"</w:t>
      </w:r>
    </w:p>
    <w:p w:rsidR="002B4B2E" w:rsidRPr="00BE48BB" w:rsidRDefault="002B4B2E" w:rsidP="00477CEA">
      <w:pPr>
        <w:pStyle w:val="NormalArial"/>
        <w:numPr>
          <w:ilvl w:val="0"/>
          <w:numId w:val="24"/>
        </w:numPr>
      </w:pPr>
      <w:r w:rsidRPr="00BE48BB">
        <w:t>Le système affiche le formulaire couleurs de badge</w:t>
      </w:r>
      <w:r w:rsidR="00626147" w:rsidRPr="00BE48BB">
        <w:t xml:space="preserve"> vierge</w:t>
      </w:r>
    </w:p>
    <w:p w:rsidR="002B4B2E" w:rsidRPr="00BE48BB" w:rsidRDefault="002B4B2E" w:rsidP="00477CEA">
      <w:pPr>
        <w:pStyle w:val="NormalArial"/>
        <w:numPr>
          <w:ilvl w:val="0"/>
          <w:numId w:val="24"/>
        </w:numPr>
      </w:pPr>
      <w:r w:rsidRPr="00BE48BB">
        <w:t>L'acteur saisit les informations et valide.</w:t>
      </w:r>
      <w:r w:rsidR="00914A85" w:rsidRPr="00BE48BB">
        <w:rPr>
          <w:b/>
          <w:color w:val="FF0000"/>
        </w:rPr>
        <w:t xml:space="preserve"> EXCEPTION1</w:t>
      </w:r>
    </w:p>
    <w:p w:rsidR="00914A85" w:rsidRPr="00BE48BB" w:rsidRDefault="002B4B2E" w:rsidP="00477CEA">
      <w:pPr>
        <w:pStyle w:val="NormalArial"/>
        <w:numPr>
          <w:ilvl w:val="0"/>
          <w:numId w:val="24"/>
        </w:numPr>
      </w:pPr>
      <w:r w:rsidRPr="00BE48BB">
        <w:t>Le système enregistre l</w:t>
      </w:r>
      <w:r w:rsidR="00CF05E2" w:rsidRPr="00BE48BB">
        <w:t>a nouvelle couleur de badge</w:t>
      </w:r>
    </w:p>
    <w:p w:rsidR="002B4B2E" w:rsidRPr="00BE48BB" w:rsidRDefault="002B4B2E" w:rsidP="00477CEA">
      <w:pPr>
        <w:pStyle w:val="NormalArial"/>
        <w:numPr>
          <w:ilvl w:val="0"/>
          <w:numId w:val="24"/>
        </w:numPr>
      </w:pPr>
      <w:r w:rsidRPr="00BE48BB">
        <w:t xml:space="preserve">Le système redirige </w:t>
      </w:r>
      <w:r w:rsidR="00E451D9" w:rsidRPr="00BE48BB">
        <w:t>l</w:t>
      </w:r>
      <w:r w:rsidRPr="00BE48BB">
        <w:t>'acteur vers la liste des couleurs de badge</w:t>
      </w:r>
    </w:p>
    <w:p w:rsidR="002B4B2E" w:rsidRPr="00BE48BB" w:rsidRDefault="002B4B2E" w:rsidP="00477CEA">
      <w:pPr>
        <w:pStyle w:val="NormalArial"/>
      </w:pPr>
    </w:p>
    <w:p w:rsidR="002B4B2E" w:rsidRPr="00BE48BB" w:rsidRDefault="002B4B2E" w:rsidP="00477CEA">
      <w:pPr>
        <w:pStyle w:val="Titre4bis"/>
      </w:pPr>
      <w:r w:rsidRPr="00BE48BB">
        <w:t>Scénario 3 – Modifier une couleur de badge</w:t>
      </w:r>
    </w:p>
    <w:p w:rsidR="002B4B2E" w:rsidRPr="00BE48BB" w:rsidRDefault="002B4B2E" w:rsidP="00477CEA">
      <w:pPr>
        <w:pStyle w:val="NormalArial"/>
        <w:numPr>
          <w:ilvl w:val="2"/>
          <w:numId w:val="60"/>
        </w:numPr>
      </w:pPr>
      <w:r w:rsidRPr="00BE48BB">
        <w:t xml:space="preserve">A partir de la liste des couleurs de badge, </w:t>
      </w:r>
      <w:r w:rsidR="00025DAC" w:rsidRPr="00BE48BB">
        <w:t>l</w:t>
      </w:r>
      <w:r w:rsidRPr="00BE48BB">
        <w:t>'acteur clique sur "Modifier "</w:t>
      </w:r>
    </w:p>
    <w:p w:rsidR="002B4B2E" w:rsidRPr="00BE48BB" w:rsidRDefault="002B4B2E" w:rsidP="00477CEA">
      <w:pPr>
        <w:pStyle w:val="NormalArial"/>
        <w:numPr>
          <w:ilvl w:val="2"/>
          <w:numId w:val="60"/>
        </w:numPr>
      </w:pPr>
      <w:r w:rsidRPr="00BE48BB">
        <w:t>Le système affiche un formulaire couleurs de badge pré-rempli</w:t>
      </w:r>
      <w:r w:rsidR="00626147" w:rsidRPr="00BE48BB">
        <w:t>.</w:t>
      </w:r>
      <w:r w:rsidR="00914A85" w:rsidRPr="00BE48BB">
        <w:t xml:space="preserve"> </w:t>
      </w:r>
      <w:r w:rsidR="00626147" w:rsidRPr="00BE48BB">
        <w:t>Le centre affiché dans le formulaire est non modifiable.</w:t>
      </w:r>
    </w:p>
    <w:p w:rsidR="002B4B2E" w:rsidRPr="00BE48BB" w:rsidRDefault="002B4B2E" w:rsidP="00477CEA">
      <w:pPr>
        <w:pStyle w:val="NormalArial"/>
        <w:numPr>
          <w:ilvl w:val="2"/>
          <w:numId w:val="60"/>
        </w:numPr>
      </w:pPr>
      <w:r w:rsidRPr="00BE48BB">
        <w:t xml:space="preserve">L'acteur modifie les données et valide </w:t>
      </w:r>
      <w:r w:rsidR="00914A85" w:rsidRPr="00BE48BB">
        <w:rPr>
          <w:b/>
          <w:color w:val="FF0000"/>
        </w:rPr>
        <w:t>EXCEPTION1</w:t>
      </w:r>
    </w:p>
    <w:p w:rsidR="002B4B2E" w:rsidRPr="00BE48BB" w:rsidRDefault="002B4B2E" w:rsidP="00477CEA">
      <w:pPr>
        <w:pStyle w:val="NormalArial"/>
        <w:numPr>
          <w:ilvl w:val="2"/>
          <w:numId w:val="60"/>
        </w:numPr>
      </w:pPr>
      <w:r w:rsidRPr="00BE48BB">
        <w:t>Le système enregistre les données</w:t>
      </w:r>
    </w:p>
    <w:p w:rsidR="002B4B2E" w:rsidRPr="00BE48BB" w:rsidRDefault="002B4B2E" w:rsidP="00477CEA">
      <w:pPr>
        <w:pStyle w:val="NormalArial"/>
        <w:numPr>
          <w:ilvl w:val="2"/>
          <w:numId w:val="60"/>
        </w:numPr>
      </w:pPr>
      <w:r w:rsidRPr="00BE48BB">
        <w:t>Le système redirige l'acteur vers la liste des couleurs de badge</w:t>
      </w:r>
    </w:p>
    <w:p w:rsidR="002B4B2E" w:rsidRPr="00BE48BB" w:rsidRDefault="002B4B2E" w:rsidP="00477CEA">
      <w:pPr>
        <w:pStyle w:val="Titre4bis"/>
      </w:pPr>
      <w:r w:rsidRPr="00BE48BB">
        <w:t>Scénario 4 – Supprimer une couleur de badge</w:t>
      </w:r>
    </w:p>
    <w:p w:rsidR="002B4B2E" w:rsidRPr="00BE48BB" w:rsidRDefault="002B4B2E" w:rsidP="00477CEA">
      <w:pPr>
        <w:pStyle w:val="NormalArial"/>
        <w:numPr>
          <w:ilvl w:val="3"/>
          <w:numId w:val="61"/>
        </w:numPr>
      </w:pPr>
      <w:r w:rsidRPr="00BE48BB">
        <w:t xml:space="preserve">A partir de la liste des couleurs de badge, </w:t>
      </w:r>
      <w:r w:rsidR="00626147" w:rsidRPr="00BE48BB">
        <w:t>l</w:t>
      </w:r>
      <w:r w:rsidRPr="00BE48BB">
        <w:t>'acteur clique sur "Supprimer"</w:t>
      </w:r>
    </w:p>
    <w:p w:rsidR="002B4B2E" w:rsidRPr="00BE48BB" w:rsidRDefault="002B4B2E" w:rsidP="00477CEA">
      <w:pPr>
        <w:pStyle w:val="NormalArial"/>
        <w:numPr>
          <w:ilvl w:val="3"/>
          <w:numId w:val="61"/>
        </w:numPr>
      </w:pPr>
      <w:r w:rsidRPr="00BE48BB">
        <w:t>Le système demande confirmation</w:t>
      </w:r>
    </w:p>
    <w:p w:rsidR="002B4B2E" w:rsidRPr="00BE48BB" w:rsidRDefault="002B4B2E" w:rsidP="00477CEA">
      <w:pPr>
        <w:pStyle w:val="NormalArial"/>
        <w:numPr>
          <w:ilvl w:val="3"/>
          <w:numId w:val="61"/>
        </w:numPr>
      </w:pPr>
      <w:r w:rsidRPr="00BE48BB">
        <w:t>L'acteur confirme</w:t>
      </w:r>
      <w:r w:rsidR="00DB21F3" w:rsidRPr="00BE48BB">
        <w:t xml:space="preserve"> la suppression</w:t>
      </w:r>
      <w:r w:rsidRPr="00BE48BB">
        <w:t xml:space="preserve">  </w:t>
      </w:r>
    </w:p>
    <w:p w:rsidR="002B4B2E" w:rsidRPr="00BE48BB" w:rsidRDefault="002B4B2E" w:rsidP="00477CEA">
      <w:pPr>
        <w:pStyle w:val="NormalArial"/>
        <w:numPr>
          <w:ilvl w:val="3"/>
          <w:numId w:val="61"/>
        </w:numPr>
      </w:pPr>
      <w:r w:rsidRPr="00BE48BB">
        <w:t>Le système supprime la couleur de badge</w:t>
      </w:r>
      <w:r w:rsidR="00626147" w:rsidRPr="00BE48BB">
        <w:t xml:space="preserve"> </w:t>
      </w:r>
    </w:p>
    <w:p w:rsidR="002B4B2E" w:rsidRPr="00BE48BB" w:rsidRDefault="002B4B2E" w:rsidP="00477CEA">
      <w:pPr>
        <w:pStyle w:val="NormalArial"/>
        <w:numPr>
          <w:ilvl w:val="3"/>
          <w:numId w:val="61"/>
        </w:numPr>
      </w:pPr>
      <w:r w:rsidRPr="00BE48BB">
        <w:t>Le système redirige l'acteur vers la liste des couleurs de badge</w:t>
      </w:r>
    </w:p>
    <w:p w:rsidR="002B4B2E" w:rsidRPr="00BE48BB" w:rsidRDefault="002B4B2E" w:rsidP="00477CEA">
      <w:pPr>
        <w:pStyle w:val="Titre4bis"/>
      </w:pPr>
      <w:r w:rsidRPr="00BE48BB">
        <w:t>Cas d'exception</w:t>
      </w:r>
    </w:p>
    <w:p w:rsidR="00914A85" w:rsidRPr="00BE48BB" w:rsidRDefault="00914A85" w:rsidP="00477CEA">
      <w:pPr>
        <w:pStyle w:val="NormalArial"/>
        <w:jc w:val="both"/>
      </w:pPr>
      <w:r w:rsidRPr="00BE48BB">
        <w:rPr>
          <w:b/>
          <w:color w:val="FF0000"/>
        </w:rPr>
        <w:t xml:space="preserve">EXCEPTION1 : </w:t>
      </w:r>
      <w:r w:rsidRPr="00BE48BB">
        <w:t xml:space="preserve">si </w:t>
      </w:r>
      <w:r w:rsidR="00025DAC" w:rsidRPr="00BE48BB">
        <w:t xml:space="preserve">le code n'est pas renseigné ou </w:t>
      </w:r>
      <w:r w:rsidR="00626147" w:rsidRPr="00BE48BB">
        <w:t>si</w:t>
      </w:r>
      <w:r w:rsidR="00025DAC" w:rsidRPr="00BE48BB">
        <w:t xml:space="preserve"> le code est déjà attribué à une autre couleur de badge pour le même centre, </w:t>
      </w:r>
      <w:r w:rsidR="00AD6319">
        <w:t xml:space="preserve">ou si le code est déjà attribué à une autre couleur de badge "nationale", </w:t>
      </w:r>
      <w:r w:rsidRPr="00BE48BB">
        <w:t>l'acteur est redirigé vers le formulaire et un message d’erreur est affiché</w:t>
      </w:r>
    </w:p>
    <w:p w:rsidR="00914A85" w:rsidRPr="00BE48BB" w:rsidRDefault="00914A85" w:rsidP="00477CEA">
      <w:pPr>
        <w:pStyle w:val="NormalArial"/>
      </w:pPr>
    </w:p>
    <w:p w:rsidR="00914A85" w:rsidRPr="00BE48BB" w:rsidRDefault="00914A85" w:rsidP="00477CEA">
      <w:pPr>
        <w:pStyle w:val="NormalArial"/>
      </w:pPr>
      <w:r w:rsidRPr="00BE48BB">
        <w:br w:type="page"/>
      </w:r>
    </w:p>
    <w:p w:rsidR="00914A85" w:rsidRPr="00BE48BB" w:rsidRDefault="00914A85" w:rsidP="00477CEA">
      <w:pPr>
        <w:pStyle w:val="NormalArial"/>
      </w:pPr>
    </w:p>
    <w:p w:rsidR="002B4B2E" w:rsidRPr="00BE48BB" w:rsidRDefault="002B4B2E" w:rsidP="00D23387">
      <w:pPr>
        <w:pStyle w:val="Titre3"/>
      </w:pPr>
      <w:bookmarkStart w:id="3909" w:name="_Toc292454163"/>
      <w:r w:rsidRPr="00BE48BB">
        <w:t xml:space="preserve">Gérer les couleurs de badge </w:t>
      </w:r>
      <w:r w:rsidR="00626147" w:rsidRPr="00BE48BB">
        <w:t>centre et nationales</w:t>
      </w:r>
      <w:bookmarkEnd w:id="3909"/>
    </w:p>
    <w:p w:rsidR="002B4B2E" w:rsidRPr="00BE48BB" w:rsidRDefault="002B4B2E" w:rsidP="002B4B2E">
      <w:pPr>
        <w:pStyle w:val="NormalArial"/>
        <w:rPr>
          <w:bCs/>
        </w:rPr>
      </w:pPr>
      <w:r w:rsidRPr="00BE48BB">
        <w:rPr>
          <w:b/>
          <w:bCs/>
        </w:rPr>
        <w:t>Résumé</w:t>
      </w:r>
      <w:r w:rsidRPr="00BE48BB">
        <w:rPr>
          <w:bCs/>
        </w:rPr>
        <w:t xml:space="preserve"> : Cette fonctionnalité permet à l'acteur de gérer </w:t>
      </w:r>
      <w:r w:rsidR="00DB21F3" w:rsidRPr="00BE48BB">
        <w:rPr>
          <w:bCs/>
        </w:rPr>
        <w:t xml:space="preserve">toutes les </w:t>
      </w:r>
      <w:r w:rsidRPr="00BE48BB">
        <w:t xml:space="preserve">couleurs </w:t>
      </w:r>
      <w:r w:rsidRPr="00BE48BB">
        <w:rPr>
          <w:bCs/>
        </w:rPr>
        <w:t>de badge (création, modification, suppression)</w:t>
      </w:r>
    </w:p>
    <w:p w:rsidR="002B4B2E" w:rsidRPr="00BE48BB" w:rsidRDefault="002B4B2E" w:rsidP="002B4B2E">
      <w:pPr>
        <w:pStyle w:val="NormalArial"/>
        <w:rPr>
          <w:bCs/>
        </w:rPr>
      </w:pPr>
      <w:r w:rsidRPr="00BE48BB">
        <w:rPr>
          <w:b/>
          <w:bCs/>
        </w:rPr>
        <w:t xml:space="preserve">Acteur(s) </w:t>
      </w:r>
      <w:r w:rsidRPr="00BE48BB">
        <w:rPr>
          <w:bCs/>
        </w:rPr>
        <w:t>: Administrateur National</w:t>
      </w:r>
    </w:p>
    <w:p w:rsidR="002B4B2E" w:rsidRPr="00BE48BB" w:rsidRDefault="002B4B2E" w:rsidP="002B4B2E">
      <w:pPr>
        <w:pStyle w:val="NormalArial"/>
        <w:rPr>
          <w:bCs/>
        </w:rPr>
      </w:pPr>
      <w:r w:rsidRPr="00BE48BB">
        <w:rPr>
          <w:b/>
          <w:bCs/>
        </w:rPr>
        <w:t>Pré-condition</w:t>
      </w:r>
      <w:r w:rsidRPr="00BE48BB">
        <w:rPr>
          <w:bCs/>
        </w:rPr>
        <w:t xml:space="preserve"> : L'acteur est identifié</w:t>
      </w:r>
    </w:p>
    <w:p w:rsidR="002B4B2E" w:rsidRPr="00BE48BB" w:rsidRDefault="002B4B2E" w:rsidP="002B4B2E">
      <w:pPr>
        <w:pStyle w:val="NormalArial"/>
        <w:rPr>
          <w:bCs/>
        </w:rPr>
      </w:pPr>
      <w:r w:rsidRPr="00BE48BB">
        <w:rPr>
          <w:b/>
          <w:bCs/>
        </w:rPr>
        <w:t>Post-condition</w:t>
      </w:r>
      <w:r w:rsidRPr="00BE48BB">
        <w:rPr>
          <w:bCs/>
        </w:rPr>
        <w:t xml:space="preserve"> : les </w:t>
      </w:r>
      <w:r w:rsidRPr="00BE48BB">
        <w:t xml:space="preserve">couleurs </w:t>
      </w:r>
      <w:r w:rsidRPr="00BE48BB">
        <w:rPr>
          <w:bCs/>
        </w:rPr>
        <w:t>de badge sont gérées</w:t>
      </w:r>
    </w:p>
    <w:p w:rsidR="002B4B2E" w:rsidRPr="00BE48BB" w:rsidRDefault="002B4B2E" w:rsidP="00477CEA">
      <w:pPr>
        <w:pStyle w:val="Titre4bis"/>
      </w:pPr>
      <w:r w:rsidRPr="00BE48BB">
        <w:t>Interface Liste des couleurs de badge</w:t>
      </w:r>
    </w:p>
    <w:p w:rsidR="002B4B2E" w:rsidRPr="00BE48BB" w:rsidRDefault="002B4B2E" w:rsidP="00477CEA">
      <w:pPr>
        <w:pStyle w:val="NormalArial"/>
        <w:rPr>
          <w:bCs/>
        </w:rPr>
      </w:pPr>
      <w:r w:rsidRPr="00BE48BB">
        <w:rPr>
          <w:bCs/>
        </w:rPr>
        <w:t xml:space="preserve">L'écran affiche la liste des </w:t>
      </w:r>
      <w:r w:rsidRPr="00BE48BB">
        <w:t xml:space="preserve">couleurs </w:t>
      </w:r>
      <w:r w:rsidRPr="00BE48BB">
        <w:rPr>
          <w:bCs/>
        </w:rPr>
        <w:t xml:space="preserve">de badges. La liste est composée des colonnes </w:t>
      </w:r>
      <w:r w:rsidR="002B10F7" w:rsidRPr="00BE48BB">
        <w:rPr>
          <w:bCs/>
        </w:rPr>
        <w:t>:</w:t>
      </w:r>
    </w:p>
    <w:p w:rsidR="002B10F7" w:rsidRPr="00BE48BB" w:rsidRDefault="002B10F7" w:rsidP="00477CEA">
      <w:pPr>
        <w:pStyle w:val="NormalArial"/>
        <w:rPr>
          <w:bCs/>
        </w:rPr>
      </w:pPr>
    </w:p>
    <w:p w:rsidR="00DB21F3" w:rsidRPr="00BE48BB" w:rsidRDefault="00DB21F3" w:rsidP="00477CEA">
      <w:pPr>
        <w:pStyle w:val="NormalArial"/>
        <w:numPr>
          <w:ilvl w:val="0"/>
          <w:numId w:val="10"/>
        </w:numPr>
        <w:jc w:val="both"/>
        <w:rPr>
          <w:bCs/>
        </w:rPr>
      </w:pPr>
      <w:r w:rsidRPr="00BE48BB">
        <w:rPr>
          <w:bCs/>
        </w:rPr>
        <w:t>Centre (code du centre de la couleur du badge ou "nationale" pour les couleurs de badge nationales - texte non modifiable)</w:t>
      </w:r>
    </w:p>
    <w:p w:rsidR="00DB21F3" w:rsidRPr="00BE48BB" w:rsidRDefault="00DB21F3" w:rsidP="00477CEA">
      <w:pPr>
        <w:pStyle w:val="NormalArial"/>
        <w:numPr>
          <w:ilvl w:val="0"/>
          <w:numId w:val="10"/>
        </w:numPr>
        <w:jc w:val="both"/>
        <w:rPr>
          <w:bCs/>
        </w:rPr>
      </w:pPr>
      <w:r w:rsidRPr="00BE48BB">
        <w:rPr>
          <w:bCs/>
        </w:rPr>
        <w:t>Code (texte – non modifiable)</w:t>
      </w:r>
    </w:p>
    <w:p w:rsidR="002B4B2E" w:rsidRPr="00BE48BB" w:rsidRDefault="002B4B2E" w:rsidP="00477CEA">
      <w:pPr>
        <w:pStyle w:val="NormalArial"/>
        <w:numPr>
          <w:ilvl w:val="0"/>
          <w:numId w:val="10"/>
        </w:numPr>
        <w:rPr>
          <w:bCs/>
        </w:rPr>
      </w:pPr>
      <w:r w:rsidRPr="00BE48BB">
        <w:rPr>
          <w:bCs/>
        </w:rPr>
        <w:t xml:space="preserve">Un bouton "Modifier" </w:t>
      </w:r>
    </w:p>
    <w:p w:rsidR="002B4B2E" w:rsidRPr="00BE48BB" w:rsidRDefault="002B4B2E" w:rsidP="00477CEA">
      <w:pPr>
        <w:pStyle w:val="NormalArial"/>
        <w:numPr>
          <w:ilvl w:val="0"/>
          <w:numId w:val="10"/>
        </w:numPr>
        <w:rPr>
          <w:bCs/>
        </w:rPr>
      </w:pPr>
      <w:r w:rsidRPr="00BE48BB">
        <w:rPr>
          <w:bCs/>
        </w:rPr>
        <w:t xml:space="preserve">Un bouton "Supprimer" </w:t>
      </w:r>
    </w:p>
    <w:p w:rsidR="002B4B2E" w:rsidRPr="00BE48BB" w:rsidRDefault="002B4B2E" w:rsidP="00477CEA">
      <w:pPr>
        <w:pStyle w:val="NormalArial"/>
        <w:rPr>
          <w:bCs/>
        </w:rPr>
      </w:pPr>
    </w:p>
    <w:p w:rsidR="00DB21F3" w:rsidRPr="00BE48BB" w:rsidRDefault="00DB21F3" w:rsidP="00477CEA">
      <w:pPr>
        <w:pStyle w:val="NormalArial"/>
        <w:rPr>
          <w:bCs/>
        </w:rPr>
      </w:pPr>
      <w:r w:rsidRPr="00BE48BB">
        <w:rPr>
          <w:bCs/>
        </w:rPr>
        <w:t>La liste est triée par ordre alphabétique sur le centre</w:t>
      </w:r>
      <w:r w:rsidR="00AD6319">
        <w:rPr>
          <w:bCs/>
        </w:rPr>
        <w:t xml:space="preserve"> (sauf pour la valeur "nationale" affichée en premier) </w:t>
      </w:r>
      <w:r w:rsidRPr="00BE48BB">
        <w:rPr>
          <w:bCs/>
        </w:rPr>
        <w:t xml:space="preserve"> puis sur le code.</w:t>
      </w:r>
    </w:p>
    <w:p w:rsidR="00914A85" w:rsidRPr="00BE48BB" w:rsidRDefault="00914A85" w:rsidP="00477CEA">
      <w:pPr>
        <w:pStyle w:val="NormalArial"/>
        <w:rPr>
          <w:bCs/>
        </w:rPr>
      </w:pPr>
    </w:p>
    <w:p w:rsidR="002B4B2E" w:rsidRPr="00BE48BB" w:rsidRDefault="002B4B2E" w:rsidP="00477CEA">
      <w:pPr>
        <w:pStyle w:val="NormalArial"/>
        <w:rPr>
          <w:bCs/>
        </w:rPr>
      </w:pPr>
      <w:r w:rsidRPr="00BE48BB">
        <w:rPr>
          <w:bCs/>
        </w:rPr>
        <w:t>Un bouton "</w:t>
      </w:r>
      <w:r w:rsidR="00914A85" w:rsidRPr="00BE48BB">
        <w:rPr>
          <w:bCs/>
        </w:rPr>
        <w:t>Nouveau</w:t>
      </w:r>
      <w:r w:rsidRPr="00BE48BB">
        <w:rPr>
          <w:bCs/>
        </w:rPr>
        <w:t>" permet de créer une nouvelle couleur</w:t>
      </w:r>
      <w:r w:rsidR="00DB21F3" w:rsidRPr="00BE48BB">
        <w:rPr>
          <w:bCs/>
        </w:rPr>
        <w:t xml:space="preserve"> de badge</w:t>
      </w:r>
      <w:r w:rsidRPr="00BE48BB">
        <w:rPr>
          <w:bCs/>
        </w:rPr>
        <w:t>.</w:t>
      </w:r>
    </w:p>
    <w:p w:rsidR="002B4B2E" w:rsidRPr="00BE48BB" w:rsidRDefault="002B4B2E" w:rsidP="00477CEA">
      <w:pPr>
        <w:pStyle w:val="Titre4bis"/>
      </w:pPr>
      <w:r w:rsidRPr="00BE48BB">
        <w:t>Interface – Formulaire couleurs de badge</w:t>
      </w:r>
    </w:p>
    <w:p w:rsidR="002B4B2E" w:rsidRPr="00BE48BB" w:rsidRDefault="002B4B2E" w:rsidP="00477CEA">
      <w:pPr>
        <w:pStyle w:val="NormalArial"/>
        <w:rPr>
          <w:bCs/>
        </w:rPr>
      </w:pPr>
      <w:r w:rsidRPr="00BE48BB">
        <w:rPr>
          <w:bCs/>
        </w:rPr>
        <w:t>L'écran affiche un formulaire composé des champs :</w:t>
      </w:r>
    </w:p>
    <w:p w:rsidR="002B10F7" w:rsidRPr="00BE48BB" w:rsidRDefault="002B10F7" w:rsidP="00477CEA">
      <w:pPr>
        <w:pStyle w:val="NormalArial"/>
        <w:rPr>
          <w:bCs/>
        </w:rPr>
      </w:pPr>
    </w:p>
    <w:p w:rsidR="00771388" w:rsidRPr="00BE48BB" w:rsidRDefault="00771388" w:rsidP="00477CEA">
      <w:pPr>
        <w:pStyle w:val="NormalArial"/>
        <w:numPr>
          <w:ilvl w:val="0"/>
          <w:numId w:val="10"/>
        </w:numPr>
        <w:jc w:val="both"/>
        <w:rPr>
          <w:bCs/>
        </w:rPr>
      </w:pPr>
      <w:r w:rsidRPr="00BE48BB">
        <w:rPr>
          <w:bCs/>
        </w:rPr>
        <w:t>Centre : (Liste contenant les codes de</w:t>
      </w:r>
      <w:r w:rsidR="00FF1BEE" w:rsidRPr="00BE48BB">
        <w:rPr>
          <w:bCs/>
        </w:rPr>
        <w:t xml:space="preserve"> tous les</w:t>
      </w:r>
      <w:r w:rsidRPr="00BE48BB">
        <w:rPr>
          <w:bCs/>
        </w:rPr>
        <w:t xml:space="preserve"> centres + « National » – un seul choix possible - obligatoire). </w:t>
      </w:r>
    </w:p>
    <w:p w:rsidR="002B4B2E" w:rsidRPr="00BE48BB" w:rsidRDefault="002B4B2E" w:rsidP="00477CEA">
      <w:pPr>
        <w:pStyle w:val="NormalArial"/>
        <w:numPr>
          <w:ilvl w:val="0"/>
          <w:numId w:val="10"/>
        </w:numPr>
        <w:rPr>
          <w:bCs/>
        </w:rPr>
      </w:pPr>
      <w:r w:rsidRPr="00BE48BB">
        <w:rPr>
          <w:bCs/>
        </w:rPr>
        <w:t>Code (</w:t>
      </w:r>
      <w:r w:rsidR="00ED783B" w:rsidRPr="00BE48BB">
        <w:rPr>
          <w:bCs/>
        </w:rPr>
        <w:t xml:space="preserve">saisie - </w:t>
      </w:r>
      <w:r w:rsidRPr="00BE48BB">
        <w:rPr>
          <w:bCs/>
        </w:rPr>
        <w:t xml:space="preserve">texte libre </w:t>
      </w:r>
      <w:r w:rsidR="00ED783B" w:rsidRPr="00BE48BB">
        <w:rPr>
          <w:bCs/>
        </w:rPr>
        <w:t xml:space="preserve"> obligatoire</w:t>
      </w:r>
      <w:r w:rsidRPr="00BE48BB">
        <w:rPr>
          <w:bCs/>
        </w:rPr>
        <w:t>)</w:t>
      </w:r>
    </w:p>
    <w:p w:rsidR="002B10F7" w:rsidRPr="00BE48BB" w:rsidRDefault="002B10F7" w:rsidP="00477CEA">
      <w:pPr>
        <w:pStyle w:val="NormalArial"/>
        <w:rPr>
          <w:bCs/>
        </w:rPr>
      </w:pPr>
    </w:p>
    <w:p w:rsidR="002B4B2E" w:rsidRPr="00BE48BB" w:rsidRDefault="002B4B2E" w:rsidP="00477CEA">
      <w:pPr>
        <w:pStyle w:val="NormalArial"/>
        <w:rPr>
          <w:bCs/>
        </w:rPr>
      </w:pPr>
      <w:r w:rsidRPr="00BE48BB">
        <w:rPr>
          <w:bCs/>
        </w:rPr>
        <w:t>Un bouton "Valider" permet d'enregistrer le formulaire.</w:t>
      </w:r>
    </w:p>
    <w:p w:rsidR="002B4B2E" w:rsidRPr="00BE48BB" w:rsidRDefault="002B4B2E" w:rsidP="00477CEA">
      <w:pPr>
        <w:pStyle w:val="NormalArial"/>
        <w:rPr>
          <w:bCs/>
        </w:rPr>
      </w:pPr>
      <w:r w:rsidRPr="00BE48BB">
        <w:rPr>
          <w:bCs/>
        </w:rPr>
        <w:t>Un bouton "Annuler" permet de revenir à la liste sans sauvegarder.</w:t>
      </w:r>
    </w:p>
    <w:p w:rsidR="002B4B2E" w:rsidRPr="00BE48BB" w:rsidRDefault="002B4B2E" w:rsidP="00477CEA">
      <w:pPr>
        <w:pStyle w:val="NormalArial"/>
        <w:rPr>
          <w:bCs/>
        </w:rPr>
      </w:pPr>
    </w:p>
    <w:p w:rsidR="002B4B2E" w:rsidRPr="00BE48BB" w:rsidRDefault="002B4B2E" w:rsidP="00477CEA">
      <w:pPr>
        <w:pStyle w:val="Titre4bis"/>
      </w:pPr>
      <w:r w:rsidRPr="00BE48BB">
        <w:t>Scénario 1 – Afficher la liste des couleurs de badge</w:t>
      </w:r>
    </w:p>
    <w:p w:rsidR="002B4B2E" w:rsidRPr="00BE48BB" w:rsidRDefault="002B4B2E" w:rsidP="00477CEA">
      <w:pPr>
        <w:pStyle w:val="NormalArial"/>
        <w:numPr>
          <w:ilvl w:val="0"/>
          <w:numId w:val="62"/>
        </w:numPr>
      </w:pPr>
      <w:r w:rsidRPr="00BE48BB">
        <w:t>L'acteur arrive sur le module.</w:t>
      </w:r>
    </w:p>
    <w:p w:rsidR="002B4B2E" w:rsidRPr="00BE48BB" w:rsidRDefault="002B4B2E" w:rsidP="00477CEA">
      <w:pPr>
        <w:pStyle w:val="NormalArial"/>
        <w:numPr>
          <w:ilvl w:val="0"/>
          <w:numId w:val="62"/>
        </w:numPr>
      </w:pPr>
      <w:r w:rsidRPr="00BE48BB">
        <w:t xml:space="preserve">Le système affiche la liste </w:t>
      </w:r>
      <w:r w:rsidR="009E3059" w:rsidRPr="00BE48BB">
        <w:t>des</w:t>
      </w:r>
      <w:r w:rsidRPr="00BE48BB">
        <w:t xml:space="preserve"> couleurs de badge</w:t>
      </w:r>
      <w:r w:rsidR="00771388" w:rsidRPr="00BE48BB">
        <w:t xml:space="preserve"> </w:t>
      </w:r>
    </w:p>
    <w:p w:rsidR="002B4B2E" w:rsidRPr="00BE48BB" w:rsidRDefault="002B4B2E" w:rsidP="00477CEA">
      <w:pPr>
        <w:pStyle w:val="Titre4bis"/>
      </w:pPr>
      <w:r w:rsidRPr="00BE48BB">
        <w:t>Scénario 2 – Créer une nouvelle couleur de badge</w:t>
      </w:r>
    </w:p>
    <w:p w:rsidR="002B4B2E" w:rsidRPr="00BE48BB" w:rsidRDefault="002B4B2E" w:rsidP="00477CEA">
      <w:pPr>
        <w:pStyle w:val="NormalArial"/>
        <w:numPr>
          <w:ilvl w:val="1"/>
          <w:numId w:val="63"/>
        </w:numPr>
      </w:pPr>
      <w:r w:rsidRPr="00BE48BB">
        <w:t xml:space="preserve">A partir de la liste des couleurs de badge, </w:t>
      </w:r>
      <w:r w:rsidR="009E3059" w:rsidRPr="00BE48BB">
        <w:t>l</w:t>
      </w:r>
      <w:r w:rsidRPr="00BE48BB">
        <w:t>'acteur clique sur "</w:t>
      </w:r>
      <w:r w:rsidR="00771388" w:rsidRPr="00BE48BB">
        <w:t>Nouveau</w:t>
      </w:r>
      <w:r w:rsidRPr="00BE48BB">
        <w:t>"</w:t>
      </w:r>
    </w:p>
    <w:p w:rsidR="002B4B2E" w:rsidRPr="00BE48BB" w:rsidRDefault="002B4B2E" w:rsidP="00477CEA">
      <w:pPr>
        <w:pStyle w:val="NormalArial"/>
        <w:numPr>
          <w:ilvl w:val="1"/>
          <w:numId w:val="63"/>
        </w:numPr>
      </w:pPr>
      <w:r w:rsidRPr="00BE48BB">
        <w:t>Le système affiche le formulaire couleurs de badge</w:t>
      </w:r>
      <w:r w:rsidR="00195E68" w:rsidRPr="00BE48BB">
        <w:t xml:space="preserve"> vierge</w:t>
      </w:r>
    </w:p>
    <w:p w:rsidR="002B4B2E" w:rsidRPr="00BE48BB" w:rsidRDefault="002B4B2E" w:rsidP="00477CEA">
      <w:pPr>
        <w:pStyle w:val="NormalArial"/>
        <w:numPr>
          <w:ilvl w:val="1"/>
          <w:numId w:val="63"/>
        </w:numPr>
      </w:pPr>
      <w:r w:rsidRPr="00BE48BB">
        <w:t xml:space="preserve">L'acteur saisit les informations </w:t>
      </w:r>
      <w:r w:rsidR="002B10F7" w:rsidRPr="00BE48BB">
        <w:t xml:space="preserve">et </w:t>
      </w:r>
      <w:r w:rsidRPr="00BE48BB">
        <w:t>valide.</w:t>
      </w:r>
      <w:r w:rsidRPr="00BE48BB">
        <w:rPr>
          <w:b/>
          <w:color w:val="FF0000"/>
        </w:rPr>
        <w:t xml:space="preserve"> EXCEPTION1</w:t>
      </w:r>
    </w:p>
    <w:p w:rsidR="002B4B2E" w:rsidRPr="00BE48BB" w:rsidRDefault="002B4B2E" w:rsidP="00477CEA">
      <w:pPr>
        <w:pStyle w:val="NormalArial"/>
        <w:numPr>
          <w:ilvl w:val="1"/>
          <w:numId w:val="63"/>
        </w:numPr>
      </w:pPr>
      <w:r w:rsidRPr="00BE48BB">
        <w:t xml:space="preserve">Le système redirige </w:t>
      </w:r>
      <w:r w:rsidR="00ED0BFF" w:rsidRPr="00BE48BB">
        <w:t>l</w:t>
      </w:r>
      <w:r w:rsidRPr="00BE48BB">
        <w:t>'acteur vers la liste des couleurs de badge</w:t>
      </w:r>
    </w:p>
    <w:p w:rsidR="002B4B2E" w:rsidRPr="00BE48BB" w:rsidRDefault="002B4B2E" w:rsidP="00477CEA">
      <w:pPr>
        <w:pStyle w:val="NormalArial"/>
      </w:pPr>
    </w:p>
    <w:p w:rsidR="002B4B2E" w:rsidRPr="00BE48BB" w:rsidRDefault="002B4B2E" w:rsidP="00477CEA">
      <w:pPr>
        <w:pStyle w:val="Titre4bis"/>
      </w:pPr>
      <w:r w:rsidRPr="00BE48BB">
        <w:t>Scénario 3 – Modifier une couleur de badge</w:t>
      </w:r>
    </w:p>
    <w:p w:rsidR="002B4B2E" w:rsidRPr="00BE48BB" w:rsidRDefault="002B4B2E" w:rsidP="00477CEA">
      <w:pPr>
        <w:pStyle w:val="NormalArial"/>
        <w:numPr>
          <w:ilvl w:val="2"/>
          <w:numId w:val="64"/>
        </w:numPr>
      </w:pPr>
      <w:r w:rsidRPr="00BE48BB">
        <w:t>A partir de la liste des couleurs de badge, l'acteur clique sur "Modifier "</w:t>
      </w:r>
    </w:p>
    <w:p w:rsidR="002B4B2E" w:rsidRPr="00BE48BB" w:rsidRDefault="002B4B2E" w:rsidP="00477CEA">
      <w:pPr>
        <w:pStyle w:val="NormalArial"/>
        <w:numPr>
          <w:ilvl w:val="2"/>
          <w:numId w:val="64"/>
        </w:numPr>
      </w:pPr>
      <w:r w:rsidRPr="00BE48BB">
        <w:t xml:space="preserve">Le système affiche un formulaire couleurs de badge pré-rempli. </w:t>
      </w:r>
      <w:r w:rsidR="00633F20" w:rsidRPr="00BE48BB">
        <w:t>Le</w:t>
      </w:r>
      <w:r w:rsidR="00771388" w:rsidRPr="00BE48BB">
        <w:t xml:space="preserve"> centre </w:t>
      </w:r>
      <w:r w:rsidR="00633F20" w:rsidRPr="00BE48BB">
        <w:t>n'</w:t>
      </w:r>
      <w:r w:rsidR="00771388" w:rsidRPr="00BE48BB">
        <w:t xml:space="preserve">est </w:t>
      </w:r>
      <w:r w:rsidR="00633F20" w:rsidRPr="00BE48BB">
        <w:t>pas</w:t>
      </w:r>
      <w:r w:rsidR="00771388" w:rsidRPr="00BE48BB">
        <w:t xml:space="preserve"> modifiable</w:t>
      </w:r>
    </w:p>
    <w:p w:rsidR="002B4B2E" w:rsidRPr="00BE48BB" w:rsidRDefault="002B4B2E" w:rsidP="00477CEA">
      <w:pPr>
        <w:pStyle w:val="NormalArial"/>
        <w:numPr>
          <w:ilvl w:val="2"/>
          <w:numId w:val="64"/>
        </w:numPr>
      </w:pPr>
      <w:r w:rsidRPr="00BE48BB">
        <w:t xml:space="preserve">L'acteur modifie les données et valide </w:t>
      </w:r>
      <w:r w:rsidR="00771388" w:rsidRPr="00BE48BB">
        <w:rPr>
          <w:b/>
          <w:color w:val="FF0000"/>
        </w:rPr>
        <w:t>EXCEPTION1</w:t>
      </w:r>
    </w:p>
    <w:p w:rsidR="002B4B2E" w:rsidRPr="00BE48BB" w:rsidRDefault="002B4B2E" w:rsidP="00477CEA">
      <w:pPr>
        <w:pStyle w:val="NormalArial"/>
        <w:numPr>
          <w:ilvl w:val="2"/>
          <w:numId w:val="64"/>
        </w:numPr>
      </w:pPr>
      <w:r w:rsidRPr="00BE48BB">
        <w:t>Le système enregistre les données</w:t>
      </w:r>
    </w:p>
    <w:p w:rsidR="002B4B2E" w:rsidRPr="00BE48BB" w:rsidRDefault="002B4B2E" w:rsidP="00477CEA">
      <w:pPr>
        <w:pStyle w:val="NormalArial"/>
        <w:numPr>
          <w:ilvl w:val="2"/>
          <w:numId w:val="64"/>
        </w:numPr>
      </w:pPr>
      <w:r w:rsidRPr="00BE48BB">
        <w:t>Le système redirige l'acteur vers la liste des couleurs de badge</w:t>
      </w:r>
    </w:p>
    <w:p w:rsidR="002B4B2E" w:rsidRPr="00BE48BB" w:rsidRDefault="002B4B2E" w:rsidP="00477CEA">
      <w:pPr>
        <w:pStyle w:val="Titre4bis"/>
      </w:pPr>
      <w:r w:rsidRPr="00BE48BB">
        <w:t>Scénario 4 – Supprimer une couleur de badge</w:t>
      </w:r>
    </w:p>
    <w:p w:rsidR="002B4B2E" w:rsidRPr="00BE48BB" w:rsidRDefault="002B4B2E" w:rsidP="00477CEA">
      <w:pPr>
        <w:pStyle w:val="NormalArial"/>
        <w:numPr>
          <w:ilvl w:val="0"/>
          <w:numId w:val="129"/>
        </w:numPr>
      </w:pPr>
      <w:r w:rsidRPr="00BE48BB">
        <w:t xml:space="preserve">A partir de la liste des couleurs de badge, </w:t>
      </w:r>
      <w:r w:rsidR="00195E68" w:rsidRPr="00BE48BB">
        <w:t>l</w:t>
      </w:r>
      <w:r w:rsidRPr="00BE48BB">
        <w:t>'acteur clique sur "Supprimer"</w:t>
      </w:r>
    </w:p>
    <w:p w:rsidR="002B4B2E" w:rsidRPr="00BE48BB" w:rsidRDefault="002B4B2E" w:rsidP="00477CEA">
      <w:pPr>
        <w:pStyle w:val="NormalArial"/>
        <w:numPr>
          <w:ilvl w:val="0"/>
          <w:numId w:val="129"/>
        </w:numPr>
      </w:pPr>
      <w:r w:rsidRPr="00BE48BB">
        <w:t>Le système demande confirmation</w:t>
      </w:r>
    </w:p>
    <w:p w:rsidR="002B4B2E" w:rsidRPr="00BE48BB" w:rsidRDefault="002B4B2E" w:rsidP="00477CEA">
      <w:pPr>
        <w:pStyle w:val="NormalArial"/>
        <w:numPr>
          <w:ilvl w:val="0"/>
          <w:numId w:val="129"/>
        </w:numPr>
      </w:pPr>
      <w:r w:rsidRPr="00BE48BB">
        <w:lastRenderedPageBreak/>
        <w:t xml:space="preserve">L'acteur confirme </w:t>
      </w:r>
      <w:r w:rsidR="00633F20" w:rsidRPr="00BE48BB">
        <w:t>la suppression</w:t>
      </w:r>
      <w:r w:rsidRPr="00BE48BB">
        <w:t xml:space="preserve"> </w:t>
      </w:r>
    </w:p>
    <w:p w:rsidR="002B4B2E" w:rsidRPr="00BE48BB" w:rsidRDefault="002B4B2E" w:rsidP="00477CEA">
      <w:pPr>
        <w:pStyle w:val="NormalArial"/>
        <w:numPr>
          <w:ilvl w:val="0"/>
          <w:numId w:val="129"/>
        </w:numPr>
      </w:pPr>
      <w:r w:rsidRPr="00BE48BB">
        <w:t>Le système supprime la couleur de badge</w:t>
      </w:r>
      <w:r w:rsidR="00195E68" w:rsidRPr="00BE48BB">
        <w:t xml:space="preserve"> </w:t>
      </w:r>
    </w:p>
    <w:p w:rsidR="002B4B2E" w:rsidRPr="00BE48BB" w:rsidRDefault="002B4B2E" w:rsidP="00477CEA">
      <w:pPr>
        <w:pStyle w:val="NormalArial"/>
        <w:numPr>
          <w:ilvl w:val="0"/>
          <w:numId w:val="129"/>
        </w:numPr>
      </w:pPr>
      <w:r w:rsidRPr="00BE48BB">
        <w:t>Le système redirige l'acteur vers la liste des couleurs de badge</w:t>
      </w:r>
    </w:p>
    <w:p w:rsidR="002B4B2E" w:rsidRPr="00BE48BB" w:rsidRDefault="002B4B2E" w:rsidP="00477CEA">
      <w:pPr>
        <w:pStyle w:val="Titre4bis"/>
      </w:pPr>
      <w:r w:rsidRPr="00BE48BB">
        <w:t>Cas d'exception</w:t>
      </w:r>
    </w:p>
    <w:p w:rsidR="009E3059" w:rsidRPr="00BE48BB" w:rsidRDefault="009E3059" w:rsidP="00477CEA">
      <w:pPr>
        <w:pStyle w:val="NormalArial"/>
        <w:jc w:val="both"/>
      </w:pPr>
      <w:r w:rsidRPr="00BE48BB">
        <w:rPr>
          <w:b/>
          <w:color w:val="FF0000"/>
        </w:rPr>
        <w:t xml:space="preserve">EXCEPTION1 : </w:t>
      </w:r>
      <w:r w:rsidRPr="00BE48BB">
        <w:t xml:space="preserve">si le code n'est pas renseigné ou </w:t>
      </w:r>
      <w:r w:rsidR="00B5395E">
        <w:t>si</w:t>
      </w:r>
      <w:r w:rsidR="00B5395E" w:rsidRPr="00BE48BB">
        <w:t xml:space="preserve"> </w:t>
      </w:r>
      <w:r w:rsidRPr="00BE48BB">
        <w:t xml:space="preserve">le code est déjà attribué à une autre couleur de badge pour le même centre (ou "national"), </w:t>
      </w:r>
      <w:r w:rsidR="00B5395E">
        <w:t xml:space="preserve">ou si le code est déjà attribué à une autre couleur de badge "nationale", </w:t>
      </w:r>
      <w:r w:rsidRPr="00BE48BB">
        <w:t>l'acteur est redirigé vers le formulaire et un message d’erreur est affiché</w:t>
      </w:r>
    </w:p>
    <w:p w:rsidR="00446946" w:rsidRPr="00BE48BB" w:rsidRDefault="00446946" w:rsidP="00477CEA">
      <w:pPr>
        <w:pStyle w:val="NormalArial"/>
        <w:rPr>
          <w:b/>
          <w:color w:val="FF0000"/>
        </w:rPr>
      </w:pPr>
    </w:p>
    <w:p w:rsidR="002B4B2E" w:rsidRPr="00BE48BB" w:rsidRDefault="00A732D3" w:rsidP="00477CEA">
      <w:pPr>
        <w:pStyle w:val="NormalArial"/>
      </w:pPr>
      <w:r w:rsidRPr="00BE48BB">
        <w:br w:type="page"/>
      </w:r>
    </w:p>
    <w:p w:rsidR="002B4B2E" w:rsidRPr="00BE48BB" w:rsidRDefault="002B4B2E" w:rsidP="002B4B2E">
      <w:pPr>
        <w:pStyle w:val="Titre2"/>
      </w:pPr>
      <w:bookmarkStart w:id="3910" w:name="_Toc292454164"/>
      <w:r w:rsidRPr="00BE48BB">
        <w:lastRenderedPageBreak/>
        <w:t>Cas d'utilisation Gestion des statuts</w:t>
      </w:r>
      <w:bookmarkEnd w:id="3910"/>
    </w:p>
    <w:p w:rsidR="002B4B2E" w:rsidRPr="00BE48BB" w:rsidRDefault="006717A7" w:rsidP="00D23387">
      <w:pPr>
        <w:pStyle w:val="Titre3"/>
      </w:pPr>
      <w:bookmarkStart w:id="3911" w:name="_Toc292454165"/>
      <w:r w:rsidRPr="00BE48BB">
        <w:t xml:space="preserve">Consulter </w:t>
      </w:r>
      <w:r w:rsidR="00E500AF" w:rsidRPr="00BE48BB">
        <w:t>la liste d</w:t>
      </w:r>
      <w:r w:rsidRPr="00BE48BB">
        <w:t xml:space="preserve">es </w:t>
      </w:r>
      <w:r w:rsidR="002B4B2E" w:rsidRPr="00BE48BB">
        <w:t>statuts</w:t>
      </w:r>
      <w:bookmarkEnd w:id="3911"/>
      <w:r w:rsidR="002B4B2E" w:rsidRPr="00BE48BB">
        <w:t xml:space="preserve"> </w:t>
      </w:r>
    </w:p>
    <w:p w:rsidR="002B4B2E" w:rsidRPr="00BE48BB" w:rsidRDefault="002B4B2E" w:rsidP="002B4B2E">
      <w:pPr>
        <w:pStyle w:val="NormalArial"/>
      </w:pPr>
      <w:r w:rsidRPr="00BE48BB">
        <w:rPr>
          <w:b/>
        </w:rPr>
        <w:t>Résumé</w:t>
      </w:r>
      <w:r w:rsidRPr="00BE48BB">
        <w:t xml:space="preserve"> : Cette fonctionnalité permet à l'acteur d'afficher les </w:t>
      </w:r>
      <w:r w:rsidR="00A42BE7" w:rsidRPr="00BE48BB">
        <w:t xml:space="preserve">informations des </w:t>
      </w:r>
      <w:r w:rsidRPr="00BE48BB">
        <w:t>statuts</w:t>
      </w:r>
    </w:p>
    <w:p w:rsidR="002B4B2E" w:rsidRPr="00BE48BB" w:rsidRDefault="002B4B2E" w:rsidP="002B4B2E">
      <w:pPr>
        <w:pStyle w:val="NormalArial"/>
      </w:pPr>
      <w:r w:rsidRPr="00BE48BB">
        <w:rPr>
          <w:b/>
        </w:rPr>
        <w:t>Acteur(s)</w:t>
      </w:r>
      <w:r w:rsidRPr="00BE48BB">
        <w:t xml:space="preserve"> : Accueil, </w:t>
      </w:r>
      <w:r w:rsidR="007D2C6F" w:rsidRPr="00BE48BB">
        <w:t>OS</w:t>
      </w:r>
      <w:r w:rsidR="00BB69BC" w:rsidRPr="00BE48BB">
        <w:t xml:space="preserve"> de Pôle</w:t>
      </w:r>
      <w:r w:rsidR="00633F20" w:rsidRPr="00BE48BB">
        <w:t xml:space="preserve">, </w:t>
      </w:r>
      <w:r w:rsidR="00633F20" w:rsidRPr="00BE48BB">
        <w:rPr>
          <w:bCs/>
        </w:rPr>
        <w:t>Administrateur Centre</w:t>
      </w:r>
    </w:p>
    <w:p w:rsidR="002B4B2E" w:rsidRPr="00BE48BB" w:rsidRDefault="002B4B2E" w:rsidP="002B4B2E">
      <w:pPr>
        <w:pStyle w:val="NormalArial"/>
      </w:pPr>
      <w:r w:rsidRPr="00BE48BB">
        <w:rPr>
          <w:b/>
        </w:rPr>
        <w:t>Pré-condition</w:t>
      </w:r>
      <w:r w:rsidRPr="00BE48BB">
        <w:t xml:space="preserve"> : L'acteur est identifié </w:t>
      </w:r>
    </w:p>
    <w:p w:rsidR="002B4B2E" w:rsidRPr="00BE48BB" w:rsidRDefault="002B4B2E" w:rsidP="002B4B2E">
      <w:pPr>
        <w:pStyle w:val="NormalArial"/>
      </w:pPr>
      <w:r w:rsidRPr="00BE48BB">
        <w:rPr>
          <w:b/>
        </w:rPr>
        <w:t>Post-condition</w:t>
      </w:r>
      <w:r w:rsidRPr="00BE48BB">
        <w:t xml:space="preserve"> : les statuts sont affichés</w:t>
      </w:r>
    </w:p>
    <w:p w:rsidR="002B4B2E" w:rsidRPr="00BE48BB" w:rsidRDefault="002B4B2E" w:rsidP="00114490">
      <w:pPr>
        <w:pStyle w:val="Titre4bis"/>
      </w:pPr>
      <w:r w:rsidRPr="00BE48BB">
        <w:t>Interface Liste des statuts</w:t>
      </w:r>
    </w:p>
    <w:p w:rsidR="002B4B2E" w:rsidRPr="00BE48BB" w:rsidRDefault="002B4B2E" w:rsidP="00114490">
      <w:pPr>
        <w:pStyle w:val="NormalArial"/>
        <w:rPr>
          <w:bCs/>
        </w:rPr>
      </w:pPr>
      <w:r w:rsidRPr="00BE48BB">
        <w:rPr>
          <w:bCs/>
        </w:rPr>
        <w:t xml:space="preserve">L'écran affiche la liste des </w:t>
      </w:r>
      <w:r w:rsidRPr="00BE48BB">
        <w:t>statuts</w:t>
      </w:r>
      <w:r w:rsidRPr="00BE48BB">
        <w:rPr>
          <w:bCs/>
        </w:rPr>
        <w:t xml:space="preserve">. La liste est composée des colonnes </w:t>
      </w:r>
    </w:p>
    <w:p w:rsidR="002B4B2E" w:rsidRPr="00BE48BB" w:rsidRDefault="00633F20" w:rsidP="00114490">
      <w:pPr>
        <w:pStyle w:val="NormalArial"/>
        <w:numPr>
          <w:ilvl w:val="0"/>
          <w:numId w:val="10"/>
        </w:numPr>
        <w:rPr>
          <w:bCs/>
        </w:rPr>
      </w:pPr>
      <w:r w:rsidRPr="00BE48BB">
        <w:rPr>
          <w:bCs/>
        </w:rPr>
        <w:t xml:space="preserve">Code </w:t>
      </w:r>
      <w:r w:rsidR="002B4B2E" w:rsidRPr="00BE48BB">
        <w:rPr>
          <w:bCs/>
        </w:rPr>
        <w:t xml:space="preserve">(texte </w:t>
      </w:r>
      <w:r w:rsidR="00A732D3" w:rsidRPr="00BE48BB">
        <w:rPr>
          <w:bCs/>
        </w:rPr>
        <w:t>– non modifiable</w:t>
      </w:r>
      <w:r w:rsidR="002B4B2E" w:rsidRPr="00BE48BB">
        <w:rPr>
          <w:bCs/>
        </w:rPr>
        <w:t>)</w:t>
      </w:r>
    </w:p>
    <w:p w:rsidR="002B4B2E" w:rsidRPr="00BE48BB" w:rsidRDefault="002B4B2E" w:rsidP="00114490">
      <w:pPr>
        <w:pStyle w:val="NormalArial"/>
        <w:numPr>
          <w:ilvl w:val="0"/>
          <w:numId w:val="10"/>
        </w:numPr>
        <w:rPr>
          <w:bCs/>
        </w:rPr>
      </w:pPr>
      <w:r w:rsidRPr="00BE48BB">
        <w:rPr>
          <w:bCs/>
        </w:rPr>
        <w:t>Entreprise Extérieure Accessible (case à cocher</w:t>
      </w:r>
      <w:r w:rsidR="00A732D3" w:rsidRPr="00BE48BB">
        <w:rPr>
          <w:bCs/>
        </w:rPr>
        <w:t xml:space="preserve">  – non modifiable</w:t>
      </w:r>
      <w:r w:rsidRPr="00BE48BB">
        <w:rPr>
          <w:bCs/>
        </w:rPr>
        <w:t>)</w:t>
      </w:r>
    </w:p>
    <w:p w:rsidR="002B4B2E" w:rsidRPr="00BE48BB" w:rsidRDefault="002B4B2E" w:rsidP="00114490">
      <w:pPr>
        <w:pStyle w:val="NormalArial"/>
        <w:numPr>
          <w:ilvl w:val="0"/>
          <w:numId w:val="10"/>
        </w:numPr>
        <w:rPr>
          <w:bCs/>
        </w:rPr>
      </w:pPr>
      <w:r w:rsidRPr="00BE48BB">
        <w:rPr>
          <w:bCs/>
        </w:rPr>
        <w:t>Entreprise Extérieure Obligatoire (case à cocher</w:t>
      </w:r>
      <w:r w:rsidR="00A732D3" w:rsidRPr="00BE48BB">
        <w:rPr>
          <w:bCs/>
        </w:rPr>
        <w:t xml:space="preserve">  – non modifiable</w:t>
      </w:r>
      <w:r w:rsidRPr="00BE48BB">
        <w:rPr>
          <w:bCs/>
        </w:rPr>
        <w:t>)</w:t>
      </w:r>
    </w:p>
    <w:p w:rsidR="002B4B2E" w:rsidRPr="00BE48BB" w:rsidRDefault="002B4B2E" w:rsidP="00114490">
      <w:pPr>
        <w:pStyle w:val="NormalArial"/>
        <w:numPr>
          <w:ilvl w:val="0"/>
          <w:numId w:val="10"/>
        </w:numPr>
        <w:rPr>
          <w:bCs/>
        </w:rPr>
      </w:pPr>
      <w:r w:rsidRPr="00BE48BB">
        <w:rPr>
          <w:bCs/>
        </w:rPr>
        <w:t>Sous-Statut Obligatoire (case à cocher</w:t>
      </w:r>
      <w:r w:rsidR="00A732D3" w:rsidRPr="00BE48BB">
        <w:rPr>
          <w:bCs/>
        </w:rPr>
        <w:t xml:space="preserve"> – non modifiable</w:t>
      </w:r>
      <w:r w:rsidRPr="00BE48BB">
        <w:rPr>
          <w:bCs/>
        </w:rPr>
        <w:t>)</w:t>
      </w:r>
    </w:p>
    <w:p w:rsidR="002B4B2E" w:rsidRPr="00BE48BB" w:rsidRDefault="002B4B2E" w:rsidP="00114490">
      <w:pPr>
        <w:pStyle w:val="NormalArial"/>
        <w:rPr>
          <w:bCs/>
        </w:rPr>
      </w:pPr>
    </w:p>
    <w:p w:rsidR="006717A7" w:rsidRPr="00BE48BB" w:rsidRDefault="006717A7" w:rsidP="00114490">
      <w:pPr>
        <w:pStyle w:val="NormalArial"/>
        <w:rPr>
          <w:bCs/>
        </w:rPr>
      </w:pPr>
      <w:r w:rsidRPr="00BE48BB">
        <w:rPr>
          <w:bCs/>
        </w:rPr>
        <w:t>Un bouton "</w:t>
      </w:r>
      <w:r w:rsidRPr="00BE48BB">
        <w:t>Autorisation d'accès des profils selon le statut"</w:t>
      </w:r>
      <w:r w:rsidR="00930295" w:rsidRPr="00BE48BB">
        <w:t xml:space="preserve"> permet d'accéder au paramétrage </w:t>
      </w:r>
      <w:r w:rsidR="00014AC2" w:rsidRPr="00BE48BB">
        <w:t>d'accès des profils selon le statut</w:t>
      </w:r>
      <w:r w:rsidR="00930295" w:rsidRPr="00BE48BB">
        <w:t>.</w:t>
      </w:r>
    </w:p>
    <w:p w:rsidR="006717A7" w:rsidRPr="00BE48BB" w:rsidRDefault="006717A7" w:rsidP="00114490">
      <w:pPr>
        <w:pStyle w:val="NormalArial"/>
        <w:rPr>
          <w:bCs/>
        </w:rPr>
      </w:pPr>
    </w:p>
    <w:p w:rsidR="002B4B2E" w:rsidRPr="00BE48BB" w:rsidRDefault="002B4B2E" w:rsidP="00114490">
      <w:pPr>
        <w:pStyle w:val="NormalArial"/>
        <w:rPr>
          <w:bCs/>
        </w:rPr>
      </w:pPr>
      <w:r w:rsidRPr="00BE48BB">
        <w:rPr>
          <w:bCs/>
        </w:rPr>
        <w:t xml:space="preserve">Les statuts sont </w:t>
      </w:r>
      <w:r w:rsidR="006717A7" w:rsidRPr="00BE48BB">
        <w:rPr>
          <w:bCs/>
        </w:rPr>
        <w:t>affichés</w:t>
      </w:r>
      <w:r w:rsidRPr="00BE48BB">
        <w:rPr>
          <w:bCs/>
        </w:rPr>
        <w:t xml:space="preserve"> par ordre alphabétique sur le </w:t>
      </w:r>
      <w:r w:rsidR="00633F20" w:rsidRPr="00BE48BB">
        <w:rPr>
          <w:bCs/>
        </w:rPr>
        <w:t>code</w:t>
      </w:r>
      <w:r w:rsidRPr="00BE48BB">
        <w:rPr>
          <w:bCs/>
        </w:rPr>
        <w:t>.</w:t>
      </w:r>
    </w:p>
    <w:p w:rsidR="009E5909" w:rsidRPr="00BE48BB" w:rsidRDefault="009E5909" w:rsidP="00114490">
      <w:pPr>
        <w:pStyle w:val="Titre4bis"/>
      </w:pPr>
      <w:r w:rsidRPr="00BE48BB">
        <w:t xml:space="preserve">Interface – </w:t>
      </w:r>
      <w:r w:rsidR="0045276B" w:rsidRPr="00BE48BB">
        <w:t>Tableau des a</w:t>
      </w:r>
      <w:r w:rsidRPr="00BE48BB">
        <w:t>utorisation</w:t>
      </w:r>
      <w:r w:rsidR="0045276B" w:rsidRPr="00BE48BB">
        <w:t>s</w:t>
      </w:r>
      <w:r w:rsidRPr="00BE48BB">
        <w:t xml:space="preserve"> d'accès des profils selon le statut</w:t>
      </w:r>
    </w:p>
    <w:p w:rsidR="00014AC2" w:rsidRPr="00BE48BB" w:rsidRDefault="009E5909" w:rsidP="00114490">
      <w:pPr>
        <w:pStyle w:val="NormalArial"/>
        <w:rPr>
          <w:bCs/>
        </w:rPr>
      </w:pPr>
      <w:r w:rsidRPr="00BE48BB">
        <w:rPr>
          <w:bCs/>
        </w:rPr>
        <w:t xml:space="preserve">L'écran affiche un tableau avec </w:t>
      </w:r>
      <w:r w:rsidR="00014AC2" w:rsidRPr="00BE48BB">
        <w:rPr>
          <w:bCs/>
        </w:rPr>
        <w:t>:</w:t>
      </w:r>
    </w:p>
    <w:p w:rsidR="00014AC2" w:rsidRPr="00BE48BB" w:rsidRDefault="009E5909" w:rsidP="00014AC2">
      <w:pPr>
        <w:pStyle w:val="NormalArial"/>
        <w:numPr>
          <w:ilvl w:val="0"/>
          <w:numId w:val="130"/>
        </w:numPr>
        <w:rPr>
          <w:bCs/>
        </w:rPr>
      </w:pPr>
      <w:r w:rsidRPr="00BE48BB">
        <w:rPr>
          <w:bCs/>
        </w:rPr>
        <w:t xml:space="preserve">les profils </w:t>
      </w:r>
      <w:r w:rsidR="00B049E1" w:rsidRPr="00BE48BB">
        <w:rPr>
          <w:bCs/>
        </w:rPr>
        <w:t xml:space="preserve">Pégase </w:t>
      </w:r>
      <w:r w:rsidRPr="00BE48BB">
        <w:rPr>
          <w:bCs/>
        </w:rPr>
        <w:t xml:space="preserve">en colonne </w:t>
      </w:r>
    </w:p>
    <w:p w:rsidR="00014AC2" w:rsidRPr="00BE48BB" w:rsidRDefault="009E5909" w:rsidP="00014AC2">
      <w:pPr>
        <w:pStyle w:val="NormalArial"/>
        <w:numPr>
          <w:ilvl w:val="0"/>
          <w:numId w:val="130"/>
        </w:numPr>
        <w:rPr>
          <w:bCs/>
        </w:rPr>
      </w:pPr>
      <w:r w:rsidRPr="00BE48BB">
        <w:rPr>
          <w:bCs/>
        </w:rPr>
        <w:t xml:space="preserve">et </w:t>
      </w:r>
      <w:r w:rsidR="00B049E1" w:rsidRPr="00BE48BB">
        <w:rPr>
          <w:bCs/>
        </w:rPr>
        <w:t xml:space="preserve">tous </w:t>
      </w:r>
      <w:r w:rsidRPr="00BE48BB">
        <w:rPr>
          <w:bCs/>
        </w:rPr>
        <w:t xml:space="preserve">les statuts </w:t>
      </w:r>
      <w:r w:rsidR="00B049E1" w:rsidRPr="00BE48BB">
        <w:rPr>
          <w:bCs/>
        </w:rPr>
        <w:t xml:space="preserve">de la table de référence </w:t>
      </w:r>
      <w:r w:rsidR="00014AC2" w:rsidRPr="00BE48BB">
        <w:rPr>
          <w:bCs/>
        </w:rPr>
        <w:t xml:space="preserve">des statuts </w:t>
      </w:r>
      <w:r w:rsidRPr="00BE48BB">
        <w:rPr>
          <w:bCs/>
        </w:rPr>
        <w:t xml:space="preserve">en ligne. </w:t>
      </w:r>
    </w:p>
    <w:p w:rsidR="009E5909" w:rsidRPr="00BE48BB" w:rsidRDefault="00014AC2" w:rsidP="00014AC2">
      <w:pPr>
        <w:pStyle w:val="NormalArial"/>
        <w:numPr>
          <w:ilvl w:val="0"/>
          <w:numId w:val="130"/>
        </w:numPr>
        <w:rPr>
          <w:bCs/>
        </w:rPr>
      </w:pPr>
      <w:r w:rsidRPr="00BE48BB">
        <w:rPr>
          <w:bCs/>
        </w:rPr>
        <w:t>Une case à cocher est affichée pour chaque correspondance Profil/Statut.</w:t>
      </w:r>
      <w:r w:rsidRPr="00BE48BB">
        <w:rPr>
          <w:bCs/>
        </w:rPr>
        <w:br/>
      </w:r>
      <w:r w:rsidR="009E5909" w:rsidRPr="00BE48BB">
        <w:rPr>
          <w:bCs/>
        </w:rPr>
        <w:t>Si la case est cochée, cela signifie que le profil accède aux données d'une personne ayant le statut</w:t>
      </w:r>
      <w:r w:rsidR="000616C8" w:rsidRPr="00BE48BB">
        <w:rPr>
          <w:bCs/>
        </w:rPr>
        <w:t xml:space="preserve"> correspondant</w:t>
      </w:r>
      <w:r w:rsidR="009E5909" w:rsidRPr="00BE48BB">
        <w:rPr>
          <w:bCs/>
        </w:rPr>
        <w:t xml:space="preserve">. Dans </w:t>
      </w:r>
      <w:r w:rsidR="000616C8" w:rsidRPr="00BE48BB">
        <w:rPr>
          <w:bCs/>
        </w:rPr>
        <w:t>l</w:t>
      </w:r>
      <w:r w:rsidR="009E5909" w:rsidRPr="00BE48BB">
        <w:rPr>
          <w:bCs/>
        </w:rPr>
        <w:t>e cas contraire, le profil n'a pas accès aux informations.</w:t>
      </w:r>
      <w:r w:rsidR="00A732D3" w:rsidRPr="00BE48BB">
        <w:rPr>
          <w:bCs/>
        </w:rPr>
        <w:t xml:space="preserve"> </w:t>
      </w:r>
      <w:r w:rsidR="009E5909" w:rsidRPr="00BE48BB">
        <w:rPr>
          <w:bCs/>
        </w:rPr>
        <w:t>Les cases à cocher ne sont pas modifiables</w:t>
      </w:r>
      <w:r w:rsidR="00930295" w:rsidRPr="00BE48BB">
        <w:rPr>
          <w:bCs/>
        </w:rPr>
        <w:t>.</w:t>
      </w:r>
    </w:p>
    <w:p w:rsidR="00930295" w:rsidRPr="00BE48BB" w:rsidRDefault="00930295" w:rsidP="00114490">
      <w:pPr>
        <w:pStyle w:val="NormalArial"/>
        <w:rPr>
          <w:bCs/>
        </w:rPr>
      </w:pPr>
    </w:p>
    <w:p w:rsidR="00930295" w:rsidRPr="00BE48BB" w:rsidRDefault="00930295" w:rsidP="00114490">
      <w:pPr>
        <w:pStyle w:val="NormalArial"/>
        <w:rPr>
          <w:bCs/>
        </w:rPr>
      </w:pPr>
      <w:r w:rsidRPr="00BE48BB">
        <w:rPr>
          <w:bCs/>
        </w:rPr>
        <w:t xml:space="preserve">Un bouton "Retour à la liste des statuts" permet </w:t>
      </w:r>
      <w:r w:rsidR="00E5243F" w:rsidRPr="00BE48BB">
        <w:rPr>
          <w:bCs/>
        </w:rPr>
        <w:t xml:space="preserve">de retourner </w:t>
      </w:r>
      <w:r w:rsidRPr="00BE48BB">
        <w:rPr>
          <w:bCs/>
        </w:rPr>
        <w:t>à la liste des statuts.</w:t>
      </w:r>
    </w:p>
    <w:p w:rsidR="0061656D" w:rsidRPr="00BE48BB" w:rsidRDefault="0061656D" w:rsidP="00114490">
      <w:pPr>
        <w:pStyle w:val="Titre4bis"/>
      </w:pPr>
      <w:r w:rsidRPr="00BE48BB">
        <w:t>Scénario 1 – Afficher la liste des statuts</w:t>
      </w:r>
    </w:p>
    <w:p w:rsidR="0061656D" w:rsidRPr="00BE48BB" w:rsidRDefault="0061656D" w:rsidP="00114490">
      <w:pPr>
        <w:pStyle w:val="NormalArial"/>
        <w:numPr>
          <w:ilvl w:val="0"/>
          <w:numId w:val="65"/>
        </w:numPr>
        <w:rPr>
          <w:bCs/>
        </w:rPr>
      </w:pPr>
      <w:r w:rsidRPr="00BE48BB">
        <w:rPr>
          <w:bCs/>
        </w:rPr>
        <w:t>L'acteur arrive sur le module.</w:t>
      </w:r>
    </w:p>
    <w:p w:rsidR="0061656D" w:rsidRPr="00BE48BB" w:rsidRDefault="0061656D" w:rsidP="00114490">
      <w:pPr>
        <w:pStyle w:val="NormalArial"/>
        <w:numPr>
          <w:ilvl w:val="0"/>
          <w:numId w:val="65"/>
        </w:numPr>
        <w:rPr>
          <w:bCs/>
        </w:rPr>
      </w:pPr>
      <w:r w:rsidRPr="00BE48BB">
        <w:rPr>
          <w:bCs/>
        </w:rPr>
        <w:t xml:space="preserve">Le système affiche la liste des </w:t>
      </w:r>
      <w:r w:rsidRPr="00BE48BB">
        <w:t>statuts</w:t>
      </w:r>
      <w:r w:rsidRPr="00BE48BB">
        <w:rPr>
          <w:bCs/>
        </w:rPr>
        <w:t xml:space="preserve"> </w:t>
      </w:r>
    </w:p>
    <w:p w:rsidR="0061656D" w:rsidRPr="00BE48BB" w:rsidRDefault="0061656D" w:rsidP="00114490">
      <w:pPr>
        <w:pStyle w:val="Titre4bis"/>
      </w:pPr>
      <w:r w:rsidRPr="00BE48BB">
        <w:t xml:space="preserve">Scénario 2 – Afficher le paramétrage </w:t>
      </w:r>
      <w:r w:rsidR="00155A69" w:rsidRPr="00BE48BB">
        <w:t>d''autorisation d'accès des profils selon le statut</w:t>
      </w:r>
    </w:p>
    <w:p w:rsidR="0061656D" w:rsidRPr="00BE48BB" w:rsidRDefault="0061656D" w:rsidP="00114490">
      <w:pPr>
        <w:pStyle w:val="NormalArial"/>
        <w:numPr>
          <w:ilvl w:val="0"/>
          <w:numId w:val="66"/>
        </w:numPr>
        <w:rPr>
          <w:bCs/>
        </w:rPr>
      </w:pPr>
      <w:r w:rsidRPr="00BE48BB">
        <w:rPr>
          <w:bCs/>
        </w:rPr>
        <w:t>L'acteur arrive sur le module.</w:t>
      </w:r>
    </w:p>
    <w:p w:rsidR="0061656D" w:rsidRPr="00BE48BB" w:rsidRDefault="0061656D" w:rsidP="00114490">
      <w:pPr>
        <w:pStyle w:val="NormalArial"/>
        <w:numPr>
          <w:ilvl w:val="0"/>
          <w:numId w:val="66"/>
        </w:numPr>
        <w:rPr>
          <w:bCs/>
        </w:rPr>
      </w:pPr>
      <w:r w:rsidRPr="00BE48BB">
        <w:rPr>
          <w:bCs/>
        </w:rPr>
        <w:t xml:space="preserve">Le système affiche la liste des </w:t>
      </w:r>
      <w:r w:rsidRPr="00BE48BB">
        <w:t>statuts</w:t>
      </w:r>
      <w:r w:rsidRPr="00BE48BB">
        <w:rPr>
          <w:bCs/>
        </w:rPr>
        <w:t xml:space="preserve"> </w:t>
      </w:r>
    </w:p>
    <w:p w:rsidR="0061656D" w:rsidRPr="00BE48BB" w:rsidRDefault="0061656D" w:rsidP="00114490">
      <w:pPr>
        <w:pStyle w:val="NormalArial"/>
        <w:numPr>
          <w:ilvl w:val="0"/>
          <w:numId w:val="66"/>
        </w:numPr>
        <w:rPr>
          <w:bCs/>
        </w:rPr>
      </w:pPr>
      <w:r w:rsidRPr="00BE48BB">
        <w:rPr>
          <w:bCs/>
        </w:rPr>
        <w:t>L'acteur clique sur "</w:t>
      </w:r>
      <w:r w:rsidRPr="00BE48BB">
        <w:t>Autorisation d'accès des profils selon le statut"</w:t>
      </w:r>
    </w:p>
    <w:p w:rsidR="0061656D" w:rsidRPr="00BE48BB" w:rsidRDefault="0061656D" w:rsidP="00114490">
      <w:pPr>
        <w:pStyle w:val="NormalArial"/>
        <w:numPr>
          <w:ilvl w:val="0"/>
          <w:numId w:val="66"/>
        </w:numPr>
        <w:rPr>
          <w:bCs/>
        </w:rPr>
      </w:pPr>
      <w:r w:rsidRPr="00BE48BB">
        <w:rPr>
          <w:bCs/>
        </w:rPr>
        <w:t xml:space="preserve">Le système affiche le </w:t>
      </w:r>
      <w:r w:rsidR="0045276B" w:rsidRPr="00BE48BB">
        <w:t>tableau des autorisations d'accès des profils selon le statut</w:t>
      </w:r>
    </w:p>
    <w:p w:rsidR="002B4B2E" w:rsidRPr="00BE48BB" w:rsidRDefault="0045276B" w:rsidP="00D23387">
      <w:pPr>
        <w:pStyle w:val="Titre3"/>
      </w:pPr>
      <w:r w:rsidRPr="00BE48BB">
        <w:br w:type="page"/>
      </w:r>
      <w:bookmarkStart w:id="3912" w:name="_Toc286336504"/>
      <w:bookmarkStart w:id="3913" w:name="_Toc286381322"/>
      <w:bookmarkStart w:id="3914" w:name="_Toc286417313"/>
      <w:bookmarkStart w:id="3915" w:name="_Toc286425370"/>
      <w:bookmarkStart w:id="3916" w:name="_Toc292454166"/>
      <w:bookmarkEnd w:id="3912"/>
      <w:bookmarkEnd w:id="3913"/>
      <w:bookmarkEnd w:id="3914"/>
      <w:bookmarkEnd w:id="3915"/>
      <w:r w:rsidR="002B4B2E" w:rsidRPr="00BE48BB">
        <w:lastRenderedPageBreak/>
        <w:t xml:space="preserve">Gérer les </w:t>
      </w:r>
      <w:r w:rsidR="00E92D6E" w:rsidRPr="00BE48BB">
        <w:t>statuts</w:t>
      </w:r>
      <w:bookmarkEnd w:id="3916"/>
      <w:r w:rsidR="00E92D6E" w:rsidRPr="00BE48BB">
        <w:t xml:space="preserve"> </w:t>
      </w:r>
    </w:p>
    <w:p w:rsidR="002B4B2E" w:rsidRPr="00BE48BB" w:rsidRDefault="002B4B2E" w:rsidP="002B4B2E">
      <w:pPr>
        <w:pStyle w:val="NormalArial"/>
        <w:rPr>
          <w:bCs/>
        </w:rPr>
      </w:pPr>
      <w:r w:rsidRPr="00BE48BB">
        <w:rPr>
          <w:b/>
          <w:bCs/>
        </w:rPr>
        <w:t>Résumé</w:t>
      </w:r>
      <w:r w:rsidRPr="00BE48BB">
        <w:rPr>
          <w:bCs/>
        </w:rPr>
        <w:t xml:space="preserve"> : Cette fonctionnalité permet à l'acteur de gérer les </w:t>
      </w:r>
      <w:r w:rsidR="00E92D6E" w:rsidRPr="00BE48BB">
        <w:t xml:space="preserve">statuts </w:t>
      </w:r>
      <w:r w:rsidRPr="00BE48BB">
        <w:rPr>
          <w:bCs/>
        </w:rPr>
        <w:t>(création, modification, suppression)</w:t>
      </w:r>
    </w:p>
    <w:p w:rsidR="002B4B2E" w:rsidRPr="00BE48BB" w:rsidRDefault="002B4B2E" w:rsidP="002B4B2E">
      <w:pPr>
        <w:pStyle w:val="NormalArial"/>
        <w:rPr>
          <w:bCs/>
        </w:rPr>
      </w:pPr>
      <w:r w:rsidRPr="00BE48BB">
        <w:rPr>
          <w:b/>
          <w:bCs/>
        </w:rPr>
        <w:t xml:space="preserve">Acteur(s) </w:t>
      </w:r>
      <w:r w:rsidRPr="00BE48BB">
        <w:rPr>
          <w:bCs/>
        </w:rPr>
        <w:t xml:space="preserve">: </w:t>
      </w:r>
      <w:r w:rsidR="00E92D6E" w:rsidRPr="00BE48BB">
        <w:rPr>
          <w:bCs/>
        </w:rPr>
        <w:t>Administrateur National</w:t>
      </w:r>
    </w:p>
    <w:p w:rsidR="002B4B2E" w:rsidRPr="00BE48BB" w:rsidRDefault="002B4B2E" w:rsidP="002B4B2E">
      <w:pPr>
        <w:pStyle w:val="NormalArial"/>
        <w:rPr>
          <w:bCs/>
        </w:rPr>
      </w:pPr>
      <w:r w:rsidRPr="00BE48BB">
        <w:rPr>
          <w:b/>
          <w:bCs/>
        </w:rPr>
        <w:t>Pré-condition</w:t>
      </w:r>
      <w:r w:rsidRPr="00BE48BB">
        <w:rPr>
          <w:bCs/>
        </w:rPr>
        <w:t xml:space="preserve"> : L'acteur est identifié</w:t>
      </w:r>
    </w:p>
    <w:p w:rsidR="002B4B2E" w:rsidRPr="00BE48BB" w:rsidRDefault="002B4B2E" w:rsidP="002B4B2E">
      <w:pPr>
        <w:pStyle w:val="NormalArial"/>
        <w:rPr>
          <w:bCs/>
        </w:rPr>
      </w:pPr>
      <w:r w:rsidRPr="00BE48BB">
        <w:rPr>
          <w:b/>
          <w:bCs/>
        </w:rPr>
        <w:t>Post-condition</w:t>
      </w:r>
      <w:r w:rsidRPr="00BE48BB">
        <w:rPr>
          <w:bCs/>
        </w:rPr>
        <w:t xml:space="preserve"> : les </w:t>
      </w:r>
      <w:r w:rsidR="00E92D6E" w:rsidRPr="00BE48BB">
        <w:t xml:space="preserve">statuts </w:t>
      </w:r>
      <w:r w:rsidRPr="00BE48BB">
        <w:rPr>
          <w:bCs/>
        </w:rPr>
        <w:t>sont gérés</w:t>
      </w:r>
    </w:p>
    <w:p w:rsidR="002B4B2E" w:rsidRPr="00BE48BB" w:rsidRDefault="002B4B2E" w:rsidP="00114490">
      <w:pPr>
        <w:pStyle w:val="Titre4bis"/>
      </w:pPr>
      <w:r w:rsidRPr="00BE48BB">
        <w:t xml:space="preserve">Interface Liste des </w:t>
      </w:r>
      <w:r w:rsidR="00A5678D" w:rsidRPr="00BE48BB">
        <w:t>statuts</w:t>
      </w:r>
    </w:p>
    <w:p w:rsidR="002B4B2E" w:rsidRPr="00BE48BB" w:rsidRDefault="002B4B2E" w:rsidP="00114490">
      <w:pPr>
        <w:pStyle w:val="NormalArial"/>
        <w:jc w:val="both"/>
        <w:rPr>
          <w:bCs/>
        </w:rPr>
      </w:pPr>
      <w:r w:rsidRPr="00BE48BB">
        <w:rPr>
          <w:bCs/>
        </w:rPr>
        <w:t xml:space="preserve">L'écran affiche la liste des </w:t>
      </w:r>
      <w:r w:rsidR="00EC51DB" w:rsidRPr="00BE48BB">
        <w:t>statuts</w:t>
      </w:r>
      <w:r w:rsidRPr="00BE48BB">
        <w:rPr>
          <w:bCs/>
        </w:rPr>
        <w:t xml:space="preserve">. La liste est composée des colonnes </w:t>
      </w:r>
    </w:p>
    <w:p w:rsidR="00EC51DB" w:rsidRPr="00BE48BB" w:rsidRDefault="0017088B" w:rsidP="00114490">
      <w:pPr>
        <w:pStyle w:val="NormalArial"/>
        <w:numPr>
          <w:ilvl w:val="0"/>
          <w:numId w:val="10"/>
        </w:numPr>
        <w:jc w:val="both"/>
        <w:rPr>
          <w:bCs/>
        </w:rPr>
      </w:pPr>
      <w:r w:rsidRPr="00BE48BB">
        <w:rPr>
          <w:bCs/>
        </w:rPr>
        <w:t xml:space="preserve">Code </w:t>
      </w:r>
      <w:r w:rsidR="00E414B6" w:rsidRPr="00BE48BB">
        <w:rPr>
          <w:bCs/>
        </w:rPr>
        <w:t xml:space="preserve">(texte - </w:t>
      </w:r>
      <w:r w:rsidR="00EF3A3B" w:rsidRPr="00BE48BB">
        <w:rPr>
          <w:bCs/>
        </w:rPr>
        <w:t>non modifiable</w:t>
      </w:r>
      <w:r w:rsidR="00E414B6" w:rsidRPr="00BE48BB">
        <w:rPr>
          <w:bCs/>
        </w:rPr>
        <w:t>)</w:t>
      </w:r>
    </w:p>
    <w:p w:rsidR="00EC51DB" w:rsidRPr="00BE48BB" w:rsidRDefault="00EC51DB" w:rsidP="00114490">
      <w:pPr>
        <w:pStyle w:val="NormalArial"/>
        <w:numPr>
          <w:ilvl w:val="0"/>
          <w:numId w:val="10"/>
        </w:numPr>
        <w:jc w:val="both"/>
        <w:rPr>
          <w:bCs/>
        </w:rPr>
      </w:pPr>
      <w:r w:rsidRPr="00BE48BB">
        <w:rPr>
          <w:bCs/>
        </w:rPr>
        <w:t>Entreprise Extérieure Accessible (case à cocher</w:t>
      </w:r>
      <w:r w:rsidR="00EF3A3B" w:rsidRPr="00BE48BB">
        <w:rPr>
          <w:bCs/>
        </w:rPr>
        <w:t xml:space="preserve"> non modifiable</w:t>
      </w:r>
      <w:r w:rsidR="0017088B" w:rsidRPr="00BE48BB">
        <w:rPr>
          <w:bCs/>
        </w:rPr>
        <w:t>)</w:t>
      </w:r>
    </w:p>
    <w:p w:rsidR="00EC51DB" w:rsidRPr="00BE48BB" w:rsidRDefault="00EC51DB" w:rsidP="00114490">
      <w:pPr>
        <w:pStyle w:val="NormalArial"/>
        <w:numPr>
          <w:ilvl w:val="0"/>
          <w:numId w:val="10"/>
        </w:numPr>
        <w:jc w:val="both"/>
        <w:rPr>
          <w:bCs/>
        </w:rPr>
      </w:pPr>
      <w:r w:rsidRPr="00BE48BB">
        <w:rPr>
          <w:bCs/>
        </w:rPr>
        <w:t>Entreprise Extérieure Obligatoire (case à cocher</w:t>
      </w:r>
      <w:r w:rsidR="00EF3A3B" w:rsidRPr="00BE48BB">
        <w:rPr>
          <w:bCs/>
        </w:rPr>
        <w:t xml:space="preserve"> non modifiable</w:t>
      </w:r>
      <w:r w:rsidR="0017088B" w:rsidRPr="00BE48BB">
        <w:rPr>
          <w:bCs/>
        </w:rPr>
        <w:t>)</w:t>
      </w:r>
    </w:p>
    <w:p w:rsidR="00EC51DB" w:rsidRPr="00BE48BB" w:rsidRDefault="00EC51DB" w:rsidP="00114490">
      <w:pPr>
        <w:pStyle w:val="NormalArial"/>
        <w:numPr>
          <w:ilvl w:val="0"/>
          <w:numId w:val="10"/>
        </w:numPr>
        <w:jc w:val="both"/>
        <w:rPr>
          <w:bCs/>
        </w:rPr>
      </w:pPr>
      <w:r w:rsidRPr="00BE48BB">
        <w:rPr>
          <w:bCs/>
        </w:rPr>
        <w:t>Sous-Statut Obligatoire (case à cocher</w:t>
      </w:r>
      <w:r w:rsidR="00EF3A3B" w:rsidRPr="00BE48BB">
        <w:rPr>
          <w:bCs/>
        </w:rPr>
        <w:t xml:space="preserve"> non modifiable</w:t>
      </w:r>
      <w:r w:rsidR="0017088B" w:rsidRPr="00BE48BB">
        <w:rPr>
          <w:bCs/>
        </w:rPr>
        <w:t>)</w:t>
      </w:r>
    </w:p>
    <w:p w:rsidR="002B4B2E" w:rsidRPr="00BE48BB" w:rsidRDefault="002B4B2E" w:rsidP="00114490">
      <w:pPr>
        <w:pStyle w:val="NormalArial"/>
        <w:numPr>
          <w:ilvl w:val="0"/>
          <w:numId w:val="10"/>
        </w:numPr>
        <w:jc w:val="both"/>
        <w:rPr>
          <w:bCs/>
        </w:rPr>
      </w:pPr>
      <w:r w:rsidRPr="00BE48BB">
        <w:rPr>
          <w:bCs/>
        </w:rPr>
        <w:t xml:space="preserve">Un bouton "Modifier" </w:t>
      </w:r>
    </w:p>
    <w:p w:rsidR="002B4B2E" w:rsidRPr="00BE48BB" w:rsidRDefault="002B4B2E" w:rsidP="00114490">
      <w:pPr>
        <w:pStyle w:val="NormalArial"/>
        <w:numPr>
          <w:ilvl w:val="0"/>
          <w:numId w:val="10"/>
        </w:numPr>
        <w:jc w:val="both"/>
        <w:rPr>
          <w:bCs/>
        </w:rPr>
      </w:pPr>
      <w:r w:rsidRPr="00BE48BB">
        <w:rPr>
          <w:bCs/>
        </w:rPr>
        <w:t xml:space="preserve">Un bouton "Supprimer" </w:t>
      </w:r>
    </w:p>
    <w:p w:rsidR="002B4B2E" w:rsidRPr="00BE48BB" w:rsidRDefault="002B4B2E" w:rsidP="00114490">
      <w:pPr>
        <w:pStyle w:val="NormalArial"/>
        <w:jc w:val="both"/>
        <w:rPr>
          <w:bCs/>
        </w:rPr>
      </w:pPr>
    </w:p>
    <w:p w:rsidR="002B4B2E" w:rsidRPr="00BE48BB" w:rsidRDefault="002B4B2E" w:rsidP="00114490">
      <w:pPr>
        <w:pStyle w:val="NormalArial"/>
        <w:jc w:val="both"/>
        <w:rPr>
          <w:bCs/>
        </w:rPr>
      </w:pPr>
      <w:r w:rsidRPr="00BE48BB">
        <w:rPr>
          <w:bCs/>
        </w:rPr>
        <w:t xml:space="preserve">La liste est triée par ordre alphabétique sur le </w:t>
      </w:r>
      <w:r w:rsidR="0017088B" w:rsidRPr="00BE48BB">
        <w:rPr>
          <w:bCs/>
        </w:rPr>
        <w:t>code</w:t>
      </w:r>
      <w:r w:rsidRPr="00BE48BB">
        <w:rPr>
          <w:bCs/>
        </w:rPr>
        <w:t>.</w:t>
      </w:r>
    </w:p>
    <w:p w:rsidR="002B4B2E" w:rsidRPr="00BE48BB" w:rsidRDefault="002B4B2E" w:rsidP="00114490">
      <w:pPr>
        <w:pStyle w:val="NormalArial"/>
        <w:jc w:val="both"/>
        <w:rPr>
          <w:bCs/>
        </w:rPr>
      </w:pPr>
    </w:p>
    <w:p w:rsidR="002B4B2E" w:rsidRPr="00BE48BB" w:rsidRDefault="002B4B2E" w:rsidP="00114490">
      <w:pPr>
        <w:pStyle w:val="NormalArial"/>
        <w:jc w:val="both"/>
        <w:rPr>
          <w:bCs/>
        </w:rPr>
      </w:pPr>
      <w:r w:rsidRPr="00BE48BB">
        <w:rPr>
          <w:bCs/>
        </w:rPr>
        <w:t>Un bouton "</w:t>
      </w:r>
      <w:r w:rsidR="00E414B6" w:rsidRPr="00BE48BB">
        <w:rPr>
          <w:bCs/>
        </w:rPr>
        <w:t>Nouveau</w:t>
      </w:r>
      <w:r w:rsidRPr="00BE48BB">
        <w:rPr>
          <w:bCs/>
        </w:rPr>
        <w:t xml:space="preserve">" permet de créer un nouveau </w:t>
      </w:r>
      <w:r w:rsidR="00EC51DB" w:rsidRPr="00BE48BB">
        <w:rPr>
          <w:bCs/>
        </w:rPr>
        <w:t>statut</w:t>
      </w:r>
      <w:r w:rsidRPr="00BE48BB">
        <w:rPr>
          <w:bCs/>
        </w:rPr>
        <w:t>.</w:t>
      </w:r>
    </w:p>
    <w:p w:rsidR="0017088B" w:rsidRPr="00BE48BB" w:rsidRDefault="0017088B" w:rsidP="00114490">
      <w:pPr>
        <w:pStyle w:val="NormalArial"/>
        <w:jc w:val="both"/>
        <w:rPr>
          <w:bCs/>
        </w:rPr>
      </w:pPr>
    </w:p>
    <w:p w:rsidR="006774B3" w:rsidRPr="00BE48BB" w:rsidRDefault="006774B3" w:rsidP="00114490">
      <w:pPr>
        <w:pStyle w:val="NormalArial"/>
        <w:jc w:val="both"/>
        <w:rPr>
          <w:bCs/>
        </w:rPr>
      </w:pPr>
      <w:r w:rsidRPr="00BE48BB">
        <w:rPr>
          <w:bCs/>
        </w:rPr>
        <w:t xml:space="preserve">Un bouton </w:t>
      </w:r>
      <w:r w:rsidR="0061656D" w:rsidRPr="00BE48BB">
        <w:rPr>
          <w:bCs/>
        </w:rPr>
        <w:t>"</w:t>
      </w:r>
      <w:r w:rsidR="0061656D" w:rsidRPr="00BE48BB">
        <w:t>Autorisation d'accès des profils selon le statut"</w:t>
      </w:r>
      <w:r w:rsidR="00737C98" w:rsidRPr="00BE48BB">
        <w:t xml:space="preserve"> permet d</w:t>
      </w:r>
      <w:r w:rsidR="0017088B" w:rsidRPr="00BE48BB">
        <w:t>e gérer les autorisation</w:t>
      </w:r>
      <w:r w:rsidR="0045276B" w:rsidRPr="00BE48BB">
        <w:t>s</w:t>
      </w:r>
      <w:r w:rsidR="0017088B" w:rsidRPr="00BE48BB">
        <w:t xml:space="preserve"> d'accès des profils selon le statut</w:t>
      </w:r>
      <w:r w:rsidR="00737C98" w:rsidRPr="00BE48BB">
        <w:t>.</w:t>
      </w:r>
    </w:p>
    <w:p w:rsidR="00B4100D" w:rsidRPr="00BE48BB" w:rsidRDefault="00B4100D" w:rsidP="00114490">
      <w:pPr>
        <w:pStyle w:val="Titre4bis"/>
      </w:pPr>
      <w:r w:rsidRPr="00BE48BB">
        <w:t>Interface – Formulaire statut</w:t>
      </w:r>
    </w:p>
    <w:p w:rsidR="00B4100D" w:rsidRPr="00BE48BB" w:rsidRDefault="00B4100D" w:rsidP="00114490">
      <w:pPr>
        <w:pStyle w:val="NormalArial"/>
        <w:rPr>
          <w:bCs/>
        </w:rPr>
      </w:pPr>
      <w:r w:rsidRPr="00BE48BB">
        <w:rPr>
          <w:bCs/>
        </w:rPr>
        <w:t>L'écran affiche un formulaire composé du champ :</w:t>
      </w:r>
    </w:p>
    <w:p w:rsidR="00B4100D" w:rsidRPr="00BE48BB" w:rsidRDefault="00391EBC" w:rsidP="00114490">
      <w:pPr>
        <w:pStyle w:val="NormalArial"/>
        <w:numPr>
          <w:ilvl w:val="0"/>
          <w:numId w:val="12"/>
        </w:numPr>
        <w:rPr>
          <w:bCs/>
        </w:rPr>
      </w:pPr>
      <w:r w:rsidRPr="00BE48BB">
        <w:rPr>
          <w:bCs/>
        </w:rPr>
        <w:t xml:space="preserve">Code </w:t>
      </w:r>
      <w:r w:rsidR="00B4100D" w:rsidRPr="00BE48BB">
        <w:rPr>
          <w:bCs/>
        </w:rPr>
        <w:t>(texte libre</w:t>
      </w:r>
      <w:r w:rsidR="00E414B6" w:rsidRPr="00BE48BB">
        <w:rPr>
          <w:bCs/>
        </w:rPr>
        <w:t xml:space="preserve"> - obligatoire</w:t>
      </w:r>
      <w:r w:rsidR="00B4100D" w:rsidRPr="00BE48BB">
        <w:rPr>
          <w:bCs/>
        </w:rPr>
        <w:t>)</w:t>
      </w:r>
    </w:p>
    <w:p w:rsidR="00B4100D" w:rsidRPr="00BE48BB" w:rsidRDefault="00B4100D" w:rsidP="00114490">
      <w:pPr>
        <w:pStyle w:val="NormalArial"/>
        <w:numPr>
          <w:ilvl w:val="0"/>
          <w:numId w:val="12"/>
        </w:numPr>
        <w:rPr>
          <w:bCs/>
        </w:rPr>
      </w:pPr>
      <w:r w:rsidRPr="00BE48BB">
        <w:rPr>
          <w:bCs/>
        </w:rPr>
        <w:t>Entreprise Extérieure Accessible (case à cocher)</w:t>
      </w:r>
    </w:p>
    <w:p w:rsidR="00B4100D" w:rsidRPr="00BE48BB" w:rsidRDefault="00B4100D" w:rsidP="00114490">
      <w:pPr>
        <w:pStyle w:val="NormalArial"/>
        <w:numPr>
          <w:ilvl w:val="0"/>
          <w:numId w:val="12"/>
        </w:numPr>
        <w:rPr>
          <w:bCs/>
        </w:rPr>
      </w:pPr>
      <w:r w:rsidRPr="00BE48BB">
        <w:rPr>
          <w:bCs/>
        </w:rPr>
        <w:t>Entreprise Extérieure Obligatoire (case à cocher)</w:t>
      </w:r>
    </w:p>
    <w:p w:rsidR="00B4100D" w:rsidRPr="00BE48BB" w:rsidRDefault="00B4100D" w:rsidP="00114490">
      <w:pPr>
        <w:pStyle w:val="NormalArial"/>
        <w:numPr>
          <w:ilvl w:val="0"/>
          <w:numId w:val="12"/>
        </w:numPr>
        <w:rPr>
          <w:bCs/>
        </w:rPr>
      </w:pPr>
      <w:r w:rsidRPr="00BE48BB">
        <w:rPr>
          <w:bCs/>
        </w:rPr>
        <w:t>Sous-Statut Obligatoire (case à cocher)</w:t>
      </w:r>
    </w:p>
    <w:p w:rsidR="00B4100D" w:rsidRPr="00BE48BB" w:rsidRDefault="00B4100D" w:rsidP="00114490">
      <w:pPr>
        <w:pStyle w:val="NormalArial"/>
        <w:rPr>
          <w:bCs/>
        </w:rPr>
      </w:pPr>
    </w:p>
    <w:p w:rsidR="00B4100D" w:rsidRPr="00BE48BB" w:rsidRDefault="00B4100D" w:rsidP="00114490">
      <w:pPr>
        <w:pStyle w:val="NormalArial"/>
        <w:rPr>
          <w:bCs/>
        </w:rPr>
      </w:pPr>
      <w:r w:rsidRPr="00BE48BB">
        <w:rPr>
          <w:bCs/>
        </w:rPr>
        <w:t>Un bouton "Valider" permet d'enregistrer le formulaire.</w:t>
      </w:r>
    </w:p>
    <w:p w:rsidR="00B4100D" w:rsidRPr="00BE48BB" w:rsidRDefault="00B4100D" w:rsidP="00114490">
      <w:pPr>
        <w:pStyle w:val="NormalArial"/>
        <w:rPr>
          <w:bCs/>
        </w:rPr>
      </w:pPr>
      <w:r w:rsidRPr="00BE48BB">
        <w:rPr>
          <w:bCs/>
        </w:rPr>
        <w:t>Un bouton "Annuler" permet de revenir à la liste sans sauvegarder.</w:t>
      </w:r>
    </w:p>
    <w:p w:rsidR="00B4100D" w:rsidRPr="00BE48BB" w:rsidRDefault="00B4100D" w:rsidP="00114490">
      <w:pPr>
        <w:pStyle w:val="Titre4bis"/>
      </w:pPr>
      <w:r w:rsidRPr="00BE48BB">
        <w:t xml:space="preserve">Interface – </w:t>
      </w:r>
      <w:r w:rsidR="0045276B" w:rsidRPr="00BE48BB">
        <w:t>Tableau des autorisations d'accès des profils selon le statut</w:t>
      </w:r>
    </w:p>
    <w:p w:rsidR="0045276B" w:rsidRPr="00BE48BB" w:rsidRDefault="0045276B" w:rsidP="0045276B">
      <w:pPr>
        <w:pStyle w:val="NormalArial"/>
        <w:rPr>
          <w:bCs/>
        </w:rPr>
      </w:pPr>
      <w:r w:rsidRPr="00BE48BB">
        <w:rPr>
          <w:bCs/>
        </w:rPr>
        <w:t>L'écran affiche un tableau avec :</w:t>
      </w:r>
    </w:p>
    <w:p w:rsidR="0045276B" w:rsidRPr="00BE48BB" w:rsidRDefault="0045276B" w:rsidP="0045276B">
      <w:pPr>
        <w:pStyle w:val="NormalArial"/>
        <w:numPr>
          <w:ilvl w:val="0"/>
          <w:numId w:val="130"/>
        </w:numPr>
        <w:rPr>
          <w:bCs/>
        </w:rPr>
      </w:pPr>
      <w:r w:rsidRPr="00BE48BB">
        <w:rPr>
          <w:bCs/>
        </w:rPr>
        <w:t xml:space="preserve">les profils Pégase en colonne </w:t>
      </w:r>
    </w:p>
    <w:p w:rsidR="0045276B" w:rsidRPr="00BE48BB" w:rsidRDefault="0045276B" w:rsidP="0045276B">
      <w:pPr>
        <w:pStyle w:val="NormalArial"/>
        <w:numPr>
          <w:ilvl w:val="0"/>
          <w:numId w:val="130"/>
        </w:numPr>
        <w:rPr>
          <w:bCs/>
        </w:rPr>
      </w:pPr>
      <w:r w:rsidRPr="00BE48BB">
        <w:rPr>
          <w:bCs/>
        </w:rPr>
        <w:t xml:space="preserve">et tous les statuts de la table de référence des statuts en ligne. </w:t>
      </w:r>
    </w:p>
    <w:p w:rsidR="0045276B" w:rsidRPr="00BE48BB" w:rsidRDefault="0045276B" w:rsidP="0045276B">
      <w:pPr>
        <w:pStyle w:val="NormalArial"/>
        <w:numPr>
          <w:ilvl w:val="0"/>
          <w:numId w:val="130"/>
        </w:numPr>
        <w:rPr>
          <w:bCs/>
        </w:rPr>
      </w:pPr>
      <w:r w:rsidRPr="00BE48BB">
        <w:rPr>
          <w:bCs/>
        </w:rPr>
        <w:t>Une case à cocher est affichée pour chaque correspondance Profil/Statut.</w:t>
      </w:r>
      <w:r w:rsidRPr="00BE48BB">
        <w:rPr>
          <w:bCs/>
        </w:rPr>
        <w:br/>
        <w:t>Si la case est cochée, cela signifie que le profil accède aux données d'une personne ayant le statut correspondant. Dans le cas contraire, le profil n'a pas accès aux informations.</w:t>
      </w:r>
    </w:p>
    <w:p w:rsidR="00B4100D" w:rsidRPr="00BE48BB" w:rsidRDefault="00B4100D" w:rsidP="00114490">
      <w:pPr>
        <w:pStyle w:val="NormalArial"/>
        <w:rPr>
          <w:bCs/>
        </w:rPr>
      </w:pPr>
    </w:p>
    <w:p w:rsidR="00B4100D" w:rsidRPr="00BE48BB" w:rsidRDefault="00B4100D" w:rsidP="00114490">
      <w:pPr>
        <w:pStyle w:val="NormalArial"/>
        <w:rPr>
          <w:bCs/>
        </w:rPr>
      </w:pPr>
      <w:r w:rsidRPr="00BE48BB">
        <w:rPr>
          <w:bCs/>
        </w:rPr>
        <w:t>Un bouton "Valider" permet d'enregistrer l</w:t>
      </w:r>
      <w:r w:rsidR="000C278A" w:rsidRPr="00BE48BB">
        <w:rPr>
          <w:bCs/>
        </w:rPr>
        <w:t>'état des cases à cocher</w:t>
      </w:r>
      <w:r w:rsidRPr="00BE48BB">
        <w:rPr>
          <w:bCs/>
        </w:rPr>
        <w:t>.</w:t>
      </w:r>
    </w:p>
    <w:p w:rsidR="00B4100D" w:rsidRPr="00BE48BB" w:rsidRDefault="00B4100D" w:rsidP="00114490">
      <w:pPr>
        <w:pStyle w:val="NormalArial"/>
        <w:rPr>
          <w:bCs/>
        </w:rPr>
      </w:pPr>
      <w:r w:rsidRPr="00BE48BB">
        <w:rPr>
          <w:bCs/>
        </w:rPr>
        <w:t>Un bouton "Annuler" permet de revenir à la liste sans sauvegarder.</w:t>
      </w:r>
    </w:p>
    <w:p w:rsidR="00F706E8" w:rsidRPr="00BE48BB" w:rsidRDefault="00F706E8" w:rsidP="00114490">
      <w:pPr>
        <w:pStyle w:val="NormalArial"/>
        <w:rPr>
          <w:bCs/>
        </w:rPr>
      </w:pPr>
    </w:p>
    <w:p w:rsidR="00F706E8" w:rsidRPr="00BE48BB" w:rsidRDefault="00F706E8" w:rsidP="00114490">
      <w:pPr>
        <w:pStyle w:val="Titre4bis"/>
      </w:pPr>
      <w:r w:rsidRPr="00BE48BB">
        <w:t xml:space="preserve">Scénario 1 – </w:t>
      </w:r>
      <w:r w:rsidR="00E15514" w:rsidRPr="00BE48BB">
        <w:t>A</w:t>
      </w:r>
      <w:r w:rsidRPr="00BE48BB">
        <w:t>fficher la liste des statuts</w:t>
      </w:r>
    </w:p>
    <w:p w:rsidR="00F706E8" w:rsidRPr="00BE48BB" w:rsidRDefault="00F706E8" w:rsidP="00114490">
      <w:pPr>
        <w:pStyle w:val="NormalArial"/>
      </w:pPr>
    </w:p>
    <w:p w:rsidR="002B4B2E" w:rsidRPr="00BE48BB" w:rsidRDefault="002B4B2E" w:rsidP="00114490">
      <w:pPr>
        <w:pStyle w:val="NormalArial"/>
        <w:numPr>
          <w:ilvl w:val="0"/>
          <w:numId w:val="34"/>
        </w:numPr>
      </w:pPr>
      <w:r w:rsidRPr="00BE48BB">
        <w:t>L'acteur arrive sur le module.</w:t>
      </w:r>
    </w:p>
    <w:p w:rsidR="002B4B2E" w:rsidRPr="00BE48BB" w:rsidRDefault="002B4B2E" w:rsidP="00114490">
      <w:pPr>
        <w:pStyle w:val="NormalArial"/>
        <w:numPr>
          <w:ilvl w:val="0"/>
          <w:numId w:val="34"/>
        </w:numPr>
      </w:pPr>
      <w:r w:rsidRPr="00BE48BB">
        <w:t xml:space="preserve">Le système affiche la liste des </w:t>
      </w:r>
      <w:r w:rsidR="00FD7533" w:rsidRPr="00BE48BB">
        <w:t>statuts</w:t>
      </w:r>
    </w:p>
    <w:p w:rsidR="002B4B2E" w:rsidRPr="00BE48BB" w:rsidRDefault="002B4B2E" w:rsidP="00114490">
      <w:pPr>
        <w:pStyle w:val="Titre4bis"/>
      </w:pPr>
      <w:r w:rsidRPr="00BE48BB">
        <w:t>Scénario 2 – Créer un</w:t>
      </w:r>
      <w:r w:rsidR="00FD7533" w:rsidRPr="00BE48BB">
        <w:t xml:space="preserve"> nouveau statut</w:t>
      </w:r>
    </w:p>
    <w:p w:rsidR="002B4B2E" w:rsidRPr="00BE48BB" w:rsidRDefault="002B4B2E" w:rsidP="00114490">
      <w:pPr>
        <w:pStyle w:val="NormalArial"/>
      </w:pPr>
    </w:p>
    <w:p w:rsidR="002B4B2E" w:rsidRPr="00BE48BB" w:rsidRDefault="002B4B2E" w:rsidP="00114490">
      <w:pPr>
        <w:pStyle w:val="NormalArial"/>
        <w:numPr>
          <w:ilvl w:val="0"/>
          <w:numId w:val="35"/>
        </w:numPr>
      </w:pPr>
      <w:r w:rsidRPr="00BE48BB">
        <w:t>L'acteur clique sur "</w:t>
      </w:r>
      <w:r w:rsidR="00E414B6" w:rsidRPr="00BE48BB">
        <w:t>Nouveau</w:t>
      </w:r>
      <w:r w:rsidRPr="00BE48BB">
        <w:t>"</w:t>
      </w:r>
    </w:p>
    <w:p w:rsidR="002B4B2E" w:rsidRPr="00BE48BB" w:rsidRDefault="002B4B2E" w:rsidP="00114490">
      <w:pPr>
        <w:pStyle w:val="NormalArial"/>
        <w:numPr>
          <w:ilvl w:val="0"/>
          <w:numId w:val="35"/>
        </w:numPr>
      </w:pPr>
      <w:r w:rsidRPr="00BE48BB">
        <w:t xml:space="preserve">Le système affiche le formulaire </w:t>
      </w:r>
      <w:r w:rsidR="00FD7533" w:rsidRPr="00BE48BB">
        <w:t>statut</w:t>
      </w:r>
      <w:r w:rsidR="0045276B" w:rsidRPr="00BE48BB">
        <w:t xml:space="preserve"> vierge</w:t>
      </w:r>
    </w:p>
    <w:p w:rsidR="002B4B2E" w:rsidRPr="00BE48BB" w:rsidRDefault="002B4B2E" w:rsidP="00114490">
      <w:pPr>
        <w:pStyle w:val="NormalArial"/>
        <w:numPr>
          <w:ilvl w:val="0"/>
          <w:numId w:val="35"/>
        </w:numPr>
      </w:pPr>
      <w:r w:rsidRPr="00BE48BB">
        <w:lastRenderedPageBreak/>
        <w:t>L'acteur saisit les informations et valide.</w:t>
      </w:r>
      <w:r w:rsidR="00E414B6" w:rsidRPr="00BE48BB">
        <w:rPr>
          <w:b/>
          <w:color w:val="FF0000"/>
        </w:rPr>
        <w:t xml:space="preserve"> EXCEPTION1</w:t>
      </w:r>
    </w:p>
    <w:p w:rsidR="002B4B2E" w:rsidRPr="00BE48BB" w:rsidRDefault="002B4B2E" w:rsidP="00114490">
      <w:pPr>
        <w:pStyle w:val="NormalArial"/>
        <w:numPr>
          <w:ilvl w:val="0"/>
          <w:numId w:val="35"/>
        </w:numPr>
      </w:pPr>
      <w:r w:rsidRPr="00BE48BB">
        <w:t xml:space="preserve">Le système enregistre les données </w:t>
      </w:r>
    </w:p>
    <w:p w:rsidR="002B4B2E" w:rsidRPr="00BE48BB" w:rsidRDefault="002B4B2E" w:rsidP="00114490">
      <w:pPr>
        <w:pStyle w:val="NormalArial"/>
        <w:numPr>
          <w:ilvl w:val="0"/>
          <w:numId w:val="35"/>
        </w:numPr>
      </w:pPr>
      <w:r w:rsidRPr="00BE48BB">
        <w:t xml:space="preserve">Le système redirige </w:t>
      </w:r>
      <w:r w:rsidR="00FD7533" w:rsidRPr="00BE48BB">
        <w:t>l</w:t>
      </w:r>
      <w:r w:rsidRPr="00BE48BB">
        <w:t xml:space="preserve">'acteur vers la liste des </w:t>
      </w:r>
      <w:r w:rsidR="00FD7533" w:rsidRPr="00BE48BB">
        <w:t>statuts</w:t>
      </w:r>
    </w:p>
    <w:p w:rsidR="002B4B2E" w:rsidRPr="00BE48BB" w:rsidRDefault="002B4B2E" w:rsidP="00114490">
      <w:pPr>
        <w:pStyle w:val="NormalArial"/>
      </w:pPr>
    </w:p>
    <w:p w:rsidR="002B4B2E" w:rsidRPr="00BE48BB" w:rsidRDefault="002B4B2E" w:rsidP="00114490">
      <w:pPr>
        <w:pStyle w:val="Titre4bis"/>
      </w:pPr>
      <w:r w:rsidRPr="00BE48BB">
        <w:t>Scénario 3 – Modifier un</w:t>
      </w:r>
      <w:r w:rsidR="00FD7533" w:rsidRPr="00BE48BB">
        <w:t xml:space="preserve"> statut</w:t>
      </w:r>
    </w:p>
    <w:p w:rsidR="002B4B2E" w:rsidRPr="00BE48BB" w:rsidRDefault="002B4B2E" w:rsidP="00114490">
      <w:pPr>
        <w:pStyle w:val="NormalArial"/>
        <w:numPr>
          <w:ilvl w:val="0"/>
          <w:numId w:val="36"/>
        </w:numPr>
      </w:pPr>
      <w:r w:rsidRPr="00BE48BB">
        <w:t xml:space="preserve">A partir de la liste des </w:t>
      </w:r>
      <w:r w:rsidR="00FD7533" w:rsidRPr="00BE48BB">
        <w:t>statuts</w:t>
      </w:r>
      <w:r w:rsidRPr="00BE48BB">
        <w:t xml:space="preserve">, </w:t>
      </w:r>
      <w:r w:rsidR="00FD7533" w:rsidRPr="00BE48BB">
        <w:t>l</w:t>
      </w:r>
      <w:r w:rsidRPr="00BE48BB">
        <w:t>'acteur clique sur "Modifier "</w:t>
      </w:r>
    </w:p>
    <w:p w:rsidR="002B4B2E" w:rsidRPr="00BE48BB" w:rsidRDefault="002B4B2E" w:rsidP="00114490">
      <w:pPr>
        <w:pStyle w:val="NormalArial"/>
        <w:numPr>
          <w:ilvl w:val="0"/>
          <w:numId w:val="36"/>
        </w:numPr>
      </w:pPr>
      <w:r w:rsidRPr="00BE48BB">
        <w:t xml:space="preserve">Le système affiche un formulaire </w:t>
      </w:r>
      <w:r w:rsidR="00FD7533" w:rsidRPr="00BE48BB">
        <w:t xml:space="preserve">statut </w:t>
      </w:r>
      <w:r w:rsidRPr="00BE48BB">
        <w:t>pré-rempli</w:t>
      </w:r>
    </w:p>
    <w:p w:rsidR="002B4B2E" w:rsidRPr="00BE48BB" w:rsidRDefault="002B4B2E" w:rsidP="00114490">
      <w:pPr>
        <w:pStyle w:val="NormalArial"/>
        <w:numPr>
          <w:ilvl w:val="0"/>
          <w:numId w:val="36"/>
        </w:numPr>
      </w:pPr>
      <w:r w:rsidRPr="00BE48BB">
        <w:t xml:space="preserve">L'acteur modifie les données et valide </w:t>
      </w:r>
      <w:r w:rsidR="00E414B6" w:rsidRPr="00BE48BB">
        <w:rPr>
          <w:b/>
          <w:color w:val="FF0000"/>
        </w:rPr>
        <w:t>EXCEPTION1</w:t>
      </w:r>
    </w:p>
    <w:p w:rsidR="002B4B2E" w:rsidRPr="00BE48BB" w:rsidRDefault="002B4B2E" w:rsidP="00114490">
      <w:pPr>
        <w:pStyle w:val="NormalArial"/>
        <w:numPr>
          <w:ilvl w:val="0"/>
          <w:numId w:val="36"/>
        </w:numPr>
      </w:pPr>
      <w:r w:rsidRPr="00BE48BB">
        <w:t>Le système enregistre les données</w:t>
      </w:r>
    </w:p>
    <w:p w:rsidR="002B4B2E" w:rsidRPr="00BE48BB" w:rsidRDefault="002B4B2E" w:rsidP="00114490">
      <w:pPr>
        <w:pStyle w:val="NormalArial"/>
        <w:numPr>
          <w:ilvl w:val="0"/>
          <w:numId w:val="36"/>
        </w:numPr>
      </w:pPr>
      <w:r w:rsidRPr="00BE48BB">
        <w:t xml:space="preserve">Le système redirige l'acteur vers la liste des </w:t>
      </w:r>
      <w:r w:rsidR="00FD7533" w:rsidRPr="00BE48BB">
        <w:t>statuts</w:t>
      </w:r>
    </w:p>
    <w:p w:rsidR="000538B1" w:rsidRPr="00BE48BB" w:rsidRDefault="000538B1" w:rsidP="000538B1">
      <w:pPr>
        <w:pStyle w:val="NormalArial"/>
      </w:pPr>
    </w:p>
    <w:p w:rsidR="00F706E8" w:rsidRPr="00BE48BB" w:rsidRDefault="00F706E8" w:rsidP="00114490">
      <w:pPr>
        <w:pStyle w:val="Titre4bis"/>
      </w:pPr>
      <w:r w:rsidRPr="00BE48BB">
        <w:t>Scénario 4 – Supprimer un statut</w:t>
      </w:r>
    </w:p>
    <w:p w:rsidR="00F706E8" w:rsidRPr="00BE48BB" w:rsidRDefault="00F706E8" w:rsidP="00114490">
      <w:pPr>
        <w:pStyle w:val="NormalArial"/>
        <w:numPr>
          <w:ilvl w:val="0"/>
          <w:numId w:val="37"/>
        </w:numPr>
        <w:jc w:val="both"/>
      </w:pPr>
      <w:r w:rsidRPr="00BE48BB">
        <w:t xml:space="preserve">A partir de la liste des statuts, </w:t>
      </w:r>
      <w:r w:rsidR="008E027F" w:rsidRPr="00BE48BB">
        <w:t>l</w:t>
      </w:r>
      <w:r w:rsidRPr="00BE48BB">
        <w:t>'acteur clique sur "Supprimer"</w:t>
      </w:r>
    </w:p>
    <w:p w:rsidR="00F706E8" w:rsidRPr="00BE48BB" w:rsidRDefault="00F706E8" w:rsidP="00114490">
      <w:pPr>
        <w:pStyle w:val="NormalArial"/>
        <w:numPr>
          <w:ilvl w:val="0"/>
          <w:numId w:val="37"/>
        </w:numPr>
        <w:jc w:val="both"/>
      </w:pPr>
      <w:r w:rsidRPr="00BE48BB">
        <w:t>Le système demande confirmation</w:t>
      </w:r>
    </w:p>
    <w:p w:rsidR="00F706E8" w:rsidRPr="00BE48BB" w:rsidRDefault="00F706E8" w:rsidP="00114490">
      <w:pPr>
        <w:pStyle w:val="NormalArial"/>
        <w:numPr>
          <w:ilvl w:val="0"/>
          <w:numId w:val="37"/>
        </w:numPr>
        <w:jc w:val="both"/>
      </w:pPr>
      <w:r w:rsidRPr="00BE48BB">
        <w:t>L'acteur confirme</w:t>
      </w:r>
      <w:r w:rsidR="008E027F" w:rsidRPr="00BE48BB">
        <w:t xml:space="preserve"> la suppression</w:t>
      </w:r>
    </w:p>
    <w:p w:rsidR="00F706E8" w:rsidRPr="00BE48BB" w:rsidRDefault="00F706E8" w:rsidP="00114490">
      <w:pPr>
        <w:pStyle w:val="NormalArial"/>
        <w:numPr>
          <w:ilvl w:val="0"/>
          <w:numId w:val="37"/>
        </w:numPr>
        <w:jc w:val="both"/>
      </w:pPr>
      <w:r w:rsidRPr="00BE48BB">
        <w:t>Le système supprime le statut</w:t>
      </w:r>
      <w:r w:rsidR="00BE2297" w:rsidRPr="00BE48BB">
        <w:t xml:space="preserve"> ainsi que les autorisations d'accès des profils </w:t>
      </w:r>
      <w:r w:rsidR="008E027F" w:rsidRPr="00BE48BB">
        <w:t xml:space="preserve">Pégase </w:t>
      </w:r>
      <w:r w:rsidR="00BE2297" w:rsidRPr="00BE48BB">
        <w:t>associées au statut</w:t>
      </w:r>
      <w:r w:rsidR="000538B1" w:rsidRPr="00BE48BB">
        <w:t xml:space="preserve"> </w:t>
      </w:r>
    </w:p>
    <w:p w:rsidR="00F706E8" w:rsidRPr="00BE48BB" w:rsidRDefault="00F706E8" w:rsidP="00114490">
      <w:pPr>
        <w:pStyle w:val="NormalArial"/>
        <w:numPr>
          <w:ilvl w:val="0"/>
          <w:numId w:val="37"/>
        </w:numPr>
        <w:jc w:val="both"/>
      </w:pPr>
      <w:r w:rsidRPr="00BE48BB">
        <w:t>Le système redirige l'acteur vers la liste des statuts</w:t>
      </w:r>
    </w:p>
    <w:p w:rsidR="000538B1" w:rsidRPr="00BE48BB" w:rsidRDefault="000538B1" w:rsidP="000538B1">
      <w:pPr>
        <w:pStyle w:val="NormalArial"/>
        <w:jc w:val="both"/>
      </w:pPr>
    </w:p>
    <w:p w:rsidR="00F706E8" w:rsidRPr="00BE48BB" w:rsidRDefault="00F706E8" w:rsidP="00114490">
      <w:pPr>
        <w:pStyle w:val="Titre4bis"/>
      </w:pPr>
      <w:r w:rsidRPr="00BE48BB">
        <w:t>Scénario 5 – Modifier les autorisations d'accès des profils selon le statut</w:t>
      </w:r>
    </w:p>
    <w:p w:rsidR="00F706E8" w:rsidRPr="00BE48BB" w:rsidRDefault="00F706E8" w:rsidP="00114490">
      <w:pPr>
        <w:pStyle w:val="NormalArial"/>
        <w:numPr>
          <w:ilvl w:val="0"/>
          <w:numId w:val="38"/>
        </w:numPr>
      </w:pPr>
      <w:r w:rsidRPr="00BE48BB">
        <w:t xml:space="preserve">A partir de la liste des statuts, l'acteur clique sur </w:t>
      </w:r>
      <w:r w:rsidRPr="00BE48BB">
        <w:rPr>
          <w:bCs/>
        </w:rPr>
        <w:t>"</w:t>
      </w:r>
      <w:r w:rsidRPr="00BE48BB">
        <w:t>Autorisation d'accès des profils selon le statut"</w:t>
      </w:r>
    </w:p>
    <w:p w:rsidR="00F706E8" w:rsidRPr="00BE48BB" w:rsidRDefault="00F706E8" w:rsidP="00114490">
      <w:pPr>
        <w:pStyle w:val="NormalArial"/>
        <w:numPr>
          <w:ilvl w:val="0"/>
          <w:numId w:val="38"/>
        </w:numPr>
        <w:rPr>
          <w:bCs/>
        </w:rPr>
      </w:pPr>
      <w:r w:rsidRPr="00BE48BB">
        <w:rPr>
          <w:bCs/>
        </w:rPr>
        <w:t xml:space="preserve">Le système affiche le </w:t>
      </w:r>
      <w:r w:rsidR="000538B1" w:rsidRPr="00BE48BB">
        <w:t>tableau des autorisations d'accès des profils selon le statut pré-rempli</w:t>
      </w:r>
    </w:p>
    <w:p w:rsidR="00F706E8" w:rsidRPr="00BE48BB" w:rsidRDefault="00F706E8" w:rsidP="00114490">
      <w:pPr>
        <w:pStyle w:val="NormalArial"/>
        <w:numPr>
          <w:ilvl w:val="0"/>
          <w:numId w:val="38"/>
        </w:numPr>
      </w:pPr>
      <w:r w:rsidRPr="00BE48BB">
        <w:t>L'acteur modifie les données du tableau et valide</w:t>
      </w:r>
    </w:p>
    <w:p w:rsidR="00F706E8" w:rsidRPr="00BE48BB" w:rsidRDefault="00F706E8" w:rsidP="00114490">
      <w:pPr>
        <w:pStyle w:val="NormalArial"/>
        <w:numPr>
          <w:ilvl w:val="0"/>
          <w:numId w:val="38"/>
        </w:numPr>
      </w:pPr>
      <w:r w:rsidRPr="00BE48BB">
        <w:t>Le système redirige l'acteur vers la liste des statuts</w:t>
      </w:r>
    </w:p>
    <w:p w:rsidR="000538B1" w:rsidRPr="00BE48BB" w:rsidRDefault="000538B1" w:rsidP="000538B1">
      <w:pPr>
        <w:pStyle w:val="NormalArial"/>
      </w:pPr>
    </w:p>
    <w:p w:rsidR="002B4B2E" w:rsidRPr="00BE48BB" w:rsidRDefault="002B4B2E" w:rsidP="00114490">
      <w:pPr>
        <w:pStyle w:val="Titre4bis"/>
      </w:pPr>
      <w:r w:rsidRPr="00BE48BB">
        <w:t>Cas d'exception</w:t>
      </w:r>
    </w:p>
    <w:p w:rsidR="00E414B6" w:rsidRPr="00BE48BB" w:rsidRDefault="00E414B6" w:rsidP="00114490">
      <w:pPr>
        <w:pStyle w:val="NormalArial"/>
        <w:jc w:val="both"/>
      </w:pPr>
      <w:r w:rsidRPr="00BE48BB">
        <w:rPr>
          <w:b/>
          <w:color w:val="FF0000"/>
        </w:rPr>
        <w:t xml:space="preserve">EXCEPTION1 : </w:t>
      </w:r>
      <w:r w:rsidR="00E15514" w:rsidRPr="00BE48BB">
        <w:t>si le code n'est pas renseigné ou que le code est déjà attribué à un autre statut, l'acteur est redirigé vers le formulaire et un message d’erreur est affiché.</w:t>
      </w:r>
    </w:p>
    <w:p w:rsidR="0045276B" w:rsidRPr="00BE48BB" w:rsidRDefault="0045276B" w:rsidP="00114490">
      <w:pPr>
        <w:pStyle w:val="NormalArial"/>
        <w:jc w:val="both"/>
      </w:pPr>
    </w:p>
    <w:p w:rsidR="0045276B" w:rsidRPr="00BE48BB" w:rsidRDefault="0045276B" w:rsidP="00114490">
      <w:pPr>
        <w:pStyle w:val="NormalArial"/>
        <w:jc w:val="both"/>
      </w:pPr>
    </w:p>
    <w:p w:rsidR="002B4B2E" w:rsidRPr="00BE48BB" w:rsidRDefault="00C9672A" w:rsidP="00114490">
      <w:r w:rsidRPr="00BE48BB">
        <w:br w:type="page"/>
      </w:r>
    </w:p>
    <w:p w:rsidR="00E55E89" w:rsidRPr="00BE48BB" w:rsidRDefault="00E55E89" w:rsidP="00E55E89">
      <w:pPr>
        <w:pStyle w:val="Titre2"/>
      </w:pPr>
      <w:bookmarkStart w:id="3917" w:name="_Toc292454167"/>
      <w:r w:rsidRPr="00BE48BB">
        <w:lastRenderedPageBreak/>
        <w:t>Cas d'utilisation Gestion des sous-statuts</w:t>
      </w:r>
      <w:bookmarkEnd w:id="3917"/>
    </w:p>
    <w:p w:rsidR="00E55E89" w:rsidRPr="00BE48BB" w:rsidRDefault="00E55E89" w:rsidP="00D23387">
      <w:pPr>
        <w:pStyle w:val="Titre3"/>
      </w:pPr>
      <w:bookmarkStart w:id="3918" w:name="_Toc292454168"/>
      <w:r w:rsidRPr="00BE48BB">
        <w:t xml:space="preserve">Consulter </w:t>
      </w:r>
      <w:r w:rsidR="00E500AF" w:rsidRPr="00BE48BB">
        <w:t xml:space="preserve">la liste des </w:t>
      </w:r>
      <w:r w:rsidRPr="00BE48BB">
        <w:t>sous-statuts au niveau Centre</w:t>
      </w:r>
      <w:bookmarkEnd w:id="3918"/>
    </w:p>
    <w:p w:rsidR="00E55E89" w:rsidRPr="00BE48BB" w:rsidRDefault="00E55E89" w:rsidP="00E55E89">
      <w:pPr>
        <w:pStyle w:val="NormalArial"/>
      </w:pPr>
      <w:r w:rsidRPr="00BE48BB">
        <w:rPr>
          <w:b/>
        </w:rPr>
        <w:t>Résumé</w:t>
      </w:r>
      <w:r w:rsidRPr="00BE48BB">
        <w:t xml:space="preserve"> : Cette fonctionnalité permet à l'acteur d'afficher les sous-statuts de </w:t>
      </w:r>
      <w:r w:rsidR="005331BE" w:rsidRPr="00BE48BB">
        <w:t xml:space="preserve">ses </w:t>
      </w:r>
      <w:r w:rsidRPr="00BE48BB">
        <w:t>centre</w:t>
      </w:r>
      <w:r w:rsidR="005331BE" w:rsidRPr="00BE48BB">
        <w:t>s d'habilitation</w:t>
      </w:r>
      <w:r w:rsidR="009D24E5" w:rsidRPr="00BE48BB">
        <w:t xml:space="preserve"> et les sous-statuts nationaux</w:t>
      </w:r>
    </w:p>
    <w:p w:rsidR="00E55E89" w:rsidRPr="00BE48BB" w:rsidRDefault="00E55E89" w:rsidP="00E55E89">
      <w:pPr>
        <w:pStyle w:val="NormalArial"/>
      </w:pPr>
      <w:r w:rsidRPr="00BE48BB">
        <w:rPr>
          <w:b/>
        </w:rPr>
        <w:t>Acteur(s)</w:t>
      </w:r>
      <w:r w:rsidRPr="00BE48BB">
        <w:t xml:space="preserve"> : Accueil, </w:t>
      </w:r>
      <w:r w:rsidR="00B22814" w:rsidRPr="00BE48BB">
        <w:t>OS de Pôle</w:t>
      </w:r>
    </w:p>
    <w:p w:rsidR="00E55E89" w:rsidRPr="00BE48BB" w:rsidRDefault="00E55E89" w:rsidP="00E55E89">
      <w:pPr>
        <w:pStyle w:val="NormalArial"/>
      </w:pPr>
      <w:r w:rsidRPr="00BE48BB">
        <w:rPr>
          <w:b/>
        </w:rPr>
        <w:t>Pré-condition</w:t>
      </w:r>
      <w:r w:rsidRPr="00BE48BB">
        <w:t xml:space="preserve"> : L'acteur est identifié </w:t>
      </w:r>
    </w:p>
    <w:p w:rsidR="00E55E89" w:rsidRPr="00BE48BB" w:rsidRDefault="00E55E89" w:rsidP="00E55E89">
      <w:pPr>
        <w:pStyle w:val="NormalArial"/>
      </w:pPr>
      <w:r w:rsidRPr="00BE48BB">
        <w:rPr>
          <w:b/>
        </w:rPr>
        <w:t>Post-condition</w:t>
      </w:r>
      <w:r w:rsidRPr="00BE48BB">
        <w:t xml:space="preserve"> : les sous-statuts sont affichés</w:t>
      </w:r>
    </w:p>
    <w:p w:rsidR="00E55E89" w:rsidRPr="00BE48BB" w:rsidRDefault="00E55E89" w:rsidP="00494741">
      <w:pPr>
        <w:pStyle w:val="Titre4bis"/>
      </w:pPr>
      <w:r w:rsidRPr="00BE48BB">
        <w:t>Interface Liste des sous-statuts</w:t>
      </w:r>
    </w:p>
    <w:p w:rsidR="00E55E89" w:rsidRPr="00BE48BB" w:rsidRDefault="00E55E89" w:rsidP="00494741">
      <w:pPr>
        <w:pStyle w:val="NormalArial"/>
        <w:jc w:val="both"/>
        <w:rPr>
          <w:bCs/>
        </w:rPr>
      </w:pPr>
      <w:r w:rsidRPr="00BE48BB">
        <w:rPr>
          <w:bCs/>
        </w:rPr>
        <w:t xml:space="preserve">L'écran affiche la liste des </w:t>
      </w:r>
      <w:r w:rsidRPr="00BE48BB">
        <w:t>sous-statuts</w:t>
      </w:r>
      <w:r w:rsidRPr="00BE48BB">
        <w:rPr>
          <w:bCs/>
        </w:rPr>
        <w:t xml:space="preserve">. La liste est composée des colonnes </w:t>
      </w:r>
      <w:r w:rsidR="005D43A4" w:rsidRPr="00BE48BB">
        <w:rPr>
          <w:bCs/>
        </w:rPr>
        <w:t>:</w:t>
      </w:r>
    </w:p>
    <w:p w:rsidR="005D43A4" w:rsidRPr="00BE48BB" w:rsidRDefault="005D43A4" w:rsidP="00494741">
      <w:pPr>
        <w:pStyle w:val="NormalArial"/>
        <w:jc w:val="both"/>
        <w:rPr>
          <w:bCs/>
        </w:rPr>
      </w:pPr>
    </w:p>
    <w:p w:rsidR="002C0C3B" w:rsidRPr="00BE48BB" w:rsidRDefault="002C0C3B" w:rsidP="00494741">
      <w:pPr>
        <w:pStyle w:val="NormalArial"/>
        <w:numPr>
          <w:ilvl w:val="0"/>
          <w:numId w:val="10"/>
        </w:numPr>
        <w:jc w:val="both"/>
        <w:rPr>
          <w:bCs/>
        </w:rPr>
      </w:pPr>
      <w:r w:rsidRPr="00BE48BB">
        <w:rPr>
          <w:bCs/>
        </w:rPr>
        <w:t xml:space="preserve">Centre </w:t>
      </w:r>
      <w:r w:rsidR="00F15772" w:rsidRPr="00BE48BB">
        <w:rPr>
          <w:bCs/>
        </w:rPr>
        <w:t>(code du centre du sous-statut ou "national" pour les sous-statuts nationaux - texte non modifiable)</w:t>
      </w:r>
      <w:r w:rsidR="00F15772" w:rsidRPr="00BE48BB" w:rsidDel="00F15772">
        <w:rPr>
          <w:bCs/>
        </w:rPr>
        <w:t xml:space="preserve"> </w:t>
      </w:r>
    </w:p>
    <w:p w:rsidR="00F15772" w:rsidRPr="00BE48BB" w:rsidRDefault="00F15772" w:rsidP="00494741">
      <w:pPr>
        <w:pStyle w:val="NormalArial"/>
        <w:numPr>
          <w:ilvl w:val="0"/>
          <w:numId w:val="10"/>
        </w:numPr>
        <w:jc w:val="both"/>
        <w:rPr>
          <w:bCs/>
        </w:rPr>
      </w:pPr>
      <w:r w:rsidRPr="00BE48BB">
        <w:rPr>
          <w:bCs/>
        </w:rPr>
        <w:t>Code (texte – non modifiable)</w:t>
      </w:r>
    </w:p>
    <w:p w:rsidR="00E55E89" w:rsidRPr="00BE48BB" w:rsidRDefault="00E55E89" w:rsidP="00494741">
      <w:pPr>
        <w:pStyle w:val="NormalArial"/>
        <w:numPr>
          <w:ilvl w:val="0"/>
          <w:numId w:val="10"/>
        </w:numPr>
        <w:jc w:val="both"/>
        <w:rPr>
          <w:bCs/>
        </w:rPr>
      </w:pPr>
      <w:r w:rsidRPr="00BE48BB">
        <w:rPr>
          <w:bCs/>
        </w:rPr>
        <w:t>Libellé (</w:t>
      </w:r>
      <w:r w:rsidR="001F3F9B" w:rsidRPr="00BE48BB">
        <w:rPr>
          <w:bCs/>
        </w:rPr>
        <w:t>texte – non modifiable</w:t>
      </w:r>
      <w:r w:rsidRPr="00BE48BB">
        <w:rPr>
          <w:bCs/>
        </w:rPr>
        <w:t>)</w:t>
      </w:r>
    </w:p>
    <w:p w:rsidR="00707632" w:rsidRDefault="00707632" w:rsidP="00494741">
      <w:pPr>
        <w:pStyle w:val="NormalArial"/>
        <w:numPr>
          <w:ilvl w:val="0"/>
          <w:numId w:val="10"/>
        </w:numPr>
        <w:jc w:val="both"/>
        <w:rPr>
          <w:bCs/>
        </w:rPr>
      </w:pPr>
      <w:r w:rsidRPr="00BE48BB">
        <w:rPr>
          <w:bCs/>
        </w:rPr>
        <w:t>Type d'avis FSD associé : libellé du type d'avis FSD associé au sous-statut</w:t>
      </w:r>
      <w:r w:rsidR="00223B4D" w:rsidRPr="00BE48BB">
        <w:rPr>
          <w:bCs/>
        </w:rPr>
        <w:t xml:space="preserve"> lu dans la table de référence des types d'avis FSD</w:t>
      </w:r>
      <w:r w:rsidRPr="00BE48BB">
        <w:rPr>
          <w:bCs/>
        </w:rPr>
        <w:t>. Cette colonne n</w:t>
      </w:r>
      <w:r w:rsidR="0008617B" w:rsidRPr="00BE48BB">
        <w:rPr>
          <w:bCs/>
        </w:rPr>
        <w:t xml:space="preserve">’est </w:t>
      </w:r>
      <w:r w:rsidRPr="00BE48BB">
        <w:rPr>
          <w:bCs/>
        </w:rPr>
        <w:t>renseignée que pour les sous-statuts nationaux</w:t>
      </w:r>
      <w:r w:rsidR="00223B4D" w:rsidRPr="00BE48BB">
        <w:rPr>
          <w:bCs/>
        </w:rPr>
        <w:t>.</w:t>
      </w:r>
    </w:p>
    <w:p w:rsidR="00BC3C6A" w:rsidRDefault="00BC3C6A" w:rsidP="00BC3C6A">
      <w:pPr>
        <w:pStyle w:val="NormalArial"/>
        <w:numPr>
          <w:ilvl w:val="0"/>
          <w:numId w:val="10"/>
        </w:numPr>
        <w:rPr>
          <w:ins w:id="3919" w:author="WAWSZCZYK Eric WEBNET" w:date="2011-08-25T12:54:00Z"/>
          <w:bCs/>
        </w:rPr>
      </w:pPr>
      <w:r>
        <w:rPr>
          <w:bCs/>
        </w:rPr>
        <w:t>Type : contient type_LPE, type_AS, type_CTCE ou vide. Permet d'utiliser le type d'avis FSD pour l'intégration, chaque type correspondant à un calcul de la date de fin de validité différent</w:t>
      </w:r>
    </w:p>
    <w:p w:rsidR="006F3AB7" w:rsidRPr="00BE48BB" w:rsidRDefault="006F3AB7" w:rsidP="00BC3C6A">
      <w:pPr>
        <w:pStyle w:val="NormalArial"/>
        <w:numPr>
          <w:ilvl w:val="0"/>
          <w:numId w:val="10"/>
        </w:numPr>
        <w:rPr>
          <w:bCs/>
        </w:rPr>
      </w:pPr>
      <w:ins w:id="3920" w:author="WAWSZCZYK Eric WEBNET" w:date="2011-08-25T12:54:00Z">
        <w:r>
          <w:rPr>
            <w:bCs/>
          </w:rPr>
          <w:t>Statut</w:t>
        </w:r>
      </w:ins>
      <w:ins w:id="3921" w:author="WAWSZCZYK Eric WEBNET" w:date="2011-08-25T12:55:00Z">
        <w:r>
          <w:rPr>
            <w:bCs/>
          </w:rPr>
          <w:t xml:space="preserve"> associé (si sous statut national)</w:t>
        </w:r>
      </w:ins>
    </w:p>
    <w:p w:rsidR="00E55E89" w:rsidRPr="00BE48BB" w:rsidRDefault="00E55E89" w:rsidP="00494741">
      <w:pPr>
        <w:pStyle w:val="NormalArial"/>
        <w:jc w:val="both"/>
        <w:rPr>
          <w:bCs/>
        </w:rPr>
      </w:pPr>
    </w:p>
    <w:p w:rsidR="00E55E89" w:rsidRPr="00BE48BB" w:rsidRDefault="00E55E89" w:rsidP="00494741">
      <w:pPr>
        <w:pStyle w:val="NormalArial"/>
        <w:jc w:val="both"/>
        <w:rPr>
          <w:bCs/>
        </w:rPr>
      </w:pPr>
      <w:r w:rsidRPr="00BE48BB">
        <w:rPr>
          <w:bCs/>
        </w:rPr>
        <w:t xml:space="preserve">Les </w:t>
      </w:r>
      <w:r w:rsidR="00707632" w:rsidRPr="00BE48BB">
        <w:t>sous-statuts</w:t>
      </w:r>
      <w:r w:rsidR="00707632" w:rsidRPr="00BE48BB">
        <w:rPr>
          <w:bCs/>
        </w:rPr>
        <w:t xml:space="preserve"> </w:t>
      </w:r>
      <w:r w:rsidR="005331BE" w:rsidRPr="00BE48BB">
        <w:rPr>
          <w:bCs/>
        </w:rPr>
        <w:t xml:space="preserve">nationaux </w:t>
      </w:r>
      <w:r w:rsidR="00707632" w:rsidRPr="00BE48BB">
        <w:rPr>
          <w:bCs/>
        </w:rPr>
        <w:t>sont affiché</w:t>
      </w:r>
      <w:r w:rsidRPr="00BE48BB">
        <w:rPr>
          <w:bCs/>
        </w:rPr>
        <w:t>s par ordre alphabétique</w:t>
      </w:r>
      <w:r w:rsidR="00707632" w:rsidRPr="00BE48BB">
        <w:rPr>
          <w:bCs/>
        </w:rPr>
        <w:t xml:space="preserve"> sur le </w:t>
      </w:r>
      <w:r w:rsidR="005331BE" w:rsidRPr="00BE48BB">
        <w:rPr>
          <w:bCs/>
        </w:rPr>
        <w:t xml:space="preserve">code. </w:t>
      </w:r>
      <w:r w:rsidR="00C20668" w:rsidRPr="00BE48BB">
        <w:rPr>
          <w:bCs/>
        </w:rPr>
        <w:t>Les sous-statuts de centre dérivés du sous-statut national sont affichés en dessous de leur sous-statut national par ordre alphabétique sur le centre puis sur le code.</w:t>
      </w:r>
      <w:r w:rsidR="007F7B60" w:rsidRPr="00BE48BB">
        <w:rPr>
          <w:bCs/>
        </w:rPr>
        <w:t xml:space="preserve"> Les sous-statuts nationaux sont mis en évidence </w:t>
      </w:r>
      <w:r w:rsidR="00A415A6" w:rsidRPr="00BE48BB">
        <w:rPr>
          <w:bCs/>
        </w:rPr>
        <w:t xml:space="preserve">en étant </w:t>
      </w:r>
      <w:r w:rsidR="005D43A4" w:rsidRPr="00BE48BB">
        <w:rPr>
          <w:bCs/>
        </w:rPr>
        <w:t>affichés</w:t>
      </w:r>
      <w:r w:rsidR="00A415A6" w:rsidRPr="00BE48BB">
        <w:rPr>
          <w:bCs/>
        </w:rPr>
        <w:t xml:space="preserve"> en caractères gras</w:t>
      </w:r>
      <w:r w:rsidR="005D43A4" w:rsidRPr="00BE48BB">
        <w:rPr>
          <w:bCs/>
        </w:rPr>
        <w:t>.</w:t>
      </w:r>
    </w:p>
    <w:p w:rsidR="00707632" w:rsidRPr="00BE48BB" w:rsidRDefault="00707632" w:rsidP="00494741">
      <w:pPr>
        <w:pStyle w:val="NormalArial"/>
        <w:rPr>
          <w:bCs/>
        </w:rPr>
      </w:pPr>
    </w:p>
    <w:p w:rsidR="00E55E89" w:rsidRPr="00BE48BB" w:rsidRDefault="00E55E89" w:rsidP="00494741">
      <w:pPr>
        <w:pStyle w:val="Titre4bis"/>
      </w:pPr>
      <w:bookmarkStart w:id="3922" w:name="_Toc286245733"/>
      <w:bookmarkStart w:id="3923" w:name="_Toc286299711"/>
      <w:bookmarkEnd w:id="3922"/>
      <w:bookmarkEnd w:id="3923"/>
      <w:r w:rsidRPr="00BE48BB">
        <w:t xml:space="preserve">Scénario 1 – Afficher la liste des </w:t>
      </w:r>
      <w:r w:rsidR="005F69EF" w:rsidRPr="00BE48BB">
        <w:t>sous-statuts</w:t>
      </w:r>
    </w:p>
    <w:p w:rsidR="00E55E89" w:rsidRPr="00BE48BB" w:rsidRDefault="00E55E89" w:rsidP="00494741">
      <w:pPr>
        <w:pStyle w:val="NormalArial"/>
        <w:numPr>
          <w:ilvl w:val="0"/>
          <w:numId w:val="25"/>
        </w:numPr>
        <w:jc w:val="both"/>
        <w:rPr>
          <w:bCs/>
        </w:rPr>
      </w:pPr>
      <w:r w:rsidRPr="00BE48BB">
        <w:rPr>
          <w:bCs/>
        </w:rPr>
        <w:t>L'acteur arrive sur le module.</w:t>
      </w:r>
    </w:p>
    <w:p w:rsidR="00E55E89" w:rsidRPr="00BE48BB" w:rsidRDefault="00E55E89" w:rsidP="00494741">
      <w:pPr>
        <w:pStyle w:val="NormalArial"/>
        <w:numPr>
          <w:ilvl w:val="0"/>
          <w:numId w:val="25"/>
        </w:numPr>
        <w:jc w:val="both"/>
        <w:rPr>
          <w:bCs/>
        </w:rPr>
      </w:pPr>
      <w:r w:rsidRPr="00BE48BB">
        <w:rPr>
          <w:bCs/>
        </w:rPr>
        <w:t xml:space="preserve">Le système affiche la liste des </w:t>
      </w:r>
      <w:r w:rsidR="005F69EF" w:rsidRPr="00BE48BB">
        <w:t>sous-statuts</w:t>
      </w:r>
      <w:r w:rsidR="005B1977" w:rsidRPr="00BE48BB">
        <w:t xml:space="preserve"> </w:t>
      </w:r>
      <w:r w:rsidRPr="00BE48BB">
        <w:rPr>
          <w:bCs/>
        </w:rPr>
        <w:t>tels que</w:t>
      </w:r>
      <w:r w:rsidR="00342F2A" w:rsidRPr="00BE48BB">
        <w:rPr>
          <w:bCs/>
        </w:rPr>
        <w:t xml:space="preserve"> :</w:t>
      </w:r>
    </w:p>
    <w:p w:rsidR="005D43A4" w:rsidRPr="00BE48BB" w:rsidRDefault="005D43A4" w:rsidP="00494741">
      <w:pPr>
        <w:pStyle w:val="NormalArial"/>
        <w:numPr>
          <w:ilvl w:val="0"/>
          <w:numId w:val="131"/>
        </w:numPr>
        <w:rPr>
          <w:bCs/>
        </w:rPr>
      </w:pPr>
      <w:r w:rsidRPr="00BE48BB">
        <w:rPr>
          <w:bCs/>
        </w:rPr>
        <w:t>le sous-statut est national</w:t>
      </w:r>
    </w:p>
    <w:p w:rsidR="007F7B60" w:rsidRPr="00BE48BB" w:rsidRDefault="005D43A4" w:rsidP="00494741">
      <w:pPr>
        <w:pStyle w:val="NormalArial"/>
        <w:numPr>
          <w:ilvl w:val="0"/>
          <w:numId w:val="131"/>
        </w:numPr>
        <w:rPr>
          <w:bCs/>
        </w:rPr>
      </w:pPr>
      <w:r w:rsidRPr="00BE48BB">
        <w:rPr>
          <w:bCs/>
        </w:rPr>
        <w:t xml:space="preserve">ou </w:t>
      </w:r>
      <w:r w:rsidR="007F7B60" w:rsidRPr="00BE48BB">
        <w:rPr>
          <w:bCs/>
        </w:rPr>
        <w:t xml:space="preserve">le centre </w:t>
      </w:r>
      <w:r w:rsidRPr="00BE48BB">
        <w:rPr>
          <w:bCs/>
        </w:rPr>
        <w:t xml:space="preserve">fait partie des centres d'habilitation </w:t>
      </w:r>
      <w:r w:rsidR="007F7B60" w:rsidRPr="00BE48BB">
        <w:t>de l'acteur</w:t>
      </w:r>
    </w:p>
    <w:p w:rsidR="002C0C3B" w:rsidRPr="00BE48BB" w:rsidRDefault="002C0C3B" w:rsidP="00494741">
      <w:pPr>
        <w:pStyle w:val="NormalArial"/>
        <w:jc w:val="both"/>
        <w:rPr>
          <w:bCs/>
        </w:rPr>
      </w:pPr>
    </w:p>
    <w:p w:rsidR="00BB4CD9" w:rsidRPr="00BE48BB" w:rsidRDefault="00BB4CD9" w:rsidP="00D23387">
      <w:pPr>
        <w:pStyle w:val="Titre3"/>
      </w:pPr>
      <w:bookmarkStart w:id="3924" w:name="_Toc292454169"/>
      <w:r w:rsidRPr="00BE48BB">
        <w:t>Gérer les sous-statuts au niveau Centre</w:t>
      </w:r>
      <w:bookmarkEnd w:id="3924"/>
    </w:p>
    <w:p w:rsidR="00BB4CD9" w:rsidRPr="00BE48BB" w:rsidRDefault="00BB4CD9" w:rsidP="00BB4CD9">
      <w:pPr>
        <w:pStyle w:val="NormalArial"/>
        <w:rPr>
          <w:bCs/>
        </w:rPr>
      </w:pPr>
      <w:r w:rsidRPr="00BE48BB">
        <w:rPr>
          <w:b/>
          <w:bCs/>
        </w:rPr>
        <w:t>Résumé</w:t>
      </w:r>
      <w:r w:rsidRPr="00BE48BB">
        <w:rPr>
          <w:bCs/>
        </w:rPr>
        <w:t xml:space="preserve"> : Cette fonctionnalité permet à l'acteur de gérer les </w:t>
      </w:r>
      <w:r w:rsidRPr="00BE48BB">
        <w:t xml:space="preserve">sous-statuts </w:t>
      </w:r>
      <w:r w:rsidR="00811D1E" w:rsidRPr="00BE48BB">
        <w:rPr>
          <w:bCs/>
        </w:rPr>
        <w:t xml:space="preserve">des centres de son périmètre d'habilitation </w:t>
      </w:r>
      <w:r w:rsidRPr="00BE48BB">
        <w:rPr>
          <w:bCs/>
        </w:rPr>
        <w:t>(création, modification, suppression)</w:t>
      </w:r>
      <w:r w:rsidR="00811D1E" w:rsidRPr="00BE48BB">
        <w:rPr>
          <w:bCs/>
        </w:rPr>
        <w:t xml:space="preserve"> et d'afficher les sous-statuts nationaux</w:t>
      </w:r>
    </w:p>
    <w:p w:rsidR="00BB4CD9" w:rsidRPr="00BE48BB" w:rsidRDefault="00BB4CD9" w:rsidP="00BB4CD9">
      <w:pPr>
        <w:pStyle w:val="NormalArial"/>
        <w:rPr>
          <w:bCs/>
        </w:rPr>
      </w:pPr>
      <w:r w:rsidRPr="00BE48BB">
        <w:rPr>
          <w:b/>
          <w:bCs/>
        </w:rPr>
        <w:t xml:space="preserve">Acteur(s) </w:t>
      </w:r>
      <w:r w:rsidRPr="00BE48BB">
        <w:rPr>
          <w:bCs/>
        </w:rPr>
        <w:t>: Administrateur Centre</w:t>
      </w:r>
    </w:p>
    <w:p w:rsidR="00BB4CD9" w:rsidRPr="00BE48BB" w:rsidRDefault="00BB4CD9" w:rsidP="00BB4CD9">
      <w:pPr>
        <w:pStyle w:val="NormalArial"/>
        <w:rPr>
          <w:bCs/>
        </w:rPr>
      </w:pPr>
      <w:r w:rsidRPr="00BE48BB">
        <w:rPr>
          <w:b/>
          <w:bCs/>
        </w:rPr>
        <w:t>Pré-condition</w:t>
      </w:r>
      <w:r w:rsidRPr="00BE48BB">
        <w:rPr>
          <w:bCs/>
        </w:rPr>
        <w:t xml:space="preserve"> : L'acteur est identifié</w:t>
      </w:r>
    </w:p>
    <w:p w:rsidR="00BB4CD9" w:rsidRPr="00BE48BB" w:rsidRDefault="00BB4CD9" w:rsidP="00BB4CD9">
      <w:pPr>
        <w:pStyle w:val="NormalArial"/>
        <w:rPr>
          <w:bCs/>
        </w:rPr>
      </w:pPr>
      <w:r w:rsidRPr="00BE48BB">
        <w:rPr>
          <w:b/>
          <w:bCs/>
        </w:rPr>
        <w:t>Post-condition</w:t>
      </w:r>
      <w:r w:rsidRPr="00BE48BB">
        <w:rPr>
          <w:bCs/>
        </w:rPr>
        <w:t xml:space="preserve"> : les </w:t>
      </w:r>
      <w:r w:rsidRPr="00BE48BB">
        <w:t xml:space="preserve">sous-statuts </w:t>
      </w:r>
      <w:r w:rsidRPr="00BE48BB">
        <w:rPr>
          <w:bCs/>
        </w:rPr>
        <w:t>sont gérés</w:t>
      </w:r>
    </w:p>
    <w:p w:rsidR="00BB4CD9" w:rsidRPr="00BE48BB" w:rsidRDefault="00BB4CD9" w:rsidP="00494741">
      <w:pPr>
        <w:pStyle w:val="Titre4bis"/>
      </w:pPr>
      <w:r w:rsidRPr="00BE48BB">
        <w:t>Interface Liste des sous-statuts</w:t>
      </w:r>
    </w:p>
    <w:p w:rsidR="00BB4CD9" w:rsidRPr="00BE48BB" w:rsidRDefault="00BB4CD9" w:rsidP="00494741">
      <w:pPr>
        <w:pStyle w:val="NormalArial"/>
        <w:rPr>
          <w:bCs/>
        </w:rPr>
      </w:pPr>
      <w:r w:rsidRPr="00BE48BB">
        <w:rPr>
          <w:bCs/>
        </w:rPr>
        <w:t xml:space="preserve">L'écran affiche la liste des </w:t>
      </w:r>
      <w:r w:rsidRPr="00BE48BB">
        <w:t>sous-statuts</w:t>
      </w:r>
      <w:r w:rsidRPr="00BE48BB">
        <w:rPr>
          <w:bCs/>
        </w:rPr>
        <w:t xml:space="preserve">. La liste est composée des colonnes </w:t>
      </w:r>
      <w:r w:rsidR="005D43A4" w:rsidRPr="00BE48BB">
        <w:rPr>
          <w:bCs/>
        </w:rPr>
        <w:t>:</w:t>
      </w:r>
    </w:p>
    <w:p w:rsidR="005D43A4" w:rsidRPr="00BE48BB" w:rsidRDefault="005D43A4" w:rsidP="00494741">
      <w:pPr>
        <w:pStyle w:val="NormalArial"/>
        <w:rPr>
          <w:bCs/>
        </w:rPr>
      </w:pPr>
    </w:p>
    <w:p w:rsidR="004277D5" w:rsidRPr="00BE48BB" w:rsidRDefault="004277D5" w:rsidP="00494741">
      <w:pPr>
        <w:pStyle w:val="NormalArial"/>
        <w:numPr>
          <w:ilvl w:val="0"/>
          <w:numId w:val="10"/>
        </w:numPr>
        <w:jc w:val="both"/>
        <w:rPr>
          <w:bCs/>
        </w:rPr>
      </w:pPr>
      <w:r w:rsidRPr="00BE48BB">
        <w:rPr>
          <w:bCs/>
        </w:rPr>
        <w:t>Centre (code du centre du sous-statut ou "national" pour les sous-statuts nationaux - texte non modifiable)</w:t>
      </w:r>
      <w:r w:rsidRPr="00BE48BB" w:rsidDel="00F15772">
        <w:rPr>
          <w:bCs/>
        </w:rPr>
        <w:t xml:space="preserve"> </w:t>
      </w:r>
    </w:p>
    <w:p w:rsidR="004277D5" w:rsidRPr="00BE48BB" w:rsidRDefault="004277D5" w:rsidP="00494741">
      <w:pPr>
        <w:pStyle w:val="NormalArial"/>
        <w:numPr>
          <w:ilvl w:val="0"/>
          <w:numId w:val="10"/>
        </w:numPr>
        <w:jc w:val="both"/>
        <w:rPr>
          <w:bCs/>
        </w:rPr>
      </w:pPr>
      <w:r w:rsidRPr="00BE48BB">
        <w:rPr>
          <w:bCs/>
        </w:rPr>
        <w:t>Code (texte – non modifiable)</w:t>
      </w:r>
    </w:p>
    <w:p w:rsidR="004277D5" w:rsidRPr="00BE48BB" w:rsidRDefault="004277D5" w:rsidP="00494741">
      <w:pPr>
        <w:pStyle w:val="NormalArial"/>
        <w:numPr>
          <w:ilvl w:val="0"/>
          <w:numId w:val="10"/>
        </w:numPr>
        <w:jc w:val="both"/>
        <w:rPr>
          <w:bCs/>
        </w:rPr>
      </w:pPr>
      <w:r w:rsidRPr="00BE48BB">
        <w:rPr>
          <w:bCs/>
        </w:rPr>
        <w:t>Libellé (texte – non modifiable)</w:t>
      </w:r>
    </w:p>
    <w:p w:rsidR="00BB4CD9" w:rsidRPr="00BE48BB" w:rsidRDefault="00BB4CD9" w:rsidP="00494741">
      <w:pPr>
        <w:pStyle w:val="NormalArial"/>
        <w:numPr>
          <w:ilvl w:val="0"/>
          <w:numId w:val="10"/>
        </w:numPr>
        <w:rPr>
          <w:bCs/>
        </w:rPr>
      </w:pPr>
      <w:r w:rsidRPr="00BE48BB">
        <w:rPr>
          <w:bCs/>
        </w:rPr>
        <w:t xml:space="preserve">Type d'avis FSD associé : libellé du type d'avis FSD associé au sous-statut. Cette colonne </w:t>
      </w:r>
      <w:r w:rsidR="004277D5" w:rsidRPr="00BE48BB">
        <w:rPr>
          <w:bCs/>
        </w:rPr>
        <w:t>n'est</w:t>
      </w:r>
      <w:r w:rsidRPr="00BE48BB">
        <w:rPr>
          <w:bCs/>
        </w:rPr>
        <w:t xml:space="preserve"> renseignée que pour les sous-statuts nationaux</w:t>
      </w:r>
    </w:p>
    <w:p w:rsidR="008752BB" w:rsidRDefault="008752BB" w:rsidP="008752BB">
      <w:pPr>
        <w:pStyle w:val="NormalArial"/>
        <w:numPr>
          <w:ilvl w:val="0"/>
          <w:numId w:val="10"/>
        </w:numPr>
        <w:rPr>
          <w:ins w:id="3925" w:author="WAWSZCZYK Eric WEBNET" w:date="2011-08-25T12:55:00Z"/>
          <w:bCs/>
        </w:rPr>
      </w:pPr>
      <w:r>
        <w:rPr>
          <w:bCs/>
        </w:rPr>
        <w:lastRenderedPageBreak/>
        <w:t>Type : contient type_LPE, type_AS, type_CTCE ou vide. Permet d'utiliser le type d'avis FSD pour l'intégration, chaque type correspondant à un calcul de la date de fin de validité différent</w:t>
      </w:r>
    </w:p>
    <w:p w:rsidR="006F3AB7" w:rsidRPr="006F3AB7" w:rsidRDefault="006F3AB7" w:rsidP="006F3AB7">
      <w:pPr>
        <w:pStyle w:val="NormalArial"/>
        <w:numPr>
          <w:ilvl w:val="0"/>
          <w:numId w:val="10"/>
        </w:numPr>
        <w:rPr>
          <w:bCs/>
        </w:rPr>
      </w:pPr>
      <w:ins w:id="3926" w:author="WAWSZCZYK Eric WEBNET" w:date="2011-08-25T12:55:00Z">
        <w:r>
          <w:rPr>
            <w:bCs/>
          </w:rPr>
          <w:t>Statut associé (si sous statut national)</w:t>
        </w:r>
      </w:ins>
    </w:p>
    <w:p w:rsidR="00BB4CD9" w:rsidRPr="00BE48BB" w:rsidRDefault="00BB4CD9" w:rsidP="00494741">
      <w:pPr>
        <w:pStyle w:val="NormalArial"/>
        <w:numPr>
          <w:ilvl w:val="0"/>
          <w:numId w:val="10"/>
        </w:numPr>
        <w:rPr>
          <w:bCs/>
        </w:rPr>
      </w:pPr>
      <w:r w:rsidRPr="00BE48BB">
        <w:rPr>
          <w:bCs/>
        </w:rPr>
        <w:t xml:space="preserve">Un bouton "Modifier" pour </w:t>
      </w:r>
      <w:r w:rsidR="005D43A4" w:rsidRPr="00BE48BB">
        <w:rPr>
          <w:bCs/>
        </w:rPr>
        <w:t>les lignes où le centre fait partie des centres d'habilitation de l'acteur</w:t>
      </w:r>
    </w:p>
    <w:p w:rsidR="00BB4CD9" w:rsidRPr="00BE48BB" w:rsidRDefault="00BB4CD9" w:rsidP="00494741">
      <w:pPr>
        <w:pStyle w:val="NormalArial"/>
        <w:numPr>
          <w:ilvl w:val="0"/>
          <w:numId w:val="10"/>
        </w:numPr>
        <w:rPr>
          <w:bCs/>
        </w:rPr>
      </w:pPr>
      <w:r w:rsidRPr="00BE48BB">
        <w:rPr>
          <w:bCs/>
        </w:rPr>
        <w:t xml:space="preserve">Un bouton "Supprimer" </w:t>
      </w:r>
      <w:r w:rsidR="005D43A4" w:rsidRPr="00BE48BB">
        <w:rPr>
          <w:bCs/>
        </w:rPr>
        <w:t xml:space="preserve">les lignes où le centre fait partie des centres d'habilitation de l'acteur </w:t>
      </w:r>
    </w:p>
    <w:p w:rsidR="00BB4CD9" w:rsidRPr="00BE48BB" w:rsidRDefault="00BB4CD9" w:rsidP="00494741">
      <w:pPr>
        <w:pStyle w:val="NormalArial"/>
        <w:rPr>
          <w:bCs/>
        </w:rPr>
      </w:pPr>
    </w:p>
    <w:p w:rsidR="00BB4CD9" w:rsidRPr="00BE48BB" w:rsidRDefault="00BB4CD9" w:rsidP="00494741">
      <w:pPr>
        <w:pStyle w:val="NormalArial"/>
        <w:rPr>
          <w:bCs/>
        </w:rPr>
      </w:pPr>
      <w:r w:rsidRPr="00BE48BB">
        <w:rPr>
          <w:bCs/>
        </w:rPr>
        <w:t>Un bouton "</w:t>
      </w:r>
      <w:r w:rsidR="002C0C3B" w:rsidRPr="00BE48BB">
        <w:rPr>
          <w:bCs/>
        </w:rPr>
        <w:t>Nouveau</w:t>
      </w:r>
      <w:r w:rsidRPr="00BE48BB">
        <w:rPr>
          <w:bCs/>
        </w:rPr>
        <w:t>" permet de créer un nouveau sous-statut.</w:t>
      </w:r>
    </w:p>
    <w:p w:rsidR="00931A42" w:rsidRPr="00BE48BB" w:rsidRDefault="00931A42" w:rsidP="00494741">
      <w:pPr>
        <w:pStyle w:val="NormalArial"/>
        <w:rPr>
          <w:bCs/>
        </w:rPr>
      </w:pPr>
    </w:p>
    <w:p w:rsidR="005D43A4" w:rsidRPr="00BE48BB" w:rsidRDefault="005D43A4" w:rsidP="00494741">
      <w:pPr>
        <w:pStyle w:val="NormalArial"/>
        <w:jc w:val="both"/>
        <w:rPr>
          <w:bCs/>
        </w:rPr>
      </w:pPr>
      <w:r w:rsidRPr="00BE48BB">
        <w:rPr>
          <w:bCs/>
        </w:rPr>
        <w:t xml:space="preserve">Les </w:t>
      </w:r>
      <w:r w:rsidRPr="00BE48BB">
        <w:t>sous-statuts</w:t>
      </w:r>
      <w:r w:rsidRPr="00BE48BB">
        <w:rPr>
          <w:bCs/>
        </w:rPr>
        <w:t xml:space="preserve"> nationaux sont affichés par ordre alphabétique sur le code. Les sous-statuts de centre dérivés du sous-statut national sont affichés en dessous de leur sous-statut national par ordre alphabétique sur le centre puis sur le code. Les sous-statuts nationaux sont mis en évidence en étant affichés en caractères gras.</w:t>
      </w:r>
    </w:p>
    <w:p w:rsidR="00931A42" w:rsidRPr="00BE48BB" w:rsidRDefault="00931A42" w:rsidP="00494741">
      <w:pPr>
        <w:pStyle w:val="NormalArial"/>
        <w:rPr>
          <w:bCs/>
        </w:rPr>
      </w:pPr>
    </w:p>
    <w:p w:rsidR="00BB4CD9" w:rsidRPr="00BE48BB" w:rsidRDefault="00BB4CD9" w:rsidP="00494741">
      <w:pPr>
        <w:pStyle w:val="Titre4bis"/>
      </w:pPr>
      <w:r w:rsidRPr="00BE48BB">
        <w:t>Interface – Formulaire sous-statut</w:t>
      </w:r>
    </w:p>
    <w:p w:rsidR="00BB4CD9" w:rsidRPr="00BE48BB" w:rsidRDefault="00BB4CD9" w:rsidP="00494741">
      <w:pPr>
        <w:pStyle w:val="NormalArial"/>
        <w:rPr>
          <w:bCs/>
        </w:rPr>
      </w:pPr>
      <w:r w:rsidRPr="00BE48BB">
        <w:rPr>
          <w:bCs/>
        </w:rPr>
        <w:t>L'écran affiche un formulaire composé d</w:t>
      </w:r>
      <w:r w:rsidR="00AC79B6" w:rsidRPr="00BE48BB">
        <w:rPr>
          <w:bCs/>
        </w:rPr>
        <w:t>es</w:t>
      </w:r>
      <w:r w:rsidRPr="00BE48BB">
        <w:rPr>
          <w:bCs/>
        </w:rPr>
        <w:t xml:space="preserve"> champ</w:t>
      </w:r>
      <w:r w:rsidR="00AC79B6" w:rsidRPr="00BE48BB">
        <w:rPr>
          <w:bCs/>
        </w:rPr>
        <w:t>s</w:t>
      </w:r>
      <w:r w:rsidRPr="00BE48BB">
        <w:rPr>
          <w:bCs/>
        </w:rPr>
        <w:t xml:space="preserve"> :</w:t>
      </w:r>
    </w:p>
    <w:p w:rsidR="00D66E86" w:rsidRPr="00BE48BB" w:rsidRDefault="00D66E86" w:rsidP="00494741">
      <w:pPr>
        <w:pStyle w:val="NormalArial"/>
        <w:numPr>
          <w:ilvl w:val="0"/>
          <w:numId w:val="12"/>
        </w:numPr>
        <w:jc w:val="both"/>
        <w:rPr>
          <w:bCs/>
        </w:rPr>
      </w:pPr>
      <w:r w:rsidRPr="00BE48BB">
        <w:rPr>
          <w:bCs/>
        </w:rPr>
        <w:t>Centre : (Liste contenant les centres faisant partie des centres d'habilitation de l'acteur – un seul choix possible - obligatoire). Si la liste ne contient qu'un centre, il est sélectionné par défaut.</w:t>
      </w:r>
    </w:p>
    <w:p w:rsidR="00BB4CD9" w:rsidRPr="00BE48BB" w:rsidRDefault="00BB4CD9" w:rsidP="00494741">
      <w:pPr>
        <w:pStyle w:val="NormalArial"/>
        <w:numPr>
          <w:ilvl w:val="0"/>
          <w:numId w:val="12"/>
        </w:numPr>
        <w:rPr>
          <w:bCs/>
        </w:rPr>
      </w:pPr>
      <w:r w:rsidRPr="00BE48BB">
        <w:rPr>
          <w:bCs/>
        </w:rPr>
        <w:t>Sous-statut national : liste des sous-statuts nationaux</w:t>
      </w:r>
      <w:r w:rsidR="00D66E86" w:rsidRPr="00BE48BB">
        <w:rPr>
          <w:bCs/>
        </w:rPr>
        <w:t xml:space="preserve"> (S</w:t>
      </w:r>
      <w:r w:rsidRPr="00BE48BB">
        <w:rPr>
          <w:bCs/>
        </w:rPr>
        <w:t xml:space="preserve">élection </w:t>
      </w:r>
      <w:r w:rsidR="00D66E86" w:rsidRPr="00BE48BB">
        <w:rPr>
          <w:bCs/>
        </w:rPr>
        <w:t>obligatoire)</w:t>
      </w:r>
    </w:p>
    <w:p w:rsidR="00BB4CD9" w:rsidRPr="00BE48BB" w:rsidRDefault="00BB4CD9" w:rsidP="00494741">
      <w:pPr>
        <w:pStyle w:val="NormalArial"/>
        <w:numPr>
          <w:ilvl w:val="0"/>
          <w:numId w:val="12"/>
        </w:numPr>
        <w:rPr>
          <w:bCs/>
        </w:rPr>
      </w:pPr>
      <w:r w:rsidRPr="00BE48BB">
        <w:rPr>
          <w:bCs/>
        </w:rPr>
        <w:t>Code (texte libre</w:t>
      </w:r>
      <w:r w:rsidR="002C0C3B" w:rsidRPr="00BE48BB">
        <w:rPr>
          <w:bCs/>
        </w:rPr>
        <w:t xml:space="preserve"> - obligatoire</w:t>
      </w:r>
      <w:r w:rsidRPr="00BE48BB">
        <w:rPr>
          <w:bCs/>
        </w:rPr>
        <w:t>)</w:t>
      </w:r>
    </w:p>
    <w:p w:rsidR="00BB4CD9" w:rsidRDefault="00D66E86" w:rsidP="00494741">
      <w:pPr>
        <w:pStyle w:val="NormalArial"/>
        <w:numPr>
          <w:ilvl w:val="0"/>
          <w:numId w:val="12"/>
        </w:numPr>
        <w:rPr>
          <w:bCs/>
        </w:rPr>
      </w:pPr>
      <w:r w:rsidRPr="00BE48BB">
        <w:rPr>
          <w:bCs/>
        </w:rPr>
        <w:t xml:space="preserve">Libellé </w:t>
      </w:r>
      <w:r w:rsidR="00BB4CD9" w:rsidRPr="00BE48BB">
        <w:rPr>
          <w:bCs/>
        </w:rPr>
        <w:t>(texte libre</w:t>
      </w:r>
      <w:r w:rsidR="002C0C3B" w:rsidRPr="00BE48BB">
        <w:rPr>
          <w:bCs/>
        </w:rPr>
        <w:t xml:space="preserve">  - obligatoire</w:t>
      </w:r>
      <w:r w:rsidR="00BB4CD9" w:rsidRPr="00BE48BB">
        <w:rPr>
          <w:bCs/>
        </w:rPr>
        <w:t>)</w:t>
      </w:r>
    </w:p>
    <w:p w:rsidR="00BB4CD9" w:rsidRPr="00BE48BB" w:rsidRDefault="00BB4CD9" w:rsidP="00494741">
      <w:pPr>
        <w:pStyle w:val="NormalArial"/>
        <w:rPr>
          <w:bCs/>
        </w:rPr>
      </w:pPr>
      <w:r w:rsidRPr="00BE48BB">
        <w:rPr>
          <w:bCs/>
        </w:rPr>
        <w:t>Un bouton "Valider" permet d'enregistrer le formulaire.</w:t>
      </w:r>
    </w:p>
    <w:p w:rsidR="00BB4CD9" w:rsidRPr="00BE48BB" w:rsidRDefault="00BB4CD9" w:rsidP="00494741">
      <w:pPr>
        <w:pStyle w:val="NormalArial"/>
        <w:rPr>
          <w:bCs/>
        </w:rPr>
      </w:pPr>
      <w:r w:rsidRPr="00BE48BB">
        <w:rPr>
          <w:bCs/>
        </w:rPr>
        <w:t>Un bouton "Annuler" permet de revenir à la liste sans sauvegarder.</w:t>
      </w:r>
    </w:p>
    <w:p w:rsidR="008B76D6" w:rsidRPr="00BE48BB" w:rsidRDefault="008B76D6" w:rsidP="00494741">
      <w:pPr>
        <w:pStyle w:val="NormalArial"/>
        <w:rPr>
          <w:bCs/>
        </w:rPr>
      </w:pPr>
    </w:p>
    <w:p w:rsidR="00BB4CD9" w:rsidRPr="00BE48BB" w:rsidRDefault="00BB4CD9" w:rsidP="00494741">
      <w:pPr>
        <w:pStyle w:val="Titre4bis"/>
      </w:pPr>
      <w:r w:rsidRPr="00BE48BB">
        <w:t>Scénario 1 – Afficher la liste des sous-statuts</w:t>
      </w:r>
    </w:p>
    <w:p w:rsidR="00BB4CD9" w:rsidRPr="00BE48BB" w:rsidRDefault="00BB4CD9" w:rsidP="00494741">
      <w:pPr>
        <w:pStyle w:val="NormalArial"/>
        <w:numPr>
          <w:ilvl w:val="0"/>
          <w:numId w:val="39"/>
        </w:numPr>
      </w:pPr>
      <w:r w:rsidRPr="00BE48BB">
        <w:t>L'acteur arrive sur le module.</w:t>
      </w:r>
    </w:p>
    <w:p w:rsidR="008B76D6" w:rsidRPr="00BE48BB" w:rsidRDefault="00BB4CD9" w:rsidP="00494741">
      <w:pPr>
        <w:pStyle w:val="NormalArial"/>
        <w:numPr>
          <w:ilvl w:val="0"/>
          <w:numId w:val="39"/>
        </w:numPr>
      </w:pPr>
      <w:r w:rsidRPr="00BE48BB">
        <w:t>Le système affiche la liste des sous-statuts</w:t>
      </w:r>
      <w:r w:rsidR="002C0C3B" w:rsidRPr="00BE48BB">
        <w:t xml:space="preserve"> </w:t>
      </w:r>
      <w:r w:rsidR="008B76D6" w:rsidRPr="00BE48BB">
        <w:t>tels que :</w:t>
      </w:r>
    </w:p>
    <w:p w:rsidR="008B76D6" w:rsidRPr="00BE48BB" w:rsidRDefault="008B76D6" w:rsidP="00494741">
      <w:pPr>
        <w:pStyle w:val="NormalArial"/>
        <w:numPr>
          <w:ilvl w:val="0"/>
          <w:numId w:val="132"/>
        </w:numPr>
        <w:rPr>
          <w:bCs/>
        </w:rPr>
      </w:pPr>
      <w:r w:rsidRPr="00BE48BB">
        <w:rPr>
          <w:bCs/>
        </w:rPr>
        <w:t>le sous-statut est national</w:t>
      </w:r>
    </w:p>
    <w:p w:rsidR="008B76D6" w:rsidRPr="00BE48BB" w:rsidRDefault="008B76D6" w:rsidP="00494741">
      <w:pPr>
        <w:pStyle w:val="NormalArial"/>
        <w:numPr>
          <w:ilvl w:val="0"/>
          <w:numId w:val="132"/>
        </w:numPr>
        <w:rPr>
          <w:bCs/>
        </w:rPr>
      </w:pPr>
      <w:r w:rsidRPr="00BE48BB">
        <w:rPr>
          <w:bCs/>
        </w:rPr>
        <w:t xml:space="preserve">ou le centre fait partie des centres d'habilitation </w:t>
      </w:r>
      <w:r w:rsidRPr="00BE48BB">
        <w:t>de l'acteur</w:t>
      </w:r>
    </w:p>
    <w:p w:rsidR="00BB4CD9" w:rsidRPr="00BE48BB" w:rsidRDefault="00BB4CD9" w:rsidP="00494741">
      <w:pPr>
        <w:pStyle w:val="Titre4bis"/>
      </w:pPr>
      <w:r w:rsidRPr="00BE48BB">
        <w:t>Scénario 2 – Créer un nouveau sous-statut</w:t>
      </w:r>
    </w:p>
    <w:p w:rsidR="00BB4CD9" w:rsidRPr="00BE48BB" w:rsidRDefault="00BB4CD9" w:rsidP="00494741">
      <w:pPr>
        <w:pStyle w:val="NormalArial"/>
        <w:numPr>
          <w:ilvl w:val="0"/>
          <w:numId w:val="40"/>
        </w:numPr>
      </w:pPr>
      <w:r w:rsidRPr="00BE48BB">
        <w:t>A partir de la liste des sous-statuts, l'acteur clique sur "</w:t>
      </w:r>
      <w:r w:rsidR="00931A42" w:rsidRPr="00BE48BB">
        <w:t>Nouveau</w:t>
      </w:r>
      <w:r w:rsidRPr="00BE48BB">
        <w:t>"</w:t>
      </w:r>
    </w:p>
    <w:p w:rsidR="00BB4CD9" w:rsidRPr="00BE48BB" w:rsidRDefault="00BB4CD9" w:rsidP="00494741">
      <w:pPr>
        <w:pStyle w:val="NormalArial"/>
        <w:numPr>
          <w:ilvl w:val="0"/>
          <w:numId w:val="40"/>
        </w:numPr>
      </w:pPr>
      <w:r w:rsidRPr="00BE48BB">
        <w:t>Le système affiche le formulaire sous-statut</w:t>
      </w:r>
      <w:r w:rsidR="008B76D6" w:rsidRPr="00BE48BB">
        <w:t xml:space="preserve"> vierge</w:t>
      </w:r>
    </w:p>
    <w:p w:rsidR="00BB4CD9" w:rsidRPr="00BE48BB" w:rsidRDefault="00BB4CD9" w:rsidP="00494741">
      <w:pPr>
        <w:pStyle w:val="NormalArial"/>
        <w:numPr>
          <w:ilvl w:val="0"/>
          <w:numId w:val="40"/>
        </w:numPr>
      </w:pPr>
      <w:r w:rsidRPr="00BE48BB">
        <w:t>L'acteur saisit les informations et valide.</w:t>
      </w:r>
      <w:r w:rsidR="002C0C3B" w:rsidRPr="00BE48BB">
        <w:t xml:space="preserve"> </w:t>
      </w:r>
      <w:r w:rsidR="002C0C3B" w:rsidRPr="00BE48BB">
        <w:rPr>
          <w:b/>
          <w:color w:val="FF0000"/>
        </w:rPr>
        <w:t>EXCEPTION1</w:t>
      </w:r>
    </w:p>
    <w:p w:rsidR="002C0C3B" w:rsidRPr="00BE48BB" w:rsidRDefault="00BB4CD9" w:rsidP="00494741">
      <w:pPr>
        <w:pStyle w:val="NormalArial"/>
        <w:numPr>
          <w:ilvl w:val="0"/>
          <w:numId w:val="40"/>
        </w:numPr>
      </w:pPr>
      <w:r w:rsidRPr="00BE48BB">
        <w:t xml:space="preserve">Le système enregistre les </w:t>
      </w:r>
      <w:r w:rsidR="0013100D" w:rsidRPr="00BE48BB">
        <w:t>données</w:t>
      </w:r>
    </w:p>
    <w:p w:rsidR="00BB4CD9" w:rsidRPr="00BE48BB" w:rsidRDefault="00BB4CD9" w:rsidP="00494741">
      <w:pPr>
        <w:pStyle w:val="NormalArial"/>
        <w:numPr>
          <w:ilvl w:val="0"/>
          <w:numId w:val="40"/>
        </w:numPr>
      </w:pPr>
      <w:r w:rsidRPr="00BE48BB">
        <w:t>Le système redirige l'acteur vers la liste des sous-statuts</w:t>
      </w:r>
    </w:p>
    <w:p w:rsidR="00BB4CD9" w:rsidRPr="00BE48BB" w:rsidRDefault="00BB4CD9" w:rsidP="00494741">
      <w:pPr>
        <w:pStyle w:val="NormalArial"/>
      </w:pPr>
    </w:p>
    <w:p w:rsidR="00BB4CD9" w:rsidRPr="00BE48BB" w:rsidRDefault="00BB4CD9" w:rsidP="00494741">
      <w:pPr>
        <w:pStyle w:val="Titre4bis"/>
      </w:pPr>
      <w:r w:rsidRPr="00BE48BB">
        <w:t>Scénario 3 – Modifier un sous-statut</w:t>
      </w:r>
    </w:p>
    <w:p w:rsidR="00BB4CD9" w:rsidRPr="00BE48BB" w:rsidRDefault="00BB4CD9" w:rsidP="00494741">
      <w:pPr>
        <w:pStyle w:val="NormalArial"/>
        <w:numPr>
          <w:ilvl w:val="0"/>
          <w:numId w:val="41"/>
        </w:numPr>
      </w:pPr>
      <w:r w:rsidRPr="00BE48BB">
        <w:t>A partir de la liste des sous-statuts, l'acteur clique sur "Modifier "</w:t>
      </w:r>
    </w:p>
    <w:p w:rsidR="00BB4CD9" w:rsidRPr="00BE48BB" w:rsidRDefault="00BB4CD9" w:rsidP="00494741">
      <w:pPr>
        <w:pStyle w:val="NormalArial"/>
        <w:numPr>
          <w:ilvl w:val="0"/>
          <w:numId w:val="41"/>
        </w:numPr>
      </w:pPr>
      <w:r w:rsidRPr="00BE48BB">
        <w:t>Le système affiche un formulaire sous-statut pré-rempli</w:t>
      </w:r>
      <w:r w:rsidR="002C0C3B" w:rsidRPr="00BE48BB">
        <w:t xml:space="preserve"> (le centre n’est pas modifiable)</w:t>
      </w:r>
    </w:p>
    <w:p w:rsidR="00BB4CD9" w:rsidRPr="00BE48BB" w:rsidRDefault="00BB4CD9" w:rsidP="00494741">
      <w:pPr>
        <w:pStyle w:val="NormalArial"/>
        <w:numPr>
          <w:ilvl w:val="0"/>
          <w:numId w:val="41"/>
        </w:numPr>
      </w:pPr>
      <w:r w:rsidRPr="00BE48BB">
        <w:t xml:space="preserve">L'acteur modifie les données et valide </w:t>
      </w:r>
      <w:r w:rsidR="002C0C3B" w:rsidRPr="00BE48BB">
        <w:rPr>
          <w:b/>
          <w:color w:val="FF0000"/>
        </w:rPr>
        <w:t>EXCEPTION1</w:t>
      </w:r>
    </w:p>
    <w:p w:rsidR="00BB4CD9" w:rsidRPr="00BE48BB" w:rsidRDefault="00BB4CD9" w:rsidP="00494741">
      <w:pPr>
        <w:pStyle w:val="NormalArial"/>
        <w:numPr>
          <w:ilvl w:val="0"/>
          <w:numId w:val="41"/>
        </w:numPr>
      </w:pPr>
      <w:r w:rsidRPr="00BE48BB">
        <w:t>Le système enregistre les données</w:t>
      </w:r>
    </w:p>
    <w:p w:rsidR="00BB4CD9" w:rsidRPr="00BE48BB" w:rsidRDefault="00BB4CD9" w:rsidP="00494741">
      <w:pPr>
        <w:pStyle w:val="NormalArial"/>
        <w:numPr>
          <w:ilvl w:val="0"/>
          <w:numId w:val="41"/>
        </w:numPr>
      </w:pPr>
      <w:r w:rsidRPr="00BE48BB">
        <w:t>Le système redirige l'acteur vers la liste des sous-statuts</w:t>
      </w:r>
    </w:p>
    <w:p w:rsidR="008B76D6" w:rsidRPr="00BE48BB" w:rsidRDefault="008B76D6" w:rsidP="00494741">
      <w:pPr>
        <w:pStyle w:val="NormalArial"/>
      </w:pPr>
    </w:p>
    <w:p w:rsidR="00BB4CD9" w:rsidRPr="00BE48BB" w:rsidRDefault="00BB4CD9" w:rsidP="00494741">
      <w:pPr>
        <w:pStyle w:val="Titre4bis"/>
      </w:pPr>
      <w:r w:rsidRPr="00BE48BB">
        <w:t>Scénario 4 – Supprimer un sous-statut</w:t>
      </w:r>
    </w:p>
    <w:p w:rsidR="00BB4CD9" w:rsidRPr="00BE48BB" w:rsidRDefault="00BB4CD9" w:rsidP="00494741">
      <w:pPr>
        <w:pStyle w:val="NormalArial"/>
        <w:numPr>
          <w:ilvl w:val="0"/>
          <w:numId w:val="42"/>
        </w:numPr>
      </w:pPr>
      <w:r w:rsidRPr="00BE48BB">
        <w:t>A partir de la liste des sous-statuts, l'acteur clique sur "Supprimer"</w:t>
      </w:r>
    </w:p>
    <w:p w:rsidR="00BB4CD9" w:rsidRPr="00BE48BB" w:rsidRDefault="00BB4CD9" w:rsidP="00494741">
      <w:pPr>
        <w:pStyle w:val="NormalArial"/>
        <w:numPr>
          <w:ilvl w:val="0"/>
          <w:numId w:val="42"/>
        </w:numPr>
      </w:pPr>
      <w:r w:rsidRPr="00BE48BB">
        <w:t>Le système demande confirmation</w:t>
      </w:r>
    </w:p>
    <w:p w:rsidR="00BB4CD9" w:rsidRPr="00BE48BB" w:rsidRDefault="00BB4CD9" w:rsidP="00494741">
      <w:pPr>
        <w:pStyle w:val="NormalArial"/>
        <w:numPr>
          <w:ilvl w:val="0"/>
          <w:numId w:val="42"/>
        </w:numPr>
      </w:pPr>
      <w:r w:rsidRPr="00BE48BB">
        <w:t xml:space="preserve">L'acteur confirme </w:t>
      </w:r>
      <w:r w:rsidR="008B76D6" w:rsidRPr="00BE48BB">
        <w:t xml:space="preserve">la suppression </w:t>
      </w:r>
      <w:r w:rsidRPr="00BE48BB">
        <w:t xml:space="preserve"> </w:t>
      </w:r>
    </w:p>
    <w:p w:rsidR="00BB4CD9" w:rsidRPr="00BE48BB" w:rsidRDefault="00BB4CD9" w:rsidP="00494741">
      <w:pPr>
        <w:pStyle w:val="NormalArial"/>
        <w:numPr>
          <w:ilvl w:val="0"/>
          <w:numId w:val="42"/>
        </w:numPr>
      </w:pPr>
      <w:r w:rsidRPr="00BE48BB">
        <w:t>Le système supprime le sous-statut</w:t>
      </w:r>
      <w:r w:rsidR="008B76D6" w:rsidRPr="00BE48BB">
        <w:t xml:space="preserve"> </w:t>
      </w:r>
    </w:p>
    <w:p w:rsidR="00BB4CD9" w:rsidRPr="00BE48BB" w:rsidRDefault="00BB4CD9" w:rsidP="00494741">
      <w:pPr>
        <w:pStyle w:val="NormalArial"/>
        <w:numPr>
          <w:ilvl w:val="0"/>
          <w:numId w:val="42"/>
        </w:numPr>
      </w:pPr>
      <w:r w:rsidRPr="00BE48BB">
        <w:t>Le système redirige l'acteur vers la liste des sous-statuts</w:t>
      </w:r>
    </w:p>
    <w:p w:rsidR="008B76D6" w:rsidRPr="00BE48BB" w:rsidRDefault="008B76D6" w:rsidP="00494741">
      <w:pPr>
        <w:pStyle w:val="NormalArial"/>
      </w:pPr>
    </w:p>
    <w:p w:rsidR="00BB4CD9" w:rsidRPr="00BE48BB" w:rsidRDefault="00BB4CD9" w:rsidP="00494741">
      <w:pPr>
        <w:pStyle w:val="Titre4bis"/>
      </w:pPr>
      <w:r w:rsidRPr="00BE48BB">
        <w:t>Cas d'exception</w:t>
      </w:r>
    </w:p>
    <w:p w:rsidR="002C0C3B" w:rsidRPr="00BE48BB" w:rsidRDefault="002C0C3B" w:rsidP="00494741">
      <w:pPr>
        <w:pStyle w:val="NormalArial"/>
        <w:jc w:val="both"/>
      </w:pPr>
      <w:r w:rsidRPr="00BE48BB">
        <w:rPr>
          <w:b/>
          <w:color w:val="FF0000"/>
        </w:rPr>
        <w:t xml:space="preserve">EXCEPTION1 : </w:t>
      </w:r>
      <w:r w:rsidRPr="00BE48BB">
        <w:t xml:space="preserve">si </w:t>
      </w:r>
      <w:r w:rsidR="00931A42" w:rsidRPr="00BE48BB">
        <w:t xml:space="preserve">le code ou le libellé ne sont pas renseignés, ou si un sous-statut national n'est pas sélectionné, ou si le couple (code, centre) est déjà attribué à un autre sous-statut, </w:t>
      </w:r>
      <w:r w:rsidRPr="00BE48BB">
        <w:t>l'acteur est redirigé vers le formulaire et un message d’erreur est affiché</w:t>
      </w:r>
      <w:r w:rsidR="00445AE4" w:rsidRPr="00BE48BB">
        <w:t>.</w:t>
      </w:r>
    </w:p>
    <w:p w:rsidR="008B76D6" w:rsidRPr="00BE48BB" w:rsidRDefault="008B76D6" w:rsidP="00494741">
      <w:pPr>
        <w:pStyle w:val="NormalArial"/>
        <w:jc w:val="both"/>
      </w:pPr>
    </w:p>
    <w:p w:rsidR="008B76D6" w:rsidRPr="00BE48BB" w:rsidRDefault="008B76D6" w:rsidP="00494741">
      <w:pPr>
        <w:pStyle w:val="NormalArial"/>
        <w:jc w:val="both"/>
      </w:pPr>
    </w:p>
    <w:p w:rsidR="00BB4CD9" w:rsidRPr="00BE48BB" w:rsidRDefault="00BB4CD9" w:rsidP="00D23387">
      <w:pPr>
        <w:pStyle w:val="Titre3"/>
      </w:pPr>
      <w:bookmarkStart w:id="3927" w:name="_Toc292454170"/>
      <w:r w:rsidRPr="00BE48BB">
        <w:t xml:space="preserve">Gérer les sous-statuts </w:t>
      </w:r>
      <w:r w:rsidR="008B76D6" w:rsidRPr="00BE48BB">
        <w:t>centre et nationaux</w:t>
      </w:r>
      <w:bookmarkEnd w:id="3927"/>
    </w:p>
    <w:p w:rsidR="00BB4CD9" w:rsidRPr="00BE48BB" w:rsidRDefault="00BB4CD9" w:rsidP="008B5745">
      <w:pPr>
        <w:pStyle w:val="NormalArial"/>
        <w:jc w:val="both"/>
        <w:rPr>
          <w:bCs/>
        </w:rPr>
      </w:pPr>
      <w:r w:rsidRPr="00BE48BB">
        <w:rPr>
          <w:b/>
          <w:bCs/>
        </w:rPr>
        <w:t>Résumé</w:t>
      </w:r>
      <w:r w:rsidRPr="00BE48BB">
        <w:rPr>
          <w:bCs/>
        </w:rPr>
        <w:t xml:space="preserve"> : Cette fonctionnalité permet à l'acteur de gérer </w:t>
      </w:r>
      <w:r w:rsidR="00041F45" w:rsidRPr="00BE48BB">
        <w:rPr>
          <w:bCs/>
        </w:rPr>
        <w:t xml:space="preserve">tous </w:t>
      </w:r>
      <w:r w:rsidRPr="00BE48BB">
        <w:rPr>
          <w:bCs/>
        </w:rPr>
        <w:t xml:space="preserve">les </w:t>
      </w:r>
      <w:r w:rsidRPr="00BE48BB">
        <w:t xml:space="preserve">sous-statuts </w:t>
      </w:r>
      <w:r w:rsidRPr="00BE48BB">
        <w:rPr>
          <w:bCs/>
        </w:rPr>
        <w:t>(création, modification, suppression)</w:t>
      </w:r>
    </w:p>
    <w:p w:rsidR="00BB4CD9" w:rsidRPr="00BE48BB" w:rsidRDefault="00BB4CD9" w:rsidP="008B5745">
      <w:pPr>
        <w:pStyle w:val="NormalArial"/>
        <w:jc w:val="both"/>
        <w:rPr>
          <w:bCs/>
        </w:rPr>
      </w:pPr>
      <w:r w:rsidRPr="00BE48BB">
        <w:rPr>
          <w:b/>
          <w:bCs/>
        </w:rPr>
        <w:t xml:space="preserve">Acteur(s) </w:t>
      </w:r>
      <w:r w:rsidRPr="00BE48BB">
        <w:rPr>
          <w:bCs/>
        </w:rPr>
        <w:t>: Administrateur National</w:t>
      </w:r>
    </w:p>
    <w:p w:rsidR="00BB4CD9" w:rsidRPr="00BE48BB" w:rsidRDefault="00BB4CD9" w:rsidP="008B5745">
      <w:pPr>
        <w:pStyle w:val="NormalArial"/>
        <w:jc w:val="both"/>
        <w:rPr>
          <w:bCs/>
        </w:rPr>
      </w:pPr>
      <w:r w:rsidRPr="00BE48BB">
        <w:rPr>
          <w:b/>
          <w:bCs/>
        </w:rPr>
        <w:t>Pré-condition</w:t>
      </w:r>
      <w:r w:rsidRPr="00BE48BB">
        <w:rPr>
          <w:bCs/>
        </w:rPr>
        <w:t xml:space="preserve"> : L'acteur est identifié</w:t>
      </w:r>
    </w:p>
    <w:p w:rsidR="00BB4CD9" w:rsidRPr="00BE48BB" w:rsidRDefault="00BB4CD9" w:rsidP="008B5745">
      <w:pPr>
        <w:pStyle w:val="NormalArial"/>
        <w:jc w:val="both"/>
        <w:rPr>
          <w:bCs/>
        </w:rPr>
      </w:pPr>
      <w:r w:rsidRPr="00BE48BB">
        <w:rPr>
          <w:b/>
          <w:bCs/>
        </w:rPr>
        <w:t>Post-condition</w:t>
      </w:r>
      <w:r w:rsidRPr="00BE48BB">
        <w:rPr>
          <w:bCs/>
        </w:rPr>
        <w:t xml:space="preserve"> : les </w:t>
      </w:r>
      <w:r w:rsidRPr="00BE48BB">
        <w:t xml:space="preserve">sous-statuts </w:t>
      </w:r>
      <w:r w:rsidRPr="00BE48BB">
        <w:rPr>
          <w:bCs/>
        </w:rPr>
        <w:t>sont gérés</w:t>
      </w:r>
    </w:p>
    <w:p w:rsidR="00BB4CD9" w:rsidRPr="00BE48BB" w:rsidRDefault="00BB4CD9" w:rsidP="00494741">
      <w:pPr>
        <w:pStyle w:val="Titre4bis"/>
      </w:pPr>
      <w:r w:rsidRPr="00BE48BB">
        <w:t>Interface Liste des sous-statuts</w:t>
      </w:r>
    </w:p>
    <w:p w:rsidR="00BB4CD9" w:rsidRPr="00BE48BB" w:rsidRDefault="00BB4CD9" w:rsidP="00494741">
      <w:pPr>
        <w:pStyle w:val="NormalArial"/>
        <w:jc w:val="both"/>
        <w:rPr>
          <w:bCs/>
        </w:rPr>
      </w:pPr>
      <w:r w:rsidRPr="00BE48BB">
        <w:rPr>
          <w:bCs/>
        </w:rPr>
        <w:t xml:space="preserve">L'écran affiche la liste des </w:t>
      </w:r>
      <w:r w:rsidRPr="00BE48BB">
        <w:t>sous-statuts</w:t>
      </w:r>
      <w:r w:rsidRPr="00BE48BB">
        <w:rPr>
          <w:bCs/>
        </w:rPr>
        <w:t xml:space="preserve">. La liste est composée des colonnes </w:t>
      </w:r>
      <w:r w:rsidR="00473FF5" w:rsidRPr="00BE48BB">
        <w:rPr>
          <w:bCs/>
        </w:rPr>
        <w:t>:</w:t>
      </w:r>
    </w:p>
    <w:p w:rsidR="00473FF5" w:rsidRPr="00BE48BB" w:rsidRDefault="00473FF5" w:rsidP="00494741">
      <w:pPr>
        <w:pStyle w:val="NormalArial"/>
        <w:numPr>
          <w:ilvl w:val="0"/>
          <w:numId w:val="10"/>
        </w:numPr>
        <w:jc w:val="both"/>
        <w:rPr>
          <w:bCs/>
        </w:rPr>
      </w:pPr>
      <w:r w:rsidRPr="00BE48BB">
        <w:rPr>
          <w:bCs/>
        </w:rPr>
        <w:t>Centre (code du centre du sous-statut ou "national" pour les sous-statuts nationaux - texte non modifiable)</w:t>
      </w:r>
      <w:r w:rsidRPr="00BE48BB" w:rsidDel="00F15772">
        <w:rPr>
          <w:bCs/>
        </w:rPr>
        <w:t xml:space="preserve"> </w:t>
      </w:r>
    </w:p>
    <w:p w:rsidR="00473FF5" w:rsidRPr="00BE48BB" w:rsidRDefault="00473FF5" w:rsidP="00494741">
      <w:pPr>
        <w:pStyle w:val="NormalArial"/>
        <w:numPr>
          <w:ilvl w:val="0"/>
          <w:numId w:val="10"/>
        </w:numPr>
        <w:jc w:val="both"/>
        <w:rPr>
          <w:bCs/>
        </w:rPr>
      </w:pPr>
      <w:r w:rsidRPr="00BE48BB">
        <w:rPr>
          <w:bCs/>
        </w:rPr>
        <w:t>Code (texte – non modifiable)</w:t>
      </w:r>
    </w:p>
    <w:p w:rsidR="00473FF5" w:rsidRPr="00BE48BB" w:rsidRDefault="00473FF5" w:rsidP="00494741">
      <w:pPr>
        <w:pStyle w:val="NormalArial"/>
        <w:numPr>
          <w:ilvl w:val="0"/>
          <w:numId w:val="10"/>
        </w:numPr>
        <w:jc w:val="both"/>
        <w:rPr>
          <w:bCs/>
        </w:rPr>
      </w:pPr>
      <w:r w:rsidRPr="00BE48BB">
        <w:rPr>
          <w:bCs/>
        </w:rPr>
        <w:t>Libellé (texte – non modifiable)</w:t>
      </w:r>
    </w:p>
    <w:p w:rsidR="00BB4CD9" w:rsidRPr="00BE48BB" w:rsidRDefault="00BB4CD9" w:rsidP="00494741">
      <w:pPr>
        <w:pStyle w:val="NormalArial"/>
        <w:numPr>
          <w:ilvl w:val="0"/>
          <w:numId w:val="10"/>
        </w:numPr>
        <w:jc w:val="both"/>
        <w:rPr>
          <w:bCs/>
        </w:rPr>
      </w:pPr>
      <w:r w:rsidRPr="00BE48BB">
        <w:rPr>
          <w:bCs/>
        </w:rPr>
        <w:t xml:space="preserve">Type d'avis FSD associé : libellé du type d'avis FSD associé au sous-statut. Cette colonne </w:t>
      </w:r>
      <w:r w:rsidR="00473FF5" w:rsidRPr="00BE48BB">
        <w:rPr>
          <w:bCs/>
        </w:rPr>
        <w:t>n'est</w:t>
      </w:r>
      <w:r w:rsidRPr="00BE48BB">
        <w:rPr>
          <w:bCs/>
        </w:rPr>
        <w:t xml:space="preserve"> renseignée que pour les sous-statuts nationaux</w:t>
      </w:r>
    </w:p>
    <w:p w:rsidR="00C32AFE" w:rsidRDefault="00C32AFE" w:rsidP="00C32AFE">
      <w:pPr>
        <w:pStyle w:val="NormalArial"/>
        <w:numPr>
          <w:ilvl w:val="0"/>
          <w:numId w:val="10"/>
        </w:numPr>
        <w:rPr>
          <w:ins w:id="3928" w:author="WAWSZCZYK Eric WEBNET" w:date="2011-08-25T12:57:00Z"/>
          <w:bCs/>
        </w:rPr>
      </w:pPr>
      <w:r>
        <w:rPr>
          <w:bCs/>
        </w:rPr>
        <w:t>Type : contient type_LPE, type_AS, type_CTCE ou vide. Permet d'utiliser le type d'avis FSD pour l'intégration, chaque type correspondant à un calcul de la date de fin de validité différent</w:t>
      </w:r>
    </w:p>
    <w:p w:rsidR="00CF1C8E" w:rsidRPr="00CF1C8E" w:rsidRDefault="00CF1C8E" w:rsidP="00CF1C8E">
      <w:pPr>
        <w:pStyle w:val="NormalArial"/>
        <w:numPr>
          <w:ilvl w:val="0"/>
          <w:numId w:val="10"/>
        </w:numPr>
        <w:rPr>
          <w:bCs/>
        </w:rPr>
      </w:pPr>
      <w:ins w:id="3929" w:author="WAWSZCZYK Eric WEBNET" w:date="2011-08-25T12:57:00Z">
        <w:r>
          <w:rPr>
            <w:bCs/>
          </w:rPr>
          <w:t>Statut associé (si sous statut national)</w:t>
        </w:r>
      </w:ins>
    </w:p>
    <w:p w:rsidR="00BB4CD9" w:rsidRPr="00BE48BB" w:rsidRDefault="00BB4CD9" w:rsidP="00494741">
      <w:pPr>
        <w:pStyle w:val="NormalArial"/>
        <w:numPr>
          <w:ilvl w:val="0"/>
          <w:numId w:val="10"/>
        </w:numPr>
        <w:jc w:val="both"/>
        <w:rPr>
          <w:bCs/>
        </w:rPr>
      </w:pPr>
      <w:r w:rsidRPr="00BE48BB">
        <w:rPr>
          <w:bCs/>
        </w:rPr>
        <w:t xml:space="preserve">Un bouton "Modifier" pour toutes les lignes </w:t>
      </w:r>
    </w:p>
    <w:p w:rsidR="00BB4CD9" w:rsidRPr="00BE48BB" w:rsidRDefault="00BB4CD9" w:rsidP="00494741">
      <w:pPr>
        <w:pStyle w:val="NormalArial"/>
        <w:numPr>
          <w:ilvl w:val="0"/>
          <w:numId w:val="10"/>
        </w:numPr>
        <w:jc w:val="both"/>
        <w:rPr>
          <w:bCs/>
        </w:rPr>
      </w:pPr>
      <w:r w:rsidRPr="00BE48BB">
        <w:rPr>
          <w:bCs/>
        </w:rPr>
        <w:t>Un bouton "Supprimer" pour toutes les lignes</w:t>
      </w:r>
    </w:p>
    <w:p w:rsidR="00BB4CD9" w:rsidRPr="00BE48BB" w:rsidRDefault="00BB4CD9" w:rsidP="00494741">
      <w:pPr>
        <w:pStyle w:val="NormalArial"/>
        <w:jc w:val="both"/>
        <w:rPr>
          <w:bCs/>
        </w:rPr>
      </w:pPr>
    </w:p>
    <w:p w:rsidR="00BB4CD9" w:rsidRPr="00BE48BB" w:rsidRDefault="00BB4CD9" w:rsidP="00494741">
      <w:pPr>
        <w:pStyle w:val="NormalArial"/>
        <w:jc w:val="both"/>
        <w:rPr>
          <w:bCs/>
        </w:rPr>
      </w:pPr>
      <w:r w:rsidRPr="00BE48BB">
        <w:rPr>
          <w:bCs/>
        </w:rPr>
        <w:t>Un bouton "</w:t>
      </w:r>
      <w:r w:rsidR="00B348AB" w:rsidRPr="00BE48BB">
        <w:rPr>
          <w:bCs/>
        </w:rPr>
        <w:t>Nouveau</w:t>
      </w:r>
      <w:r w:rsidRPr="00BE48BB">
        <w:rPr>
          <w:bCs/>
        </w:rPr>
        <w:t>" permet de créer un nouveau sous-statut.</w:t>
      </w:r>
    </w:p>
    <w:p w:rsidR="003869FC" w:rsidRPr="00BE48BB" w:rsidRDefault="003869FC" w:rsidP="00494741">
      <w:pPr>
        <w:pStyle w:val="NormalArial"/>
        <w:jc w:val="both"/>
        <w:rPr>
          <w:bCs/>
        </w:rPr>
      </w:pPr>
    </w:p>
    <w:p w:rsidR="00D0215C" w:rsidRPr="00BE48BB" w:rsidRDefault="00D0215C" w:rsidP="00494741">
      <w:pPr>
        <w:pStyle w:val="NormalArial"/>
        <w:jc w:val="both"/>
        <w:rPr>
          <w:bCs/>
        </w:rPr>
      </w:pPr>
      <w:r w:rsidRPr="00BE48BB">
        <w:rPr>
          <w:bCs/>
        </w:rPr>
        <w:t xml:space="preserve">Les </w:t>
      </w:r>
      <w:r w:rsidRPr="00BE48BB">
        <w:t>sous-statuts</w:t>
      </w:r>
      <w:r w:rsidRPr="00BE48BB">
        <w:rPr>
          <w:bCs/>
        </w:rPr>
        <w:t xml:space="preserve"> nationaux sont affichés par ordre alphabétique sur le code. Les sous-statuts de centre dérivés du sous-statut national sont affichés en dessous de leur sous-statut national par ordre alphabétique sur le centre puis sur le code. Les sous-statuts nationaux sont mis en évidence en étant affichés en caractères gras.</w:t>
      </w:r>
    </w:p>
    <w:p w:rsidR="003869FC" w:rsidRPr="00BE48BB" w:rsidRDefault="003869FC" w:rsidP="00494741">
      <w:pPr>
        <w:pStyle w:val="NormalArial"/>
        <w:rPr>
          <w:bCs/>
        </w:rPr>
      </w:pPr>
    </w:p>
    <w:p w:rsidR="00BB4CD9" w:rsidRPr="00BE48BB" w:rsidRDefault="00BB4CD9" w:rsidP="00494741">
      <w:pPr>
        <w:pStyle w:val="Titre4bis"/>
      </w:pPr>
      <w:r w:rsidRPr="00BE48BB">
        <w:t>Interface – Formulaire sous-statut</w:t>
      </w:r>
    </w:p>
    <w:p w:rsidR="00BB4CD9" w:rsidRPr="00BE48BB" w:rsidRDefault="00BB4CD9" w:rsidP="00494741">
      <w:pPr>
        <w:pStyle w:val="NormalArial"/>
        <w:jc w:val="both"/>
        <w:rPr>
          <w:bCs/>
        </w:rPr>
      </w:pPr>
      <w:r w:rsidRPr="00BE48BB">
        <w:rPr>
          <w:bCs/>
        </w:rPr>
        <w:t>L'écran affiche un formulaire composé d</w:t>
      </w:r>
      <w:r w:rsidR="00521C5C" w:rsidRPr="00BE48BB">
        <w:rPr>
          <w:bCs/>
        </w:rPr>
        <w:t>es</w:t>
      </w:r>
      <w:r w:rsidRPr="00BE48BB">
        <w:rPr>
          <w:bCs/>
        </w:rPr>
        <w:t xml:space="preserve"> champ</w:t>
      </w:r>
      <w:r w:rsidR="00521C5C" w:rsidRPr="00BE48BB">
        <w:rPr>
          <w:bCs/>
        </w:rPr>
        <w:t>s</w:t>
      </w:r>
      <w:r w:rsidRPr="00BE48BB">
        <w:rPr>
          <w:bCs/>
        </w:rPr>
        <w:t xml:space="preserve"> :</w:t>
      </w:r>
    </w:p>
    <w:p w:rsidR="00D0215C" w:rsidRPr="00BE48BB" w:rsidRDefault="00D0215C" w:rsidP="00494741">
      <w:pPr>
        <w:pStyle w:val="NormalArial"/>
        <w:jc w:val="both"/>
        <w:rPr>
          <w:bCs/>
        </w:rPr>
      </w:pPr>
    </w:p>
    <w:p w:rsidR="00521C5C" w:rsidRPr="00BE48BB" w:rsidRDefault="00521C5C" w:rsidP="00494741">
      <w:pPr>
        <w:pStyle w:val="NormalArial"/>
        <w:numPr>
          <w:ilvl w:val="0"/>
          <w:numId w:val="12"/>
        </w:numPr>
        <w:jc w:val="both"/>
        <w:rPr>
          <w:bCs/>
        </w:rPr>
      </w:pPr>
      <w:r w:rsidRPr="00BE48BB">
        <w:rPr>
          <w:bCs/>
        </w:rPr>
        <w:t xml:space="preserve">Centre : (Liste contenant les codes de tous les centres + « National » – un seul choix possible - obligatoire). </w:t>
      </w:r>
    </w:p>
    <w:p w:rsidR="00496E49" w:rsidRPr="00BE48BB" w:rsidRDefault="00496E49" w:rsidP="00494741">
      <w:pPr>
        <w:pStyle w:val="NormalArial"/>
        <w:numPr>
          <w:ilvl w:val="0"/>
          <w:numId w:val="12"/>
        </w:numPr>
        <w:jc w:val="both"/>
        <w:rPr>
          <w:bCs/>
        </w:rPr>
      </w:pPr>
      <w:r w:rsidRPr="00BE48BB">
        <w:rPr>
          <w:bCs/>
        </w:rPr>
        <w:t xml:space="preserve">Sous-statut national </w:t>
      </w:r>
      <w:r w:rsidR="00E77843" w:rsidRPr="00BE48BB">
        <w:rPr>
          <w:bCs/>
        </w:rPr>
        <w:t xml:space="preserve">de rattachement </w:t>
      </w:r>
      <w:r w:rsidRPr="00BE48BB">
        <w:rPr>
          <w:bCs/>
        </w:rPr>
        <w:t>: liste des sous-statuts nationaux</w:t>
      </w:r>
      <w:r w:rsidR="00B348AB" w:rsidRPr="00BE48BB">
        <w:rPr>
          <w:bCs/>
        </w:rPr>
        <w:t xml:space="preserve"> (un seul choix </w:t>
      </w:r>
      <w:r w:rsidR="00D0215C" w:rsidRPr="00BE48BB">
        <w:rPr>
          <w:bCs/>
        </w:rPr>
        <w:t>possible)</w:t>
      </w:r>
    </w:p>
    <w:p w:rsidR="00496E49" w:rsidRPr="00BE48BB" w:rsidRDefault="00496E49" w:rsidP="00494741">
      <w:pPr>
        <w:pStyle w:val="NormalArial"/>
        <w:numPr>
          <w:ilvl w:val="0"/>
          <w:numId w:val="12"/>
        </w:numPr>
        <w:jc w:val="both"/>
        <w:rPr>
          <w:bCs/>
        </w:rPr>
      </w:pPr>
      <w:r w:rsidRPr="00BE48BB">
        <w:rPr>
          <w:bCs/>
        </w:rPr>
        <w:t>Code (texte libre</w:t>
      </w:r>
      <w:r w:rsidR="00B348AB" w:rsidRPr="00BE48BB">
        <w:rPr>
          <w:bCs/>
        </w:rPr>
        <w:t xml:space="preserve"> - obligatoire</w:t>
      </w:r>
      <w:r w:rsidRPr="00BE48BB">
        <w:rPr>
          <w:bCs/>
        </w:rPr>
        <w:t>)</w:t>
      </w:r>
    </w:p>
    <w:p w:rsidR="00BB4CD9" w:rsidRPr="00BE48BB" w:rsidRDefault="00DD0417" w:rsidP="00494741">
      <w:pPr>
        <w:pStyle w:val="NormalArial"/>
        <w:numPr>
          <w:ilvl w:val="0"/>
          <w:numId w:val="12"/>
        </w:numPr>
        <w:jc w:val="both"/>
        <w:rPr>
          <w:bCs/>
        </w:rPr>
      </w:pPr>
      <w:r w:rsidRPr="00BE48BB">
        <w:rPr>
          <w:bCs/>
        </w:rPr>
        <w:t xml:space="preserve">Libellé </w:t>
      </w:r>
      <w:r w:rsidR="00496E49" w:rsidRPr="00BE48BB">
        <w:rPr>
          <w:bCs/>
        </w:rPr>
        <w:t>(texte libre</w:t>
      </w:r>
      <w:r w:rsidR="00B348AB" w:rsidRPr="00BE48BB">
        <w:rPr>
          <w:bCs/>
        </w:rPr>
        <w:t xml:space="preserve"> - obligatoire</w:t>
      </w:r>
      <w:r w:rsidR="00496E49" w:rsidRPr="00BE48BB">
        <w:rPr>
          <w:bCs/>
        </w:rPr>
        <w:t>)</w:t>
      </w:r>
    </w:p>
    <w:p w:rsidR="00D12896" w:rsidRDefault="00D12896" w:rsidP="00494741">
      <w:pPr>
        <w:pStyle w:val="NormalArial"/>
        <w:numPr>
          <w:ilvl w:val="0"/>
          <w:numId w:val="12"/>
        </w:numPr>
        <w:jc w:val="both"/>
        <w:rPr>
          <w:bCs/>
        </w:rPr>
      </w:pPr>
      <w:r w:rsidRPr="00BE48BB">
        <w:rPr>
          <w:bCs/>
        </w:rPr>
        <w:t xml:space="preserve">Type d'avis FSD : (Liste contenant tous les codes de la table de référence des types d'avis FSD – un seul choix possible) </w:t>
      </w:r>
    </w:p>
    <w:p w:rsidR="00C32AFE" w:rsidRDefault="00C32AFE" w:rsidP="00C32AFE">
      <w:pPr>
        <w:pStyle w:val="NormalArial"/>
        <w:numPr>
          <w:ilvl w:val="0"/>
          <w:numId w:val="12"/>
        </w:numPr>
        <w:rPr>
          <w:ins w:id="3930" w:author="WAWSZCZYK Eric WEBNET" w:date="2011-08-25T12:57:00Z"/>
          <w:bCs/>
        </w:rPr>
      </w:pPr>
      <w:r>
        <w:rPr>
          <w:bCs/>
        </w:rPr>
        <w:t>Type : (bouton radio avec choix unique non obligatoire) affiche les options type_LPE, type_AS et type_CTCE. Permet d'utiliser le type d'avis FSD pour l'intégration, chaque type correspondant à un fonctionnement particulier</w:t>
      </w:r>
    </w:p>
    <w:p w:rsidR="00CF1C8E" w:rsidRPr="00CF1C8E" w:rsidDel="006D3AA0" w:rsidRDefault="00CF1C8E">
      <w:pPr>
        <w:pStyle w:val="NormalArial"/>
        <w:numPr>
          <w:ilvl w:val="0"/>
          <w:numId w:val="12"/>
        </w:numPr>
        <w:jc w:val="both"/>
        <w:rPr>
          <w:del w:id="3931" w:author="WAWSZCZYK Eric WEBNET" w:date="2011-09-09T09:23:00Z"/>
          <w:bCs/>
        </w:rPr>
        <w:pPrChange w:id="3932" w:author="WAWSZCZYK Eric WEBNET" w:date="2011-09-09T09:23:00Z">
          <w:pPr>
            <w:pStyle w:val="NormalArial"/>
            <w:numPr>
              <w:numId w:val="12"/>
            </w:numPr>
            <w:tabs>
              <w:tab w:val="num" w:pos="720"/>
            </w:tabs>
            <w:ind w:left="720" w:hanging="360"/>
          </w:pPr>
        </w:pPrChange>
      </w:pPr>
      <w:ins w:id="3933" w:author="WAWSZCZYK Eric WEBNET" w:date="2011-08-25T12:57:00Z">
        <w:r w:rsidRPr="006D3AA0">
          <w:rPr>
            <w:bCs/>
          </w:rPr>
          <w:t>Statut associé</w:t>
        </w:r>
      </w:ins>
      <w:ins w:id="3934" w:author="WAWSZCZYK Eric WEBNET" w:date="2011-08-25T12:58:00Z">
        <w:r w:rsidRPr="006D3AA0">
          <w:rPr>
            <w:bCs/>
          </w:rPr>
          <w:t xml:space="preserve"> : liste déroulante des statuts </w:t>
        </w:r>
      </w:ins>
      <w:ins w:id="3935" w:author="WAWSZCZYK Eric WEBNET" w:date="2011-08-25T12:57:00Z">
        <w:r w:rsidRPr="006D3AA0">
          <w:rPr>
            <w:bCs/>
          </w:rPr>
          <w:t>(</w:t>
        </w:r>
      </w:ins>
      <w:ins w:id="3936" w:author="WAWSZCZYK Eric WEBNET" w:date="2011-08-25T12:59:00Z">
        <w:r w:rsidRPr="006D3AA0">
          <w:rPr>
            <w:bCs/>
          </w:rPr>
          <w:t xml:space="preserve">cette liste est </w:t>
        </w:r>
      </w:ins>
      <w:ins w:id="3937" w:author="WAWSZCZYK Eric WEBNET" w:date="2011-08-25T12:57:00Z">
        <w:r w:rsidRPr="006D3AA0">
          <w:rPr>
            <w:bCs/>
          </w:rPr>
          <w:t xml:space="preserve">uniquement accessible si </w:t>
        </w:r>
      </w:ins>
      <w:ins w:id="3938" w:author="WAWSZCZYK Eric WEBNET" w:date="2011-08-25T12:58:00Z">
        <w:r w:rsidRPr="006D3AA0">
          <w:rPr>
            <w:bCs/>
          </w:rPr>
          <w:t xml:space="preserve">le </w:t>
        </w:r>
      </w:ins>
      <w:ins w:id="3939" w:author="WAWSZCZYK Eric WEBNET" w:date="2011-08-25T12:57:00Z">
        <w:r w:rsidRPr="006D3AA0">
          <w:rPr>
            <w:bCs/>
          </w:rPr>
          <w:t xml:space="preserve">sous statut </w:t>
        </w:r>
      </w:ins>
      <w:ins w:id="3940" w:author="WAWSZCZYK Eric WEBNET" w:date="2011-08-25T12:59:00Z">
        <w:r w:rsidRPr="006D3AA0">
          <w:rPr>
            <w:bCs/>
          </w:rPr>
          <w:t xml:space="preserve">est de type </w:t>
        </w:r>
      </w:ins>
      <w:ins w:id="3941" w:author="WAWSZCZYK Eric WEBNET" w:date="2011-08-25T12:57:00Z">
        <w:r w:rsidRPr="006D3AA0">
          <w:rPr>
            <w:bCs/>
          </w:rPr>
          <w:t>national</w:t>
        </w:r>
      </w:ins>
      <w:ins w:id="3942" w:author="WAWSZCZYK Eric WEBNET" w:date="2011-08-25T12:59:00Z">
        <w:r w:rsidRPr="006D3AA0">
          <w:rPr>
            <w:bCs/>
          </w:rPr>
          <w:t xml:space="preserve"> sinon la liste est désactivée</w:t>
        </w:r>
      </w:ins>
      <w:ins w:id="3943" w:author="WAWSZCZYK Eric WEBNET" w:date="2011-08-25T12:57:00Z">
        <w:r w:rsidRPr="006D3AA0">
          <w:rPr>
            <w:bCs/>
          </w:rPr>
          <w:t>)</w:t>
        </w:r>
      </w:ins>
      <w:ins w:id="3944" w:author="WAWSZCZYK Eric WEBNET" w:date="2011-08-25T12:59:00Z">
        <w:r w:rsidRPr="006D3AA0">
          <w:rPr>
            <w:bCs/>
          </w:rPr>
          <w:t xml:space="preserve"> Evolution RF040</w:t>
        </w:r>
      </w:ins>
      <w:ins w:id="3945" w:author="WAWSZCZYK Eric WEBNET" w:date="2011-08-25T14:33:00Z">
        <w:r w:rsidR="00247B41" w:rsidRPr="006D3AA0">
          <w:rPr>
            <w:bCs/>
          </w:rPr>
          <w:t xml:space="preserve"> </w:t>
        </w:r>
      </w:ins>
      <w:ins w:id="3946" w:author="sq163607-2" w:date="2011-09-06T14:44:00Z">
        <w:del w:id="3947" w:author="WAWSZCZYK Eric WEBNET" w:date="2011-09-09T09:23:00Z">
          <w:r w:rsidR="005A2B94" w:rsidDel="006D3AA0">
            <w:rPr>
              <w:bCs/>
            </w:rPr>
            <w:delText xml:space="preserve"> oui</w:delText>
          </w:r>
        </w:del>
      </w:ins>
      <w:ins w:id="3948" w:author="WAWSZCZYK Eric WEBNET" w:date="2011-09-09T09:23:00Z">
        <w:r w:rsidR="006D3AA0">
          <w:rPr>
            <w:bCs/>
          </w:rPr>
          <w:t xml:space="preserve"> Champ obligatoire si affiché</w:t>
        </w:r>
      </w:ins>
    </w:p>
    <w:p w:rsidR="00D0215C" w:rsidRPr="006D3AA0" w:rsidRDefault="00D0215C">
      <w:pPr>
        <w:pStyle w:val="NormalArial"/>
        <w:jc w:val="both"/>
        <w:rPr>
          <w:bCs/>
        </w:rPr>
      </w:pPr>
    </w:p>
    <w:p w:rsidR="00BB4CD9" w:rsidRPr="00BE48BB" w:rsidRDefault="00BB4CD9" w:rsidP="00494741">
      <w:pPr>
        <w:pStyle w:val="NormalArial"/>
        <w:jc w:val="both"/>
        <w:rPr>
          <w:bCs/>
        </w:rPr>
      </w:pPr>
      <w:r w:rsidRPr="00BE48BB">
        <w:rPr>
          <w:bCs/>
        </w:rPr>
        <w:lastRenderedPageBreak/>
        <w:t>Un bouton "Valider" permet d'enregistrer le formulaire.</w:t>
      </w:r>
    </w:p>
    <w:p w:rsidR="00BB4CD9" w:rsidRPr="00BE48BB" w:rsidRDefault="00BB4CD9" w:rsidP="00494741">
      <w:pPr>
        <w:pStyle w:val="NormalArial"/>
        <w:jc w:val="both"/>
        <w:rPr>
          <w:bCs/>
        </w:rPr>
      </w:pPr>
      <w:r w:rsidRPr="00BE48BB">
        <w:rPr>
          <w:bCs/>
        </w:rPr>
        <w:t>Un bouton "Annuler" permet de revenir à la liste sans sauvegarder.</w:t>
      </w:r>
    </w:p>
    <w:p w:rsidR="008B5745" w:rsidRPr="00BE48BB" w:rsidRDefault="008B5745" w:rsidP="00494741">
      <w:pPr>
        <w:pStyle w:val="NormalArial"/>
        <w:jc w:val="both"/>
        <w:rPr>
          <w:bCs/>
        </w:rPr>
      </w:pPr>
    </w:p>
    <w:p w:rsidR="00E77843" w:rsidRDefault="00E77843" w:rsidP="00494741">
      <w:pPr>
        <w:pStyle w:val="NormalArial"/>
        <w:jc w:val="both"/>
        <w:rPr>
          <w:ins w:id="3949" w:author="WAWSZCZYK Eric WEBNET" w:date="2011-08-25T13:01:00Z"/>
          <w:bCs/>
        </w:rPr>
      </w:pPr>
      <w:r w:rsidRPr="00BE48BB">
        <w:rPr>
          <w:bCs/>
        </w:rPr>
        <w:t xml:space="preserve">Si </w:t>
      </w:r>
      <w:r w:rsidR="008B5745" w:rsidRPr="00BE48BB">
        <w:rPr>
          <w:bCs/>
        </w:rPr>
        <w:t>l’acteur sélectionne le centre « National »,</w:t>
      </w:r>
      <w:r w:rsidRPr="00BE48BB">
        <w:rPr>
          <w:bCs/>
        </w:rPr>
        <w:t xml:space="preserve"> le champ Sous-sta</w:t>
      </w:r>
      <w:r w:rsidR="008B5745" w:rsidRPr="00BE48BB">
        <w:rPr>
          <w:bCs/>
        </w:rPr>
        <w:t xml:space="preserve">tut national de rattachement est </w:t>
      </w:r>
      <w:r w:rsidRPr="00BE48BB">
        <w:rPr>
          <w:bCs/>
        </w:rPr>
        <w:t>désactivé</w:t>
      </w:r>
      <w:ins w:id="3950" w:author="WAWSZCZYK Eric WEBNET" w:date="2011-08-25T13:01:00Z">
        <w:r w:rsidR="00231658">
          <w:rPr>
            <w:bCs/>
          </w:rPr>
          <w:t xml:space="preserve"> </w:t>
        </w:r>
        <w:del w:id="3951" w:author="sq163607-2" w:date="2011-09-05T14:55:00Z">
          <w:r w:rsidR="00231658" w:rsidDel="00445557">
            <w:rPr>
              <w:bCs/>
            </w:rPr>
            <w:delText xml:space="preserve">ainsi que la liste des </w:delText>
          </w:r>
          <w:commentRangeStart w:id="3952"/>
          <w:r w:rsidR="00231658" w:rsidDel="00445557">
            <w:rPr>
              <w:bCs/>
            </w:rPr>
            <w:delText>statuts</w:delText>
          </w:r>
        </w:del>
      </w:ins>
      <w:commentRangeEnd w:id="3952"/>
      <w:r w:rsidR="00445557">
        <w:rPr>
          <w:rStyle w:val="Marquedecommentaire"/>
          <w:rFonts w:ascii="Times New Roman" w:hAnsi="Times New Roman" w:cs="Times New Roman"/>
        </w:rPr>
        <w:commentReference w:id="3952"/>
      </w:r>
      <w:del w:id="3953" w:author="sq163607-2" w:date="2011-09-05T14:55:00Z">
        <w:r w:rsidRPr="00BE48BB" w:rsidDel="00445557">
          <w:rPr>
            <w:bCs/>
          </w:rPr>
          <w:delText>.</w:delText>
        </w:r>
      </w:del>
    </w:p>
    <w:p w:rsidR="00231658" w:rsidRDefault="001618D9" w:rsidP="00494741">
      <w:pPr>
        <w:pStyle w:val="NormalArial"/>
        <w:jc w:val="both"/>
        <w:rPr>
          <w:ins w:id="3954" w:author="sq163607-2" w:date="2011-09-05T14:59:00Z"/>
          <w:bCs/>
        </w:rPr>
      </w:pPr>
      <w:ins w:id="3955" w:author="sq163607-2" w:date="2011-09-05T14:58:00Z">
        <w:r>
          <w:rPr>
            <w:bCs/>
          </w:rPr>
          <w:t>Si l</w:t>
        </w:r>
      </w:ins>
      <w:ins w:id="3956" w:author="sq163607-2" w:date="2011-09-05T14:59:00Z">
        <w:r>
          <w:rPr>
            <w:bCs/>
          </w:rPr>
          <w:t>’acteur sélectionne un autre centre que le centre « National », le champ statut est désactivé</w:t>
        </w:r>
      </w:ins>
    </w:p>
    <w:p w:rsidR="001618D9" w:rsidRDefault="001618D9" w:rsidP="00494741">
      <w:pPr>
        <w:pStyle w:val="NormalArial"/>
        <w:jc w:val="both"/>
        <w:rPr>
          <w:ins w:id="3957" w:author="WAWSZCZYK Eric WEBNET" w:date="2011-08-25T13:01:00Z"/>
          <w:bCs/>
        </w:rPr>
      </w:pPr>
    </w:p>
    <w:p w:rsidR="00231658" w:rsidRDefault="00231658" w:rsidP="00231658">
      <w:pPr>
        <w:pStyle w:val="NormalArial"/>
        <w:jc w:val="both"/>
        <w:rPr>
          <w:ins w:id="3958" w:author="WAWSZCZYK Eric WEBNET" w:date="2011-08-25T13:02:00Z"/>
          <w:bCs/>
        </w:rPr>
      </w:pPr>
      <w:ins w:id="3959" w:author="WAWSZCZYK Eric WEBNET" w:date="2011-08-25T13:02:00Z">
        <w:r>
          <w:rPr>
            <w:bCs/>
          </w:rPr>
          <w:t>La table de référence sous-statuts doit permettre d’associer à chaque sous-statut national un statut (existant dans la table des statuts).</w:t>
        </w:r>
      </w:ins>
    </w:p>
    <w:p w:rsidR="00231658" w:rsidRDefault="00231658" w:rsidP="00231658">
      <w:pPr>
        <w:pStyle w:val="NormalArial"/>
        <w:jc w:val="both"/>
        <w:rPr>
          <w:ins w:id="3960" w:author="WAWSZCZYK Eric WEBNET" w:date="2011-08-25T13:02:00Z"/>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6"/>
        <w:gridCol w:w="4432"/>
      </w:tblGrid>
      <w:tr w:rsidR="00231658" w:rsidRPr="0060148B" w:rsidTr="005D7CFB">
        <w:trPr>
          <w:ins w:id="3961" w:author="WAWSZCZYK Eric WEBNET" w:date="2011-08-25T13:02:00Z"/>
        </w:trPr>
        <w:tc>
          <w:tcPr>
            <w:tcW w:w="4605" w:type="dxa"/>
          </w:tcPr>
          <w:p w:rsidR="00231658" w:rsidRPr="0060148B" w:rsidRDefault="00231658" w:rsidP="005D7CFB">
            <w:pPr>
              <w:pStyle w:val="NormalArial"/>
              <w:jc w:val="both"/>
              <w:rPr>
                <w:ins w:id="3962" w:author="WAWSZCZYK Eric WEBNET" w:date="2011-08-25T13:02:00Z"/>
                <w:b/>
                <w:bCs/>
              </w:rPr>
            </w:pPr>
            <w:ins w:id="3963" w:author="WAWSZCZYK Eric WEBNET" w:date="2011-08-25T13:02:00Z">
              <w:r w:rsidRPr="0060148B">
                <w:rPr>
                  <w:b/>
                  <w:bCs/>
                </w:rPr>
                <w:t>Sous-statut</w:t>
              </w:r>
            </w:ins>
          </w:p>
        </w:tc>
        <w:tc>
          <w:tcPr>
            <w:tcW w:w="4605" w:type="dxa"/>
          </w:tcPr>
          <w:p w:rsidR="00231658" w:rsidRPr="0060148B" w:rsidRDefault="00231658" w:rsidP="005D7CFB">
            <w:pPr>
              <w:pStyle w:val="NormalArial"/>
              <w:jc w:val="both"/>
              <w:rPr>
                <w:ins w:id="3964" w:author="WAWSZCZYK Eric WEBNET" w:date="2011-08-25T13:02:00Z"/>
                <w:b/>
                <w:bCs/>
              </w:rPr>
            </w:pPr>
            <w:ins w:id="3965" w:author="WAWSZCZYK Eric WEBNET" w:date="2011-08-25T13:02:00Z">
              <w:r w:rsidRPr="0060148B">
                <w:rPr>
                  <w:b/>
                  <w:bCs/>
                </w:rPr>
                <w:t>Statut</w:t>
              </w:r>
            </w:ins>
          </w:p>
        </w:tc>
      </w:tr>
      <w:tr w:rsidR="00231658" w:rsidRPr="0060148B" w:rsidTr="005D7CFB">
        <w:trPr>
          <w:ins w:id="3966" w:author="WAWSZCZYK Eric WEBNET" w:date="2011-08-25T13:02:00Z"/>
        </w:trPr>
        <w:tc>
          <w:tcPr>
            <w:tcW w:w="4605" w:type="dxa"/>
          </w:tcPr>
          <w:p w:rsidR="00231658" w:rsidRPr="0060148B" w:rsidRDefault="00231658" w:rsidP="005D7CFB">
            <w:pPr>
              <w:pStyle w:val="NormalArial"/>
              <w:jc w:val="both"/>
              <w:rPr>
                <w:ins w:id="3967" w:author="WAWSZCZYK Eric WEBNET" w:date="2011-08-25T13:02:00Z"/>
                <w:bCs/>
              </w:rPr>
            </w:pPr>
            <w:ins w:id="3968" w:author="WAWSZCZYK Eric WEBNET" w:date="2011-08-25T13:02:00Z">
              <w:r w:rsidRPr="0060148B">
                <w:rPr>
                  <w:bCs/>
                </w:rPr>
                <w:t>ACC</w:t>
              </w:r>
            </w:ins>
          </w:p>
        </w:tc>
        <w:tc>
          <w:tcPr>
            <w:tcW w:w="4605" w:type="dxa"/>
          </w:tcPr>
          <w:p w:rsidR="00231658" w:rsidRPr="007A5106" w:rsidRDefault="00231658" w:rsidP="005D7CFB">
            <w:pPr>
              <w:pStyle w:val="NormalArial"/>
              <w:jc w:val="both"/>
              <w:rPr>
                <w:ins w:id="3969" w:author="WAWSZCZYK Eric WEBNET" w:date="2011-08-25T13:02:00Z"/>
                <w:bCs/>
              </w:rPr>
            </w:pPr>
            <w:ins w:id="3970" w:author="WAWSZCZYK Eric WEBNET" w:date="2011-08-25T13:02:00Z">
              <w:r w:rsidRPr="007A5106">
                <w:rPr>
                  <w:bCs/>
                </w:rPr>
                <w:t>Collaborateur</w:t>
              </w:r>
            </w:ins>
          </w:p>
        </w:tc>
      </w:tr>
      <w:tr w:rsidR="00231658" w:rsidRPr="0060148B" w:rsidTr="005D7CFB">
        <w:trPr>
          <w:ins w:id="3971" w:author="WAWSZCZYK Eric WEBNET" w:date="2011-08-25T13:02:00Z"/>
        </w:trPr>
        <w:tc>
          <w:tcPr>
            <w:tcW w:w="4605" w:type="dxa"/>
          </w:tcPr>
          <w:p w:rsidR="00231658" w:rsidRPr="0060148B" w:rsidRDefault="00231658" w:rsidP="005D7CFB">
            <w:pPr>
              <w:pStyle w:val="NormalArial"/>
              <w:jc w:val="both"/>
              <w:rPr>
                <w:ins w:id="3972" w:author="WAWSZCZYK Eric WEBNET" w:date="2011-08-25T13:02:00Z"/>
                <w:bCs/>
              </w:rPr>
            </w:pPr>
            <w:ins w:id="3973" w:author="WAWSZCZYK Eric WEBNET" w:date="2011-08-25T13:02:00Z">
              <w:r w:rsidRPr="0060148B">
                <w:rPr>
                  <w:bCs/>
                </w:rPr>
                <w:t>CA</w:t>
              </w:r>
            </w:ins>
          </w:p>
        </w:tc>
        <w:tc>
          <w:tcPr>
            <w:tcW w:w="4605" w:type="dxa"/>
          </w:tcPr>
          <w:p w:rsidR="00231658" w:rsidRPr="0060148B" w:rsidRDefault="00231658" w:rsidP="005D7CFB">
            <w:pPr>
              <w:pStyle w:val="NormalArial"/>
              <w:jc w:val="both"/>
              <w:rPr>
                <w:ins w:id="3974" w:author="WAWSZCZYK Eric WEBNET" w:date="2011-08-25T13:02:00Z"/>
                <w:bCs/>
              </w:rPr>
            </w:pPr>
            <w:ins w:id="3975" w:author="WAWSZCZYK Eric WEBNET" w:date="2011-08-25T13:02:00Z">
              <w:r w:rsidRPr="007A5106">
                <w:rPr>
                  <w:bCs/>
                </w:rPr>
                <w:t>Collaborateur</w:t>
              </w:r>
            </w:ins>
          </w:p>
        </w:tc>
      </w:tr>
      <w:tr w:rsidR="00231658" w:rsidRPr="0060148B" w:rsidTr="005D7CFB">
        <w:trPr>
          <w:ins w:id="3976" w:author="WAWSZCZYK Eric WEBNET" w:date="2011-08-25T13:02:00Z"/>
        </w:trPr>
        <w:tc>
          <w:tcPr>
            <w:tcW w:w="4605" w:type="dxa"/>
          </w:tcPr>
          <w:p w:rsidR="00231658" w:rsidRPr="0060148B" w:rsidRDefault="00231658" w:rsidP="005D7CFB">
            <w:pPr>
              <w:pStyle w:val="NormalArial"/>
              <w:jc w:val="both"/>
              <w:rPr>
                <w:ins w:id="3977" w:author="WAWSZCZYK Eric WEBNET" w:date="2011-08-25T13:02:00Z"/>
                <w:bCs/>
              </w:rPr>
            </w:pPr>
            <w:ins w:id="3978" w:author="WAWSZCZYK Eric WEBNET" w:date="2011-08-25T13:02:00Z">
              <w:r w:rsidRPr="0060148B">
                <w:rPr>
                  <w:bCs/>
                </w:rPr>
                <w:t>CDD</w:t>
              </w:r>
            </w:ins>
          </w:p>
        </w:tc>
        <w:tc>
          <w:tcPr>
            <w:tcW w:w="4605" w:type="dxa"/>
          </w:tcPr>
          <w:p w:rsidR="00231658" w:rsidRPr="0060148B" w:rsidRDefault="00231658" w:rsidP="005D7CFB">
            <w:pPr>
              <w:pStyle w:val="NormalArial"/>
              <w:jc w:val="both"/>
              <w:rPr>
                <w:ins w:id="3979" w:author="WAWSZCZYK Eric WEBNET" w:date="2011-08-25T13:02:00Z"/>
                <w:bCs/>
              </w:rPr>
            </w:pPr>
            <w:ins w:id="3980" w:author="WAWSZCZYK Eric WEBNET" w:date="2011-08-25T13:02:00Z">
              <w:r w:rsidRPr="007A5106">
                <w:rPr>
                  <w:bCs/>
                </w:rPr>
                <w:t>Collaborateur</w:t>
              </w:r>
            </w:ins>
          </w:p>
        </w:tc>
      </w:tr>
      <w:tr w:rsidR="00231658" w:rsidRPr="0060148B" w:rsidTr="005D7CFB">
        <w:trPr>
          <w:ins w:id="3981" w:author="WAWSZCZYK Eric WEBNET" w:date="2011-08-25T13:02:00Z"/>
        </w:trPr>
        <w:tc>
          <w:tcPr>
            <w:tcW w:w="4605" w:type="dxa"/>
          </w:tcPr>
          <w:p w:rsidR="00231658" w:rsidRPr="0060148B" w:rsidRDefault="00231658" w:rsidP="005D7CFB">
            <w:pPr>
              <w:pStyle w:val="NormalArial"/>
              <w:jc w:val="both"/>
              <w:rPr>
                <w:ins w:id="3982" w:author="WAWSZCZYK Eric WEBNET" w:date="2011-08-25T13:02:00Z"/>
                <w:bCs/>
              </w:rPr>
            </w:pPr>
            <w:ins w:id="3983" w:author="WAWSZCZYK Eric WEBNET" w:date="2011-08-25T13:02:00Z">
              <w:r w:rsidRPr="0060148B">
                <w:rPr>
                  <w:bCs/>
                </w:rPr>
                <w:t>CE</w:t>
              </w:r>
            </w:ins>
          </w:p>
        </w:tc>
        <w:tc>
          <w:tcPr>
            <w:tcW w:w="4605" w:type="dxa"/>
          </w:tcPr>
          <w:p w:rsidR="00231658" w:rsidRPr="0060148B" w:rsidRDefault="00231658" w:rsidP="005D7CFB">
            <w:pPr>
              <w:pStyle w:val="NormalArial"/>
              <w:jc w:val="both"/>
              <w:rPr>
                <w:ins w:id="3984" w:author="WAWSZCZYK Eric WEBNET" w:date="2011-08-25T13:02:00Z"/>
                <w:bCs/>
              </w:rPr>
            </w:pPr>
            <w:ins w:id="3985" w:author="WAWSZCZYK Eric WEBNET" w:date="2011-08-25T13:02:00Z">
              <w:r w:rsidRPr="007A5106">
                <w:rPr>
                  <w:bCs/>
                </w:rPr>
                <w:t>Collaborateur</w:t>
              </w:r>
            </w:ins>
          </w:p>
        </w:tc>
      </w:tr>
      <w:tr w:rsidR="00231658" w:rsidRPr="0060148B" w:rsidTr="005D7CFB">
        <w:trPr>
          <w:ins w:id="3986" w:author="WAWSZCZYK Eric WEBNET" w:date="2011-08-25T13:02:00Z"/>
        </w:trPr>
        <w:tc>
          <w:tcPr>
            <w:tcW w:w="4605" w:type="dxa"/>
          </w:tcPr>
          <w:p w:rsidR="00231658" w:rsidRPr="0060148B" w:rsidRDefault="00231658" w:rsidP="005D7CFB">
            <w:pPr>
              <w:pStyle w:val="NormalArial"/>
              <w:jc w:val="both"/>
              <w:rPr>
                <w:ins w:id="3987" w:author="WAWSZCZYK Eric WEBNET" w:date="2011-08-25T13:02:00Z"/>
                <w:bCs/>
              </w:rPr>
            </w:pPr>
            <w:ins w:id="3988" w:author="WAWSZCZYK Eric WEBNET" w:date="2011-08-25T13:02:00Z">
              <w:r w:rsidRPr="0060148B">
                <w:rPr>
                  <w:bCs/>
                </w:rPr>
                <w:t>CEE</w:t>
              </w:r>
            </w:ins>
          </w:p>
        </w:tc>
        <w:tc>
          <w:tcPr>
            <w:tcW w:w="4605" w:type="dxa"/>
          </w:tcPr>
          <w:p w:rsidR="00231658" w:rsidRPr="0060148B" w:rsidRDefault="00231658" w:rsidP="005D7CFB">
            <w:pPr>
              <w:pStyle w:val="NormalArial"/>
              <w:jc w:val="both"/>
              <w:rPr>
                <w:ins w:id="3989" w:author="WAWSZCZYK Eric WEBNET" w:date="2011-08-25T13:02:00Z"/>
                <w:bCs/>
              </w:rPr>
            </w:pPr>
            <w:ins w:id="3990" w:author="WAWSZCZYK Eric WEBNET" w:date="2011-08-25T13:02:00Z">
              <w:r w:rsidRPr="007A5106">
                <w:rPr>
                  <w:bCs/>
                </w:rPr>
                <w:t>Collaborateur</w:t>
              </w:r>
            </w:ins>
          </w:p>
        </w:tc>
      </w:tr>
      <w:tr w:rsidR="00231658" w:rsidRPr="0060148B" w:rsidTr="005D7CFB">
        <w:trPr>
          <w:ins w:id="3991" w:author="WAWSZCZYK Eric WEBNET" w:date="2011-08-25T13:02:00Z"/>
        </w:trPr>
        <w:tc>
          <w:tcPr>
            <w:tcW w:w="4605" w:type="dxa"/>
          </w:tcPr>
          <w:p w:rsidR="00231658" w:rsidRPr="0060148B" w:rsidRDefault="00231658" w:rsidP="005D7CFB">
            <w:pPr>
              <w:pStyle w:val="NormalArial"/>
              <w:jc w:val="both"/>
              <w:rPr>
                <w:ins w:id="3992" w:author="WAWSZCZYK Eric WEBNET" w:date="2011-08-25T13:02:00Z"/>
                <w:bCs/>
              </w:rPr>
            </w:pPr>
            <w:ins w:id="3993" w:author="WAWSZCZYK Eric WEBNET" w:date="2011-08-25T13:02:00Z">
              <w:r w:rsidRPr="0060148B">
                <w:rPr>
                  <w:bCs/>
                </w:rPr>
                <w:t>CFR</w:t>
              </w:r>
            </w:ins>
          </w:p>
        </w:tc>
        <w:tc>
          <w:tcPr>
            <w:tcW w:w="4605" w:type="dxa"/>
          </w:tcPr>
          <w:p w:rsidR="00231658" w:rsidRPr="0060148B" w:rsidRDefault="00231658" w:rsidP="005D7CFB">
            <w:pPr>
              <w:pStyle w:val="NormalArial"/>
              <w:jc w:val="both"/>
              <w:rPr>
                <w:ins w:id="3994" w:author="WAWSZCZYK Eric WEBNET" w:date="2011-08-25T13:02:00Z"/>
                <w:bCs/>
              </w:rPr>
            </w:pPr>
            <w:ins w:id="3995" w:author="WAWSZCZYK Eric WEBNET" w:date="2011-08-25T13:02:00Z">
              <w:r w:rsidRPr="007A5106">
                <w:rPr>
                  <w:bCs/>
                </w:rPr>
                <w:t>Collaborateur</w:t>
              </w:r>
            </w:ins>
          </w:p>
        </w:tc>
      </w:tr>
      <w:tr w:rsidR="00231658" w:rsidRPr="0060148B" w:rsidTr="005D7CFB">
        <w:trPr>
          <w:ins w:id="3996" w:author="WAWSZCZYK Eric WEBNET" w:date="2011-08-25T13:02:00Z"/>
        </w:trPr>
        <w:tc>
          <w:tcPr>
            <w:tcW w:w="4605" w:type="dxa"/>
          </w:tcPr>
          <w:p w:rsidR="00231658" w:rsidRPr="0060148B" w:rsidRDefault="00231658" w:rsidP="005D7CFB">
            <w:pPr>
              <w:pStyle w:val="NormalArial"/>
              <w:jc w:val="both"/>
              <w:rPr>
                <w:ins w:id="3997" w:author="WAWSZCZYK Eric WEBNET" w:date="2011-08-25T13:02:00Z"/>
                <w:bCs/>
              </w:rPr>
            </w:pPr>
            <w:ins w:id="3998" w:author="WAWSZCZYK Eric WEBNET" w:date="2011-08-25T13:02:00Z">
              <w:r w:rsidRPr="0060148B">
                <w:rPr>
                  <w:bCs/>
                </w:rPr>
                <w:t>CQ</w:t>
              </w:r>
            </w:ins>
          </w:p>
        </w:tc>
        <w:tc>
          <w:tcPr>
            <w:tcW w:w="4605" w:type="dxa"/>
          </w:tcPr>
          <w:p w:rsidR="00231658" w:rsidRPr="0060148B" w:rsidRDefault="00231658" w:rsidP="005D7CFB">
            <w:pPr>
              <w:pStyle w:val="NormalArial"/>
              <w:jc w:val="both"/>
              <w:rPr>
                <w:ins w:id="3999" w:author="WAWSZCZYK Eric WEBNET" w:date="2011-08-25T13:02:00Z"/>
                <w:bCs/>
              </w:rPr>
            </w:pPr>
            <w:ins w:id="4000" w:author="WAWSZCZYK Eric WEBNET" w:date="2011-08-25T13:02:00Z">
              <w:r w:rsidRPr="007A5106">
                <w:rPr>
                  <w:bCs/>
                </w:rPr>
                <w:t>Collaborateur</w:t>
              </w:r>
            </w:ins>
          </w:p>
        </w:tc>
      </w:tr>
      <w:tr w:rsidR="00231658" w:rsidRPr="0060148B" w:rsidTr="005D7CFB">
        <w:trPr>
          <w:ins w:id="4001" w:author="WAWSZCZYK Eric WEBNET" w:date="2011-08-25T13:02:00Z"/>
        </w:trPr>
        <w:tc>
          <w:tcPr>
            <w:tcW w:w="4605" w:type="dxa"/>
          </w:tcPr>
          <w:p w:rsidR="00231658" w:rsidRPr="0060148B" w:rsidRDefault="00231658" w:rsidP="005D7CFB">
            <w:pPr>
              <w:pStyle w:val="NormalArial"/>
              <w:jc w:val="both"/>
              <w:rPr>
                <w:ins w:id="4002" w:author="WAWSZCZYK Eric WEBNET" w:date="2011-08-25T13:02:00Z"/>
                <w:bCs/>
              </w:rPr>
            </w:pPr>
            <w:ins w:id="4003" w:author="WAWSZCZYK Eric WEBNET" w:date="2011-08-25T13:02:00Z">
              <w:r w:rsidRPr="0060148B">
                <w:rPr>
                  <w:bCs/>
                </w:rPr>
                <w:t>CS</w:t>
              </w:r>
            </w:ins>
          </w:p>
        </w:tc>
        <w:tc>
          <w:tcPr>
            <w:tcW w:w="4605" w:type="dxa"/>
          </w:tcPr>
          <w:p w:rsidR="00231658" w:rsidRPr="0060148B" w:rsidRDefault="00231658" w:rsidP="005D7CFB">
            <w:pPr>
              <w:pStyle w:val="NormalArial"/>
              <w:jc w:val="both"/>
              <w:rPr>
                <w:ins w:id="4004" w:author="WAWSZCZYK Eric WEBNET" w:date="2011-08-25T13:02:00Z"/>
                <w:bCs/>
              </w:rPr>
            </w:pPr>
            <w:ins w:id="4005" w:author="WAWSZCZYK Eric WEBNET" w:date="2011-08-25T13:02:00Z">
              <w:r w:rsidRPr="007A5106">
                <w:rPr>
                  <w:bCs/>
                </w:rPr>
                <w:t>Collaborateur</w:t>
              </w:r>
            </w:ins>
          </w:p>
        </w:tc>
      </w:tr>
      <w:tr w:rsidR="00231658" w:rsidRPr="0060148B" w:rsidTr="005D7CFB">
        <w:trPr>
          <w:ins w:id="4006" w:author="WAWSZCZYK Eric WEBNET" w:date="2011-08-25T13:02:00Z"/>
        </w:trPr>
        <w:tc>
          <w:tcPr>
            <w:tcW w:w="4605" w:type="dxa"/>
          </w:tcPr>
          <w:p w:rsidR="00231658" w:rsidRPr="0060148B" w:rsidRDefault="00231658" w:rsidP="005D7CFB">
            <w:pPr>
              <w:pStyle w:val="NormalArial"/>
              <w:jc w:val="both"/>
              <w:rPr>
                <w:ins w:id="4007" w:author="WAWSZCZYK Eric WEBNET" w:date="2011-08-25T13:02:00Z"/>
                <w:bCs/>
              </w:rPr>
            </w:pPr>
            <w:ins w:id="4008" w:author="WAWSZCZYK Eric WEBNET" w:date="2011-08-25T13:02:00Z">
              <w:r w:rsidRPr="0060148B">
                <w:rPr>
                  <w:bCs/>
                </w:rPr>
                <w:t>CSC</w:t>
              </w:r>
            </w:ins>
          </w:p>
        </w:tc>
        <w:tc>
          <w:tcPr>
            <w:tcW w:w="4605" w:type="dxa"/>
          </w:tcPr>
          <w:p w:rsidR="00231658" w:rsidRPr="0060148B" w:rsidRDefault="00231658" w:rsidP="005D7CFB">
            <w:pPr>
              <w:pStyle w:val="NormalArial"/>
              <w:jc w:val="both"/>
              <w:rPr>
                <w:ins w:id="4009" w:author="WAWSZCZYK Eric WEBNET" w:date="2011-08-25T13:02:00Z"/>
                <w:bCs/>
              </w:rPr>
            </w:pPr>
            <w:ins w:id="4010" w:author="WAWSZCZYK Eric WEBNET" w:date="2011-08-25T13:02:00Z">
              <w:r w:rsidRPr="007A5106">
                <w:rPr>
                  <w:bCs/>
                </w:rPr>
                <w:t>Collaborateur</w:t>
              </w:r>
            </w:ins>
          </w:p>
        </w:tc>
      </w:tr>
      <w:tr w:rsidR="00231658" w:rsidRPr="0060148B" w:rsidTr="005D7CFB">
        <w:trPr>
          <w:ins w:id="4011" w:author="WAWSZCZYK Eric WEBNET" w:date="2011-08-25T13:02:00Z"/>
        </w:trPr>
        <w:tc>
          <w:tcPr>
            <w:tcW w:w="4605" w:type="dxa"/>
          </w:tcPr>
          <w:p w:rsidR="00231658" w:rsidRPr="0060148B" w:rsidRDefault="00231658" w:rsidP="005D7CFB">
            <w:pPr>
              <w:pStyle w:val="NormalArial"/>
              <w:jc w:val="both"/>
              <w:rPr>
                <w:ins w:id="4012" w:author="WAWSZCZYK Eric WEBNET" w:date="2011-08-25T13:02:00Z"/>
                <w:bCs/>
              </w:rPr>
            </w:pPr>
            <w:ins w:id="4013" w:author="WAWSZCZYK Eric WEBNET" w:date="2011-08-25T13:02:00Z">
              <w:r w:rsidRPr="0060148B">
                <w:rPr>
                  <w:bCs/>
                </w:rPr>
                <w:t>CT</w:t>
              </w:r>
            </w:ins>
          </w:p>
        </w:tc>
        <w:tc>
          <w:tcPr>
            <w:tcW w:w="4605" w:type="dxa"/>
          </w:tcPr>
          <w:p w:rsidR="00231658" w:rsidRPr="0060148B" w:rsidRDefault="00231658" w:rsidP="005D7CFB">
            <w:pPr>
              <w:pStyle w:val="NormalArial"/>
              <w:jc w:val="both"/>
              <w:rPr>
                <w:ins w:id="4014" w:author="WAWSZCZYK Eric WEBNET" w:date="2011-08-25T13:02:00Z"/>
                <w:bCs/>
              </w:rPr>
            </w:pPr>
            <w:ins w:id="4015" w:author="WAWSZCZYK Eric WEBNET" w:date="2011-08-25T13:02:00Z">
              <w:r w:rsidRPr="007A5106">
                <w:rPr>
                  <w:bCs/>
                </w:rPr>
                <w:t>Collaborateur</w:t>
              </w:r>
            </w:ins>
          </w:p>
        </w:tc>
      </w:tr>
      <w:tr w:rsidR="00231658" w:rsidRPr="0060148B" w:rsidTr="005D7CFB">
        <w:trPr>
          <w:ins w:id="4016" w:author="WAWSZCZYK Eric WEBNET" w:date="2011-08-25T13:02:00Z"/>
        </w:trPr>
        <w:tc>
          <w:tcPr>
            <w:tcW w:w="4605" w:type="dxa"/>
          </w:tcPr>
          <w:p w:rsidR="00231658" w:rsidRPr="0060148B" w:rsidRDefault="00231658" w:rsidP="005D7CFB">
            <w:pPr>
              <w:pStyle w:val="NormalArial"/>
              <w:jc w:val="both"/>
              <w:rPr>
                <w:ins w:id="4017" w:author="WAWSZCZYK Eric WEBNET" w:date="2011-08-25T13:02:00Z"/>
                <w:bCs/>
              </w:rPr>
            </w:pPr>
            <w:ins w:id="4018" w:author="WAWSZCZYK Eric WEBNET" w:date="2011-08-25T13:02:00Z">
              <w:r w:rsidRPr="0060148B">
                <w:rPr>
                  <w:bCs/>
                </w:rPr>
                <w:t>CTE</w:t>
              </w:r>
            </w:ins>
          </w:p>
        </w:tc>
        <w:tc>
          <w:tcPr>
            <w:tcW w:w="4605" w:type="dxa"/>
          </w:tcPr>
          <w:p w:rsidR="00231658" w:rsidRPr="0060148B" w:rsidRDefault="00231658" w:rsidP="005D7CFB">
            <w:pPr>
              <w:pStyle w:val="NormalArial"/>
              <w:jc w:val="both"/>
              <w:rPr>
                <w:ins w:id="4019" w:author="WAWSZCZYK Eric WEBNET" w:date="2011-08-25T13:02:00Z"/>
                <w:bCs/>
              </w:rPr>
            </w:pPr>
            <w:ins w:id="4020" w:author="WAWSZCZYK Eric WEBNET" w:date="2011-08-25T13:02:00Z">
              <w:r w:rsidRPr="007A5106">
                <w:rPr>
                  <w:bCs/>
                </w:rPr>
                <w:t>Collaborateur</w:t>
              </w:r>
            </w:ins>
          </w:p>
        </w:tc>
      </w:tr>
      <w:tr w:rsidR="00231658" w:rsidRPr="0060148B" w:rsidTr="005D7CFB">
        <w:trPr>
          <w:ins w:id="4021" w:author="WAWSZCZYK Eric WEBNET" w:date="2011-08-25T13:02:00Z"/>
        </w:trPr>
        <w:tc>
          <w:tcPr>
            <w:tcW w:w="4605" w:type="dxa"/>
          </w:tcPr>
          <w:p w:rsidR="00231658" w:rsidRPr="0060148B" w:rsidRDefault="00231658" w:rsidP="005D7CFB">
            <w:pPr>
              <w:pStyle w:val="NormalArial"/>
              <w:jc w:val="both"/>
              <w:rPr>
                <w:ins w:id="4022" w:author="WAWSZCZYK Eric WEBNET" w:date="2011-08-25T13:02:00Z"/>
                <w:bCs/>
              </w:rPr>
            </w:pPr>
            <w:ins w:id="4023" w:author="WAWSZCZYK Eric WEBNET" w:date="2011-08-25T13:02:00Z">
              <w:r w:rsidRPr="0060148B">
                <w:rPr>
                  <w:bCs/>
                </w:rPr>
                <w:t>CTI</w:t>
              </w:r>
            </w:ins>
          </w:p>
        </w:tc>
        <w:tc>
          <w:tcPr>
            <w:tcW w:w="4605" w:type="dxa"/>
          </w:tcPr>
          <w:p w:rsidR="00231658" w:rsidRPr="0060148B" w:rsidRDefault="00231658" w:rsidP="005D7CFB">
            <w:pPr>
              <w:pStyle w:val="NormalArial"/>
              <w:jc w:val="both"/>
              <w:rPr>
                <w:ins w:id="4024" w:author="WAWSZCZYK Eric WEBNET" w:date="2011-08-25T13:02:00Z"/>
                <w:bCs/>
              </w:rPr>
            </w:pPr>
            <w:ins w:id="4025" w:author="WAWSZCZYK Eric WEBNET" w:date="2011-08-25T13:02:00Z">
              <w:r w:rsidRPr="007A5106">
                <w:rPr>
                  <w:bCs/>
                </w:rPr>
                <w:t>Collaborateur</w:t>
              </w:r>
            </w:ins>
          </w:p>
        </w:tc>
      </w:tr>
      <w:tr w:rsidR="00231658" w:rsidRPr="0060148B" w:rsidTr="005D7CFB">
        <w:trPr>
          <w:ins w:id="4026" w:author="WAWSZCZYK Eric WEBNET" w:date="2011-08-25T13:02:00Z"/>
        </w:trPr>
        <w:tc>
          <w:tcPr>
            <w:tcW w:w="4605" w:type="dxa"/>
          </w:tcPr>
          <w:p w:rsidR="00231658" w:rsidRPr="0060148B" w:rsidRDefault="00231658" w:rsidP="005D7CFB">
            <w:pPr>
              <w:pStyle w:val="NormalArial"/>
              <w:jc w:val="both"/>
              <w:rPr>
                <w:ins w:id="4027" w:author="WAWSZCZYK Eric WEBNET" w:date="2011-08-25T13:02:00Z"/>
                <w:bCs/>
              </w:rPr>
            </w:pPr>
            <w:ins w:id="4028" w:author="WAWSZCZYK Eric WEBNET" w:date="2011-08-25T13:02:00Z">
              <w:r w:rsidRPr="0060148B">
                <w:rPr>
                  <w:bCs/>
                </w:rPr>
                <w:t>CTR</w:t>
              </w:r>
            </w:ins>
          </w:p>
        </w:tc>
        <w:tc>
          <w:tcPr>
            <w:tcW w:w="4605" w:type="dxa"/>
          </w:tcPr>
          <w:p w:rsidR="00231658" w:rsidRPr="0060148B" w:rsidRDefault="00231658" w:rsidP="005D7CFB">
            <w:pPr>
              <w:pStyle w:val="NormalArial"/>
              <w:jc w:val="both"/>
              <w:rPr>
                <w:ins w:id="4029" w:author="WAWSZCZYK Eric WEBNET" w:date="2011-08-25T13:02:00Z"/>
                <w:bCs/>
              </w:rPr>
            </w:pPr>
            <w:ins w:id="4030" w:author="WAWSZCZYK Eric WEBNET" w:date="2011-08-25T13:02:00Z">
              <w:r w:rsidRPr="007A5106">
                <w:rPr>
                  <w:bCs/>
                </w:rPr>
                <w:t>Collaborateur</w:t>
              </w:r>
            </w:ins>
          </w:p>
        </w:tc>
      </w:tr>
      <w:tr w:rsidR="00231658" w:rsidRPr="0060148B" w:rsidTr="005D7CFB">
        <w:trPr>
          <w:ins w:id="4031" w:author="WAWSZCZYK Eric WEBNET" w:date="2011-08-25T13:02:00Z"/>
        </w:trPr>
        <w:tc>
          <w:tcPr>
            <w:tcW w:w="4605" w:type="dxa"/>
          </w:tcPr>
          <w:p w:rsidR="00231658" w:rsidRPr="0060148B" w:rsidRDefault="00231658" w:rsidP="005D7CFB">
            <w:pPr>
              <w:pStyle w:val="NormalArial"/>
              <w:jc w:val="both"/>
              <w:rPr>
                <w:ins w:id="4032" w:author="WAWSZCZYK Eric WEBNET" w:date="2011-08-25T13:02:00Z"/>
                <w:bCs/>
              </w:rPr>
            </w:pPr>
            <w:ins w:id="4033" w:author="WAWSZCZYK Eric WEBNET" w:date="2011-08-25T13:02:00Z">
              <w:r w:rsidRPr="0060148B">
                <w:rPr>
                  <w:bCs/>
                </w:rPr>
                <w:t>CTU</w:t>
              </w:r>
            </w:ins>
          </w:p>
        </w:tc>
        <w:tc>
          <w:tcPr>
            <w:tcW w:w="4605" w:type="dxa"/>
          </w:tcPr>
          <w:p w:rsidR="00231658" w:rsidRPr="0060148B" w:rsidRDefault="00231658" w:rsidP="005D7CFB">
            <w:pPr>
              <w:pStyle w:val="NormalArial"/>
              <w:jc w:val="both"/>
              <w:rPr>
                <w:ins w:id="4034" w:author="WAWSZCZYK Eric WEBNET" w:date="2011-08-25T13:02:00Z"/>
                <w:bCs/>
              </w:rPr>
            </w:pPr>
            <w:ins w:id="4035" w:author="WAWSZCZYK Eric WEBNET" w:date="2011-08-25T13:02:00Z">
              <w:r w:rsidRPr="007A5106">
                <w:rPr>
                  <w:bCs/>
                </w:rPr>
                <w:t>Collaborateur</w:t>
              </w:r>
            </w:ins>
          </w:p>
        </w:tc>
      </w:tr>
      <w:tr w:rsidR="00231658" w:rsidRPr="0060148B" w:rsidTr="005D7CFB">
        <w:trPr>
          <w:ins w:id="4036" w:author="WAWSZCZYK Eric WEBNET" w:date="2011-08-25T13:02:00Z"/>
        </w:trPr>
        <w:tc>
          <w:tcPr>
            <w:tcW w:w="4605" w:type="dxa"/>
          </w:tcPr>
          <w:p w:rsidR="00231658" w:rsidRPr="0060148B" w:rsidRDefault="00231658" w:rsidP="005D7CFB">
            <w:pPr>
              <w:pStyle w:val="NormalArial"/>
              <w:jc w:val="both"/>
              <w:rPr>
                <w:ins w:id="4037" w:author="WAWSZCZYK Eric WEBNET" w:date="2011-08-25T13:02:00Z"/>
                <w:bCs/>
              </w:rPr>
            </w:pPr>
            <w:ins w:id="4038" w:author="WAWSZCZYK Eric WEBNET" w:date="2011-08-25T13:02:00Z">
              <w:r w:rsidRPr="0060148B">
                <w:rPr>
                  <w:bCs/>
                </w:rPr>
                <w:t>EXT</w:t>
              </w:r>
            </w:ins>
          </w:p>
        </w:tc>
        <w:tc>
          <w:tcPr>
            <w:tcW w:w="4605" w:type="dxa"/>
          </w:tcPr>
          <w:p w:rsidR="00231658" w:rsidRPr="0060148B" w:rsidRDefault="00231658" w:rsidP="005D7CFB">
            <w:pPr>
              <w:pStyle w:val="NormalArial"/>
              <w:jc w:val="both"/>
              <w:rPr>
                <w:ins w:id="4039" w:author="WAWSZCZYK Eric WEBNET" w:date="2011-08-25T13:02:00Z"/>
                <w:bCs/>
              </w:rPr>
            </w:pPr>
            <w:ins w:id="4040" w:author="WAWSZCZYK Eric WEBNET" w:date="2011-08-25T13:02:00Z">
              <w:r w:rsidRPr="0060148B">
                <w:rPr>
                  <w:bCs/>
                </w:rPr>
                <w:t>Salarié Entreprise Extérieure</w:t>
              </w:r>
            </w:ins>
          </w:p>
        </w:tc>
      </w:tr>
      <w:tr w:rsidR="00231658" w:rsidRPr="0060148B" w:rsidTr="005D7CFB">
        <w:trPr>
          <w:ins w:id="4041" w:author="WAWSZCZYK Eric WEBNET" w:date="2011-08-25T13:02:00Z"/>
        </w:trPr>
        <w:tc>
          <w:tcPr>
            <w:tcW w:w="4605" w:type="dxa"/>
          </w:tcPr>
          <w:p w:rsidR="00231658" w:rsidRPr="0060148B" w:rsidRDefault="00231658" w:rsidP="005D7CFB">
            <w:pPr>
              <w:pStyle w:val="NormalArial"/>
              <w:jc w:val="both"/>
              <w:rPr>
                <w:ins w:id="4042" w:author="WAWSZCZYK Eric WEBNET" w:date="2011-08-25T13:02:00Z"/>
                <w:bCs/>
              </w:rPr>
            </w:pPr>
            <w:ins w:id="4043" w:author="WAWSZCZYK Eric WEBNET" w:date="2011-08-25T13:02:00Z">
              <w:r w:rsidRPr="0060148B">
                <w:rPr>
                  <w:bCs/>
                </w:rPr>
                <w:t>PSD</w:t>
              </w:r>
            </w:ins>
          </w:p>
        </w:tc>
        <w:tc>
          <w:tcPr>
            <w:tcW w:w="4605" w:type="dxa"/>
          </w:tcPr>
          <w:p w:rsidR="00231658" w:rsidRPr="0060148B" w:rsidRDefault="00231658" w:rsidP="005D7CFB">
            <w:pPr>
              <w:pStyle w:val="NormalArial"/>
              <w:jc w:val="both"/>
              <w:rPr>
                <w:ins w:id="4044" w:author="WAWSZCZYK Eric WEBNET" w:date="2011-08-25T13:02:00Z"/>
                <w:bCs/>
              </w:rPr>
            </w:pPr>
            <w:ins w:id="4045" w:author="WAWSZCZYK Eric WEBNET" w:date="2011-08-25T13:02:00Z">
              <w:r w:rsidRPr="007A5106">
                <w:rPr>
                  <w:bCs/>
                </w:rPr>
                <w:t>Collaborateur</w:t>
              </w:r>
            </w:ins>
          </w:p>
        </w:tc>
      </w:tr>
      <w:tr w:rsidR="00231658" w:rsidRPr="0060148B" w:rsidTr="005D7CFB">
        <w:trPr>
          <w:ins w:id="4046" w:author="WAWSZCZYK Eric WEBNET" w:date="2011-08-25T13:02:00Z"/>
        </w:trPr>
        <w:tc>
          <w:tcPr>
            <w:tcW w:w="4605" w:type="dxa"/>
          </w:tcPr>
          <w:p w:rsidR="00231658" w:rsidRPr="0060148B" w:rsidRDefault="00231658" w:rsidP="005D7CFB">
            <w:pPr>
              <w:pStyle w:val="NormalArial"/>
              <w:jc w:val="both"/>
              <w:rPr>
                <w:ins w:id="4047" w:author="WAWSZCZYK Eric WEBNET" w:date="2011-08-25T13:02:00Z"/>
                <w:bCs/>
              </w:rPr>
            </w:pPr>
            <w:ins w:id="4048" w:author="WAWSZCZYK Eric WEBNET" w:date="2011-08-25T13:02:00Z">
              <w:r w:rsidRPr="0060148B">
                <w:rPr>
                  <w:bCs/>
                </w:rPr>
                <w:t>ST</w:t>
              </w:r>
            </w:ins>
          </w:p>
        </w:tc>
        <w:tc>
          <w:tcPr>
            <w:tcW w:w="4605" w:type="dxa"/>
          </w:tcPr>
          <w:p w:rsidR="00231658" w:rsidRPr="0060148B" w:rsidRDefault="00231658" w:rsidP="005D7CFB">
            <w:pPr>
              <w:pStyle w:val="NormalArial"/>
              <w:jc w:val="both"/>
              <w:rPr>
                <w:ins w:id="4049" w:author="WAWSZCZYK Eric WEBNET" w:date="2011-08-25T13:02:00Z"/>
                <w:bCs/>
              </w:rPr>
            </w:pPr>
            <w:ins w:id="4050" w:author="WAWSZCZYK Eric WEBNET" w:date="2011-08-25T13:02:00Z">
              <w:r w:rsidRPr="007A5106">
                <w:rPr>
                  <w:bCs/>
                </w:rPr>
                <w:t>Collaborateur</w:t>
              </w:r>
            </w:ins>
          </w:p>
        </w:tc>
      </w:tr>
      <w:tr w:rsidR="00231658" w:rsidRPr="0060148B" w:rsidTr="005D7CFB">
        <w:trPr>
          <w:ins w:id="4051" w:author="WAWSZCZYK Eric WEBNET" w:date="2011-08-25T13:02:00Z"/>
        </w:trPr>
        <w:tc>
          <w:tcPr>
            <w:tcW w:w="4605" w:type="dxa"/>
          </w:tcPr>
          <w:p w:rsidR="00231658" w:rsidRPr="0060148B" w:rsidRDefault="00231658" w:rsidP="005D7CFB">
            <w:pPr>
              <w:pStyle w:val="NormalArial"/>
              <w:jc w:val="both"/>
              <w:rPr>
                <w:ins w:id="4052" w:author="WAWSZCZYK Eric WEBNET" w:date="2011-08-25T13:02:00Z"/>
                <w:bCs/>
              </w:rPr>
            </w:pPr>
            <w:ins w:id="4053" w:author="WAWSZCZYK Eric WEBNET" w:date="2011-08-25T13:02:00Z">
              <w:r w:rsidRPr="0060148B">
                <w:rPr>
                  <w:bCs/>
                </w:rPr>
                <w:t>STE</w:t>
              </w:r>
            </w:ins>
          </w:p>
        </w:tc>
        <w:tc>
          <w:tcPr>
            <w:tcW w:w="4605" w:type="dxa"/>
          </w:tcPr>
          <w:p w:rsidR="00231658" w:rsidRPr="0060148B" w:rsidRDefault="00231658" w:rsidP="005D7CFB">
            <w:pPr>
              <w:pStyle w:val="NormalArial"/>
              <w:jc w:val="both"/>
              <w:rPr>
                <w:ins w:id="4054" w:author="WAWSZCZYK Eric WEBNET" w:date="2011-08-25T13:02:00Z"/>
                <w:bCs/>
              </w:rPr>
            </w:pPr>
            <w:ins w:id="4055" w:author="WAWSZCZYK Eric WEBNET" w:date="2011-08-25T13:02:00Z">
              <w:r w:rsidRPr="007A5106">
                <w:rPr>
                  <w:bCs/>
                </w:rPr>
                <w:t>Collaborateur</w:t>
              </w:r>
            </w:ins>
          </w:p>
        </w:tc>
      </w:tr>
    </w:tbl>
    <w:p w:rsidR="00231658" w:rsidRPr="00BE48BB" w:rsidRDefault="00231658" w:rsidP="00494741">
      <w:pPr>
        <w:pStyle w:val="NormalArial"/>
        <w:jc w:val="both"/>
        <w:rPr>
          <w:bCs/>
        </w:rPr>
      </w:pPr>
    </w:p>
    <w:p w:rsidR="00BB4CD9" w:rsidRPr="00BE48BB" w:rsidRDefault="00BB4CD9" w:rsidP="00494741">
      <w:pPr>
        <w:pStyle w:val="Titre4bis"/>
      </w:pPr>
      <w:r w:rsidRPr="00BE48BB">
        <w:t>Scénario 1 – Afficher la liste des sous-statuts</w:t>
      </w:r>
    </w:p>
    <w:p w:rsidR="00BB4CD9" w:rsidRPr="00BE48BB" w:rsidRDefault="00BB4CD9" w:rsidP="00494741">
      <w:pPr>
        <w:pStyle w:val="NormalArial"/>
        <w:numPr>
          <w:ilvl w:val="0"/>
          <w:numId w:val="43"/>
        </w:numPr>
      </w:pPr>
      <w:r w:rsidRPr="00BE48BB">
        <w:t>L'acteur arrive sur le module.</w:t>
      </w:r>
    </w:p>
    <w:p w:rsidR="00BB4CD9" w:rsidRPr="00BE48BB" w:rsidRDefault="00BB4CD9" w:rsidP="00494741">
      <w:pPr>
        <w:pStyle w:val="NormalArial"/>
        <w:numPr>
          <w:ilvl w:val="0"/>
          <w:numId w:val="43"/>
        </w:numPr>
      </w:pPr>
      <w:r w:rsidRPr="00BE48BB">
        <w:t xml:space="preserve">Le système affiche la liste </w:t>
      </w:r>
      <w:r w:rsidR="00D0215C" w:rsidRPr="00BE48BB">
        <w:t xml:space="preserve">de tous les </w:t>
      </w:r>
      <w:r w:rsidRPr="00BE48BB">
        <w:t>sous-statuts</w:t>
      </w:r>
      <w:r w:rsidR="0001087B" w:rsidRPr="00BE48BB">
        <w:t xml:space="preserve"> </w:t>
      </w:r>
    </w:p>
    <w:p w:rsidR="00BB4CD9" w:rsidRPr="00BE48BB" w:rsidRDefault="00BB4CD9" w:rsidP="00494741">
      <w:pPr>
        <w:pStyle w:val="Titre4bis"/>
      </w:pPr>
      <w:r w:rsidRPr="00BE48BB">
        <w:t>Scénario 2 – Créer un nouveau sous-statut</w:t>
      </w:r>
    </w:p>
    <w:p w:rsidR="00BB4CD9" w:rsidRPr="00BE48BB" w:rsidRDefault="00BB4CD9" w:rsidP="00494741">
      <w:pPr>
        <w:pStyle w:val="NormalArial"/>
        <w:numPr>
          <w:ilvl w:val="0"/>
          <w:numId w:val="44"/>
        </w:numPr>
      </w:pPr>
      <w:r w:rsidRPr="00BE48BB">
        <w:t>A partir de la liste des sous-statuts, l'acteur clique sur "</w:t>
      </w:r>
      <w:r w:rsidR="00396D74" w:rsidRPr="00BE48BB">
        <w:t>Nouveau</w:t>
      </w:r>
      <w:r w:rsidRPr="00BE48BB">
        <w:t>"</w:t>
      </w:r>
    </w:p>
    <w:p w:rsidR="00BB4CD9" w:rsidRPr="00BE48BB" w:rsidRDefault="00BB4CD9" w:rsidP="00494741">
      <w:pPr>
        <w:pStyle w:val="NormalArial"/>
        <w:numPr>
          <w:ilvl w:val="0"/>
          <w:numId w:val="44"/>
        </w:numPr>
      </w:pPr>
      <w:r w:rsidRPr="00BE48BB">
        <w:t>Le système affiche le formulaire sous-statut</w:t>
      </w:r>
      <w:r w:rsidR="003569D8" w:rsidRPr="00BE48BB">
        <w:t xml:space="preserve"> vierge.</w:t>
      </w:r>
    </w:p>
    <w:p w:rsidR="00BB4CD9" w:rsidRPr="00BE48BB" w:rsidRDefault="00BB4CD9" w:rsidP="00494741">
      <w:pPr>
        <w:pStyle w:val="NormalArial"/>
        <w:numPr>
          <w:ilvl w:val="0"/>
          <w:numId w:val="44"/>
        </w:numPr>
      </w:pPr>
      <w:r w:rsidRPr="00BE48BB">
        <w:t>L'acteur saisit les informations et valide.</w:t>
      </w:r>
      <w:r w:rsidR="00396D74" w:rsidRPr="00BE48BB">
        <w:rPr>
          <w:b/>
          <w:color w:val="FF0000"/>
        </w:rPr>
        <w:t xml:space="preserve"> EXCEPTION1</w:t>
      </w:r>
      <w:r w:rsidR="00136A3C">
        <w:rPr>
          <w:b/>
          <w:color w:val="FF0000"/>
        </w:rPr>
        <w:t>,</w:t>
      </w:r>
    </w:p>
    <w:p w:rsidR="00BB4CD9" w:rsidRPr="00BE48BB" w:rsidRDefault="00BB4CD9" w:rsidP="00494741">
      <w:pPr>
        <w:pStyle w:val="NormalArial"/>
        <w:numPr>
          <w:ilvl w:val="0"/>
          <w:numId w:val="44"/>
        </w:numPr>
      </w:pPr>
      <w:r w:rsidRPr="00BE48BB">
        <w:t>Le système redirige l'acteur vers la liste des sous-statuts</w:t>
      </w:r>
    </w:p>
    <w:p w:rsidR="00BB4CD9" w:rsidRPr="00BE48BB" w:rsidRDefault="00BB4CD9" w:rsidP="00494741">
      <w:pPr>
        <w:pStyle w:val="NormalArial"/>
      </w:pPr>
    </w:p>
    <w:p w:rsidR="00BB4CD9" w:rsidRPr="00BE48BB" w:rsidRDefault="00BB4CD9" w:rsidP="00494741">
      <w:pPr>
        <w:pStyle w:val="Titre4bis"/>
      </w:pPr>
      <w:r w:rsidRPr="00BE48BB">
        <w:t>Scénario 3 – Modifier un sous-statut</w:t>
      </w:r>
    </w:p>
    <w:p w:rsidR="00BB4CD9" w:rsidRPr="00BE48BB" w:rsidRDefault="00BB4CD9" w:rsidP="00494741">
      <w:pPr>
        <w:pStyle w:val="NormalArial"/>
        <w:numPr>
          <w:ilvl w:val="0"/>
          <w:numId w:val="45"/>
        </w:numPr>
      </w:pPr>
      <w:r w:rsidRPr="00BE48BB">
        <w:t>A partir de la liste des sous-statuts, l'acteur clique sur "Modifier "</w:t>
      </w:r>
    </w:p>
    <w:p w:rsidR="00BB4CD9" w:rsidRPr="00BE48BB" w:rsidRDefault="00BB4CD9" w:rsidP="00494741">
      <w:pPr>
        <w:pStyle w:val="NormalArial"/>
        <w:numPr>
          <w:ilvl w:val="0"/>
          <w:numId w:val="45"/>
        </w:numPr>
      </w:pPr>
      <w:r w:rsidRPr="00BE48BB">
        <w:t>Le système affiche un formulaire sous-statut pré-rempli</w:t>
      </w:r>
      <w:r w:rsidR="00F613D6" w:rsidRPr="00BE48BB">
        <w:t xml:space="preserve">. Les champs </w:t>
      </w:r>
      <w:r w:rsidR="00F613D6" w:rsidRPr="00BE48BB">
        <w:rPr>
          <w:bCs/>
        </w:rPr>
        <w:t>Sous-statut national de rattachement et Centre ne sont pas modifiables</w:t>
      </w:r>
      <w:r w:rsidR="001712DB" w:rsidRPr="00BE48BB">
        <w:rPr>
          <w:bCs/>
        </w:rPr>
        <w:t>. Le type d'avis FSD n'est pas modifiable si le sous-statut n'est pas national.</w:t>
      </w:r>
    </w:p>
    <w:p w:rsidR="00BB4CD9" w:rsidRPr="00BE48BB" w:rsidRDefault="00BB4CD9" w:rsidP="00494741">
      <w:pPr>
        <w:pStyle w:val="NormalArial"/>
        <w:numPr>
          <w:ilvl w:val="0"/>
          <w:numId w:val="45"/>
        </w:numPr>
      </w:pPr>
      <w:r w:rsidRPr="00BE48BB">
        <w:t xml:space="preserve">L'acteur modifie les données et valide </w:t>
      </w:r>
      <w:r w:rsidR="00396D74" w:rsidRPr="00BE48BB">
        <w:rPr>
          <w:b/>
          <w:color w:val="FF0000"/>
        </w:rPr>
        <w:t>EXCEPTION</w:t>
      </w:r>
      <w:r w:rsidR="003569D8" w:rsidRPr="00BE48BB">
        <w:rPr>
          <w:b/>
          <w:color w:val="FF0000"/>
        </w:rPr>
        <w:t>2</w:t>
      </w:r>
    </w:p>
    <w:p w:rsidR="00BB4CD9" w:rsidRPr="00BE48BB" w:rsidRDefault="00BB4CD9" w:rsidP="00494741">
      <w:pPr>
        <w:pStyle w:val="NormalArial"/>
        <w:numPr>
          <w:ilvl w:val="0"/>
          <w:numId w:val="45"/>
        </w:numPr>
      </w:pPr>
      <w:r w:rsidRPr="00BE48BB">
        <w:t>Le système enregistre les données</w:t>
      </w:r>
    </w:p>
    <w:p w:rsidR="00BB4CD9" w:rsidRPr="00BE48BB" w:rsidRDefault="00BB4CD9" w:rsidP="00494741">
      <w:pPr>
        <w:pStyle w:val="NormalArial"/>
        <w:numPr>
          <w:ilvl w:val="0"/>
          <w:numId w:val="45"/>
        </w:numPr>
      </w:pPr>
      <w:r w:rsidRPr="00BE48BB">
        <w:t>Le système redirige l'acteur vers la liste des sous-statuts</w:t>
      </w:r>
    </w:p>
    <w:p w:rsidR="00BB4CD9" w:rsidRPr="00BE48BB" w:rsidRDefault="00BB4CD9" w:rsidP="00494741">
      <w:pPr>
        <w:pStyle w:val="Titre4bis"/>
      </w:pPr>
      <w:r w:rsidRPr="00BE48BB">
        <w:t>Scénario 4 – Supprimer un sous-statut</w:t>
      </w:r>
    </w:p>
    <w:p w:rsidR="00BB4CD9" w:rsidRPr="00BE48BB" w:rsidRDefault="00BB4CD9" w:rsidP="00494741">
      <w:pPr>
        <w:pStyle w:val="NormalArial"/>
        <w:numPr>
          <w:ilvl w:val="3"/>
          <w:numId w:val="67"/>
        </w:numPr>
      </w:pPr>
      <w:r w:rsidRPr="00BE48BB">
        <w:t>A partir de la liste des sous-statuts, l'acteur clique sur "Supprimer"</w:t>
      </w:r>
    </w:p>
    <w:p w:rsidR="00BB4CD9" w:rsidRPr="00BE48BB" w:rsidRDefault="00BB4CD9" w:rsidP="00494741">
      <w:pPr>
        <w:pStyle w:val="NormalArial"/>
        <w:numPr>
          <w:ilvl w:val="3"/>
          <w:numId w:val="67"/>
        </w:numPr>
      </w:pPr>
      <w:r w:rsidRPr="00BE48BB">
        <w:t>Le système demande confirmation</w:t>
      </w:r>
    </w:p>
    <w:p w:rsidR="00BB4CD9" w:rsidRPr="00BE48BB" w:rsidRDefault="00BB4CD9" w:rsidP="00494741">
      <w:pPr>
        <w:pStyle w:val="NormalArial"/>
        <w:numPr>
          <w:ilvl w:val="3"/>
          <w:numId w:val="67"/>
        </w:numPr>
      </w:pPr>
      <w:r w:rsidRPr="00BE48BB">
        <w:t>L'acteur confirme</w:t>
      </w:r>
      <w:r w:rsidR="00AB398C" w:rsidRPr="00BE48BB">
        <w:t xml:space="preserve"> la suppression</w:t>
      </w:r>
      <w:r w:rsidRPr="00BE48BB">
        <w:t xml:space="preserve">  </w:t>
      </w:r>
    </w:p>
    <w:p w:rsidR="00BB4CD9" w:rsidRPr="00BE48BB" w:rsidRDefault="00BB4CD9" w:rsidP="00494741">
      <w:pPr>
        <w:pStyle w:val="NormalArial"/>
        <w:numPr>
          <w:ilvl w:val="3"/>
          <w:numId w:val="67"/>
        </w:numPr>
      </w:pPr>
      <w:r w:rsidRPr="00BE48BB">
        <w:t>Le système supprime le sous-statut</w:t>
      </w:r>
      <w:r w:rsidR="007948D9">
        <w:t xml:space="preserve"> </w:t>
      </w:r>
      <w:r w:rsidR="007948D9" w:rsidRPr="00BE48BB">
        <w:rPr>
          <w:b/>
          <w:color w:val="FF0000"/>
        </w:rPr>
        <w:t>EXCEPTION</w:t>
      </w:r>
      <w:r w:rsidR="007948D9">
        <w:rPr>
          <w:b/>
          <w:color w:val="FF0000"/>
        </w:rPr>
        <w:t>3</w:t>
      </w:r>
    </w:p>
    <w:p w:rsidR="00BB4CD9" w:rsidRPr="00BE48BB" w:rsidRDefault="00BB4CD9" w:rsidP="00494741">
      <w:pPr>
        <w:pStyle w:val="NormalArial"/>
        <w:numPr>
          <w:ilvl w:val="3"/>
          <w:numId w:val="67"/>
        </w:numPr>
      </w:pPr>
      <w:r w:rsidRPr="00BE48BB">
        <w:t>Le système redirige l'acteur vers la liste des sous-statuts</w:t>
      </w:r>
    </w:p>
    <w:p w:rsidR="00494741" w:rsidRPr="00BE48BB" w:rsidRDefault="00494741" w:rsidP="00494741">
      <w:pPr>
        <w:pStyle w:val="NormalArial"/>
      </w:pPr>
    </w:p>
    <w:p w:rsidR="00BB4CD9" w:rsidRPr="00BE48BB" w:rsidRDefault="00BB4CD9" w:rsidP="00494741">
      <w:pPr>
        <w:pStyle w:val="Titre4bis"/>
      </w:pPr>
      <w:r w:rsidRPr="00BE48BB">
        <w:t>Cas d'exception</w:t>
      </w:r>
    </w:p>
    <w:p w:rsidR="003569D8" w:rsidRPr="00BE48BB" w:rsidRDefault="003569D8" w:rsidP="00494741">
      <w:pPr>
        <w:pStyle w:val="NormalArial"/>
        <w:jc w:val="both"/>
        <w:rPr>
          <w:b/>
          <w:color w:val="FF0000"/>
        </w:rPr>
      </w:pPr>
      <w:r w:rsidRPr="00BE48BB">
        <w:rPr>
          <w:b/>
          <w:color w:val="FF0000"/>
        </w:rPr>
        <w:t xml:space="preserve">EXCEPTION1 : </w:t>
      </w:r>
    </w:p>
    <w:p w:rsidR="003569D8" w:rsidRPr="00BE48BB" w:rsidRDefault="003569D8" w:rsidP="00494741">
      <w:pPr>
        <w:pStyle w:val="NormalArial"/>
        <w:jc w:val="both"/>
      </w:pPr>
      <w:r w:rsidRPr="00BE48BB">
        <w:t xml:space="preserve">si le code ou le libellé ne sont pas renseignés, </w:t>
      </w:r>
    </w:p>
    <w:p w:rsidR="003569D8" w:rsidRDefault="003569D8" w:rsidP="00494741">
      <w:pPr>
        <w:pStyle w:val="NormalArial"/>
        <w:jc w:val="both"/>
      </w:pPr>
      <w:r w:rsidRPr="00BE48BB">
        <w:t>ou si le couple (code, centre) est déjà attribué à un autre sous-statut,</w:t>
      </w:r>
    </w:p>
    <w:p w:rsidR="00136A3C" w:rsidRPr="00BE48BB" w:rsidRDefault="00136A3C" w:rsidP="00494741">
      <w:pPr>
        <w:pStyle w:val="NormalArial"/>
        <w:jc w:val="both"/>
      </w:pPr>
      <w:r>
        <w:t>ou si le code est déjà attribué à un sous-statut national,</w:t>
      </w:r>
    </w:p>
    <w:p w:rsidR="003569D8" w:rsidRDefault="003569D8" w:rsidP="00494741">
      <w:pPr>
        <w:pStyle w:val="NormalArial"/>
        <w:jc w:val="both"/>
      </w:pPr>
      <w:r w:rsidRPr="00BE48BB">
        <w:t xml:space="preserve">ou si aucun sous-statut national de rattachement n'est sélectionné pour un sous-statut de centre, </w:t>
      </w:r>
    </w:p>
    <w:p w:rsidR="00136A3C" w:rsidRPr="00BE48BB" w:rsidRDefault="00136A3C" w:rsidP="00494741">
      <w:pPr>
        <w:pStyle w:val="NormalArial"/>
        <w:jc w:val="both"/>
      </w:pPr>
      <w:r>
        <w:t>ou si un sous-statut national de rattachement est sélectionné pour un sous-statut national,</w:t>
      </w:r>
    </w:p>
    <w:p w:rsidR="003569D8" w:rsidRDefault="003569D8" w:rsidP="00494741">
      <w:pPr>
        <w:pStyle w:val="NormalArial"/>
        <w:jc w:val="both"/>
      </w:pPr>
      <w:r w:rsidRPr="00BE48BB">
        <w:t xml:space="preserve">ou si aucun type d'avis FSD n'est sélectionné pour un sous-statut national, </w:t>
      </w:r>
    </w:p>
    <w:p w:rsidR="00C46026" w:rsidRPr="00BE48BB" w:rsidRDefault="00C46026" w:rsidP="00494741">
      <w:pPr>
        <w:pStyle w:val="NormalArial"/>
        <w:jc w:val="both"/>
      </w:pPr>
      <w:r>
        <w:t>ou si un type (CT/CE, AS ou LPE) est sélectionné pour un sous-statut de centre</w:t>
      </w:r>
    </w:p>
    <w:p w:rsidR="003569D8" w:rsidRPr="00BE48BB" w:rsidRDefault="003569D8" w:rsidP="00494741">
      <w:pPr>
        <w:pStyle w:val="NormalArial"/>
        <w:jc w:val="both"/>
      </w:pPr>
      <w:r w:rsidRPr="00BE48BB">
        <w:t>l'acteur est redirigé vers le formulaire et un message d’erreur est affiché.</w:t>
      </w:r>
    </w:p>
    <w:p w:rsidR="003569D8" w:rsidRPr="00BE48BB" w:rsidRDefault="003569D8" w:rsidP="00494741">
      <w:pPr>
        <w:pStyle w:val="NormalArial"/>
        <w:jc w:val="both"/>
      </w:pPr>
    </w:p>
    <w:p w:rsidR="003569D8" w:rsidRPr="00BE48BB" w:rsidRDefault="003569D8" w:rsidP="00494741">
      <w:pPr>
        <w:pStyle w:val="NormalArial"/>
        <w:jc w:val="both"/>
        <w:rPr>
          <w:b/>
          <w:color w:val="FF0000"/>
        </w:rPr>
      </w:pPr>
      <w:r w:rsidRPr="00BE48BB">
        <w:rPr>
          <w:b/>
          <w:color w:val="FF0000"/>
        </w:rPr>
        <w:t xml:space="preserve">EXCEPTION2 : </w:t>
      </w:r>
    </w:p>
    <w:p w:rsidR="003569D8" w:rsidRPr="00BE48BB" w:rsidRDefault="003569D8" w:rsidP="00494741">
      <w:pPr>
        <w:pStyle w:val="NormalArial"/>
        <w:jc w:val="both"/>
      </w:pPr>
      <w:r w:rsidRPr="00BE48BB">
        <w:t xml:space="preserve">si le code ou le libellé ne sont pas renseignés, </w:t>
      </w:r>
    </w:p>
    <w:p w:rsidR="003569D8" w:rsidRPr="00BE48BB" w:rsidRDefault="003569D8" w:rsidP="00494741">
      <w:pPr>
        <w:pStyle w:val="NormalArial"/>
        <w:jc w:val="both"/>
      </w:pPr>
      <w:r w:rsidRPr="00BE48BB">
        <w:t>ou si le couple (code, centre) est déjà attribué à un autre sous-statut,</w:t>
      </w:r>
    </w:p>
    <w:p w:rsidR="00136A3C" w:rsidRPr="00BE48BB" w:rsidRDefault="00136A3C" w:rsidP="00136A3C">
      <w:pPr>
        <w:pStyle w:val="NormalArial"/>
        <w:jc w:val="both"/>
      </w:pPr>
      <w:r>
        <w:t>ou si le code est déjà attribué à un sous-statut national,</w:t>
      </w:r>
    </w:p>
    <w:p w:rsidR="00C46026" w:rsidRPr="00BE48BB" w:rsidRDefault="00C46026" w:rsidP="00C46026">
      <w:pPr>
        <w:pStyle w:val="NormalArial"/>
        <w:jc w:val="both"/>
      </w:pPr>
      <w:r>
        <w:t>ou si un type (CT/CE, AS ou LPE) est sélectionné pour un sous-statut de centre</w:t>
      </w:r>
    </w:p>
    <w:p w:rsidR="003569D8" w:rsidRPr="00BE48BB" w:rsidRDefault="003569D8" w:rsidP="00494741">
      <w:pPr>
        <w:pStyle w:val="NormalArial"/>
        <w:jc w:val="both"/>
      </w:pPr>
      <w:r w:rsidRPr="00BE48BB">
        <w:t>l'acteur est redirigé vers le formulaire et un message d’erreur est affiché.</w:t>
      </w:r>
    </w:p>
    <w:p w:rsidR="003569D8" w:rsidRPr="00BE48BB" w:rsidRDefault="003569D8" w:rsidP="00494741">
      <w:pPr>
        <w:pStyle w:val="NormalArial"/>
        <w:jc w:val="both"/>
      </w:pPr>
    </w:p>
    <w:p w:rsidR="007948D9" w:rsidRDefault="007948D9" w:rsidP="00494741">
      <w:pPr>
        <w:pStyle w:val="NormalArial"/>
        <w:rPr>
          <w:b/>
          <w:color w:val="FF0000"/>
        </w:rPr>
      </w:pPr>
      <w:r w:rsidRPr="00BE48BB">
        <w:rPr>
          <w:b/>
          <w:color w:val="FF0000"/>
        </w:rPr>
        <w:t>EXCEPTION</w:t>
      </w:r>
      <w:r>
        <w:rPr>
          <w:b/>
          <w:color w:val="FF0000"/>
        </w:rPr>
        <w:t>3 :</w:t>
      </w:r>
    </w:p>
    <w:p w:rsidR="007948D9" w:rsidRPr="00BE48BB" w:rsidRDefault="007948D9" w:rsidP="007948D9">
      <w:pPr>
        <w:pStyle w:val="NormalArial"/>
        <w:jc w:val="both"/>
      </w:pPr>
      <w:r>
        <w:t>Si le sous-statut est un sous-statut national et qu'il existe un sous-statut de centre dérivé de ce sous-statut, l'acteur est redirigé vers la liste des sous-statuts et un message d'erreur est affiché.</w:t>
      </w:r>
      <w:r w:rsidRPr="00BE48BB">
        <w:t xml:space="preserve"> </w:t>
      </w:r>
    </w:p>
    <w:p w:rsidR="00211068" w:rsidRDefault="00211068" w:rsidP="00494741">
      <w:pPr>
        <w:pStyle w:val="NormalArial"/>
      </w:pPr>
    </w:p>
    <w:p w:rsidR="00211068" w:rsidRDefault="00211068" w:rsidP="00494741">
      <w:pPr>
        <w:pStyle w:val="NormalArial"/>
      </w:pPr>
    </w:p>
    <w:p w:rsidR="00BB4CD9" w:rsidRPr="00BE48BB" w:rsidRDefault="00211068" w:rsidP="00494741">
      <w:pPr>
        <w:pStyle w:val="NormalArial"/>
      </w:pPr>
      <w:r>
        <w:t>La suppression d’un sous-statut national n’est possible que si aucun sous-statut centre ne lui est rattaché</w:t>
      </w:r>
      <w:r w:rsidR="00396D74" w:rsidRPr="00BE48BB">
        <w:br w:type="page"/>
      </w:r>
    </w:p>
    <w:p w:rsidR="00E27553" w:rsidRPr="00BE48BB" w:rsidRDefault="00E27553" w:rsidP="00E27553">
      <w:pPr>
        <w:pStyle w:val="Titre2"/>
      </w:pPr>
      <w:bookmarkStart w:id="4056" w:name="_Toc292454171"/>
      <w:r w:rsidRPr="00BE48BB">
        <w:lastRenderedPageBreak/>
        <w:t>Cas d'utilisation Gestion des contrats de travail CEA</w:t>
      </w:r>
      <w:bookmarkEnd w:id="4056"/>
    </w:p>
    <w:p w:rsidR="00E27553" w:rsidRPr="00BE48BB" w:rsidRDefault="00E27553" w:rsidP="00D23387">
      <w:pPr>
        <w:pStyle w:val="Titre3"/>
      </w:pPr>
      <w:bookmarkStart w:id="4057" w:name="_Toc292454172"/>
      <w:r w:rsidRPr="00BE48BB">
        <w:t>Consulter la liste des contrats de travail CEA</w:t>
      </w:r>
      <w:bookmarkEnd w:id="4057"/>
    </w:p>
    <w:p w:rsidR="00E27553" w:rsidRPr="00BE48BB" w:rsidRDefault="00E27553" w:rsidP="00E27553">
      <w:pPr>
        <w:pStyle w:val="NormalArial"/>
      </w:pPr>
      <w:r w:rsidRPr="00BE48BB">
        <w:rPr>
          <w:b/>
        </w:rPr>
        <w:t>Résumé</w:t>
      </w:r>
      <w:r w:rsidRPr="00BE48BB">
        <w:t xml:space="preserve"> : Cette fonctionnalité permet à l'acteur d'afficher les contrats de travail CEA</w:t>
      </w:r>
    </w:p>
    <w:p w:rsidR="00E27553" w:rsidRPr="00BE48BB" w:rsidRDefault="00E27553" w:rsidP="00E27553">
      <w:pPr>
        <w:pStyle w:val="NormalArial"/>
      </w:pPr>
      <w:r w:rsidRPr="00BE48BB">
        <w:rPr>
          <w:b/>
        </w:rPr>
        <w:t>Acteur(s)</w:t>
      </w:r>
      <w:r w:rsidRPr="00BE48BB">
        <w:t xml:space="preserve"> : Accueil, </w:t>
      </w:r>
      <w:r w:rsidR="00B22814" w:rsidRPr="00BE48BB">
        <w:t>OS de Pôle</w:t>
      </w:r>
      <w:r w:rsidRPr="00BE48BB">
        <w:t xml:space="preserve">, </w:t>
      </w:r>
      <w:r w:rsidRPr="00BE48BB">
        <w:rPr>
          <w:bCs/>
        </w:rPr>
        <w:t>Administrateur Centre</w:t>
      </w:r>
      <w:r w:rsidRPr="00BE48BB" w:rsidDel="00836F2C">
        <w:t xml:space="preserve"> </w:t>
      </w:r>
    </w:p>
    <w:p w:rsidR="00E27553" w:rsidRPr="00BE48BB" w:rsidRDefault="00E27553" w:rsidP="00E27553">
      <w:pPr>
        <w:pStyle w:val="NormalArial"/>
      </w:pPr>
      <w:r w:rsidRPr="00BE48BB">
        <w:rPr>
          <w:b/>
        </w:rPr>
        <w:t>Pré-condition</w:t>
      </w:r>
      <w:r w:rsidRPr="00BE48BB">
        <w:t xml:space="preserve"> : L'acteur est identifié </w:t>
      </w:r>
    </w:p>
    <w:p w:rsidR="00E27553" w:rsidRPr="00BE48BB" w:rsidRDefault="00E27553" w:rsidP="00E27553">
      <w:pPr>
        <w:pStyle w:val="NormalArial"/>
      </w:pPr>
      <w:r w:rsidRPr="00BE48BB">
        <w:rPr>
          <w:b/>
        </w:rPr>
        <w:t>Post-condition</w:t>
      </w:r>
      <w:r w:rsidRPr="00BE48BB">
        <w:t xml:space="preserve"> : les contrats de travail CEA sont affichés</w:t>
      </w:r>
    </w:p>
    <w:p w:rsidR="00E27553" w:rsidRPr="00BE48BB" w:rsidRDefault="00E27553" w:rsidP="000B7664">
      <w:pPr>
        <w:pStyle w:val="Titre4bis"/>
      </w:pPr>
      <w:r w:rsidRPr="00BE48BB">
        <w:t>Interface Liste des contrats de travail CEA</w:t>
      </w:r>
    </w:p>
    <w:p w:rsidR="00E27553" w:rsidRPr="00BE48BB" w:rsidRDefault="00E27553" w:rsidP="000B7664">
      <w:pPr>
        <w:pStyle w:val="NormalArial"/>
        <w:rPr>
          <w:bCs/>
        </w:rPr>
      </w:pPr>
      <w:r w:rsidRPr="00BE48BB">
        <w:rPr>
          <w:bCs/>
        </w:rPr>
        <w:t xml:space="preserve">L'écran affiche la liste des </w:t>
      </w:r>
      <w:r w:rsidRPr="00BE48BB">
        <w:t>contrats de travail CEA</w:t>
      </w:r>
      <w:r w:rsidRPr="00BE48BB">
        <w:rPr>
          <w:bCs/>
        </w:rPr>
        <w:t>. La liste est composée de la colonne :</w:t>
      </w:r>
    </w:p>
    <w:p w:rsidR="005340F3" w:rsidRPr="00BE48BB" w:rsidRDefault="005340F3" w:rsidP="000B7664">
      <w:pPr>
        <w:pStyle w:val="NormalArial"/>
        <w:rPr>
          <w:bCs/>
        </w:rPr>
      </w:pPr>
    </w:p>
    <w:p w:rsidR="00E27553" w:rsidRPr="00BE48BB" w:rsidRDefault="00E27553" w:rsidP="000B7664">
      <w:pPr>
        <w:pStyle w:val="NormalArial"/>
        <w:numPr>
          <w:ilvl w:val="0"/>
          <w:numId w:val="10"/>
        </w:numPr>
        <w:rPr>
          <w:bCs/>
        </w:rPr>
      </w:pPr>
      <w:r w:rsidRPr="00BE48BB">
        <w:rPr>
          <w:bCs/>
        </w:rPr>
        <w:t>Code : texte non modifiable</w:t>
      </w:r>
    </w:p>
    <w:p w:rsidR="005340F3" w:rsidRPr="00BE48BB" w:rsidRDefault="005340F3" w:rsidP="000B7664">
      <w:pPr>
        <w:pStyle w:val="NormalArial"/>
        <w:rPr>
          <w:bCs/>
        </w:rPr>
      </w:pPr>
    </w:p>
    <w:p w:rsidR="00E27553" w:rsidRPr="00BE48BB" w:rsidRDefault="00E27553" w:rsidP="000B7664">
      <w:pPr>
        <w:pStyle w:val="NormalArial"/>
        <w:rPr>
          <w:bCs/>
        </w:rPr>
      </w:pPr>
      <w:r w:rsidRPr="00BE48BB">
        <w:rPr>
          <w:bCs/>
        </w:rPr>
        <w:t>La liste est affichée par ordre alphabétique.</w:t>
      </w:r>
    </w:p>
    <w:p w:rsidR="00E27553" w:rsidRPr="00BE48BB" w:rsidRDefault="00E27553" w:rsidP="000B7664">
      <w:pPr>
        <w:pStyle w:val="Titre4bis"/>
      </w:pPr>
      <w:r w:rsidRPr="00BE48BB">
        <w:t>Scénario 1 – Afficher la liste des contrats de travail CEA</w:t>
      </w:r>
    </w:p>
    <w:p w:rsidR="00E27553" w:rsidRPr="00BE48BB" w:rsidRDefault="00E27553" w:rsidP="000B7664">
      <w:pPr>
        <w:pStyle w:val="NormalArial"/>
        <w:numPr>
          <w:ilvl w:val="0"/>
          <w:numId w:val="68"/>
        </w:numPr>
        <w:rPr>
          <w:bCs/>
        </w:rPr>
      </w:pPr>
      <w:r w:rsidRPr="00BE48BB">
        <w:rPr>
          <w:bCs/>
        </w:rPr>
        <w:t>L'acteur arrive sur le module.</w:t>
      </w:r>
    </w:p>
    <w:p w:rsidR="00E27553" w:rsidRPr="00BE48BB" w:rsidRDefault="00E27553" w:rsidP="000B7664">
      <w:pPr>
        <w:pStyle w:val="NormalArial"/>
        <w:numPr>
          <w:ilvl w:val="0"/>
          <w:numId w:val="68"/>
        </w:numPr>
        <w:rPr>
          <w:bCs/>
        </w:rPr>
      </w:pPr>
      <w:r w:rsidRPr="00BE48BB">
        <w:rPr>
          <w:bCs/>
        </w:rPr>
        <w:t xml:space="preserve">Le système affiche la liste </w:t>
      </w:r>
      <w:r w:rsidR="005340F3" w:rsidRPr="00BE48BB">
        <w:rPr>
          <w:bCs/>
        </w:rPr>
        <w:t>de tous les</w:t>
      </w:r>
      <w:r w:rsidRPr="00BE48BB">
        <w:rPr>
          <w:bCs/>
        </w:rPr>
        <w:t xml:space="preserve"> </w:t>
      </w:r>
      <w:r w:rsidRPr="00BE48BB">
        <w:t xml:space="preserve">contrats de travail CEA </w:t>
      </w:r>
    </w:p>
    <w:p w:rsidR="00E27553" w:rsidRPr="00BE48BB" w:rsidRDefault="00E27553" w:rsidP="000B7664">
      <w:pPr>
        <w:pStyle w:val="NormalArial"/>
        <w:rPr>
          <w:bCs/>
        </w:rPr>
      </w:pPr>
    </w:p>
    <w:p w:rsidR="00E27553" w:rsidRPr="00BE48BB" w:rsidRDefault="00E27553" w:rsidP="00D23387">
      <w:pPr>
        <w:pStyle w:val="Titre3"/>
      </w:pPr>
      <w:bookmarkStart w:id="4058" w:name="_Toc292454173"/>
      <w:r w:rsidRPr="00BE48BB">
        <w:t>Gérer les contrats de travail CEA</w:t>
      </w:r>
      <w:bookmarkEnd w:id="4058"/>
    </w:p>
    <w:p w:rsidR="00E27553" w:rsidRPr="00BE48BB" w:rsidRDefault="00E27553" w:rsidP="00E27553">
      <w:pPr>
        <w:pStyle w:val="NormalArial"/>
        <w:rPr>
          <w:bCs/>
        </w:rPr>
      </w:pPr>
      <w:r w:rsidRPr="00BE48BB">
        <w:rPr>
          <w:b/>
          <w:bCs/>
        </w:rPr>
        <w:t>Résumé</w:t>
      </w:r>
      <w:r w:rsidRPr="00BE48BB">
        <w:rPr>
          <w:bCs/>
        </w:rPr>
        <w:t xml:space="preserve"> : Cette fonctionnalité permet à l'acteur de gérer les </w:t>
      </w:r>
      <w:r w:rsidRPr="00BE48BB">
        <w:t>contrats de travail CEA</w:t>
      </w:r>
      <w:r w:rsidRPr="00BE48BB">
        <w:rPr>
          <w:bCs/>
        </w:rPr>
        <w:t xml:space="preserve"> (création, modification, suppression)</w:t>
      </w:r>
    </w:p>
    <w:p w:rsidR="00E27553" w:rsidRPr="00BE48BB" w:rsidRDefault="00E27553" w:rsidP="00E27553">
      <w:pPr>
        <w:pStyle w:val="NormalArial"/>
        <w:rPr>
          <w:bCs/>
        </w:rPr>
      </w:pPr>
      <w:r w:rsidRPr="00BE48BB">
        <w:rPr>
          <w:b/>
          <w:bCs/>
        </w:rPr>
        <w:t xml:space="preserve">Acteur(s) </w:t>
      </w:r>
      <w:r w:rsidRPr="00BE48BB">
        <w:rPr>
          <w:bCs/>
        </w:rPr>
        <w:t>: Administrateur National</w:t>
      </w:r>
    </w:p>
    <w:p w:rsidR="00E27553" w:rsidRPr="00BE48BB" w:rsidRDefault="00E27553" w:rsidP="00E27553">
      <w:pPr>
        <w:pStyle w:val="NormalArial"/>
        <w:rPr>
          <w:bCs/>
        </w:rPr>
      </w:pPr>
      <w:r w:rsidRPr="00BE48BB">
        <w:rPr>
          <w:b/>
          <w:bCs/>
        </w:rPr>
        <w:t>Pré-condition</w:t>
      </w:r>
      <w:r w:rsidRPr="00BE48BB">
        <w:rPr>
          <w:bCs/>
        </w:rPr>
        <w:t xml:space="preserve"> : L'acteur est identifié</w:t>
      </w:r>
    </w:p>
    <w:p w:rsidR="00E27553" w:rsidRPr="00BE48BB" w:rsidRDefault="00E27553" w:rsidP="00E27553">
      <w:pPr>
        <w:pStyle w:val="NormalArial"/>
        <w:rPr>
          <w:bCs/>
        </w:rPr>
      </w:pPr>
      <w:r w:rsidRPr="00BE48BB">
        <w:rPr>
          <w:b/>
          <w:bCs/>
        </w:rPr>
        <w:t>Post-condition</w:t>
      </w:r>
      <w:r w:rsidRPr="00BE48BB">
        <w:rPr>
          <w:bCs/>
        </w:rPr>
        <w:t xml:space="preserve"> : les </w:t>
      </w:r>
      <w:r w:rsidRPr="00BE48BB">
        <w:t>contrats de travail CEA</w:t>
      </w:r>
      <w:r w:rsidRPr="00BE48BB">
        <w:rPr>
          <w:bCs/>
        </w:rPr>
        <w:t xml:space="preserve"> sont gérés</w:t>
      </w:r>
    </w:p>
    <w:p w:rsidR="00E27553" w:rsidRPr="00BE48BB" w:rsidRDefault="00E27553" w:rsidP="000B7664">
      <w:pPr>
        <w:pStyle w:val="Titre4bis"/>
      </w:pPr>
      <w:r w:rsidRPr="00BE48BB">
        <w:t>Interface Liste des contrats de travail CEA</w:t>
      </w:r>
    </w:p>
    <w:p w:rsidR="00E27553" w:rsidRPr="00BE48BB" w:rsidRDefault="00E27553" w:rsidP="000B7664">
      <w:pPr>
        <w:pStyle w:val="NormalArial"/>
        <w:rPr>
          <w:bCs/>
        </w:rPr>
      </w:pPr>
      <w:r w:rsidRPr="00BE48BB">
        <w:rPr>
          <w:bCs/>
        </w:rPr>
        <w:t xml:space="preserve">L'écran affiche la liste des </w:t>
      </w:r>
      <w:r w:rsidRPr="00BE48BB">
        <w:t>contrats de travail CEA</w:t>
      </w:r>
      <w:r w:rsidRPr="00BE48BB">
        <w:rPr>
          <w:bCs/>
        </w:rPr>
        <w:t>. La liste est composée de</w:t>
      </w:r>
      <w:r w:rsidR="005340F3" w:rsidRPr="00BE48BB">
        <w:rPr>
          <w:bCs/>
        </w:rPr>
        <w:t>s</w:t>
      </w:r>
      <w:r w:rsidRPr="00BE48BB">
        <w:rPr>
          <w:bCs/>
        </w:rPr>
        <w:t xml:space="preserve"> colonne</w:t>
      </w:r>
      <w:r w:rsidR="005340F3" w:rsidRPr="00BE48BB">
        <w:rPr>
          <w:bCs/>
        </w:rPr>
        <w:t>s</w:t>
      </w:r>
      <w:r w:rsidRPr="00BE48BB">
        <w:rPr>
          <w:bCs/>
        </w:rPr>
        <w:t xml:space="preserve"> </w:t>
      </w:r>
      <w:r w:rsidR="005340F3" w:rsidRPr="00BE48BB">
        <w:rPr>
          <w:bCs/>
        </w:rPr>
        <w:t>:</w:t>
      </w:r>
    </w:p>
    <w:p w:rsidR="005340F3" w:rsidRPr="00BE48BB" w:rsidRDefault="005340F3" w:rsidP="000B7664">
      <w:pPr>
        <w:pStyle w:val="NormalArial"/>
        <w:rPr>
          <w:bCs/>
        </w:rPr>
      </w:pPr>
    </w:p>
    <w:p w:rsidR="00E27553" w:rsidRPr="00BE48BB" w:rsidRDefault="00E27553" w:rsidP="000B7664">
      <w:pPr>
        <w:pStyle w:val="NormalArial"/>
        <w:numPr>
          <w:ilvl w:val="0"/>
          <w:numId w:val="10"/>
        </w:numPr>
        <w:rPr>
          <w:bCs/>
        </w:rPr>
      </w:pPr>
      <w:r w:rsidRPr="00BE48BB">
        <w:rPr>
          <w:bCs/>
        </w:rPr>
        <w:t>Code</w:t>
      </w:r>
    </w:p>
    <w:p w:rsidR="00E27553" w:rsidRPr="00BE48BB" w:rsidRDefault="00E27553" w:rsidP="000B7664">
      <w:pPr>
        <w:pStyle w:val="NormalArial"/>
        <w:numPr>
          <w:ilvl w:val="0"/>
          <w:numId w:val="10"/>
        </w:numPr>
        <w:rPr>
          <w:bCs/>
        </w:rPr>
      </w:pPr>
      <w:r w:rsidRPr="00BE48BB">
        <w:rPr>
          <w:bCs/>
        </w:rPr>
        <w:t>Un bouton "Supprimer"</w:t>
      </w:r>
    </w:p>
    <w:p w:rsidR="00E27553" w:rsidRPr="00BE48BB" w:rsidRDefault="00E27553" w:rsidP="000B7664">
      <w:pPr>
        <w:pStyle w:val="NormalArial"/>
        <w:numPr>
          <w:ilvl w:val="0"/>
          <w:numId w:val="10"/>
        </w:numPr>
        <w:rPr>
          <w:bCs/>
        </w:rPr>
      </w:pPr>
      <w:r w:rsidRPr="00BE48BB">
        <w:rPr>
          <w:bCs/>
        </w:rPr>
        <w:t xml:space="preserve">Un bouton "Modifier" </w:t>
      </w:r>
    </w:p>
    <w:p w:rsidR="005340F3" w:rsidRPr="00BE48BB" w:rsidRDefault="005340F3" w:rsidP="000B7664">
      <w:pPr>
        <w:pStyle w:val="NormalArial"/>
        <w:rPr>
          <w:bCs/>
        </w:rPr>
      </w:pPr>
    </w:p>
    <w:p w:rsidR="005340F3" w:rsidRPr="00BE48BB" w:rsidRDefault="005340F3" w:rsidP="000B7664">
      <w:pPr>
        <w:pStyle w:val="NormalArial"/>
        <w:rPr>
          <w:bCs/>
        </w:rPr>
      </w:pPr>
    </w:p>
    <w:p w:rsidR="00E27553" w:rsidRPr="00BE48BB" w:rsidRDefault="00E27553" w:rsidP="000B7664">
      <w:pPr>
        <w:pStyle w:val="NormalArial"/>
        <w:rPr>
          <w:bCs/>
        </w:rPr>
      </w:pPr>
      <w:r w:rsidRPr="00BE48BB">
        <w:rPr>
          <w:bCs/>
        </w:rPr>
        <w:t xml:space="preserve">Un bouton "Nouveau" permet de créer un nouveau </w:t>
      </w:r>
      <w:r w:rsidRPr="00BE48BB">
        <w:t>contrat de travail CEA</w:t>
      </w:r>
    </w:p>
    <w:p w:rsidR="00E27553" w:rsidRPr="00BE48BB" w:rsidRDefault="00E27553" w:rsidP="000B7664">
      <w:pPr>
        <w:pStyle w:val="NormalArial"/>
        <w:rPr>
          <w:bCs/>
        </w:rPr>
      </w:pPr>
      <w:r w:rsidRPr="00BE48BB">
        <w:rPr>
          <w:bCs/>
        </w:rPr>
        <w:t>La liste est affichée par ordre alphabétique.</w:t>
      </w:r>
    </w:p>
    <w:p w:rsidR="00E27553" w:rsidRPr="00BE48BB" w:rsidRDefault="00E27553" w:rsidP="000B7664">
      <w:pPr>
        <w:pStyle w:val="Titre4bis"/>
      </w:pPr>
      <w:r w:rsidRPr="00BE48BB">
        <w:t>Interface – Formulaire contrat de travail CEA</w:t>
      </w:r>
    </w:p>
    <w:p w:rsidR="00E27553" w:rsidRPr="00BE48BB" w:rsidRDefault="00E27553" w:rsidP="000B7664">
      <w:pPr>
        <w:pStyle w:val="NormalArial"/>
        <w:rPr>
          <w:bCs/>
        </w:rPr>
      </w:pPr>
      <w:r w:rsidRPr="00BE48BB">
        <w:rPr>
          <w:bCs/>
        </w:rPr>
        <w:t>L'écran affiche un formulaire composé du champ :</w:t>
      </w:r>
    </w:p>
    <w:p w:rsidR="005340F3" w:rsidRPr="00BE48BB" w:rsidRDefault="005340F3" w:rsidP="000B7664">
      <w:pPr>
        <w:pStyle w:val="NormalArial"/>
        <w:rPr>
          <w:bCs/>
        </w:rPr>
      </w:pPr>
    </w:p>
    <w:p w:rsidR="00E27553" w:rsidRPr="00BE48BB" w:rsidRDefault="00E27553" w:rsidP="000B7664">
      <w:pPr>
        <w:pStyle w:val="NormalArial"/>
        <w:numPr>
          <w:ilvl w:val="0"/>
          <w:numId w:val="12"/>
        </w:numPr>
        <w:rPr>
          <w:bCs/>
        </w:rPr>
      </w:pPr>
      <w:r w:rsidRPr="00BE48BB">
        <w:rPr>
          <w:bCs/>
        </w:rPr>
        <w:t>Code (saisie texte libre - obligatoire)</w:t>
      </w:r>
    </w:p>
    <w:p w:rsidR="005340F3" w:rsidRPr="00BE48BB" w:rsidRDefault="005340F3" w:rsidP="000B7664">
      <w:pPr>
        <w:pStyle w:val="NormalArial"/>
        <w:rPr>
          <w:bCs/>
        </w:rPr>
      </w:pPr>
    </w:p>
    <w:p w:rsidR="00E27553" w:rsidRPr="00BE48BB" w:rsidRDefault="00E27553" w:rsidP="000B7664">
      <w:pPr>
        <w:pStyle w:val="NormalArial"/>
        <w:rPr>
          <w:bCs/>
        </w:rPr>
      </w:pPr>
      <w:r w:rsidRPr="00BE48BB">
        <w:rPr>
          <w:bCs/>
        </w:rPr>
        <w:t>Un bouton "Valider" permet d'enregistrer le formulaire.</w:t>
      </w:r>
    </w:p>
    <w:p w:rsidR="00E27553" w:rsidRPr="00BE48BB" w:rsidRDefault="00E27553" w:rsidP="000B7664">
      <w:pPr>
        <w:pStyle w:val="NormalArial"/>
        <w:rPr>
          <w:bCs/>
        </w:rPr>
      </w:pPr>
      <w:r w:rsidRPr="00BE48BB">
        <w:rPr>
          <w:bCs/>
        </w:rPr>
        <w:t>Un bouton "Annuler" permet de revenir à la liste sans sauvegarder.</w:t>
      </w:r>
    </w:p>
    <w:p w:rsidR="005340F3" w:rsidRPr="00BE48BB" w:rsidRDefault="005340F3" w:rsidP="000B7664">
      <w:pPr>
        <w:pStyle w:val="NormalArial"/>
        <w:rPr>
          <w:bCs/>
        </w:rPr>
      </w:pPr>
    </w:p>
    <w:p w:rsidR="00E27553" w:rsidRPr="00BE48BB" w:rsidRDefault="00E27553" w:rsidP="000B7664">
      <w:pPr>
        <w:pStyle w:val="Titre4bis"/>
      </w:pPr>
      <w:r w:rsidRPr="00BE48BB">
        <w:t>Scénario 1 – Afficher la liste des contrats de travail CEA</w:t>
      </w:r>
    </w:p>
    <w:p w:rsidR="00E27553" w:rsidRPr="00BE48BB" w:rsidRDefault="00E27553" w:rsidP="000B7664">
      <w:pPr>
        <w:pStyle w:val="NormalArial"/>
        <w:numPr>
          <w:ilvl w:val="0"/>
          <w:numId w:val="69"/>
        </w:numPr>
      </w:pPr>
      <w:r w:rsidRPr="00BE48BB">
        <w:t>L'acteur arrive sur le module.</w:t>
      </w:r>
    </w:p>
    <w:p w:rsidR="00E27553" w:rsidRPr="00BE48BB" w:rsidRDefault="00E27553" w:rsidP="000B7664">
      <w:pPr>
        <w:pStyle w:val="NormalArial"/>
        <w:numPr>
          <w:ilvl w:val="0"/>
          <w:numId w:val="69"/>
        </w:numPr>
        <w:rPr>
          <w:bCs/>
        </w:rPr>
      </w:pPr>
      <w:r w:rsidRPr="00BE48BB">
        <w:t>Le système affiche la liste de</w:t>
      </w:r>
      <w:r w:rsidR="005340F3" w:rsidRPr="00BE48BB">
        <w:t xml:space="preserve"> tous le</w:t>
      </w:r>
      <w:r w:rsidRPr="00BE48BB">
        <w:t xml:space="preserve">s contrats de travail CEA </w:t>
      </w:r>
    </w:p>
    <w:p w:rsidR="005340F3" w:rsidRPr="00BE48BB" w:rsidRDefault="005340F3" w:rsidP="000B7664">
      <w:pPr>
        <w:pStyle w:val="NormalArial"/>
        <w:rPr>
          <w:bCs/>
        </w:rPr>
      </w:pPr>
    </w:p>
    <w:p w:rsidR="00E27553" w:rsidRPr="00BE48BB" w:rsidRDefault="00E27553" w:rsidP="000B7664">
      <w:pPr>
        <w:pStyle w:val="Titre4bis"/>
      </w:pPr>
      <w:r w:rsidRPr="00BE48BB">
        <w:t>Scénario 2 – Créer un nouveau contrat de travail CEA</w:t>
      </w:r>
    </w:p>
    <w:p w:rsidR="00E27553" w:rsidRPr="00BE48BB" w:rsidRDefault="00E27553" w:rsidP="000B7664">
      <w:pPr>
        <w:pStyle w:val="NormalArial"/>
        <w:numPr>
          <w:ilvl w:val="1"/>
          <w:numId w:val="13"/>
        </w:numPr>
      </w:pPr>
      <w:r w:rsidRPr="00BE48BB">
        <w:t>L'acteur clique sur "Nouveau"</w:t>
      </w:r>
    </w:p>
    <w:p w:rsidR="00E27553" w:rsidRPr="00BE48BB" w:rsidRDefault="00E27553" w:rsidP="000B7664">
      <w:pPr>
        <w:pStyle w:val="NormalArial"/>
        <w:numPr>
          <w:ilvl w:val="1"/>
          <w:numId w:val="13"/>
        </w:numPr>
      </w:pPr>
      <w:r w:rsidRPr="00BE48BB">
        <w:t>Le système affiche le formulaire contrat de travail CEA</w:t>
      </w:r>
      <w:r w:rsidR="005340F3" w:rsidRPr="00BE48BB">
        <w:t xml:space="preserve"> vierge</w:t>
      </w:r>
    </w:p>
    <w:p w:rsidR="00E27553" w:rsidRPr="00BE48BB" w:rsidRDefault="00E27553" w:rsidP="000B7664">
      <w:pPr>
        <w:pStyle w:val="NormalArial"/>
        <w:numPr>
          <w:ilvl w:val="1"/>
          <w:numId w:val="13"/>
        </w:numPr>
      </w:pPr>
      <w:r w:rsidRPr="00BE48BB">
        <w:lastRenderedPageBreak/>
        <w:t xml:space="preserve">L'acteur saisit les informations et valide </w:t>
      </w:r>
      <w:r w:rsidRPr="00BE48BB">
        <w:rPr>
          <w:b/>
          <w:color w:val="FF0000"/>
        </w:rPr>
        <w:t>EXCEPTION1</w:t>
      </w:r>
    </w:p>
    <w:p w:rsidR="00E27553" w:rsidRPr="00BE48BB" w:rsidRDefault="00E27553" w:rsidP="000B7664">
      <w:pPr>
        <w:pStyle w:val="NormalArial"/>
        <w:numPr>
          <w:ilvl w:val="1"/>
          <w:numId w:val="13"/>
        </w:numPr>
      </w:pPr>
      <w:r w:rsidRPr="00BE48BB">
        <w:t>Le système enregistre les données</w:t>
      </w:r>
    </w:p>
    <w:p w:rsidR="00E27553" w:rsidRPr="00BE48BB" w:rsidRDefault="00E27553" w:rsidP="000B7664">
      <w:pPr>
        <w:pStyle w:val="NormalArial"/>
        <w:numPr>
          <w:ilvl w:val="1"/>
          <w:numId w:val="13"/>
        </w:numPr>
      </w:pPr>
      <w:r w:rsidRPr="00BE48BB">
        <w:t>Le système redirige l'acteur vers la liste des contrats de travail CEA</w:t>
      </w:r>
    </w:p>
    <w:p w:rsidR="00E27553" w:rsidRPr="00BE48BB" w:rsidRDefault="00E27553" w:rsidP="000B7664">
      <w:pPr>
        <w:pStyle w:val="Titre4bis"/>
      </w:pPr>
      <w:r w:rsidRPr="00BE48BB">
        <w:t>Scénario 3 – Modifier un contrat de travail CEA</w:t>
      </w:r>
    </w:p>
    <w:p w:rsidR="00E27553" w:rsidRPr="00BE48BB" w:rsidRDefault="00E27553" w:rsidP="000B7664">
      <w:pPr>
        <w:pStyle w:val="NormalArial"/>
        <w:numPr>
          <w:ilvl w:val="2"/>
          <w:numId w:val="13"/>
        </w:numPr>
      </w:pPr>
      <w:r w:rsidRPr="00BE48BB">
        <w:t>A partir de la liste des contrats de travail CEA, l'acteur clique sur "Modifier "</w:t>
      </w:r>
    </w:p>
    <w:p w:rsidR="00E27553" w:rsidRPr="00BE48BB" w:rsidRDefault="00E27553" w:rsidP="000B7664">
      <w:pPr>
        <w:pStyle w:val="NormalArial"/>
        <w:numPr>
          <w:ilvl w:val="2"/>
          <w:numId w:val="13"/>
        </w:numPr>
      </w:pPr>
      <w:r w:rsidRPr="00BE48BB">
        <w:t>Le système affiche un formulaire contrat de travail CEA pré-rempli</w:t>
      </w:r>
    </w:p>
    <w:p w:rsidR="00E27553" w:rsidRPr="00BE48BB" w:rsidRDefault="00E27553" w:rsidP="000B7664">
      <w:pPr>
        <w:pStyle w:val="NormalArial"/>
        <w:numPr>
          <w:ilvl w:val="2"/>
          <w:numId w:val="13"/>
        </w:numPr>
      </w:pPr>
      <w:r w:rsidRPr="00BE48BB">
        <w:t xml:space="preserve">L'acteur modifie les données et valide </w:t>
      </w:r>
      <w:r w:rsidRPr="00BE48BB">
        <w:rPr>
          <w:b/>
          <w:color w:val="FF0000"/>
        </w:rPr>
        <w:t>EXCEPTION1</w:t>
      </w:r>
    </w:p>
    <w:p w:rsidR="00E27553" w:rsidRPr="00BE48BB" w:rsidRDefault="00E27553" w:rsidP="000B7664">
      <w:pPr>
        <w:pStyle w:val="NormalArial"/>
        <w:numPr>
          <w:ilvl w:val="2"/>
          <w:numId w:val="13"/>
        </w:numPr>
      </w:pPr>
      <w:r w:rsidRPr="00BE48BB">
        <w:t>Le système enregistre les données</w:t>
      </w:r>
    </w:p>
    <w:p w:rsidR="00E27553" w:rsidRPr="00BE48BB" w:rsidRDefault="00E27553" w:rsidP="000B7664">
      <w:pPr>
        <w:pStyle w:val="NormalArial"/>
        <w:numPr>
          <w:ilvl w:val="2"/>
          <w:numId w:val="13"/>
        </w:numPr>
      </w:pPr>
      <w:r w:rsidRPr="00BE48BB">
        <w:t>Le système redirige l'acteur vers la liste des contrats de travail CEA</w:t>
      </w:r>
    </w:p>
    <w:p w:rsidR="00E27553" w:rsidRPr="00BE48BB" w:rsidRDefault="00E27553" w:rsidP="000B7664">
      <w:pPr>
        <w:pStyle w:val="Titre4bis"/>
      </w:pPr>
      <w:r w:rsidRPr="00BE48BB">
        <w:t>Scénario 4 – Supprimer un contrat de travail CEA</w:t>
      </w:r>
    </w:p>
    <w:p w:rsidR="00E27553" w:rsidRPr="00BE48BB" w:rsidRDefault="00E27553" w:rsidP="000B7664">
      <w:pPr>
        <w:pStyle w:val="NormalArial"/>
        <w:numPr>
          <w:ilvl w:val="3"/>
          <w:numId w:val="13"/>
        </w:numPr>
      </w:pPr>
      <w:r w:rsidRPr="00BE48BB">
        <w:t>A partir de la liste des contrats de travail CEA, l'acteur clique sur "Supprimer"</w:t>
      </w:r>
    </w:p>
    <w:p w:rsidR="00E27553" w:rsidRPr="00BE48BB" w:rsidRDefault="00E27553" w:rsidP="000B7664">
      <w:pPr>
        <w:pStyle w:val="NormalArial"/>
        <w:numPr>
          <w:ilvl w:val="3"/>
          <w:numId w:val="13"/>
        </w:numPr>
      </w:pPr>
      <w:r w:rsidRPr="00BE48BB">
        <w:t>Le système demande confirmation</w:t>
      </w:r>
    </w:p>
    <w:p w:rsidR="00E27553" w:rsidRPr="00BE48BB" w:rsidRDefault="00E27553" w:rsidP="000B7664">
      <w:pPr>
        <w:pStyle w:val="NormalArial"/>
        <w:numPr>
          <w:ilvl w:val="3"/>
          <w:numId w:val="13"/>
        </w:numPr>
      </w:pPr>
      <w:r w:rsidRPr="00BE48BB">
        <w:t xml:space="preserve">L'acteur confirme la suppression </w:t>
      </w:r>
    </w:p>
    <w:p w:rsidR="00E27553" w:rsidRPr="00BE48BB" w:rsidRDefault="00E27553" w:rsidP="000B7664">
      <w:pPr>
        <w:pStyle w:val="NormalArial"/>
        <w:numPr>
          <w:ilvl w:val="3"/>
          <w:numId w:val="13"/>
        </w:numPr>
      </w:pPr>
      <w:r w:rsidRPr="00BE48BB">
        <w:t>Le système supprime le contrat de travail CEA</w:t>
      </w:r>
      <w:r w:rsidR="009C57C2" w:rsidRPr="00BE48BB">
        <w:t xml:space="preserve"> </w:t>
      </w:r>
    </w:p>
    <w:p w:rsidR="00E27553" w:rsidRPr="00BE48BB" w:rsidRDefault="00E27553" w:rsidP="000B7664">
      <w:pPr>
        <w:pStyle w:val="NormalArial"/>
        <w:numPr>
          <w:ilvl w:val="3"/>
          <w:numId w:val="13"/>
        </w:numPr>
      </w:pPr>
      <w:r w:rsidRPr="00BE48BB">
        <w:t xml:space="preserve">Le système redirige </w:t>
      </w:r>
      <w:r w:rsidR="001529E8" w:rsidRPr="00BE48BB">
        <w:t>l</w:t>
      </w:r>
      <w:r w:rsidRPr="00BE48BB">
        <w:t>'acteur vers la liste des contrats de travail CEA</w:t>
      </w:r>
    </w:p>
    <w:p w:rsidR="009C57C2" w:rsidRPr="00BE48BB" w:rsidRDefault="009C57C2" w:rsidP="000B7664">
      <w:pPr>
        <w:pStyle w:val="NormalArial"/>
      </w:pPr>
    </w:p>
    <w:p w:rsidR="00E27553" w:rsidRPr="00BE48BB" w:rsidRDefault="00E27553" w:rsidP="000B7664">
      <w:pPr>
        <w:pStyle w:val="Titre4bis"/>
      </w:pPr>
      <w:r w:rsidRPr="00BE48BB">
        <w:t>Cas d'exception</w:t>
      </w:r>
    </w:p>
    <w:p w:rsidR="00E27553" w:rsidRPr="00BE48BB" w:rsidRDefault="00E27553" w:rsidP="000B7664">
      <w:pPr>
        <w:pStyle w:val="NormalArial"/>
        <w:jc w:val="both"/>
      </w:pPr>
      <w:r w:rsidRPr="00BE48BB">
        <w:rPr>
          <w:b/>
          <w:color w:val="FF0000"/>
        </w:rPr>
        <w:t xml:space="preserve">EXCEPTION1 : </w:t>
      </w:r>
      <w:r w:rsidRPr="00BE48BB">
        <w:t>si le code n'est pas renseigné, ou si le code est déjà attribué à un autre contrat de travail CEA, l'acteur est redirigé vers le formulaire et un message d’erreur est affiché.</w:t>
      </w:r>
    </w:p>
    <w:p w:rsidR="005340F3" w:rsidRPr="00BE48BB" w:rsidRDefault="005340F3" w:rsidP="000B7664">
      <w:pPr>
        <w:pStyle w:val="NormalArial"/>
        <w:jc w:val="both"/>
      </w:pPr>
    </w:p>
    <w:p w:rsidR="005340F3" w:rsidRPr="00BE48BB" w:rsidRDefault="005340F3" w:rsidP="000B7664">
      <w:pPr>
        <w:pStyle w:val="NormalArial"/>
        <w:jc w:val="both"/>
      </w:pPr>
    </w:p>
    <w:p w:rsidR="00E27553" w:rsidRPr="00BE48BB" w:rsidRDefault="00E27553" w:rsidP="000B7664">
      <w:pPr>
        <w:pStyle w:val="NormalArial"/>
      </w:pPr>
      <w:r w:rsidRPr="00BE48BB">
        <w:br w:type="page"/>
      </w:r>
    </w:p>
    <w:p w:rsidR="00E27553" w:rsidRPr="00BE48BB" w:rsidRDefault="00E27553" w:rsidP="00E27553">
      <w:pPr>
        <w:pStyle w:val="Titre2"/>
      </w:pPr>
      <w:bookmarkStart w:id="4059" w:name="_Toc286221025"/>
      <w:bookmarkStart w:id="4060" w:name="_Toc286245769"/>
      <w:bookmarkStart w:id="4061" w:name="_Toc286299747"/>
      <w:bookmarkStart w:id="4062" w:name="_Toc286336517"/>
      <w:bookmarkStart w:id="4063" w:name="_Toc286381335"/>
      <w:bookmarkStart w:id="4064" w:name="_Toc286417326"/>
      <w:bookmarkStart w:id="4065" w:name="_Toc286425383"/>
      <w:bookmarkStart w:id="4066" w:name="_Toc286221030"/>
      <w:bookmarkStart w:id="4067" w:name="_Toc286245774"/>
      <w:bookmarkStart w:id="4068" w:name="_Toc286299752"/>
      <w:bookmarkStart w:id="4069" w:name="_Toc286336522"/>
      <w:bookmarkStart w:id="4070" w:name="_Toc286381340"/>
      <w:bookmarkStart w:id="4071" w:name="_Toc286417331"/>
      <w:bookmarkStart w:id="4072" w:name="_Toc286425388"/>
      <w:bookmarkStart w:id="4073" w:name="_Toc286221034"/>
      <w:bookmarkStart w:id="4074" w:name="_Toc286245778"/>
      <w:bookmarkStart w:id="4075" w:name="_Toc286299756"/>
      <w:bookmarkStart w:id="4076" w:name="_Toc286336526"/>
      <w:bookmarkStart w:id="4077" w:name="_Toc286381344"/>
      <w:bookmarkStart w:id="4078" w:name="_Toc286417335"/>
      <w:bookmarkStart w:id="4079" w:name="_Toc286425392"/>
      <w:bookmarkStart w:id="4080" w:name="_Toc286221035"/>
      <w:bookmarkStart w:id="4081" w:name="_Toc286245779"/>
      <w:bookmarkStart w:id="4082" w:name="_Toc286299757"/>
      <w:bookmarkStart w:id="4083" w:name="_Toc286336527"/>
      <w:bookmarkStart w:id="4084" w:name="_Toc286381345"/>
      <w:bookmarkStart w:id="4085" w:name="_Toc286417336"/>
      <w:bookmarkStart w:id="4086" w:name="_Toc286425393"/>
      <w:bookmarkStart w:id="4087" w:name="_Toc286221036"/>
      <w:bookmarkStart w:id="4088" w:name="_Toc286245780"/>
      <w:bookmarkStart w:id="4089" w:name="_Toc286299758"/>
      <w:bookmarkStart w:id="4090" w:name="_Toc286336528"/>
      <w:bookmarkStart w:id="4091" w:name="_Toc286381346"/>
      <w:bookmarkStart w:id="4092" w:name="_Toc286417337"/>
      <w:bookmarkStart w:id="4093" w:name="_Toc286425394"/>
      <w:bookmarkStart w:id="4094" w:name="_Toc286221047"/>
      <w:bookmarkStart w:id="4095" w:name="_Toc286245791"/>
      <w:bookmarkStart w:id="4096" w:name="_Toc286299769"/>
      <w:bookmarkStart w:id="4097" w:name="_Toc286336539"/>
      <w:bookmarkStart w:id="4098" w:name="_Toc286381357"/>
      <w:bookmarkStart w:id="4099" w:name="_Toc286417348"/>
      <w:bookmarkStart w:id="4100" w:name="_Toc286425405"/>
      <w:bookmarkStart w:id="4101" w:name="_Toc286221056"/>
      <w:bookmarkStart w:id="4102" w:name="_Toc286245800"/>
      <w:bookmarkStart w:id="4103" w:name="_Toc286299778"/>
      <w:bookmarkStart w:id="4104" w:name="_Toc286336548"/>
      <w:bookmarkStart w:id="4105" w:name="_Toc286381366"/>
      <w:bookmarkStart w:id="4106" w:name="_Toc286417357"/>
      <w:bookmarkStart w:id="4107" w:name="_Toc286425414"/>
      <w:bookmarkStart w:id="4108" w:name="_Toc286221060"/>
      <w:bookmarkStart w:id="4109" w:name="_Toc286245804"/>
      <w:bookmarkStart w:id="4110" w:name="_Toc286299782"/>
      <w:bookmarkStart w:id="4111" w:name="_Toc286336552"/>
      <w:bookmarkStart w:id="4112" w:name="_Toc286381370"/>
      <w:bookmarkStart w:id="4113" w:name="_Toc286417361"/>
      <w:bookmarkStart w:id="4114" w:name="_Toc286425418"/>
      <w:bookmarkStart w:id="4115" w:name="_Toc286221066"/>
      <w:bookmarkStart w:id="4116" w:name="_Toc286245810"/>
      <w:bookmarkStart w:id="4117" w:name="_Toc286299788"/>
      <w:bookmarkStart w:id="4118" w:name="_Toc286336558"/>
      <w:bookmarkStart w:id="4119" w:name="_Toc286381376"/>
      <w:bookmarkStart w:id="4120" w:name="_Toc286417367"/>
      <w:bookmarkStart w:id="4121" w:name="_Toc286425424"/>
      <w:bookmarkStart w:id="4122" w:name="_Toc286221072"/>
      <w:bookmarkStart w:id="4123" w:name="_Toc286245816"/>
      <w:bookmarkStart w:id="4124" w:name="_Toc286299794"/>
      <w:bookmarkStart w:id="4125" w:name="_Toc286336564"/>
      <w:bookmarkStart w:id="4126" w:name="_Toc286381382"/>
      <w:bookmarkStart w:id="4127" w:name="_Toc286417373"/>
      <w:bookmarkStart w:id="4128" w:name="_Toc286425430"/>
      <w:bookmarkStart w:id="4129" w:name="_Toc286221077"/>
      <w:bookmarkStart w:id="4130" w:name="_Toc286245821"/>
      <w:bookmarkStart w:id="4131" w:name="_Toc286299799"/>
      <w:bookmarkStart w:id="4132" w:name="_Toc286336569"/>
      <w:bookmarkStart w:id="4133" w:name="_Toc286381387"/>
      <w:bookmarkStart w:id="4134" w:name="_Toc286417378"/>
      <w:bookmarkStart w:id="4135" w:name="_Toc286425435"/>
      <w:bookmarkStart w:id="4136" w:name="_Toc292454174"/>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r w:rsidRPr="00BE48BB">
        <w:lastRenderedPageBreak/>
        <w:t>Cas d'utilisation Gestion des types de contrat de travail</w:t>
      </w:r>
      <w:bookmarkEnd w:id="4136"/>
    </w:p>
    <w:p w:rsidR="00E27553" w:rsidRPr="00BE48BB" w:rsidRDefault="00E27553" w:rsidP="00D23387">
      <w:pPr>
        <w:pStyle w:val="Titre3"/>
      </w:pPr>
      <w:bookmarkStart w:id="4137" w:name="_Toc292454175"/>
      <w:r w:rsidRPr="00BE48BB">
        <w:t xml:space="preserve">Consulter la liste des types de </w:t>
      </w:r>
      <w:r w:rsidR="008E05AE" w:rsidRPr="00BE48BB">
        <w:t>contrat de travail</w:t>
      </w:r>
      <w:bookmarkEnd w:id="4137"/>
    </w:p>
    <w:p w:rsidR="00E27553" w:rsidRPr="00BE48BB" w:rsidRDefault="00E27553" w:rsidP="00E27553">
      <w:pPr>
        <w:pStyle w:val="NormalArial"/>
      </w:pPr>
      <w:r w:rsidRPr="00BE48BB">
        <w:rPr>
          <w:b/>
        </w:rPr>
        <w:t>Résumé</w:t>
      </w:r>
      <w:r w:rsidRPr="00BE48BB">
        <w:t xml:space="preserve"> : Cette fonctionnalité permet à l'acteur d'afficher les types de </w:t>
      </w:r>
      <w:r w:rsidR="008E05AE" w:rsidRPr="00BE48BB">
        <w:t>contrat de travail</w:t>
      </w:r>
      <w:r w:rsidRPr="00BE48BB">
        <w:rPr>
          <w:b/>
        </w:rPr>
        <w:t xml:space="preserve"> Acteur(s)</w:t>
      </w:r>
      <w:r w:rsidRPr="00BE48BB">
        <w:t xml:space="preserve"> : Accueil, </w:t>
      </w:r>
      <w:r w:rsidR="00B22814" w:rsidRPr="00BE48BB">
        <w:t>OS de Pôle</w:t>
      </w:r>
    </w:p>
    <w:p w:rsidR="00E27553" w:rsidRPr="00BE48BB" w:rsidRDefault="00E27553" w:rsidP="00E27553">
      <w:pPr>
        <w:pStyle w:val="NormalArial"/>
      </w:pPr>
      <w:r w:rsidRPr="00BE48BB">
        <w:rPr>
          <w:b/>
        </w:rPr>
        <w:t>Pré-condition</w:t>
      </w:r>
      <w:r w:rsidRPr="00BE48BB">
        <w:t xml:space="preserve"> : L'acteur est identifié </w:t>
      </w:r>
    </w:p>
    <w:p w:rsidR="00E27553" w:rsidRPr="00BE48BB" w:rsidRDefault="00E27553" w:rsidP="00E27553">
      <w:pPr>
        <w:pStyle w:val="NormalArial"/>
      </w:pPr>
      <w:r w:rsidRPr="00BE48BB">
        <w:rPr>
          <w:b/>
        </w:rPr>
        <w:t>Post-condition</w:t>
      </w:r>
      <w:r w:rsidRPr="00BE48BB">
        <w:t xml:space="preserve"> : les types de </w:t>
      </w:r>
      <w:r w:rsidR="008E05AE" w:rsidRPr="00BE48BB">
        <w:t>contrat de travail</w:t>
      </w:r>
      <w:r w:rsidRPr="00BE48BB">
        <w:t xml:space="preserve"> sont affichés</w:t>
      </w:r>
    </w:p>
    <w:p w:rsidR="00E27553" w:rsidRPr="00BE48BB" w:rsidRDefault="00E27553" w:rsidP="000B7664">
      <w:pPr>
        <w:pStyle w:val="Titre4bis"/>
      </w:pPr>
      <w:r w:rsidRPr="00BE48BB">
        <w:t xml:space="preserve">Interface Liste des types de </w:t>
      </w:r>
      <w:r w:rsidR="008E05AE" w:rsidRPr="00BE48BB">
        <w:t>contrat de travail</w:t>
      </w:r>
    </w:p>
    <w:p w:rsidR="00E27553" w:rsidRPr="00BE48BB" w:rsidRDefault="00E27553" w:rsidP="000B7664">
      <w:pPr>
        <w:pStyle w:val="NormalArial"/>
        <w:rPr>
          <w:bCs/>
        </w:rPr>
      </w:pPr>
      <w:r w:rsidRPr="00BE48BB">
        <w:rPr>
          <w:bCs/>
        </w:rPr>
        <w:t xml:space="preserve">L'écran affiche la liste des </w:t>
      </w:r>
      <w:r w:rsidRPr="00BE48BB">
        <w:t xml:space="preserve">types de </w:t>
      </w:r>
      <w:r w:rsidR="008E05AE" w:rsidRPr="00BE48BB">
        <w:t>contrat de travail</w:t>
      </w:r>
      <w:r w:rsidRPr="00BE48BB">
        <w:rPr>
          <w:bCs/>
        </w:rPr>
        <w:t>. La liste est composée de la colonne :</w:t>
      </w:r>
    </w:p>
    <w:p w:rsidR="00153CFD" w:rsidRPr="00BE48BB" w:rsidRDefault="00153CFD" w:rsidP="000B7664">
      <w:pPr>
        <w:pStyle w:val="NormalArial"/>
        <w:rPr>
          <w:bCs/>
        </w:rPr>
      </w:pPr>
    </w:p>
    <w:p w:rsidR="00E27553" w:rsidRPr="00BE48BB" w:rsidRDefault="00E27553" w:rsidP="000B7664">
      <w:pPr>
        <w:pStyle w:val="NormalArial"/>
        <w:numPr>
          <w:ilvl w:val="0"/>
          <w:numId w:val="10"/>
        </w:numPr>
        <w:rPr>
          <w:bCs/>
        </w:rPr>
      </w:pPr>
      <w:r w:rsidRPr="00BE48BB">
        <w:rPr>
          <w:bCs/>
        </w:rPr>
        <w:t>Code : texte non modifiable</w:t>
      </w:r>
    </w:p>
    <w:p w:rsidR="00153CFD" w:rsidRPr="00BE48BB" w:rsidRDefault="00153CFD" w:rsidP="000B7664">
      <w:pPr>
        <w:pStyle w:val="NormalArial"/>
        <w:rPr>
          <w:bCs/>
        </w:rPr>
      </w:pPr>
    </w:p>
    <w:p w:rsidR="00E27553" w:rsidRPr="00BE48BB" w:rsidRDefault="00E27553" w:rsidP="000B7664">
      <w:pPr>
        <w:pStyle w:val="NormalArial"/>
        <w:rPr>
          <w:bCs/>
        </w:rPr>
      </w:pPr>
      <w:r w:rsidRPr="00BE48BB">
        <w:rPr>
          <w:bCs/>
        </w:rPr>
        <w:t>La liste est affichée par ordre alphabétique.</w:t>
      </w:r>
    </w:p>
    <w:p w:rsidR="00E27553" w:rsidRPr="00BE48BB" w:rsidRDefault="00E27553" w:rsidP="000B7664">
      <w:pPr>
        <w:pStyle w:val="Titre4bis"/>
      </w:pPr>
      <w:r w:rsidRPr="00BE48BB">
        <w:t xml:space="preserve">Scénario 1 – Afficher la liste des types de </w:t>
      </w:r>
      <w:r w:rsidR="008E05AE" w:rsidRPr="00BE48BB">
        <w:t>contrat de travail</w:t>
      </w:r>
    </w:p>
    <w:p w:rsidR="00E27553" w:rsidRPr="00BE48BB" w:rsidRDefault="00E27553" w:rsidP="000B7664">
      <w:pPr>
        <w:pStyle w:val="NormalArial"/>
        <w:numPr>
          <w:ilvl w:val="0"/>
          <w:numId w:val="133"/>
        </w:numPr>
        <w:rPr>
          <w:bCs/>
        </w:rPr>
      </w:pPr>
      <w:r w:rsidRPr="00BE48BB">
        <w:rPr>
          <w:bCs/>
        </w:rPr>
        <w:t>L'acteur arrive sur le module.</w:t>
      </w:r>
    </w:p>
    <w:p w:rsidR="00153CFD" w:rsidRPr="00BE48BB" w:rsidRDefault="00153CFD" w:rsidP="000B7664">
      <w:pPr>
        <w:pStyle w:val="NormalArial"/>
        <w:numPr>
          <w:ilvl w:val="0"/>
          <w:numId w:val="133"/>
        </w:numPr>
        <w:rPr>
          <w:bCs/>
        </w:rPr>
      </w:pPr>
      <w:r w:rsidRPr="00BE48BB">
        <w:rPr>
          <w:bCs/>
        </w:rPr>
        <w:t xml:space="preserve">Le système affiche la liste de tous les </w:t>
      </w:r>
      <w:r w:rsidRPr="00BE48BB">
        <w:t>types de contrat de travail</w:t>
      </w:r>
    </w:p>
    <w:p w:rsidR="00E27553" w:rsidRPr="00BE48BB" w:rsidRDefault="00E27553" w:rsidP="000B7664">
      <w:pPr>
        <w:pStyle w:val="NormalArial"/>
        <w:rPr>
          <w:bCs/>
        </w:rPr>
      </w:pPr>
    </w:p>
    <w:p w:rsidR="00E27553" w:rsidRPr="00BE48BB" w:rsidRDefault="00E27553" w:rsidP="00D23387">
      <w:pPr>
        <w:pStyle w:val="Titre3"/>
      </w:pPr>
      <w:bookmarkStart w:id="4138" w:name="_Toc292454176"/>
      <w:r w:rsidRPr="00BE48BB">
        <w:t xml:space="preserve">Gérer les types de </w:t>
      </w:r>
      <w:r w:rsidR="008E05AE" w:rsidRPr="00BE48BB">
        <w:t>contrat de travail</w:t>
      </w:r>
      <w:bookmarkEnd w:id="4138"/>
    </w:p>
    <w:p w:rsidR="00E27553" w:rsidRPr="00BE48BB" w:rsidRDefault="00E27553" w:rsidP="00E27553">
      <w:pPr>
        <w:pStyle w:val="NormalArial"/>
        <w:rPr>
          <w:bCs/>
        </w:rPr>
      </w:pPr>
      <w:r w:rsidRPr="00BE48BB">
        <w:rPr>
          <w:b/>
          <w:bCs/>
        </w:rPr>
        <w:t>Résumé</w:t>
      </w:r>
      <w:r w:rsidRPr="00BE48BB">
        <w:rPr>
          <w:bCs/>
        </w:rPr>
        <w:t xml:space="preserve"> : Cette fonctionnalité permet à l'acteur de gérer les </w:t>
      </w:r>
      <w:r w:rsidRPr="00BE48BB">
        <w:t xml:space="preserve">types de </w:t>
      </w:r>
      <w:r w:rsidR="008E05AE" w:rsidRPr="00BE48BB">
        <w:t>contrat de travail</w:t>
      </w:r>
      <w:r w:rsidRPr="00BE48BB">
        <w:rPr>
          <w:bCs/>
        </w:rPr>
        <w:t xml:space="preserve"> (création, modification, suppression)</w:t>
      </w:r>
    </w:p>
    <w:p w:rsidR="00E27553" w:rsidRPr="00BE48BB" w:rsidRDefault="00E27553" w:rsidP="00E27553">
      <w:pPr>
        <w:pStyle w:val="NormalArial"/>
        <w:rPr>
          <w:bCs/>
        </w:rPr>
      </w:pPr>
      <w:r w:rsidRPr="00BE48BB">
        <w:rPr>
          <w:b/>
          <w:bCs/>
        </w:rPr>
        <w:t xml:space="preserve">Acteur(s) </w:t>
      </w:r>
      <w:r w:rsidRPr="00BE48BB">
        <w:rPr>
          <w:bCs/>
        </w:rPr>
        <w:t>: Administrateur National, Administrateur Centre</w:t>
      </w:r>
    </w:p>
    <w:p w:rsidR="00E27553" w:rsidRPr="00BE48BB" w:rsidRDefault="00E27553" w:rsidP="00E27553">
      <w:pPr>
        <w:pStyle w:val="NormalArial"/>
        <w:rPr>
          <w:bCs/>
        </w:rPr>
      </w:pPr>
      <w:r w:rsidRPr="00BE48BB">
        <w:rPr>
          <w:b/>
          <w:bCs/>
        </w:rPr>
        <w:t>Pré-condition</w:t>
      </w:r>
      <w:r w:rsidRPr="00BE48BB">
        <w:rPr>
          <w:bCs/>
        </w:rPr>
        <w:t xml:space="preserve"> : L'acteur est identifié</w:t>
      </w:r>
    </w:p>
    <w:p w:rsidR="00E27553" w:rsidRPr="00BE48BB" w:rsidRDefault="00E27553" w:rsidP="00E27553">
      <w:pPr>
        <w:pStyle w:val="NormalArial"/>
        <w:rPr>
          <w:bCs/>
        </w:rPr>
      </w:pPr>
      <w:r w:rsidRPr="00BE48BB">
        <w:rPr>
          <w:b/>
          <w:bCs/>
        </w:rPr>
        <w:t>Post-condition</w:t>
      </w:r>
      <w:r w:rsidRPr="00BE48BB">
        <w:rPr>
          <w:bCs/>
        </w:rPr>
        <w:t xml:space="preserve"> : les </w:t>
      </w:r>
      <w:r w:rsidRPr="00BE48BB">
        <w:t xml:space="preserve">types de </w:t>
      </w:r>
      <w:r w:rsidR="008E05AE" w:rsidRPr="00BE48BB">
        <w:t>contrat de travail</w:t>
      </w:r>
      <w:r w:rsidRPr="00BE48BB">
        <w:rPr>
          <w:bCs/>
        </w:rPr>
        <w:t xml:space="preserve"> sont gérés</w:t>
      </w:r>
    </w:p>
    <w:p w:rsidR="00E27553" w:rsidRPr="00BE48BB" w:rsidRDefault="00E27553" w:rsidP="000B7664">
      <w:pPr>
        <w:pStyle w:val="Titre4bis"/>
      </w:pPr>
      <w:r w:rsidRPr="00BE48BB">
        <w:t xml:space="preserve">Interface Liste des types de </w:t>
      </w:r>
      <w:r w:rsidR="008E05AE" w:rsidRPr="00BE48BB">
        <w:t>contrat de travail</w:t>
      </w:r>
    </w:p>
    <w:p w:rsidR="00871BE4" w:rsidRPr="00BE48BB" w:rsidRDefault="00E27553" w:rsidP="000B7664">
      <w:pPr>
        <w:pStyle w:val="NormalArial"/>
        <w:rPr>
          <w:bCs/>
        </w:rPr>
      </w:pPr>
      <w:r w:rsidRPr="00BE48BB">
        <w:rPr>
          <w:bCs/>
        </w:rPr>
        <w:t xml:space="preserve">L'écran affiche la liste des </w:t>
      </w:r>
      <w:r w:rsidRPr="00BE48BB">
        <w:t xml:space="preserve">types de </w:t>
      </w:r>
      <w:r w:rsidR="008E05AE" w:rsidRPr="00BE48BB">
        <w:t>contrat de travail</w:t>
      </w:r>
      <w:r w:rsidRPr="00BE48BB">
        <w:rPr>
          <w:bCs/>
        </w:rPr>
        <w:t>. La liste est composée de</w:t>
      </w:r>
      <w:r w:rsidR="00871BE4" w:rsidRPr="00BE48BB">
        <w:rPr>
          <w:bCs/>
        </w:rPr>
        <w:t>s</w:t>
      </w:r>
      <w:r w:rsidRPr="00BE48BB">
        <w:rPr>
          <w:bCs/>
        </w:rPr>
        <w:t xml:space="preserve"> colonne</w:t>
      </w:r>
      <w:r w:rsidR="00871BE4" w:rsidRPr="00BE48BB">
        <w:rPr>
          <w:bCs/>
        </w:rPr>
        <w:t>s :</w:t>
      </w:r>
    </w:p>
    <w:p w:rsidR="00E27553" w:rsidRPr="00BE48BB" w:rsidRDefault="00E27553" w:rsidP="000B7664">
      <w:pPr>
        <w:pStyle w:val="NormalArial"/>
        <w:rPr>
          <w:bCs/>
        </w:rPr>
      </w:pPr>
      <w:r w:rsidRPr="00BE48BB">
        <w:rPr>
          <w:bCs/>
        </w:rPr>
        <w:t xml:space="preserve"> </w:t>
      </w:r>
    </w:p>
    <w:p w:rsidR="00E27553" w:rsidRPr="00BE48BB" w:rsidRDefault="00E27553" w:rsidP="000B7664">
      <w:pPr>
        <w:pStyle w:val="NormalArial"/>
        <w:numPr>
          <w:ilvl w:val="0"/>
          <w:numId w:val="10"/>
        </w:numPr>
        <w:rPr>
          <w:bCs/>
        </w:rPr>
      </w:pPr>
      <w:r w:rsidRPr="00BE48BB">
        <w:rPr>
          <w:bCs/>
        </w:rPr>
        <w:t>Code</w:t>
      </w:r>
    </w:p>
    <w:p w:rsidR="00E27553" w:rsidRPr="00BE48BB" w:rsidRDefault="00E27553" w:rsidP="000B7664">
      <w:pPr>
        <w:pStyle w:val="NormalArial"/>
        <w:numPr>
          <w:ilvl w:val="0"/>
          <w:numId w:val="10"/>
        </w:numPr>
        <w:rPr>
          <w:bCs/>
        </w:rPr>
      </w:pPr>
      <w:r w:rsidRPr="00BE48BB">
        <w:rPr>
          <w:bCs/>
        </w:rPr>
        <w:t>Un bouton "Supprimer"</w:t>
      </w:r>
    </w:p>
    <w:p w:rsidR="00E27553" w:rsidRPr="00BE48BB" w:rsidRDefault="00E27553" w:rsidP="000B7664">
      <w:pPr>
        <w:pStyle w:val="NormalArial"/>
        <w:numPr>
          <w:ilvl w:val="0"/>
          <w:numId w:val="10"/>
        </w:numPr>
        <w:rPr>
          <w:bCs/>
        </w:rPr>
      </w:pPr>
      <w:r w:rsidRPr="00BE48BB">
        <w:rPr>
          <w:bCs/>
        </w:rPr>
        <w:t xml:space="preserve">Un bouton "Modifier" </w:t>
      </w:r>
    </w:p>
    <w:p w:rsidR="00871BE4" w:rsidRPr="00BE48BB" w:rsidRDefault="00871BE4" w:rsidP="000B7664">
      <w:pPr>
        <w:pStyle w:val="NormalArial"/>
        <w:rPr>
          <w:bCs/>
        </w:rPr>
      </w:pPr>
    </w:p>
    <w:p w:rsidR="00E27553" w:rsidRPr="00BE48BB" w:rsidRDefault="00E27553" w:rsidP="000B7664">
      <w:pPr>
        <w:pStyle w:val="NormalArial"/>
        <w:rPr>
          <w:bCs/>
        </w:rPr>
      </w:pPr>
      <w:r w:rsidRPr="00BE48BB">
        <w:rPr>
          <w:bCs/>
        </w:rPr>
        <w:t xml:space="preserve">Un bouton "Nouveau" permet de créer un nouveau </w:t>
      </w:r>
      <w:r w:rsidRPr="00BE48BB">
        <w:t xml:space="preserve">type de </w:t>
      </w:r>
      <w:r w:rsidR="008E05AE" w:rsidRPr="00BE48BB">
        <w:t>contrat de travail</w:t>
      </w:r>
      <w:r w:rsidRPr="00BE48BB">
        <w:t>.</w:t>
      </w:r>
    </w:p>
    <w:p w:rsidR="00E27553" w:rsidRPr="00BE48BB" w:rsidRDefault="00E27553" w:rsidP="000B7664">
      <w:pPr>
        <w:pStyle w:val="NormalArial"/>
        <w:rPr>
          <w:bCs/>
        </w:rPr>
      </w:pPr>
      <w:r w:rsidRPr="00BE48BB">
        <w:rPr>
          <w:bCs/>
        </w:rPr>
        <w:t>La liste est affichée par ordre alphabétique.</w:t>
      </w:r>
    </w:p>
    <w:p w:rsidR="00E27553" w:rsidRPr="00BE48BB" w:rsidRDefault="00E27553" w:rsidP="000B7664">
      <w:pPr>
        <w:pStyle w:val="Titre4bis"/>
      </w:pPr>
      <w:r w:rsidRPr="00BE48BB">
        <w:t xml:space="preserve">Interface – Formulaire type de </w:t>
      </w:r>
      <w:r w:rsidR="008E05AE" w:rsidRPr="00BE48BB">
        <w:t>contrat de travail</w:t>
      </w:r>
    </w:p>
    <w:p w:rsidR="00E27553" w:rsidRPr="00BE48BB" w:rsidRDefault="00E27553" w:rsidP="000B7664">
      <w:pPr>
        <w:pStyle w:val="NormalArial"/>
        <w:rPr>
          <w:bCs/>
        </w:rPr>
      </w:pPr>
      <w:r w:rsidRPr="00BE48BB">
        <w:rPr>
          <w:bCs/>
        </w:rPr>
        <w:t>L'écran affiche un formulaire composé du champ :</w:t>
      </w:r>
    </w:p>
    <w:p w:rsidR="00871BE4" w:rsidRPr="00BE48BB" w:rsidRDefault="00871BE4" w:rsidP="000B7664">
      <w:pPr>
        <w:pStyle w:val="NormalArial"/>
        <w:rPr>
          <w:bCs/>
        </w:rPr>
      </w:pPr>
    </w:p>
    <w:p w:rsidR="00E27553" w:rsidRPr="00BE48BB" w:rsidRDefault="00E27553" w:rsidP="000B7664">
      <w:pPr>
        <w:pStyle w:val="NormalArial"/>
        <w:numPr>
          <w:ilvl w:val="0"/>
          <w:numId w:val="12"/>
        </w:numPr>
        <w:rPr>
          <w:bCs/>
        </w:rPr>
      </w:pPr>
      <w:r w:rsidRPr="00BE48BB">
        <w:rPr>
          <w:bCs/>
        </w:rPr>
        <w:t>Code (saisie texte libre - obligatoire)</w:t>
      </w:r>
    </w:p>
    <w:p w:rsidR="00871BE4" w:rsidRPr="00BE48BB" w:rsidRDefault="00871BE4" w:rsidP="000B7664">
      <w:pPr>
        <w:pStyle w:val="NormalArial"/>
        <w:rPr>
          <w:bCs/>
        </w:rPr>
      </w:pPr>
    </w:p>
    <w:p w:rsidR="00E27553" w:rsidRPr="00BE48BB" w:rsidRDefault="00E27553" w:rsidP="000B7664">
      <w:pPr>
        <w:pStyle w:val="NormalArial"/>
        <w:rPr>
          <w:bCs/>
        </w:rPr>
      </w:pPr>
      <w:r w:rsidRPr="00BE48BB">
        <w:rPr>
          <w:bCs/>
        </w:rPr>
        <w:t>Un bouton "Valider" permet d'enregistrer le formulaire.</w:t>
      </w:r>
    </w:p>
    <w:p w:rsidR="00E27553" w:rsidRPr="00BE48BB" w:rsidRDefault="00E27553" w:rsidP="000B7664">
      <w:pPr>
        <w:pStyle w:val="NormalArial"/>
        <w:rPr>
          <w:bCs/>
        </w:rPr>
      </w:pPr>
      <w:r w:rsidRPr="00BE48BB">
        <w:rPr>
          <w:bCs/>
        </w:rPr>
        <w:t>Un bouton "Annuler" permet de revenir à la liste sans sauvegarder.</w:t>
      </w:r>
    </w:p>
    <w:p w:rsidR="00E27553" w:rsidRPr="00BE48BB" w:rsidRDefault="00E27553" w:rsidP="000B7664">
      <w:pPr>
        <w:pStyle w:val="Titre4bis"/>
      </w:pPr>
      <w:r w:rsidRPr="00BE48BB">
        <w:t>Scénario 1 – Afficher la liste des types de contrat de travail</w:t>
      </w:r>
    </w:p>
    <w:p w:rsidR="00E27553" w:rsidRPr="00BE48BB" w:rsidRDefault="00E27553" w:rsidP="000B7664">
      <w:pPr>
        <w:pStyle w:val="NormalArial"/>
        <w:numPr>
          <w:ilvl w:val="0"/>
          <w:numId w:val="134"/>
        </w:numPr>
      </w:pPr>
      <w:r w:rsidRPr="00BE48BB">
        <w:t>L'acteur arrive sur le module.</w:t>
      </w:r>
    </w:p>
    <w:p w:rsidR="00E27553" w:rsidRPr="00BE48BB" w:rsidRDefault="00E27553" w:rsidP="000B7664">
      <w:pPr>
        <w:pStyle w:val="NormalArial"/>
        <w:numPr>
          <w:ilvl w:val="0"/>
          <w:numId w:val="134"/>
        </w:numPr>
        <w:rPr>
          <w:bCs/>
        </w:rPr>
      </w:pPr>
      <w:r w:rsidRPr="00BE48BB">
        <w:t>Le système affiche la liste de</w:t>
      </w:r>
      <w:r w:rsidR="00871BE4" w:rsidRPr="00BE48BB">
        <w:t xml:space="preserve"> tous le</w:t>
      </w:r>
      <w:r w:rsidRPr="00BE48BB">
        <w:t xml:space="preserve">s types de </w:t>
      </w:r>
      <w:r w:rsidR="008E05AE" w:rsidRPr="00BE48BB">
        <w:t>contrat de travail</w:t>
      </w:r>
      <w:r w:rsidRPr="00BE48BB">
        <w:t xml:space="preserve"> </w:t>
      </w:r>
    </w:p>
    <w:p w:rsidR="00E27553" w:rsidRPr="00BE48BB" w:rsidRDefault="00E27553" w:rsidP="000B7664">
      <w:pPr>
        <w:pStyle w:val="Titre4bis"/>
      </w:pPr>
      <w:r w:rsidRPr="00BE48BB">
        <w:t>Scénario 2 – Créer un nouveau type de contrat de travail</w:t>
      </w:r>
    </w:p>
    <w:p w:rsidR="00E27553" w:rsidRPr="00BE48BB" w:rsidRDefault="00E27553" w:rsidP="000B7664">
      <w:pPr>
        <w:pStyle w:val="NormalArial"/>
        <w:numPr>
          <w:ilvl w:val="0"/>
          <w:numId w:val="135"/>
        </w:numPr>
      </w:pPr>
      <w:r w:rsidRPr="00BE48BB">
        <w:t>L'acteur clique sur "Nouveau"</w:t>
      </w:r>
    </w:p>
    <w:p w:rsidR="00E27553" w:rsidRPr="00BE48BB" w:rsidRDefault="00E27553" w:rsidP="000B7664">
      <w:pPr>
        <w:pStyle w:val="NormalArial"/>
        <w:numPr>
          <w:ilvl w:val="0"/>
          <w:numId w:val="135"/>
        </w:numPr>
      </w:pPr>
      <w:r w:rsidRPr="00BE48BB">
        <w:t>Le système affiche le formulaire type de contrat de travail</w:t>
      </w:r>
      <w:r w:rsidR="00871BE4" w:rsidRPr="00BE48BB">
        <w:t xml:space="preserve"> vierge</w:t>
      </w:r>
    </w:p>
    <w:p w:rsidR="00E27553" w:rsidRPr="00BE48BB" w:rsidRDefault="00E27553" w:rsidP="000B7664">
      <w:pPr>
        <w:pStyle w:val="NormalArial"/>
        <w:numPr>
          <w:ilvl w:val="0"/>
          <w:numId w:val="135"/>
        </w:numPr>
      </w:pPr>
      <w:r w:rsidRPr="00BE48BB">
        <w:t xml:space="preserve">L'acteur saisit les informations et valide </w:t>
      </w:r>
      <w:r w:rsidRPr="00BE48BB">
        <w:rPr>
          <w:b/>
          <w:color w:val="FF0000"/>
        </w:rPr>
        <w:t>EXCEPTION1</w:t>
      </w:r>
    </w:p>
    <w:p w:rsidR="00E27553" w:rsidRPr="00BE48BB" w:rsidRDefault="00E27553" w:rsidP="000B7664">
      <w:pPr>
        <w:pStyle w:val="NormalArial"/>
        <w:numPr>
          <w:ilvl w:val="0"/>
          <w:numId w:val="135"/>
        </w:numPr>
      </w:pPr>
      <w:r w:rsidRPr="00BE48BB">
        <w:t>Le système enregistre les données</w:t>
      </w:r>
    </w:p>
    <w:p w:rsidR="00E27553" w:rsidRPr="00BE48BB" w:rsidRDefault="00E27553" w:rsidP="000B7664">
      <w:pPr>
        <w:pStyle w:val="NormalArial"/>
        <w:numPr>
          <w:ilvl w:val="0"/>
          <w:numId w:val="135"/>
        </w:numPr>
      </w:pPr>
      <w:r w:rsidRPr="00BE48BB">
        <w:t>Le système redirige l'acteur vers la liste des types de contrat de travail</w:t>
      </w:r>
    </w:p>
    <w:p w:rsidR="00FF0DFE" w:rsidRPr="00BE48BB" w:rsidRDefault="00FF0DFE" w:rsidP="000B7664">
      <w:pPr>
        <w:pStyle w:val="NormalArial"/>
      </w:pPr>
    </w:p>
    <w:p w:rsidR="00E27553" w:rsidRPr="00BE48BB" w:rsidRDefault="00E27553" w:rsidP="000B7664">
      <w:pPr>
        <w:pStyle w:val="Titre4bis"/>
      </w:pPr>
      <w:r w:rsidRPr="00BE48BB">
        <w:t>Scénario 3 – Modifier un type de contrat de travail</w:t>
      </w:r>
    </w:p>
    <w:p w:rsidR="00E27553" w:rsidRPr="00BE48BB" w:rsidRDefault="00E27553" w:rsidP="000B7664">
      <w:pPr>
        <w:pStyle w:val="NormalArial"/>
        <w:numPr>
          <w:ilvl w:val="0"/>
          <w:numId w:val="136"/>
        </w:numPr>
      </w:pPr>
      <w:r w:rsidRPr="00BE48BB">
        <w:t>A partir de la liste des type de contrat de travail, l'acteur clique sur "Modifier "</w:t>
      </w:r>
    </w:p>
    <w:p w:rsidR="00E27553" w:rsidRPr="00BE48BB" w:rsidRDefault="00E27553" w:rsidP="000B7664">
      <w:pPr>
        <w:pStyle w:val="NormalArial"/>
        <w:numPr>
          <w:ilvl w:val="0"/>
          <w:numId w:val="136"/>
        </w:numPr>
      </w:pPr>
      <w:r w:rsidRPr="00BE48BB">
        <w:t>Le système affiche un formulaire type de contrat de travail pré-rempli</w:t>
      </w:r>
    </w:p>
    <w:p w:rsidR="00E27553" w:rsidRPr="00BE48BB" w:rsidRDefault="00E27553" w:rsidP="000B7664">
      <w:pPr>
        <w:pStyle w:val="NormalArial"/>
        <w:numPr>
          <w:ilvl w:val="0"/>
          <w:numId w:val="136"/>
        </w:numPr>
      </w:pPr>
      <w:r w:rsidRPr="00BE48BB">
        <w:t xml:space="preserve">L'acteur modifie les données et valide </w:t>
      </w:r>
      <w:r w:rsidRPr="00BE48BB">
        <w:rPr>
          <w:b/>
          <w:color w:val="FF0000"/>
        </w:rPr>
        <w:t>EXCEPTION1</w:t>
      </w:r>
    </w:p>
    <w:p w:rsidR="00E27553" w:rsidRPr="00BE48BB" w:rsidRDefault="00E27553" w:rsidP="000B7664">
      <w:pPr>
        <w:pStyle w:val="NormalArial"/>
        <w:numPr>
          <w:ilvl w:val="0"/>
          <w:numId w:val="136"/>
        </w:numPr>
      </w:pPr>
      <w:r w:rsidRPr="00BE48BB">
        <w:t>Le système enregistre les données</w:t>
      </w:r>
    </w:p>
    <w:p w:rsidR="00E27553" w:rsidRPr="00BE48BB" w:rsidRDefault="00E27553" w:rsidP="000B7664">
      <w:pPr>
        <w:pStyle w:val="NormalArial"/>
        <w:numPr>
          <w:ilvl w:val="0"/>
          <w:numId w:val="136"/>
        </w:numPr>
      </w:pPr>
      <w:r w:rsidRPr="00BE48BB">
        <w:t>Le système redirige l'acteur vers la liste des types de contrat de travail</w:t>
      </w:r>
    </w:p>
    <w:p w:rsidR="00FF0DFE" w:rsidRPr="00BE48BB" w:rsidRDefault="00FF0DFE" w:rsidP="000B7664">
      <w:pPr>
        <w:pStyle w:val="NormalArial"/>
      </w:pPr>
    </w:p>
    <w:p w:rsidR="00E27553" w:rsidRPr="00BE48BB" w:rsidRDefault="00E27553" w:rsidP="000B7664">
      <w:pPr>
        <w:pStyle w:val="Titre4bis"/>
      </w:pPr>
      <w:r w:rsidRPr="00BE48BB">
        <w:t>Scénario 4 – Supprimer un type de contrat de travail</w:t>
      </w:r>
    </w:p>
    <w:p w:rsidR="00E27553" w:rsidRPr="00BE48BB" w:rsidRDefault="00E27553" w:rsidP="000B7664">
      <w:pPr>
        <w:pStyle w:val="NormalArial"/>
        <w:numPr>
          <w:ilvl w:val="0"/>
          <w:numId w:val="137"/>
        </w:numPr>
      </w:pPr>
      <w:r w:rsidRPr="00BE48BB">
        <w:t>A partir de la liste des types de contrat de travail, l'acteur clique sur "Supprimer"</w:t>
      </w:r>
    </w:p>
    <w:p w:rsidR="00E27553" w:rsidRPr="00BE48BB" w:rsidRDefault="00E27553" w:rsidP="000B7664">
      <w:pPr>
        <w:pStyle w:val="NormalArial"/>
        <w:numPr>
          <w:ilvl w:val="0"/>
          <w:numId w:val="137"/>
        </w:numPr>
      </w:pPr>
      <w:r w:rsidRPr="00BE48BB">
        <w:t>Le système demande confirmation</w:t>
      </w:r>
    </w:p>
    <w:p w:rsidR="00E27553" w:rsidRPr="00BE48BB" w:rsidRDefault="00E27553" w:rsidP="000B7664">
      <w:pPr>
        <w:pStyle w:val="NormalArial"/>
        <w:numPr>
          <w:ilvl w:val="0"/>
          <w:numId w:val="137"/>
        </w:numPr>
      </w:pPr>
      <w:r w:rsidRPr="00BE48BB">
        <w:t xml:space="preserve">L'acteur confirme la suppression </w:t>
      </w:r>
    </w:p>
    <w:p w:rsidR="00E27553" w:rsidRPr="00BE48BB" w:rsidRDefault="00E27553" w:rsidP="000B7664">
      <w:pPr>
        <w:pStyle w:val="NormalArial"/>
        <w:numPr>
          <w:ilvl w:val="0"/>
          <w:numId w:val="137"/>
        </w:numPr>
      </w:pPr>
      <w:r w:rsidRPr="00BE48BB">
        <w:t>Le système supprime le type de contrat de travail</w:t>
      </w:r>
      <w:r w:rsidR="00FF0DFE" w:rsidRPr="00BE48BB">
        <w:t xml:space="preserve"> </w:t>
      </w:r>
    </w:p>
    <w:p w:rsidR="00E27553" w:rsidRPr="00BE48BB" w:rsidRDefault="00E27553" w:rsidP="000B7664">
      <w:pPr>
        <w:pStyle w:val="NormalArial"/>
        <w:numPr>
          <w:ilvl w:val="0"/>
          <w:numId w:val="137"/>
        </w:numPr>
      </w:pPr>
      <w:r w:rsidRPr="00BE48BB">
        <w:t>Le système redirige L'acteur vers la liste des types de contrat de travail</w:t>
      </w:r>
    </w:p>
    <w:p w:rsidR="00AC5945" w:rsidRPr="00BE48BB" w:rsidRDefault="00AC5945" w:rsidP="000B7664">
      <w:pPr>
        <w:pStyle w:val="NormalArial"/>
      </w:pPr>
    </w:p>
    <w:p w:rsidR="00E27553" w:rsidRPr="00BE48BB" w:rsidRDefault="00E27553" w:rsidP="000B7664">
      <w:pPr>
        <w:pStyle w:val="Titre4bis"/>
      </w:pPr>
      <w:r w:rsidRPr="00BE48BB">
        <w:t>Cas d'exception</w:t>
      </w:r>
    </w:p>
    <w:p w:rsidR="00E27553" w:rsidRPr="00BE48BB" w:rsidRDefault="00E27553" w:rsidP="000B7664">
      <w:pPr>
        <w:pStyle w:val="NormalArial"/>
        <w:jc w:val="both"/>
      </w:pPr>
      <w:r w:rsidRPr="00BE48BB">
        <w:rPr>
          <w:b/>
          <w:color w:val="FF0000"/>
        </w:rPr>
        <w:t xml:space="preserve">EXCEPTION1 : </w:t>
      </w:r>
      <w:r w:rsidRPr="00BE48BB">
        <w:t>si le code n'est pas renseigné, ou si le code est déjà attribué à un autre type de contrat de travail, l'acteur est redirigé vers le formulaire et un message d’erreur est affiché.</w:t>
      </w:r>
    </w:p>
    <w:p w:rsidR="00FF0DFE" w:rsidRPr="00BE48BB" w:rsidRDefault="00FF0DFE" w:rsidP="000B7664">
      <w:pPr>
        <w:pStyle w:val="NormalArial"/>
        <w:jc w:val="both"/>
      </w:pPr>
    </w:p>
    <w:p w:rsidR="00FF0DFE" w:rsidRPr="00BE48BB" w:rsidRDefault="00FF0DFE" w:rsidP="000B7664">
      <w:pPr>
        <w:pStyle w:val="NormalArial"/>
        <w:jc w:val="both"/>
      </w:pPr>
    </w:p>
    <w:p w:rsidR="00E27553" w:rsidRPr="00BE48BB" w:rsidRDefault="00E27553" w:rsidP="000B7664">
      <w:pPr>
        <w:pStyle w:val="NormalArial"/>
      </w:pPr>
      <w:r w:rsidRPr="00BE48BB">
        <w:br w:type="page"/>
      </w:r>
    </w:p>
    <w:p w:rsidR="00AB3708" w:rsidRPr="00BE48BB" w:rsidRDefault="00AB3708" w:rsidP="00AB3708">
      <w:pPr>
        <w:pStyle w:val="Titre2"/>
      </w:pPr>
      <w:bookmarkStart w:id="4139" w:name="_Toc286221084"/>
      <w:bookmarkStart w:id="4140" w:name="_Toc286245837"/>
      <w:bookmarkStart w:id="4141" w:name="_Toc286299815"/>
      <w:bookmarkStart w:id="4142" w:name="_Toc286336576"/>
      <w:bookmarkStart w:id="4143" w:name="_Toc286381394"/>
      <w:bookmarkStart w:id="4144" w:name="_Toc286417385"/>
      <w:bookmarkStart w:id="4145" w:name="_Toc286425442"/>
      <w:bookmarkStart w:id="4146" w:name="_Toc286221087"/>
      <w:bookmarkStart w:id="4147" w:name="_Toc286245840"/>
      <w:bookmarkStart w:id="4148" w:name="_Toc286299818"/>
      <w:bookmarkStart w:id="4149" w:name="_Toc286336579"/>
      <w:bookmarkStart w:id="4150" w:name="_Toc286381397"/>
      <w:bookmarkStart w:id="4151" w:name="_Toc286417388"/>
      <w:bookmarkStart w:id="4152" w:name="_Toc286425445"/>
      <w:bookmarkStart w:id="4153" w:name="_Toc286221089"/>
      <w:bookmarkStart w:id="4154" w:name="_Toc286245842"/>
      <w:bookmarkStart w:id="4155" w:name="_Toc286299820"/>
      <w:bookmarkStart w:id="4156" w:name="_Toc286336581"/>
      <w:bookmarkStart w:id="4157" w:name="_Toc286381399"/>
      <w:bookmarkStart w:id="4158" w:name="_Toc286417390"/>
      <w:bookmarkStart w:id="4159" w:name="_Toc286425447"/>
      <w:bookmarkStart w:id="4160" w:name="_Toc286221091"/>
      <w:bookmarkStart w:id="4161" w:name="_Toc286245844"/>
      <w:bookmarkStart w:id="4162" w:name="_Toc286299822"/>
      <w:bookmarkStart w:id="4163" w:name="_Toc286336583"/>
      <w:bookmarkStart w:id="4164" w:name="_Toc286381401"/>
      <w:bookmarkStart w:id="4165" w:name="_Toc286417392"/>
      <w:bookmarkStart w:id="4166" w:name="_Toc286425449"/>
      <w:bookmarkStart w:id="4167" w:name="_Toc286221093"/>
      <w:bookmarkStart w:id="4168" w:name="_Toc286245846"/>
      <w:bookmarkStart w:id="4169" w:name="_Toc286299824"/>
      <w:bookmarkStart w:id="4170" w:name="_Toc286336585"/>
      <w:bookmarkStart w:id="4171" w:name="_Toc286381403"/>
      <w:bookmarkStart w:id="4172" w:name="_Toc286417394"/>
      <w:bookmarkStart w:id="4173" w:name="_Toc286425451"/>
      <w:bookmarkStart w:id="4174" w:name="_Toc286221094"/>
      <w:bookmarkStart w:id="4175" w:name="_Toc286245847"/>
      <w:bookmarkStart w:id="4176" w:name="_Toc286299825"/>
      <w:bookmarkStart w:id="4177" w:name="_Toc286336586"/>
      <w:bookmarkStart w:id="4178" w:name="_Toc286381404"/>
      <w:bookmarkStart w:id="4179" w:name="_Toc286417395"/>
      <w:bookmarkStart w:id="4180" w:name="_Toc286425452"/>
      <w:bookmarkStart w:id="4181" w:name="_Toc286221095"/>
      <w:bookmarkStart w:id="4182" w:name="_Toc286245848"/>
      <w:bookmarkStart w:id="4183" w:name="_Toc286299826"/>
      <w:bookmarkStart w:id="4184" w:name="_Toc286336587"/>
      <w:bookmarkStart w:id="4185" w:name="_Toc286381405"/>
      <w:bookmarkStart w:id="4186" w:name="_Toc286417396"/>
      <w:bookmarkStart w:id="4187" w:name="_Toc286425453"/>
      <w:bookmarkStart w:id="4188" w:name="_Toc286221096"/>
      <w:bookmarkStart w:id="4189" w:name="_Toc286245849"/>
      <w:bookmarkStart w:id="4190" w:name="_Toc286299827"/>
      <w:bookmarkStart w:id="4191" w:name="_Toc286336588"/>
      <w:bookmarkStart w:id="4192" w:name="_Toc286381406"/>
      <w:bookmarkStart w:id="4193" w:name="_Toc286417397"/>
      <w:bookmarkStart w:id="4194" w:name="_Toc286425454"/>
      <w:bookmarkStart w:id="4195" w:name="_Toc286221097"/>
      <w:bookmarkStart w:id="4196" w:name="_Toc286245850"/>
      <w:bookmarkStart w:id="4197" w:name="_Toc286299828"/>
      <w:bookmarkStart w:id="4198" w:name="_Toc286336589"/>
      <w:bookmarkStart w:id="4199" w:name="_Toc286381407"/>
      <w:bookmarkStart w:id="4200" w:name="_Toc286417398"/>
      <w:bookmarkStart w:id="4201" w:name="_Toc286425455"/>
      <w:bookmarkStart w:id="4202" w:name="_Toc286221099"/>
      <w:bookmarkStart w:id="4203" w:name="_Toc286245852"/>
      <w:bookmarkStart w:id="4204" w:name="_Toc286299830"/>
      <w:bookmarkStart w:id="4205" w:name="_Toc286336591"/>
      <w:bookmarkStart w:id="4206" w:name="_Toc286381409"/>
      <w:bookmarkStart w:id="4207" w:name="_Toc286417400"/>
      <w:bookmarkStart w:id="4208" w:name="_Toc286425457"/>
      <w:bookmarkStart w:id="4209" w:name="_Toc286221102"/>
      <w:bookmarkStart w:id="4210" w:name="_Toc286245855"/>
      <w:bookmarkStart w:id="4211" w:name="_Toc286299833"/>
      <w:bookmarkStart w:id="4212" w:name="_Toc286336594"/>
      <w:bookmarkStart w:id="4213" w:name="_Toc286381412"/>
      <w:bookmarkStart w:id="4214" w:name="_Toc286417403"/>
      <w:bookmarkStart w:id="4215" w:name="_Toc286425460"/>
      <w:bookmarkStart w:id="4216" w:name="_Toc286221107"/>
      <w:bookmarkStart w:id="4217" w:name="_Toc286245860"/>
      <w:bookmarkStart w:id="4218" w:name="_Toc286299838"/>
      <w:bookmarkStart w:id="4219" w:name="_Toc286336599"/>
      <w:bookmarkStart w:id="4220" w:name="_Toc286381417"/>
      <w:bookmarkStart w:id="4221" w:name="_Toc286417408"/>
      <w:bookmarkStart w:id="4222" w:name="_Toc286425465"/>
      <w:bookmarkStart w:id="4223" w:name="_Toc286221109"/>
      <w:bookmarkStart w:id="4224" w:name="_Toc286245862"/>
      <w:bookmarkStart w:id="4225" w:name="_Toc286299840"/>
      <w:bookmarkStart w:id="4226" w:name="_Toc286336601"/>
      <w:bookmarkStart w:id="4227" w:name="_Toc286381419"/>
      <w:bookmarkStart w:id="4228" w:name="_Toc286417410"/>
      <w:bookmarkStart w:id="4229" w:name="_Toc286425467"/>
      <w:bookmarkStart w:id="4230" w:name="_Toc286221114"/>
      <w:bookmarkStart w:id="4231" w:name="_Toc286245867"/>
      <w:bookmarkStart w:id="4232" w:name="_Toc286299845"/>
      <w:bookmarkStart w:id="4233" w:name="_Toc286336606"/>
      <w:bookmarkStart w:id="4234" w:name="_Toc286381424"/>
      <w:bookmarkStart w:id="4235" w:name="_Toc286417415"/>
      <w:bookmarkStart w:id="4236" w:name="_Toc286425472"/>
      <w:bookmarkStart w:id="4237" w:name="_Toc286221116"/>
      <w:bookmarkStart w:id="4238" w:name="_Toc286245869"/>
      <w:bookmarkStart w:id="4239" w:name="_Toc286299847"/>
      <w:bookmarkStart w:id="4240" w:name="_Toc286336608"/>
      <w:bookmarkStart w:id="4241" w:name="_Toc286381426"/>
      <w:bookmarkStart w:id="4242" w:name="_Toc286417417"/>
      <w:bookmarkStart w:id="4243" w:name="_Toc286425474"/>
      <w:bookmarkStart w:id="4244" w:name="_Toc286221117"/>
      <w:bookmarkStart w:id="4245" w:name="_Toc286245870"/>
      <w:bookmarkStart w:id="4246" w:name="_Toc286299848"/>
      <w:bookmarkStart w:id="4247" w:name="_Toc286336609"/>
      <w:bookmarkStart w:id="4248" w:name="_Toc286381427"/>
      <w:bookmarkStart w:id="4249" w:name="_Toc286417418"/>
      <w:bookmarkStart w:id="4250" w:name="_Toc286425475"/>
      <w:bookmarkStart w:id="4251" w:name="_Toc286221119"/>
      <w:bookmarkStart w:id="4252" w:name="_Toc286245872"/>
      <w:bookmarkStart w:id="4253" w:name="_Toc286299850"/>
      <w:bookmarkStart w:id="4254" w:name="_Toc286336611"/>
      <w:bookmarkStart w:id="4255" w:name="_Toc286381429"/>
      <w:bookmarkStart w:id="4256" w:name="_Toc286417420"/>
      <w:bookmarkStart w:id="4257" w:name="_Toc286425477"/>
      <w:bookmarkStart w:id="4258" w:name="_Toc286221120"/>
      <w:bookmarkStart w:id="4259" w:name="_Toc286245873"/>
      <w:bookmarkStart w:id="4260" w:name="_Toc286299851"/>
      <w:bookmarkStart w:id="4261" w:name="_Toc286336612"/>
      <w:bookmarkStart w:id="4262" w:name="_Toc286381430"/>
      <w:bookmarkStart w:id="4263" w:name="_Toc286417421"/>
      <w:bookmarkStart w:id="4264" w:name="_Toc286425478"/>
      <w:bookmarkStart w:id="4265" w:name="_Toc286221122"/>
      <w:bookmarkStart w:id="4266" w:name="_Toc286245875"/>
      <w:bookmarkStart w:id="4267" w:name="_Toc286299853"/>
      <w:bookmarkStart w:id="4268" w:name="_Toc286336614"/>
      <w:bookmarkStart w:id="4269" w:name="_Toc286381432"/>
      <w:bookmarkStart w:id="4270" w:name="_Toc286417423"/>
      <w:bookmarkStart w:id="4271" w:name="_Toc286425480"/>
      <w:bookmarkStart w:id="4272" w:name="_Toc286221123"/>
      <w:bookmarkStart w:id="4273" w:name="_Toc286245876"/>
      <w:bookmarkStart w:id="4274" w:name="_Toc286299854"/>
      <w:bookmarkStart w:id="4275" w:name="_Toc286336615"/>
      <w:bookmarkStart w:id="4276" w:name="_Toc286381433"/>
      <w:bookmarkStart w:id="4277" w:name="_Toc286417424"/>
      <w:bookmarkStart w:id="4278" w:name="_Toc286425481"/>
      <w:bookmarkStart w:id="4279" w:name="_Toc286221126"/>
      <w:bookmarkStart w:id="4280" w:name="_Toc286245879"/>
      <w:bookmarkStart w:id="4281" w:name="_Toc286299857"/>
      <w:bookmarkStart w:id="4282" w:name="_Toc286336618"/>
      <w:bookmarkStart w:id="4283" w:name="_Toc286381436"/>
      <w:bookmarkStart w:id="4284" w:name="_Toc286417427"/>
      <w:bookmarkStart w:id="4285" w:name="_Toc286425484"/>
      <w:bookmarkStart w:id="4286" w:name="_Toc286221128"/>
      <w:bookmarkStart w:id="4287" w:name="_Toc286245881"/>
      <w:bookmarkStart w:id="4288" w:name="_Toc286299859"/>
      <w:bookmarkStart w:id="4289" w:name="_Toc286336620"/>
      <w:bookmarkStart w:id="4290" w:name="_Toc286381438"/>
      <w:bookmarkStart w:id="4291" w:name="_Toc286417429"/>
      <w:bookmarkStart w:id="4292" w:name="_Toc286425486"/>
      <w:bookmarkStart w:id="4293" w:name="_Toc286221129"/>
      <w:bookmarkStart w:id="4294" w:name="_Toc286245882"/>
      <w:bookmarkStart w:id="4295" w:name="_Toc286299860"/>
      <w:bookmarkStart w:id="4296" w:name="_Toc286336621"/>
      <w:bookmarkStart w:id="4297" w:name="_Toc286381439"/>
      <w:bookmarkStart w:id="4298" w:name="_Toc286417430"/>
      <w:bookmarkStart w:id="4299" w:name="_Toc286425487"/>
      <w:bookmarkStart w:id="4300" w:name="_Toc286221132"/>
      <w:bookmarkStart w:id="4301" w:name="_Toc286245885"/>
      <w:bookmarkStart w:id="4302" w:name="_Toc286299863"/>
      <w:bookmarkStart w:id="4303" w:name="_Toc286336624"/>
      <w:bookmarkStart w:id="4304" w:name="_Toc286381442"/>
      <w:bookmarkStart w:id="4305" w:name="_Toc286417433"/>
      <w:bookmarkStart w:id="4306" w:name="_Toc286425490"/>
      <w:bookmarkStart w:id="4307" w:name="_Toc286221133"/>
      <w:bookmarkStart w:id="4308" w:name="_Toc286245886"/>
      <w:bookmarkStart w:id="4309" w:name="_Toc286299864"/>
      <w:bookmarkStart w:id="4310" w:name="_Toc286336625"/>
      <w:bookmarkStart w:id="4311" w:name="_Toc286381443"/>
      <w:bookmarkStart w:id="4312" w:name="_Toc286417434"/>
      <w:bookmarkStart w:id="4313" w:name="_Toc286425491"/>
      <w:bookmarkStart w:id="4314" w:name="_Toc286221134"/>
      <w:bookmarkStart w:id="4315" w:name="_Toc286245887"/>
      <w:bookmarkStart w:id="4316" w:name="_Toc286299865"/>
      <w:bookmarkStart w:id="4317" w:name="_Toc286336626"/>
      <w:bookmarkStart w:id="4318" w:name="_Toc286381444"/>
      <w:bookmarkStart w:id="4319" w:name="_Toc286417435"/>
      <w:bookmarkStart w:id="4320" w:name="_Toc286425492"/>
      <w:bookmarkStart w:id="4321" w:name="_Toc286221137"/>
      <w:bookmarkStart w:id="4322" w:name="_Toc286245890"/>
      <w:bookmarkStart w:id="4323" w:name="_Toc286299868"/>
      <w:bookmarkStart w:id="4324" w:name="_Toc286336629"/>
      <w:bookmarkStart w:id="4325" w:name="_Toc286381447"/>
      <w:bookmarkStart w:id="4326" w:name="_Toc286417438"/>
      <w:bookmarkStart w:id="4327" w:name="_Toc286425495"/>
      <w:bookmarkStart w:id="4328" w:name="_Toc292454177"/>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r w:rsidRPr="00BE48BB">
        <w:lastRenderedPageBreak/>
        <w:t>Cas d'utilisation Gestion des entreprises extérieures</w:t>
      </w:r>
      <w:bookmarkEnd w:id="4328"/>
    </w:p>
    <w:p w:rsidR="00EF2AB8" w:rsidRPr="00BE48BB" w:rsidRDefault="00E45F4C" w:rsidP="00D23387">
      <w:pPr>
        <w:pStyle w:val="Titre3"/>
      </w:pPr>
      <w:bookmarkStart w:id="4329" w:name="_Toc292454178"/>
      <w:r w:rsidRPr="00BE48BB">
        <w:t>Rechercher</w:t>
      </w:r>
      <w:r w:rsidR="00EF2AB8" w:rsidRPr="00BE48BB">
        <w:t xml:space="preserve"> </w:t>
      </w:r>
      <w:r w:rsidR="002A4AB8" w:rsidRPr="00BE48BB">
        <w:t xml:space="preserve">et consulter </w:t>
      </w:r>
      <w:r w:rsidR="00EF2AB8" w:rsidRPr="00BE48BB">
        <w:t>une entreprise</w:t>
      </w:r>
      <w:r w:rsidR="00DD6950" w:rsidRPr="00BE48BB">
        <w:t xml:space="preserve"> extérieure</w:t>
      </w:r>
      <w:bookmarkEnd w:id="4329"/>
    </w:p>
    <w:p w:rsidR="00FE43FB" w:rsidRPr="00BE48BB" w:rsidRDefault="00FE43FB" w:rsidP="00FE43FB">
      <w:pPr>
        <w:pStyle w:val="NormalArial"/>
      </w:pPr>
      <w:r w:rsidRPr="00BE48BB">
        <w:rPr>
          <w:b/>
        </w:rPr>
        <w:t>Résumé</w:t>
      </w:r>
      <w:r w:rsidRPr="00BE48BB">
        <w:t xml:space="preserve"> : Cette fonctionnalité permet à l'acteur </w:t>
      </w:r>
      <w:r w:rsidR="00EE3AE0">
        <w:t>de</w:t>
      </w:r>
      <w:r w:rsidR="00E45F4C" w:rsidRPr="00BE48BB">
        <w:t xml:space="preserve"> rechercher et </w:t>
      </w:r>
      <w:r w:rsidRPr="00BE48BB">
        <w:t>d</w:t>
      </w:r>
      <w:r w:rsidR="008E608B" w:rsidRPr="00BE48BB">
        <w:t>'accéder aux informations d'</w:t>
      </w:r>
      <w:r w:rsidRPr="00BE48BB">
        <w:t>une entreprise</w:t>
      </w:r>
      <w:r w:rsidR="00E45F4C" w:rsidRPr="00BE48BB">
        <w:t xml:space="preserve"> extérieure</w:t>
      </w:r>
      <w:r w:rsidRPr="00BE48BB">
        <w:t xml:space="preserve"> </w:t>
      </w:r>
    </w:p>
    <w:p w:rsidR="00FE43FB" w:rsidRPr="00BE48BB" w:rsidRDefault="00FE43FB" w:rsidP="00FE43FB">
      <w:pPr>
        <w:pStyle w:val="NormalArial"/>
      </w:pPr>
      <w:r w:rsidRPr="00BE48BB">
        <w:rPr>
          <w:b/>
        </w:rPr>
        <w:t>Acteur(s)</w:t>
      </w:r>
      <w:r w:rsidRPr="00BE48BB">
        <w:t xml:space="preserve"> :</w:t>
      </w:r>
      <w:r w:rsidR="00100769" w:rsidRPr="00BE48BB">
        <w:t xml:space="preserve"> </w:t>
      </w:r>
      <w:r w:rsidR="00DC21D8" w:rsidRPr="00BE48BB">
        <w:t>OS</w:t>
      </w:r>
      <w:r w:rsidR="00BB69BC" w:rsidRPr="00BE48BB">
        <w:t xml:space="preserve"> de Pôle</w:t>
      </w:r>
    </w:p>
    <w:p w:rsidR="00FE43FB" w:rsidRPr="00BE48BB" w:rsidRDefault="00FE43FB" w:rsidP="00FE43FB">
      <w:pPr>
        <w:pStyle w:val="NormalArial"/>
      </w:pPr>
      <w:r w:rsidRPr="00BE48BB">
        <w:rPr>
          <w:b/>
        </w:rPr>
        <w:t>Pré-condition</w:t>
      </w:r>
      <w:r w:rsidRPr="00BE48BB">
        <w:t xml:space="preserve"> : L'acteur est identifié </w:t>
      </w:r>
    </w:p>
    <w:p w:rsidR="00FE43FB" w:rsidRPr="00BE48BB" w:rsidRDefault="00FE43FB" w:rsidP="00FE43FB">
      <w:pPr>
        <w:pStyle w:val="NormalArial"/>
      </w:pPr>
      <w:r w:rsidRPr="00BE48BB">
        <w:rPr>
          <w:b/>
        </w:rPr>
        <w:t>Post-condition</w:t>
      </w:r>
      <w:r w:rsidRPr="00BE48BB">
        <w:t xml:space="preserve"> : </w:t>
      </w:r>
      <w:r w:rsidR="00100769" w:rsidRPr="00BE48BB">
        <w:t>l'entreprise extérieure est trouvée</w:t>
      </w:r>
    </w:p>
    <w:p w:rsidR="00100769" w:rsidRPr="00BE48BB" w:rsidRDefault="00100769" w:rsidP="000B7664">
      <w:pPr>
        <w:pStyle w:val="Titre4bis"/>
      </w:pPr>
      <w:r w:rsidRPr="00BE48BB">
        <w:t>Interface Formulaire de recherche</w:t>
      </w:r>
      <w:r w:rsidR="00C44FB8" w:rsidRPr="00BE48BB">
        <w:t xml:space="preserve"> d'entreprise extérieure</w:t>
      </w:r>
    </w:p>
    <w:p w:rsidR="00100769" w:rsidRPr="00BE48BB" w:rsidRDefault="00100769" w:rsidP="000B7664">
      <w:pPr>
        <w:pStyle w:val="NormalArial"/>
        <w:rPr>
          <w:bCs/>
        </w:rPr>
      </w:pPr>
      <w:r w:rsidRPr="00BE48BB">
        <w:rPr>
          <w:bCs/>
        </w:rPr>
        <w:t xml:space="preserve">L'écran affiche </w:t>
      </w:r>
      <w:r w:rsidR="00332CAF" w:rsidRPr="00BE48BB">
        <w:rPr>
          <w:bCs/>
        </w:rPr>
        <w:t>un formulaire composé des champs suivants :</w:t>
      </w:r>
    </w:p>
    <w:p w:rsidR="00B22814" w:rsidRPr="00BE48BB" w:rsidRDefault="00B22814" w:rsidP="000B7664">
      <w:pPr>
        <w:pStyle w:val="NormalArial"/>
        <w:rPr>
          <w:bCs/>
        </w:rPr>
      </w:pPr>
    </w:p>
    <w:p w:rsidR="00100769" w:rsidRPr="00BE48BB" w:rsidRDefault="00332CAF" w:rsidP="000B7664">
      <w:pPr>
        <w:pStyle w:val="NormalArial"/>
        <w:numPr>
          <w:ilvl w:val="0"/>
          <w:numId w:val="10"/>
        </w:numPr>
        <w:rPr>
          <w:bCs/>
        </w:rPr>
      </w:pPr>
      <w:r w:rsidRPr="00BE48BB">
        <w:rPr>
          <w:bCs/>
        </w:rPr>
        <w:t>Raison Sociale (</w:t>
      </w:r>
      <w:r w:rsidR="00B22814" w:rsidRPr="00BE48BB">
        <w:rPr>
          <w:bCs/>
        </w:rPr>
        <w:t>saisie texte libre</w:t>
      </w:r>
      <w:r w:rsidRPr="00BE48BB">
        <w:rPr>
          <w:bCs/>
        </w:rPr>
        <w:t>)</w:t>
      </w:r>
    </w:p>
    <w:p w:rsidR="00332CAF" w:rsidRPr="00BE48BB" w:rsidRDefault="00332CAF" w:rsidP="000B7664">
      <w:pPr>
        <w:pStyle w:val="NormalArial"/>
        <w:numPr>
          <w:ilvl w:val="0"/>
          <w:numId w:val="10"/>
        </w:numPr>
        <w:rPr>
          <w:bCs/>
        </w:rPr>
      </w:pPr>
      <w:r w:rsidRPr="00BE48BB">
        <w:rPr>
          <w:bCs/>
        </w:rPr>
        <w:t>Nom usuel (</w:t>
      </w:r>
      <w:r w:rsidR="00B22814" w:rsidRPr="00BE48BB">
        <w:rPr>
          <w:bCs/>
        </w:rPr>
        <w:t>saisie texte libre</w:t>
      </w:r>
      <w:r w:rsidRPr="00BE48BB">
        <w:rPr>
          <w:bCs/>
        </w:rPr>
        <w:t>)</w:t>
      </w:r>
    </w:p>
    <w:p w:rsidR="00332CAF" w:rsidRPr="00BE48BB" w:rsidRDefault="00332CAF" w:rsidP="000B7664">
      <w:pPr>
        <w:pStyle w:val="NormalArial"/>
        <w:numPr>
          <w:ilvl w:val="0"/>
          <w:numId w:val="10"/>
        </w:numPr>
        <w:rPr>
          <w:bCs/>
        </w:rPr>
      </w:pPr>
      <w:r w:rsidRPr="00BE48BB">
        <w:rPr>
          <w:bCs/>
        </w:rPr>
        <w:t xml:space="preserve">Numéro Siret (champ </w:t>
      </w:r>
      <w:r w:rsidR="00B22814" w:rsidRPr="00BE48BB">
        <w:rPr>
          <w:bCs/>
        </w:rPr>
        <w:t>saisie texte libre</w:t>
      </w:r>
      <w:r w:rsidRPr="00BE48BB">
        <w:rPr>
          <w:bCs/>
        </w:rPr>
        <w:t>)</w:t>
      </w:r>
    </w:p>
    <w:p w:rsidR="00332CAF" w:rsidRPr="00BE48BB" w:rsidRDefault="00332CAF" w:rsidP="000B7664">
      <w:pPr>
        <w:pStyle w:val="NormalArial"/>
        <w:rPr>
          <w:bCs/>
        </w:rPr>
      </w:pPr>
    </w:p>
    <w:p w:rsidR="00C44FB8" w:rsidRPr="00BE48BB" w:rsidRDefault="00332CAF" w:rsidP="000B7664">
      <w:pPr>
        <w:pStyle w:val="NormalArial"/>
        <w:rPr>
          <w:bCs/>
        </w:rPr>
      </w:pPr>
      <w:r w:rsidRPr="00BE48BB">
        <w:rPr>
          <w:bCs/>
        </w:rPr>
        <w:t xml:space="preserve">Un bouton "Rechercher" permet de lancer la </w:t>
      </w:r>
      <w:r w:rsidR="002A4AB8" w:rsidRPr="00BE48BB">
        <w:rPr>
          <w:bCs/>
        </w:rPr>
        <w:t>recherche</w:t>
      </w:r>
    </w:p>
    <w:p w:rsidR="0017087B" w:rsidRDefault="0017087B" w:rsidP="0017087B">
      <w:pPr>
        <w:pStyle w:val="NormalArial"/>
        <w:rPr>
          <w:bCs/>
        </w:rPr>
      </w:pPr>
    </w:p>
    <w:p w:rsidR="0017087B" w:rsidRDefault="0017087B" w:rsidP="0017087B">
      <w:pPr>
        <w:pStyle w:val="NormalArial"/>
        <w:rPr>
          <w:bCs/>
        </w:rPr>
      </w:pPr>
      <w:r>
        <w:rPr>
          <w:bCs/>
        </w:rPr>
        <w:t xml:space="preserve">Un bouton "Exporter" permet d'exporter toutes les données de </w:t>
      </w:r>
      <w:r>
        <w:rPr>
          <w:bCs/>
          <w:u w:val="single"/>
        </w:rPr>
        <w:t>toutes</w:t>
      </w:r>
      <w:r>
        <w:rPr>
          <w:bCs/>
        </w:rPr>
        <w:t xml:space="preserve"> les entreprises extérieures présentes dans la base. </w:t>
      </w:r>
    </w:p>
    <w:p w:rsidR="00E0499C" w:rsidRDefault="00E0499C" w:rsidP="0017087B">
      <w:pPr>
        <w:pStyle w:val="NormalArial"/>
        <w:rPr>
          <w:bCs/>
        </w:rPr>
      </w:pPr>
    </w:p>
    <w:p w:rsidR="00E0499C" w:rsidRPr="00E0499C" w:rsidRDefault="00E0499C" w:rsidP="00E0499C">
      <w:pPr>
        <w:rPr>
          <w:rFonts w:ascii="Arial" w:hAnsi="Arial" w:cs="Arial"/>
          <w:bCs/>
          <w:sz w:val="20"/>
          <w:szCs w:val="20"/>
        </w:rPr>
      </w:pPr>
      <w:r w:rsidRPr="00E0499C">
        <w:rPr>
          <w:rFonts w:ascii="Arial" w:hAnsi="Arial" w:cs="Arial"/>
          <w:bCs/>
          <w:sz w:val="20"/>
          <w:szCs w:val="20"/>
        </w:rPr>
        <w:t>Quand l'acteur a lancé la recherche, la liste de résultats s'affiche en dessous sous la forme d'un tableau avec les colonnes suivantes :</w:t>
      </w:r>
    </w:p>
    <w:p w:rsidR="00B22814" w:rsidRPr="00BE48BB" w:rsidRDefault="00B22814" w:rsidP="000B7664">
      <w:pPr>
        <w:pStyle w:val="NormalArial"/>
        <w:rPr>
          <w:bCs/>
        </w:rPr>
      </w:pPr>
    </w:p>
    <w:p w:rsidR="008042D2" w:rsidRPr="00BE48BB" w:rsidRDefault="008042D2" w:rsidP="000B7664">
      <w:pPr>
        <w:pStyle w:val="NormalArial"/>
        <w:numPr>
          <w:ilvl w:val="0"/>
          <w:numId w:val="46"/>
        </w:numPr>
        <w:rPr>
          <w:bCs/>
        </w:rPr>
      </w:pPr>
      <w:r w:rsidRPr="00BE48BB">
        <w:rPr>
          <w:bCs/>
        </w:rPr>
        <w:t>Numéro Siret (libellé non modifiable)</w:t>
      </w:r>
    </w:p>
    <w:p w:rsidR="00332CAF" w:rsidRPr="00BE48BB" w:rsidRDefault="00332CAF" w:rsidP="000B7664">
      <w:pPr>
        <w:pStyle w:val="NormalArial"/>
        <w:numPr>
          <w:ilvl w:val="0"/>
          <w:numId w:val="46"/>
        </w:numPr>
        <w:rPr>
          <w:bCs/>
        </w:rPr>
      </w:pPr>
      <w:r w:rsidRPr="00BE48BB">
        <w:rPr>
          <w:bCs/>
        </w:rPr>
        <w:t>Raison Sociale (libellé non modifiable)</w:t>
      </w:r>
    </w:p>
    <w:p w:rsidR="00332CAF" w:rsidRPr="00BE48BB" w:rsidRDefault="00332CAF" w:rsidP="000B7664">
      <w:pPr>
        <w:pStyle w:val="NormalArial"/>
        <w:numPr>
          <w:ilvl w:val="0"/>
          <w:numId w:val="46"/>
        </w:numPr>
        <w:rPr>
          <w:bCs/>
        </w:rPr>
      </w:pPr>
      <w:r w:rsidRPr="00BE48BB">
        <w:rPr>
          <w:bCs/>
        </w:rPr>
        <w:t>Nom usuel (libellé non modifiable)</w:t>
      </w:r>
    </w:p>
    <w:p w:rsidR="00332CAF" w:rsidRPr="00BE48BB" w:rsidRDefault="00332CAF" w:rsidP="000B7664">
      <w:pPr>
        <w:pStyle w:val="NormalArial"/>
        <w:numPr>
          <w:ilvl w:val="0"/>
          <w:numId w:val="46"/>
        </w:numPr>
        <w:rPr>
          <w:bCs/>
        </w:rPr>
      </w:pPr>
      <w:r w:rsidRPr="00BE48BB">
        <w:rPr>
          <w:bCs/>
        </w:rPr>
        <w:t>Adresse complète de l'entreprise (libellé non modifiable)</w:t>
      </w:r>
    </w:p>
    <w:p w:rsidR="00EE3AE0" w:rsidRDefault="00EE3AE0" w:rsidP="000B7664">
      <w:pPr>
        <w:pStyle w:val="NormalArial"/>
        <w:rPr>
          <w:bCs/>
        </w:rPr>
      </w:pPr>
    </w:p>
    <w:p w:rsidR="00954335" w:rsidRDefault="00954335" w:rsidP="00954335">
      <w:pPr>
        <w:pStyle w:val="NormalArial"/>
        <w:rPr>
          <w:bCs/>
        </w:rPr>
      </w:pPr>
      <w:r>
        <w:rPr>
          <w:bCs/>
        </w:rPr>
        <w:t>Quand on clique sur une ligne, on accède à la fiche de l'entreprise.</w:t>
      </w:r>
    </w:p>
    <w:p w:rsidR="00954335" w:rsidRDefault="00954335" w:rsidP="000B7664">
      <w:pPr>
        <w:pStyle w:val="NormalArial"/>
        <w:rPr>
          <w:bCs/>
        </w:rPr>
      </w:pPr>
    </w:p>
    <w:p w:rsidR="00100769" w:rsidRPr="00BE48BB" w:rsidRDefault="00100769" w:rsidP="000B7664">
      <w:pPr>
        <w:pStyle w:val="NormalArial"/>
        <w:rPr>
          <w:bCs/>
        </w:rPr>
      </w:pPr>
      <w:r w:rsidRPr="00BE48BB">
        <w:rPr>
          <w:bCs/>
        </w:rPr>
        <w:t xml:space="preserve">La liste est </w:t>
      </w:r>
      <w:r w:rsidR="00332CAF" w:rsidRPr="00BE48BB">
        <w:rPr>
          <w:bCs/>
        </w:rPr>
        <w:t>affichée par ordre alphabétique sur la raison sociale.</w:t>
      </w:r>
    </w:p>
    <w:p w:rsidR="0049044C" w:rsidRPr="00BE48BB" w:rsidRDefault="0049044C" w:rsidP="000B7664">
      <w:pPr>
        <w:pStyle w:val="NormalArial"/>
        <w:rPr>
          <w:bCs/>
        </w:rPr>
      </w:pPr>
    </w:p>
    <w:p w:rsidR="0049044C" w:rsidRPr="00BE48BB" w:rsidRDefault="0049044C" w:rsidP="000B7664">
      <w:pPr>
        <w:pStyle w:val="Titre4bis"/>
      </w:pPr>
      <w:r w:rsidRPr="00BE48BB">
        <w:t>Interface Formulaire entreprise extérieure</w:t>
      </w:r>
    </w:p>
    <w:p w:rsidR="0049044C" w:rsidRPr="00BE48BB" w:rsidRDefault="0049044C" w:rsidP="000B7664">
      <w:pPr>
        <w:pStyle w:val="NormalArial"/>
        <w:rPr>
          <w:bCs/>
        </w:rPr>
      </w:pPr>
      <w:r w:rsidRPr="00BE48BB">
        <w:rPr>
          <w:bCs/>
        </w:rPr>
        <w:t>L'écran affiche un formulaire composé des champs suivants :</w:t>
      </w:r>
    </w:p>
    <w:p w:rsidR="0049044C" w:rsidRPr="00BE48BB" w:rsidRDefault="0049044C" w:rsidP="000B7664">
      <w:pPr>
        <w:pStyle w:val="NormalArial"/>
        <w:numPr>
          <w:ilvl w:val="0"/>
          <w:numId w:val="10"/>
        </w:numPr>
        <w:rPr>
          <w:bCs/>
        </w:rPr>
      </w:pPr>
      <w:r w:rsidRPr="00BE48BB">
        <w:rPr>
          <w:bCs/>
        </w:rPr>
        <w:t xml:space="preserve">Raison Sociale (champ texte </w:t>
      </w:r>
      <w:r w:rsidR="00652498" w:rsidRPr="00BE48BB">
        <w:rPr>
          <w:bCs/>
        </w:rPr>
        <w:t>non modifiable</w:t>
      </w:r>
      <w:r w:rsidRPr="00BE48BB">
        <w:rPr>
          <w:bCs/>
        </w:rPr>
        <w:t>)</w:t>
      </w:r>
    </w:p>
    <w:p w:rsidR="0049044C" w:rsidRPr="00BE48BB" w:rsidRDefault="0049044C" w:rsidP="000B7664">
      <w:pPr>
        <w:pStyle w:val="NormalArial"/>
        <w:numPr>
          <w:ilvl w:val="0"/>
          <w:numId w:val="10"/>
        </w:numPr>
        <w:rPr>
          <w:bCs/>
        </w:rPr>
      </w:pPr>
      <w:r w:rsidRPr="00BE48BB">
        <w:rPr>
          <w:bCs/>
        </w:rPr>
        <w:t xml:space="preserve">Nom usuel </w:t>
      </w:r>
      <w:r w:rsidR="00652498" w:rsidRPr="00BE48BB">
        <w:rPr>
          <w:bCs/>
        </w:rPr>
        <w:t>(champ texte non modifiable)</w:t>
      </w:r>
    </w:p>
    <w:p w:rsidR="0049044C" w:rsidRPr="00BE48BB" w:rsidRDefault="0049044C" w:rsidP="000B7664">
      <w:pPr>
        <w:pStyle w:val="NormalArial"/>
        <w:numPr>
          <w:ilvl w:val="0"/>
          <w:numId w:val="10"/>
        </w:numPr>
        <w:rPr>
          <w:bCs/>
        </w:rPr>
      </w:pPr>
      <w:r w:rsidRPr="00BE48BB">
        <w:rPr>
          <w:bCs/>
        </w:rPr>
        <w:t xml:space="preserve">Numéro Siret </w:t>
      </w:r>
      <w:r w:rsidR="00652498" w:rsidRPr="00BE48BB">
        <w:rPr>
          <w:bCs/>
        </w:rPr>
        <w:t>(champ texte non modifiable)</w:t>
      </w:r>
    </w:p>
    <w:p w:rsidR="00652498" w:rsidRPr="00BE48BB" w:rsidRDefault="00652498" w:rsidP="000B7664">
      <w:pPr>
        <w:pStyle w:val="NormalArial"/>
        <w:numPr>
          <w:ilvl w:val="0"/>
          <w:numId w:val="10"/>
        </w:numPr>
        <w:rPr>
          <w:bCs/>
        </w:rPr>
      </w:pPr>
      <w:r w:rsidRPr="00BE48BB">
        <w:rPr>
          <w:bCs/>
        </w:rPr>
        <w:t>Adresse (champ texte multi-lignes non modifiable)</w:t>
      </w:r>
    </w:p>
    <w:p w:rsidR="00652498" w:rsidRPr="00BE48BB" w:rsidRDefault="00652498" w:rsidP="000B7664">
      <w:pPr>
        <w:pStyle w:val="NormalArial"/>
        <w:numPr>
          <w:ilvl w:val="0"/>
          <w:numId w:val="10"/>
        </w:numPr>
        <w:rPr>
          <w:bCs/>
        </w:rPr>
      </w:pPr>
      <w:r w:rsidRPr="00BE48BB">
        <w:rPr>
          <w:bCs/>
        </w:rPr>
        <w:t>Code postal (champ texte non modifiable)</w:t>
      </w:r>
    </w:p>
    <w:p w:rsidR="00652498" w:rsidRPr="00BE48BB" w:rsidRDefault="00652498" w:rsidP="000B7664">
      <w:pPr>
        <w:pStyle w:val="NormalArial"/>
        <w:numPr>
          <w:ilvl w:val="0"/>
          <w:numId w:val="10"/>
        </w:numPr>
        <w:rPr>
          <w:bCs/>
        </w:rPr>
      </w:pPr>
      <w:r w:rsidRPr="00BE48BB">
        <w:rPr>
          <w:bCs/>
        </w:rPr>
        <w:t>Ville (champ texte non modifiable)</w:t>
      </w:r>
    </w:p>
    <w:p w:rsidR="00652498" w:rsidRPr="00BE48BB" w:rsidRDefault="00652498" w:rsidP="000B7664">
      <w:pPr>
        <w:pStyle w:val="NormalArial"/>
        <w:numPr>
          <w:ilvl w:val="0"/>
          <w:numId w:val="10"/>
        </w:numPr>
        <w:rPr>
          <w:bCs/>
        </w:rPr>
      </w:pPr>
      <w:r w:rsidRPr="00BE48BB">
        <w:rPr>
          <w:bCs/>
        </w:rPr>
        <w:t>Pays (champ texte non modifiable provenant de la table de référence des pays)</w:t>
      </w:r>
    </w:p>
    <w:p w:rsidR="00652498" w:rsidRPr="00BE48BB" w:rsidRDefault="00652498" w:rsidP="000B7664">
      <w:pPr>
        <w:pStyle w:val="NormalArial"/>
        <w:numPr>
          <w:ilvl w:val="0"/>
          <w:numId w:val="10"/>
        </w:numPr>
        <w:rPr>
          <w:bCs/>
        </w:rPr>
      </w:pPr>
      <w:r w:rsidRPr="00BE48BB">
        <w:rPr>
          <w:bCs/>
        </w:rPr>
        <w:t>Téléphone (champ texte non modifiable)</w:t>
      </w:r>
    </w:p>
    <w:p w:rsidR="00652498" w:rsidRPr="00BE48BB" w:rsidRDefault="00652498" w:rsidP="000B7664">
      <w:pPr>
        <w:pStyle w:val="NormalArial"/>
        <w:numPr>
          <w:ilvl w:val="0"/>
          <w:numId w:val="10"/>
        </w:numPr>
        <w:rPr>
          <w:bCs/>
        </w:rPr>
      </w:pPr>
      <w:r w:rsidRPr="00BE48BB">
        <w:rPr>
          <w:bCs/>
        </w:rPr>
        <w:t>Télécopieur (champ texte non modifiable)</w:t>
      </w:r>
    </w:p>
    <w:p w:rsidR="00595FBB" w:rsidRPr="00BE48BB" w:rsidRDefault="00652498" w:rsidP="000B7664">
      <w:pPr>
        <w:pStyle w:val="NormalArial"/>
        <w:numPr>
          <w:ilvl w:val="0"/>
          <w:numId w:val="10"/>
        </w:numPr>
        <w:rPr>
          <w:bCs/>
        </w:rPr>
      </w:pPr>
      <w:r w:rsidRPr="00BE48BB">
        <w:rPr>
          <w:bCs/>
        </w:rPr>
        <w:t xml:space="preserve">Responsable </w:t>
      </w:r>
      <w:r w:rsidR="00595FBB" w:rsidRPr="00BE48BB">
        <w:rPr>
          <w:bCs/>
        </w:rPr>
        <w:t>(champ texte non modifiable)</w:t>
      </w:r>
    </w:p>
    <w:p w:rsidR="00595FBB" w:rsidRPr="00BE48BB" w:rsidRDefault="00652498" w:rsidP="000B7664">
      <w:pPr>
        <w:pStyle w:val="NormalArial"/>
        <w:numPr>
          <w:ilvl w:val="0"/>
          <w:numId w:val="10"/>
        </w:numPr>
        <w:rPr>
          <w:bCs/>
        </w:rPr>
      </w:pPr>
      <w:r w:rsidRPr="00BE48BB">
        <w:rPr>
          <w:bCs/>
        </w:rPr>
        <w:t xml:space="preserve">E-mail </w:t>
      </w:r>
      <w:r w:rsidR="00595FBB" w:rsidRPr="00BE48BB">
        <w:rPr>
          <w:bCs/>
        </w:rPr>
        <w:t>(champ texte non modifiable)</w:t>
      </w:r>
    </w:p>
    <w:p w:rsidR="0049044C" w:rsidRPr="00BE48BB" w:rsidRDefault="0049044C" w:rsidP="000B7664">
      <w:pPr>
        <w:pStyle w:val="NormalArial"/>
        <w:rPr>
          <w:bCs/>
        </w:rPr>
      </w:pPr>
    </w:p>
    <w:p w:rsidR="00871825" w:rsidRPr="00BE48BB" w:rsidRDefault="002A4AB8" w:rsidP="000B7664">
      <w:pPr>
        <w:pStyle w:val="NormalArial"/>
        <w:rPr>
          <w:bCs/>
        </w:rPr>
      </w:pPr>
      <w:r w:rsidRPr="00BE48BB">
        <w:rPr>
          <w:bCs/>
        </w:rPr>
        <w:t>Un bouton « Annuler » permet de revenir à la liste</w:t>
      </w:r>
      <w:r w:rsidR="00DC21D8" w:rsidRPr="00BE48BB">
        <w:rPr>
          <w:bCs/>
        </w:rPr>
        <w:t xml:space="preserve"> des entreprises extérieures.</w:t>
      </w:r>
    </w:p>
    <w:p w:rsidR="00C44FB8" w:rsidRPr="00BE48BB" w:rsidRDefault="00C44FB8" w:rsidP="000B7664">
      <w:pPr>
        <w:pStyle w:val="Titre4bis"/>
      </w:pPr>
      <w:bookmarkStart w:id="4330" w:name="_Toc288058080"/>
      <w:bookmarkStart w:id="4331" w:name="_Toc288123308"/>
      <w:bookmarkStart w:id="4332" w:name="_Toc288058093"/>
      <w:bookmarkStart w:id="4333" w:name="_Toc288123321"/>
      <w:bookmarkStart w:id="4334" w:name="_Toc288058095"/>
      <w:bookmarkStart w:id="4335" w:name="_Toc288123323"/>
      <w:bookmarkEnd w:id="4330"/>
      <w:bookmarkEnd w:id="4331"/>
      <w:bookmarkEnd w:id="4332"/>
      <w:bookmarkEnd w:id="4333"/>
      <w:bookmarkEnd w:id="4334"/>
      <w:bookmarkEnd w:id="4335"/>
      <w:r w:rsidRPr="00BE48BB">
        <w:t xml:space="preserve">Scénario 1 – </w:t>
      </w:r>
      <w:r w:rsidR="00E45F4C" w:rsidRPr="00BE48BB">
        <w:t xml:space="preserve">Rechercher </w:t>
      </w:r>
      <w:r w:rsidRPr="00BE48BB">
        <w:t>une entreprise extérieure</w:t>
      </w:r>
    </w:p>
    <w:p w:rsidR="00C44FB8" w:rsidRPr="00BE48BB" w:rsidRDefault="002A4AB8" w:rsidP="000B7664">
      <w:pPr>
        <w:pStyle w:val="NormalArial"/>
        <w:numPr>
          <w:ilvl w:val="0"/>
          <w:numId w:val="47"/>
        </w:numPr>
        <w:jc w:val="both"/>
      </w:pPr>
      <w:r w:rsidRPr="00BE48BB">
        <w:t>L</w:t>
      </w:r>
      <w:r w:rsidR="00C44FB8" w:rsidRPr="00BE48BB">
        <w:t>'acteur arrive sur le module</w:t>
      </w:r>
    </w:p>
    <w:p w:rsidR="00C44FB8" w:rsidRPr="00BE48BB" w:rsidRDefault="00C44FB8" w:rsidP="000B7664">
      <w:pPr>
        <w:pStyle w:val="NormalArial"/>
        <w:numPr>
          <w:ilvl w:val="0"/>
          <w:numId w:val="47"/>
        </w:numPr>
        <w:jc w:val="both"/>
      </w:pPr>
      <w:r w:rsidRPr="00BE48BB">
        <w:t>Le système affiche le Formulaire de recherche d'entreprise extérieure</w:t>
      </w:r>
    </w:p>
    <w:p w:rsidR="00C44FB8" w:rsidRPr="00BE48BB" w:rsidRDefault="00C44FB8" w:rsidP="000B7664">
      <w:pPr>
        <w:pStyle w:val="NormalArial"/>
        <w:numPr>
          <w:ilvl w:val="0"/>
          <w:numId w:val="47"/>
        </w:numPr>
        <w:jc w:val="both"/>
      </w:pPr>
      <w:r w:rsidRPr="00BE48BB">
        <w:t>L'acteur saisit les critères souhaités et valide</w:t>
      </w:r>
      <w:r w:rsidR="00E45F4C" w:rsidRPr="00BE48BB">
        <w:t xml:space="preserve"> </w:t>
      </w:r>
      <w:r w:rsidR="00E45F4C" w:rsidRPr="00BE48BB">
        <w:rPr>
          <w:b/>
          <w:color w:val="FF0000"/>
        </w:rPr>
        <w:t>EXCEPTION1</w:t>
      </w:r>
    </w:p>
    <w:p w:rsidR="00E45F4C" w:rsidRPr="00BE48BB" w:rsidRDefault="00E45F4C" w:rsidP="000B7664">
      <w:pPr>
        <w:pStyle w:val="NormalArial"/>
        <w:numPr>
          <w:ilvl w:val="0"/>
          <w:numId w:val="47"/>
        </w:numPr>
        <w:jc w:val="both"/>
      </w:pPr>
      <w:r w:rsidRPr="00BE48BB">
        <w:t xml:space="preserve">Le système recherche les entreprises </w:t>
      </w:r>
      <w:r w:rsidR="002A4AB8" w:rsidRPr="00BE48BB">
        <w:t>répondant</w:t>
      </w:r>
      <w:r w:rsidRPr="00BE48BB">
        <w:t xml:space="preserve"> aux critères saisis</w:t>
      </w:r>
      <w:r w:rsidR="002A4AB8" w:rsidRPr="00BE48BB">
        <w:t xml:space="preserve"> selon les règles ci-dessous</w:t>
      </w:r>
      <w:r w:rsidR="00596B34" w:rsidRPr="00BE48BB">
        <w:t xml:space="preserve"> (les critères sont liés entre eux par l'opérateur ET)</w:t>
      </w:r>
      <w:r w:rsidR="002A4AB8" w:rsidRPr="00BE48BB">
        <w:t xml:space="preserve"> : </w:t>
      </w:r>
      <w:r w:rsidR="002A4AB8" w:rsidRPr="00BE48BB">
        <w:rPr>
          <w:b/>
          <w:color w:val="FF0000"/>
        </w:rPr>
        <w:t>EXCEPTION2</w:t>
      </w:r>
    </w:p>
    <w:p w:rsidR="002A4AB8" w:rsidRPr="00BE48BB" w:rsidRDefault="002A4AB8" w:rsidP="000B7664">
      <w:pPr>
        <w:pStyle w:val="NormalArial"/>
        <w:numPr>
          <w:ilvl w:val="0"/>
          <w:numId w:val="138"/>
        </w:numPr>
        <w:jc w:val="both"/>
        <w:rPr>
          <w:bCs/>
        </w:rPr>
      </w:pPr>
      <w:r w:rsidRPr="00BE48BB">
        <w:rPr>
          <w:bCs/>
        </w:rPr>
        <w:lastRenderedPageBreak/>
        <w:t>le champ Raison Sociale de l'entreprise contient le texte saisi dans le champ raison sociale du formulaire</w:t>
      </w:r>
    </w:p>
    <w:p w:rsidR="002A4AB8" w:rsidRPr="00BE48BB" w:rsidRDefault="002A4AB8" w:rsidP="000B7664">
      <w:pPr>
        <w:pStyle w:val="NormalArial"/>
        <w:numPr>
          <w:ilvl w:val="0"/>
          <w:numId w:val="138"/>
        </w:numPr>
        <w:jc w:val="both"/>
        <w:rPr>
          <w:bCs/>
        </w:rPr>
      </w:pPr>
      <w:r w:rsidRPr="00BE48BB">
        <w:rPr>
          <w:bCs/>
        </w:rPr>
        <w:t>le champ Nom Usuel de l'entreprise contient le texte saisi dans le champ Nom Usuel du formulaire</w:t>
      </w:r>
    </w:p>
    <w:p w:rsidR="002A4AB8" w:rsidRPr="00BE48BB" w:rsidRDefault="002A4AB8" w:rsidP="000B7664">
      <w:pPr>
        <w:pStyle w:val="NormalArial"/>
        <w:numPr>
          <w:ilvl w:val="0"/>
          <w:numId w:val="138"/>
        </w:numPr>
        <w:jc w:val="both"/>
        <w:rPr>
          <w:bCs/>
        </w:rPr>
      </w:pPr>
      <w:r w:rsidRPr="00BE48BB">
        <w:rPr>
          <w:bCs/>
        </w:rPr>
        <w:t>le champ Siret de l'entreprise commence ou est égal au texte saisi dans le champ Numéro Siret du formulaire</w:t>
      </w:r>
    </w:p>
    <w:p w:rsidR="00C44FB8" w:rsidRPr="00BE48BB" w:rsidRDefault="002A4AB8" w:rsidP="000B7664">
      <w:pPr>
        <w:pStyle w:val="NormalArial"/>
        <w:numPr>
          <w:ilvl w:val="0"/>
          <w:numId w:val="47"/>
        </w:numPr>
        <w:jc w:val="both"/>
      </w:pPr>
      <w:r w:rsidRPr="00BE48BB">
        <w:t>Si plusieurs entreprises correspondent aux critères saisis, l</w:t>
      </w:r>
      <w:r w:rsidR="00C44FB8" w:rsidRPr="00BE48BB">
        <w:t>e système affiche le tableau de résultat</w:t>
      </w:r>
      <w:r w:rsidR="00647244" w:rsidRPr="00BE48BB">
        <w:t>s</w:t>
      </w:r>
      <w:r w:rsidR="001939EF" w:rsidRPr="00BE48BB">
        <w:t xml:space="preserve"> </w:t>
      </w:r>
      <w:r w:rsidRPr="00BE48BB">
        <w:t>sinon l’acteur est directement redirigé vers la fiche de l’entreprise</w:t>
      </w:r>
    </w:p>
    <w:p w:rsidR="008E608B" w:rsidRPr="00BE48BB" w:rsidRDefault="008E608B" w:rsidP="000B7664">
      <w:pPr>
        <w:pStyle w:val="NormalArial"/>
        <w:ind w:left="720"/>
      </w:pPr>
    </w:p>
    <w:p w:rsidR="00596B34" w:rsidRPr="00BE48BB" w:rsidRDefault="00596B34" w:rsidP="000B7664">
      <w:pPr>
        <w:pStyle w:val="Titre4bis"/>
      </w:pPr>
      <w:r w:rsidRPr="00BE48BB">
        <w:t>Scénario 2 – Consulter une entreprise extérieure</w:t>
      </w:r>
    </w:p>
    <w:p w:rsidR="00596B34" w:rsidRPr="00BE48BB" w:rsidRDefault="00596B34" w:rsidP="000B7664">
      <w:pPr>
        <w:pStyle w:val="NormalArial"/>
        <w:numPr>
          <w:ilvl w:val="0"/>
          <w:numId w:val="72"/>
        </w:numPr>
        <w:jc w:val="both"/>
      </w:pPr>
      <w:r w:rsidRPr="00BE48BB">
        <w:t xml:space="preserve">A partir de la liste résultats de la recherche, l’acteur clique sur </w:t>
      </w:r>
      <w:r w:rsidR="00211068">
        <w:rPr>
          <w:bCs/>
        </w:rPr>
        <w:t>la ligne à consulter</w:t>
      </w:r>
    </w:p>
    <w:p w:rsidR="00596B34" w:rsidRPr="00BE48BB" w:rsidRDefault="00596B34" w:rsidP="000B7664">
      <w:pPr>
        <w:pStyle w:val="NormalArial"/>
        <w:numPr>
          <w:ilvl w:val="0"/>
          <w:numId w:val="72"/>
        </w:numPr>
        <w:jc w:val="both"/>
      </w:pPr>
      <w:r w:rsidRPr="00BE48BB">
        <w:rPr>
          <w:bCs/>
        </w:rPr>
        <w:t>Le système affiche le formulaire de l’entreprise pré</w:t>
      </w:r>
      <w:r w:rsidR="00B22814" w:rsidRPr="00BE48BB">
        <w:rPr>
          <w:bCs/>
        </w:rPr>
        <w:t>-rempli</w:t>
      </w:r>
    </w:p>
    <w:p w:rsidR="00596B34" w:rsidRPr="00BE48BB" w:rsidRDefault="00596B34" w:rsidP="000B7664">
      <w:pPr>
        <w:pStyle w:val="NormalArial"/>
        <w:ind w:left="720"/>
      </w:pPr>
    </w:p>
    <w:p w:rsidR="001939EF" w:rsidRPr="00BE48BB" w:rsidRDefault="001939EF" w:rsidP="000B7664">
      <w:pPr>
        <w:pStyle w:val="Titre4bis"/>
      </w:pPr>
      <w:bookmarkStart w:id="4336" w:name="_Toc288058099"/>
      <w:bookmarkStart w:id="4337" w:name="_Toc288123327"/>
      <w:bookmarkStart w:id="4338" w:name="_Toc288058100"/>
      <w:bookmarkStart w:id="4339" w:name="_Toc288123328"/>
      <w:bookmarkStart w:id="4340" w:name="_Toc288058101"/>
      <w:bookmarkStart w:id="4341" w:name="_Toc288123329"/>
      <w:bookmarkStart w:id="4342" w:name="_Toc286245903"/>
      <w:bookmarkStart w:id="4343" w:name="_Toc286299881"/>
      <w:bookmarkEnd w:id="4336"/>
      <w:bookmarkEnd w:id="4337"/>
      <w:bookmarkEnd w:id="4338"/>
      <w:bookmarkEnd w:id="4339"/>
      <w:bookmarkEnd w:id="4340"/>
      <w:bookmarkEnd w:id="4341"/>
      <w:bookmarkEnd w:id="4342"/>
      <w:bookmarkEnd w:id="4343"/>
      <w:r w:rsidRPr="00BE48BB">
        <w:t>Cas d'exception</w:t>
      </w:r>
    </w:p>
    <w:p w:rsidR="00E45F4C" w:rsidRPr="00BE48BB" w:rsidRDefault="00E45F4C" w:rsidP="000B7664">
      <w:pPr>
        <w:pStyle w:val="NormalArial"/>
      </w:pPr>
      <w:r w:rsidRPr="00BE48BB">
        <w:rPr>
          <w:b/>
          <w:color w:val="FF0000"/>
        </w:rPr>
        <w:t xml:space="preserve">EXCEPTION1: </w:t>
      </w:r>
      <w:r w:rsidRPr="00BE48BB">
        <w:t xml:space="preserve">L’acteur doit saisir au moins 3 caractères dans un des champs de saisie. Sinon le système redirige l'utilisateur sur l'écran de </w:t>
      </w:r>
      <w:r w:rsidR="002A4AB8" w:rsidRPr="00BE48BB">
        <w:t>recherche et affiche un message « Veuillez saisir au moins 3 caractères »</w:t>
      </w:r>
    </w:p>
    <w:p w:rsidR="00B22814" w:rsidRPr="00BE48BB" w:rsidRDefault="00B22814" w:rsidP="000B7664">
      <w:pPr>
        <w:pStyle w:val="NormalArial"/>
        <w:rPr>
          <w:b/>
        </w:rPr>
      </w:pPr>
    </w:p>
    <w:p w:rsidR="00DD6950" w:rsidRPr="00BE48BB" w:rsidRDefault="00DD6950" w:rsidP="000B7664">
      <w:pPr>
        <w:pStyle w:val="NormalArial"/>
      </w:pPr>
      <w:r w:rsidRPr="00BE48BB">
        <w:rPr>
          <w:b/>
          <w:color w:val="FF0000"/>
        </w:rPr>
        <w:t>EXCEPTION</w:t>
      </w:r>
      <w:r w:rsidR="002A4AB8" w:rsidRPr="00BE48BB">
        <w:rPr>
          <w:b/>
          <w:color w:val="FF0000"/>
        </w:rPr>
        <w:t>2</w:t>
      </w:r>
      <w:r w:rsidRPr="00BE48BB">
        <w:rPr>
          <w:b/>
          <w:color w:val="FF0000"/>
        </w:rPr>
        <w:t xml:space="preserve">: </w:t>
      </w:r>
      <w:r w:rsidRPr="00BE48BB">
        <w:t>si aucune entreprise ne correspond aux critères saisis, l'écran affiche le message "</w:t>
      </w:r>
      <w:r w:rsidR="002A4AB8" w:rsidRPr="00BE48BB">
        <w:t xml:space="preserve">Aucune </w:t>
      </w:r>
      <w:r w:rsidRPr="00BE48BB">
        <w:t>entreprise extérieure</w:t>
      </w:r>
      <w:r w:rsidR="002A4AB8" w:rsidRPr="00BE48BB">
        <w:t xml:space="preserve"> n’a été trouvée</w:t>
      </w:r>
      <w:r w:rsidRPr="00BE48BB">
        <w:t xml:space="preserve">. Veuillez modifier les critères de recherche". Le système redirige </w:t>
      </w:r>
      <w:r w:rsidR="002A4AB8" w:rsidRPr="00BE48BB">
        <w:t>l’acteur vers le formulaire de recherche pour modifier s</w:t>
      </w:r>
      <w:r w:rsidRPr="00BE48BB">
        <w:t>a saisie.</w:t>
      </w:r>
    </w:p>
    <w:p w:rsidR="00E45F4C" w:rsidRPr="00BE48BB" w:rsidRDefault="00E45F4C" w:rsidP="000B7664">
      <w:pPr>
        <w:pStyle w:val="NormalArial"/>
      </w:pPr>
    </w:p>
    <w:p w:rsidR="00EF2AB8" w:rsidRPr="00BE48BB" w:rsidRDefault="00EF2AB8" w:rsidP="00D23387">
      <w:pPr>
        <w:pStyle w:val="Titre3"/>
      </w:pPr>
      <w:bookmarkStart w:id="4344" w:name="_Toc292454179"/>
      <w:r w:rsidRPr="00BE48BB">
        <w:t>Gérer les entreprise</w:t>
      </w:r>
      <w:r w:rsidR="00E500AF" w:rsidRPr="00BE48BB">
        <w:t>s</w:t>
      </w:r>
      <w:r w:rsidR="00DD6950" w:rsidRPr="00BE48BB">
        <w:t xml:space="preserve"> extérieure</w:t>
      </w:r>
      <w:r w:rsidR="00E500AF" w:rsidRPr="00BE48BB">
        <w:t>s</w:t>
      </w:r>
      <w:bookmarkEnd w:id="4344"/>
    </w:p>
    <w:p w:rsidR="00DD6950" w:rsidRPr="00BE48BB" w:rsidRDefault="00DD6950" w:rsidP="00DD6950">
      <w:pPr>
        <w:pStyle w:val="NormalArial"/>
      </w:pPr>
      <w:r w:rsidRPr="00BE48BB">
        <w:rPr>
          <w:b/>
        </w:rPr>
        <w:t>Résumé</w:t>
      </w:r>
      <w:r w:rsidRPr="00BE48BB">
        <w:t xml:space="preserve"> : Cette fonctionnalité permet à l'acteur </w:t>
      </w:r>
      <w:r w:rsidR="00596B34" w:rsidRPr="00BE48BB">
        <w:t xml:space="preserve">de gérer les </w:t>
      </w:r>
      <w:r w:rsidRPr="00BE48BB">
        <w:t xml:space="preserve">informations d'une entreprise </w:t>
      </w:r>
    </w:p>
    <w:p w:rsidR="00DD6950" w:rsidRPr="00BE48BB" w:rsidRDefault="00DD6950" w:rsidP="00DD6950">
      <w:pPr>
        <w:pStyle w:val="NormalArial"/>
      </w:pPr>
      <w:r w:rsidRPr="00BE48BB">
        <w:rPr>
          <w:b/>
        </w:rPr>
        <w:t>Acteur(s)</w:t>
      </w:r>
      <w:r w:rsidRPr="00BE48BB">
        <w:t xml:space="preserve"> : </w:t>
      </w:r>
      <w:r w:rsidRPr="00BE48BB">
        <w:rPr>
          <w:bCs/>
        </w:rPr>
        <w:t>Administrateur National, Administrateur de centre</w:t>
      </w:r>
      <w:r w:rsidR="00753388" w:rsidRPr="00BE48BB">
        <w:rPr>
          <w:bCs/>
        </w:rPr>
        <w:t>, Accueil</w:t>
      </w:r>
    </w:p>
    <w:p w:rsidR="00DD6950" w:rsidRPr="00BE48BB" w:rsidRDefault="00DD6950" w:rsidP="00DD6950">
      <w:pPr>
        <w:pStyle w:val="NormalArial"/>
      </w:pPr>
      <w:r w:rsidRPr="00BE48BB">
        <w:rPr>
          <w:b/>
        </w:rPr>
        <w:t>Pré-condition</w:t>
      </w:r>
      <w:r w:rsidRPr="00BE48BB">
        <w:t xml:space="preserve"> : L'acteur est identifié </w:t>
      </w:r>
    </w:p>
    <w:p w:rsidR="00DD6950" w:rsidRPr="00BE48BB" w:rsidRDefault="00DD6950" w:rsidP="00DD6950">
      <w:pPr>
        <w:pStyle w:val="NormalArial"/>
      </w:pPr>
      <w:r w:rsidRPr="00BE48BB">
        <w:rPr>
          <w:b/>
        </w:rPr>
        <w:t>Post-condition</w:t>
      </w:r>
      <w:r w:rsidRPr="00BE48BB">
        <w:t xml:space="preserve"> : l</w:t>
      </w:r>
      <w:r w:rsidR="00F3787F" w:rsidRPr="00BE48BB">
        <w:t>es informations de l</w:t>
      </w:r>
      <w:r w:rsidRPr="00BE48BB">
        <w:t xml:space="preserve">'entreprise extérieure </w:t>
      </w:r>
      <w:r w:rsidR="00F3787F" w:rsidRPr="00BE48BB">
        <w:t>sont gérées</w:t>
      </w:r>
    </w:p>
    <w:p w:rsidR="00EF2AB8" w:rsidRPr="00BE48BB" w:rsidRDefault="00EF2AB8" w:rsidP="00EF2AB8">
      <w:pPr>
        <w:pStyle w:val="NormalArial"/>
      </w:pPr>
    </w:p>
    <w:p w:rsidR="00595FBB" w:rsidRPr="00BE48BB" w:rsidRDefault="00595FBB" w:rsidP="000B7664">
      <w:pPr>
        <w:pStyle w:val="Titre4bis"/>
      </w:pPr>
      <w:r w:rsidRPr="00BE48BB">
        <w:t>Interface Formulaire de recherche d'entreprise extérieure</w:t>
      </w:r>
    </w:p>
    <w:p w:rsidR="005E7329" w:rsidRPr="00BE48BB" w:rsidRDefault="005E7329" w:rsidP="000B7664">
      <w:pPr>
        <w:pStyle w:val="NormalArial"/>
        <w:rPr>
          <w:bCs/>
        </w:rPr>
      </w:pPr>
      <w:r w:rsidRPr="00BE48BB">
        <w:rPr>
          <w:bCs/>
        </w:rPr>
        <w:t>L'écran affiche un formulaire composé des champs suivants :</w:t>
      </w:r>
    </w:p>
    <w:p w:rsidR="00225598" w:rsidRPr="00BE48BB" w:rsidRDefault="00225598" w:rsidP="000B7664">
      <w:pPr>
        <w:pStyle w:val="NormalArial"/>
        <w:rPr>
          <w:bCs/>
        </w:rPr>
      </w:pPr>
    </w:p>
    <w:p w:rsidR="00225598" w:rsidRPr="00BE48BB" w:rsidRDefault="00225598" w:rsidP="000B7664">
      <w:pPr>
        <w:pStyle w:val="NormalArial"/>
        <w:numPr>
          <w:ilvl w:val="0"/>
          <w:numId w:val="10"/>
        </w:numPr>
        <w:rPr>
          <w:bCs/>
        </w:rPr>
      </w:pPr>
      <w:r w:rsidRPr="00BE48BB">
        <w:rPr>
          <w:bCs/>
        </w:rPr>
        <w:t>Raison Sociale (saisie texte libre)</w:t>
      </w:r>
    </w:p>
    <w:p w:rsidR="00225598" w:rsidRPr="00BE48BB" w:rsidRDefault="00225598" w:rsidP="000B7664">
      <w:pPr>
        <w:pStyle w:val="NormalArial"/>
        <w:numPr>
          <w:ilvl w:val="0"/>
          <w:numId w:val="10"/>
        </w:numPr>
        <w:rPr>
          <w:bCs/>
        </w:rPr>
      </w:pPr>
      <w:r w:rsidRPr="00BE48BB">
        <w:rPr>
          <w:bCs/>
        </w:rPr>
        <w:t>Nom usuel (saisie texte libre)</w:t>
      </w:r>
    </w:p>
    <w:p w:rsidR="00225598" w:rsidRPr="00BE48BB" w:rsidRDefault="00225598" w:rsidP="000B7664">
      <w:pPr>
        <w:pStyle w:val="NormalArial"/>
        <w:numPr>
          <w:ilvl w:val="0"/>
          <w:numId w:val="10"/>
        </w:numPr>
        <w:rPr>
          <w:bCs/>
        </w:rPr>
      </w:pPr>
      <w:r w:rsidRPr="00BE48BB">
        <w:rPr>
          <w:bCs/>
        </w:rPr>
        <w:t>Numéro Siret (champ saisie texte libre)</w:t>
      </w:r>
    </w:p>
    <w:p w:rsidR="005E7329" w:rsidRPr="00BE48BB" w:rsidRDefault="005E7329" w:rsidP="000B7664">
      <w:pPr>
        <w:pStyle w:val="NormalArial"/>
        <w:rPr>
          <w:bCs/>
        </w:rPr>
      </w:pPr>
    </w:p>
    <w:p w:rsidR="005E7329" w:rsidRPr="00BE48BB" w:rsidRDefault="005E7329" w:rsidP="000B7664">
      <w:pPr>
        <w:pStyle w:val="NormalArial"/>
        <w:rPr>
          <w:bCs/>
        </w:rPr>
      </w:pPr>
      <w:r w:rsidRPr="00BE48BB">
        <w:rPr>
          <w:bCs/>
        </w:rPr>
        <w:t>Un bouton "Rechercher" permet de lancer la recherche</w:t>
      </w:r>
    </w:p>
    <w:p w:rsidR="0017087B" w:rsidRDefault="0017087B" w:rsidP="000B7664">
      <w:pPr>
        <w:pStyle w:val="NormalArial"/>
        <w:rPr>
          <w:bCs/>
        </w:rPr>
      </w:pPr>
    </w:p>
    <w:p w:rsidR="00595FBB" w:rsidRDefault="005D3F29" w:rsidP="000B7664">
      <w:pPr>
        <w:pStyle w:val="NormalArial"/>
        <w:rPr>
          <w:bCs/>
        </w:rPr>
      </w:pPr>
      <w:r w:rsidRPr="00BE48BB">
        <w:rPr>
          <w:bCs/>
        </w:rPr>
        <w:t>Un bouton "</w:t>
      </w:r>
      <w:r w:rsidR="000222E0" w:rsidRPr="00BE48BB">
        <w:rPr>
          <w:bCs/>
        </w:rPr>
        <w:t>Nouveau</w:t>
      </w:r>
      <w:r w:rsidRPr="00BE48BB">
        <w:rPr>
          <w:bCs/>
        </w:rPr>
        <w:t xml:space="preserve">" permet de </w:t>
      </w:r>
      <w:r w:rsidR="000222E0" w:rsidRPr="00BE48BB">
        <w:rPr>
          <w:bCs/>
        </w:rPr>
        <w:t>créer</w:t>
      </w:r>
      <w:r w:rsidRPr="00BE48BB">
        <w:rPr>
          <w:bCs/>
        </w:rPr>
        <w:t xml:space="preserve"> une nouvelle entreprise </w:t>
      </w:r>
      <w:r w:rsidR="005E7329" w:rsidRPr="00BE48BB">
        <w:rPr>
          <w:bCs/>
        </w:rPr>
        <w:t>sans faire de recherche préalable</w:t>
      </w:r>
    </w:p>
    <w:p w:rsidR="0017087B" w:rsidRDefault="0017087B" w:rsidP="000B7664">
      <w:pPr>
        <w:pStyle w:val="NormalArial"/>
        <w:rPr>
          <w:bCs/>
        </w:rPr>
      </w:pPr>
    </w:p>
    <w:p w:rsidR="00B82B3A" w:rsidRDefault="00B82B3A" w:rsidP="000B7664">
      <w:pPr>
        <w:pStyle w:val="NormalArial"/>
        <w:rPr>
          <w:bCs/>
        </w:rPr>
      </w:pPr>
      <w:r>
        <w:rPr>
          <w:bCs/>
        </w:rPr>
        <w:t xml:space="preserve">Un bouton "Exporter" permet d'exporter toutes les données de </w:t>
      </w:r>
      <w:r>
        <w:rPr>
          <w:bCs/>
          <w:u w:val="single"/>
        </w:rPr>
        <w:t>toutes</w:t>
      </w:r>
      <w:r>
        <w:rPr>
          <w:bCs/>
        </w:rPr>
        <w:t xml:space="preserve"> les entreprises extérieures présentes dans la base. </w:t>
      </w:r>
    </w:p>
    <w:p w:rsidR="0017087B" w:rsidRPr="00B82B3A" w:rsidRDefault="0017087B" w:rsidP="000B7664">
      <w:pPr>
        <w:pStyle w:val="NormalArial"/>
        <w:rPr>
          <w:bCs/>
        </w:rPr>
      </w:pPr>
    </w:p>
    <w:p w:rsidR="0017087B" w:rsidRDefault="0017087B" w:rsidP="000B7664">
      <w:pPr>
        <w:pStyle w:val="NormalArial"/>
        <w:rPr>
          <w:bCs/>
        </w:rPr>
      </w:pPr>
      <w:r>
        <w:rPr>
          <w:bCs/>
        </w:rPr>
        <w:t>Quand l'acteur a lancé la recherche, la liste de résultats s'affiche en dessous sous la forme d'un tableau avec les colonnes suivantes :</w:t>
      </w:r>
    </w:p>
    <w:p w:rsidR="00F80744" w:rsidRPr="00BE48BB" w:rsidRDefault="00F80744" w:rsidP="000B7664">
      <w:pPr>
        <w:pStyle w:val="NormalArial"/>
        <w:rPr>
          <w:bCs/>
        </w:rPr>
      </w:pPr>
    </w:p>
    <w:p w:rsidR="00720D9C" w:rsidRPr="00BE48BB" w:rsidRDefault="00720D9C" w:rsidP="000B7664">
      <w:pPr>
        <w:pStyle w:val="NormalArial"/>
        <w:numPr>
          <w:ilvl w:val="0"/>
          <w:numId w:val="46"/>
        </w:numPr>
        <w:rPr>
          <w:bCs/>
        </w:rPr>
      </w:pPr>
      <w:r w:rsidRPr="00BE48BB">
        <w:rPr>
          <w:bCs/>
        </w:rPr>
        <w:t>Numéro Siret (libellé non modifiable)</w:t>
      </w:r>
    </w:p>
    <w:p w:rsidR="00720D9C" w:rsidRPr="00BE48BB" w:rsidRDefault="00720D9C" w:rsidP="000B7664">
      <w:pPr>
        <w:pStyle w:val="NormalArial"/>
        <w:numPr>
          <w:ilvl w:val="0"/>
          <w:numId w:val="46"/>
        </w:numPr>
        <w:rPr>
          <w:bCs/>
        </w:rPr>
      </w:pPr>
      <w:r w:rsidRPr="00BE48BB">
        <w:rPr>
          <w:bCs/>
        </w:rPr>
        <w:t>Raison Sociale (libellé non modifiable)</w:t>
      </w:r>
    </w:p>
    <w:p w:rsidR="00720D9C" w:rsidRPr="00BE48BB" w:rsidRDefault="00720D9C" w:rsidP="000B7664">
      <w:pPr>
        <w:pStyle w:val="NormalArial"/>
        <w:numPr>
          <w:ilvl w:val="0"/>
          <w:numId w:val="46"/>
        </w:numPr>
        <w:rPr>
          <w:bCs/>
        </w:rPr>
      </w:pPr>
      <w:r w:rsidRPr="00BE48BB">
        <w:rPr>
          <w:bCs/>
        </w:rPr>
        <w:t>Nom usuel (libellé non modifiable)</w:t>
      </w:r>
    </w:p>
    <w:p w:rsidR="00720D9C" w:rsidRPr="00BE48BB" w:rsidRDefault="00720D9C" w:rsidP="000B7664">
      <w:pPr>
        <w:pStyle w:val="NormalArial"/>
        <w:numPr>
          <w:ilvl w:val="0"/>
          <w:numId w:val="46"/>
        </w:numPr>
        <w:rPr>
          <w:bCs/>
        </w:rPr>
      </w:pPr>
      <w:r w:rsidRPr="00BE48BB">
        <w:rPr>
          <w:bCs/>
        </w:rPr>
        <w:t>Adresse complète de l'entreprise (libellé non modifiable)</w:t>
      </w:r>
    </w:p>
    <w:p w:rsidR="00720D9C" w:rsidRDefault="00720D9C" w:rsidP="000B7664">
      <w:pPr>
        <w:pStyle w:val="NormalArial"/>
        <w:rPr>
          <w:bCs/>
        </w:rPr>
      </w:pPr>
    </w:p>
    <w:p w:rsidR="0017087B" w:rsidRDefault="0017087B" w:rsidP="0017087B">
      <w:pPr>
        <w:pStyle w:val="NormalArial"/>
        <w:rPr>
          <w:bCs/>
        </w:rPr>
      </w:pPr>
      <w:r>
        <w:rPr>
          <w:bCs/>
        </w:rPr>
        <w:t>Quand on clique sur une ligne du tableau, on accède à la fiche de l'entreprise.</w:t>
      </w:r>
    </w:p>
    <w:p w:rsidR="0017087B" w:rsidRPr="00BE48BB" w:rsidRDefault="0017087B" w:rsidP="000B7664">
      <w:pPr>
        <w:pStyle w:val="NormalArial"/>
        <w:rPr>
          <w:bCs/>
        </w:rPr>
      </w:pPr>
    </w:p>
    <w:p w:rsidR="00720D9C" w:rsidRPr="00BE48BB" w:rsidRDefault="00720D9C" w:rsidP="000B7664">
      <w:pPr>
        <w:pStyle w:val="NormalArial"/>
        <w:rPr>
          <w:bCs/>
        </w:rPr>
      </w:pPr>
      <w:r w:rsidRPr="00BE48BB">
        <w:rPr>
          <w:bCs/>
        </w:rPr>
        <w:t>La liste est affichée par ordre alphabétique sur la raison sociale.</w:t>
      </w:r>
    </w:p>
    <w:p w:rsidR="00720D9C" w:rsidRPr="00BE48BB" w:rsidRDefault="00720D9C" w:rsidP="000B7664">
      <w:pPr>
        <w:pStyle w:val="NormalArial"/>
        <w:rPr>
          <w:bCs/>
        </w:rPr>
      </w:pPr>
    </w:p>
    <w:p w:rsidR="00595FBB" w:rsidRPr="00BE48BB" w:rsidRDefault="00595FBB" w:rsidP="000B7664">
      <w:pPr>
        <w:pStyle w:val="Titre4bis"/>
      </w:pPr>
      <w:bookmarkStart w:id="4345" w:name="_Toc286245908"/>
      <w:bookmarkStart w:id="4346" w:name="_Toc286299886"/>
      <w:bookmarkEnd w:id="4345"/>
      <w:bookmarkEnd w:id="4346"/>
      <w:r w:rsidRPr="00BE48BB">
        <w:t>Interface Formulaire entreprise extérieure</w:t>
      </w:r>
    </w:p>
    <w:p w:rsidR="00595FBB" w:rsidRPr="00BE48BB" w:rsidRDefault="00595FBB" w:rsidP="000B7664">
      <w:pPr>
        <w:pStyle w:val="NormalArial"/>
        <w:rPr>
          <w:bCs/>
        </w:rPr>
      </w:pPr>
      <w:r w:rsidRPr="00BE48BB">
        <w:rPr>
          <w:bCs/>
        </w:rPr>
        <w:t>L'écran affiche un formulaire composé des champs suivants :</w:t>
      </w:r>
    </w:p>
    <w:p w:rsidR="00F80744" w:rsidRPr="00BE48BB" w:rsidRDefault="00F80744" w:rsidP="000B7664">
      <w:pPr>
        <w:pStyle w:val="NormalArial"/>
        <w:rPr>
          <w:bCs/>
        </w:rPr>
      </w:pPr>
    </w:p>
    <w:p w:rsidR="00595FBB" w:rsidRPr="00BE48BB" w:rsidRDefault="00595FBB" w:rsidP="000B7664">
      <w:pPr>
        <w:pStyle w:val="NormalArial"/>
        <w:numPr>
          <w:ilvl w:val="0"/>
          <w:numId w:val="10"/>
        </w:numPr>
        <w:rPr>
          <w:bCs/>
        </w:rPr>
      </w:pPr>
      <w:r w:rsidRPr="00BE48BB">
        <w:rPr>
          <w:bCs/>
        </w:rPr>
        <w:t>Raison Sociale (</w:t>
      </w:r>
      <w:r w:rsidR="000222E0" w:rsidRPr="00BE48BB">
        <w:rPr>
          <w:bCs/>
        </w:rPr>
        <w:t xml:space="preserve">saisie </w:t>
      </w:r>
      <w:r w:rsidRPr="00BE48BB">
        <w:rPr>
          <w:bCs/>
        </w:rPr>
        <w:t>champ texte</w:t>
      </w:r>
      <w:r w:rsidR="000222E0" w:rsidRPr="00BE48BB">
        <w:rPr>
          <w:bCs/>
        </w:rPr>
        <w:t xml:space="preserve"> - obligatoire</w:t>
      </w:r>
      <w:r w:rsidRPr="00BE48BB">
        <w:rPr>
          <w:bCs/>
        </w:rPr>
        <w:t>)</w:t>
      </w:r>
    </w:p>
    <w:p w:rsidR="00595FBB" w:rsidRPr="00BE48BB" w:rsidRDefault="00595FBB" w:rsidP="000B7664">
      <w:pPr>
        <w:pStyle w:val="NormalArial"/>
        <w:numPr>
          <w:ilvl w:val="0"/>
          <w:numId w:val="10"/>
        </w:numPr>
        <w:rPr>
          <w:bCs/>
        </w:rPr>
      </w:pPr>
      <w:r w:rsidRPr="00BE48BB">
        <w:rPr>
          <w:bCs/>
        </w:rPr>
        <w:t xml:space="preserve">Nom usuel </w:t>
      </w:r>
      <w:r w:rsidR="000222E0" w:rsidRPr="00BE48BB">
        <w:rPr>
          <w:bCs/>
        </w:rPr>
        <w:t>(saisie champ texte)</w:t>
      </w:r>
    </w:p>
    <w:p w:rsidR="00595FBB" w:rsidRPr="00BE48BB" w:rsidRDefault="00595FBB" w:rsidP="000B7664">
      <w:pPr>
        <w:pStyle w:val="NormalArial"/>
        <w:numPr>
          <w:ilvl w:val="0"/>
          <w:numId w:val="10"/>
        </w:numPr>
        <w:rPr>
          <w:bCs/>
        </w:rPr>
      </w:pPr>
      <w:r w:rsidRPr="00BE48BB">
        <w:rPr>
          <w:bCs/>
        </w:rPr>
        <w:t xml:space="preserve">Numéro Siret </w:t>
      </w:r>
      <w:r w:rsidR="000222E0" w:rsidRPr="00BE48BB">
        <w:rPr>
          <w:bCs/>
        </w:rPr>
        <w:t>(saisie champ texte)</w:t>
      </w:r>
    </w:p>
    <w:p w:rsidR="000222E0" w:rsidRPr="00BE48BB" w:rsidRDefault="00595FBB" w:rsidP="000B7664">
      <w:pPr>
        <w:pStyle w:val="NormalArial"/>
        <w:numPr>
          <w:ilvl w:val="0"/>
          <w:numId w:val="10"/>
        </w:numPr>
        <w:rPr>
          <w:bCs/>
        </w:rPr>
      </w:pPr>
      <w:r w:rsidRPr="00BE48BB">
        <w:rPr>
          <w:bCs/>
        </w:rPr>
        <w:t>Adresse (champ texte multi-lignes</w:t>
      </w:r>
      <w:r w:rsidR="000222E0" w:rsidRPr="00BE48BB">
        <w:rPr>
          <w:bCs/>
        </w:rPr>
        <w:t>)</w:t>
      </w:r>
    </w:p>
    <w:p w:rsidR="00595FBB" w:rsidRPr="00BE48BB" w:rsidRDefault="00595FBB" w:rsidP="000B7664">
      <w:pPr>
        <w:pStyle w:val="NormalArial"/>
        <w:numPr>
          <w:ilvl w:val="0"/>
          <w:numId w:val="10"/>
        </w:numPr>
        <w:rPr>
          <w:bCs/>
        </w:rPr>
      </w:pPr>
      <w:r w:rsidRPr="00BE48BB">
        <w:rPr>
          <w:bCs/>
        </w:rPr>
        <w:t xml:space="preserve">Code postal </w:t>
      </w:r>
      <w:r w:rsidR="000222E0" w:rsidRPr="00BE48BB">
        <w:rPr>
          <w:bCs/>
        </w:rPr>
        <w:t>(saisie champ texte)</w:t>
      </w:r>
      <w:r w:rsidR="00252987">
        <w:rPr>
          <w:bCs/>
        </w:rPr>
        <w:t xml:space="preserve"> avec assistance à la saisie</w:t>
      </w:r>
    </w:p>
    <w:p w:rsidR="00595FBB" w:rsidRPr="00BE48BB" w:rsidRDefault="00595FBB" w:rsidP="000B7664">
      <w:pPr>
        <w:pStyle w:val="NormalArial"/>
        <w:numPr>
          <w:ilvl w:val="0"/>
          <w:numId w:val="10"/>
        </w:numPr>
        <w:rPr>
          <w:bCs/>
        </w:rPr>
      </w:pPr>
      <w:r w:rsidRPr="00BE48BB">
        <w:rPr>
          <w:bCs/>
        </w:rPr>
        <w:t xml:space="preserve">Ville </w:t>
      </w:r>
      <w:r w:rsidR="000222E0" w:rsidRPr="00BE48BB">
        <w:rPr>
          <w:bCs/>
        </w:rPr>
        <w:t>(saisie champ texte)</w:t>
      </w:r>
      <w:r w:rsidR="00252987">
        <w:rPr>
          <w:bCs/>
        </w:rPr>
        <w:t xml:space="preserve"> avec assistance à la saisie</w:t>
      </w:r>
    </w:p>
    <w:p w:rsidR="00595FBB" w:rsidRPr="00BE48BB" w:rsidRDefault="00595FBB" w:rsidP="000B7664">
      <w:pPr>
        <w:pStyle w:val="NormalArial"/>
        <w:numPr>
          <w:ilvl w:val="0"/>
          <w:numId w:val="10"/>
        </w:numPr>
        <w:rPr>
          <w:bCs/>
        </w:rPr>
      </w:pPr>
      <w:r w:rsidRPr="00BE48BB">
        <w:rPr>
          <w:bCs/>
        </w:rPr>
        <w:t>Pays  (Liste contenant les pays de la table de référence des pays</w:t>
      </w:r>
      <w:r w:rsidR="000222E0" w:rsidRPr="00BE48BB">
        <w:rPr>
          <w:bCs/>
        </w:rPr>
        <w:t xml:space="preserve"> et « (vide) » - par défaut (Vide) – un seul choix – </w:t>
      </w:r>
      <w:r w:rsidR="00720D9C" w:rsidRPr="00BE48BB">
        <w:rPr>
          <w:bCs/>
        </w:rPr>
        <w:t>obligatoire)</w:t>
      </w:r>
    </w:p>
    <w:p w:rsidR="000222E0" w:rsidRPr="00BE48BB" w:rsidRDefault="00595FBB" w:rsidP="000B7664">
      <w:pPr>
        <w:pStyle w:val="NormalArial"/>
        <w:numPr>
          <w:ilvl w:val="0"/>
          <w:numId w:val="10"/>
        </w:numPr>
        <w:rPr>
          <w:bCs/>
        </w:rPr>
      </w:pPr>
      <w:r w:rsidRPr="00BE48BB">
        <w:rPr>
          <w:bCs/>
        </w:rPr>
        <w:t xml:space="preserve">Téléphone </w:t>
      </w:r>
      <w:r w:rsidR="000222E0" w:rsidRPr="00BE48BB">
        <w:rPr>
          <w:bCs/>
        </w:rPr>
        <w:t>(saisie champ texte)</w:t>
      </w:r>
    </w:p>
    <w:p w:rsidR="00595FBB" w:rsidRPr="00BE48BB" w:rsidRDefault="00595FBB" w:rsidP="000B7664">
      <w:pPr>
        <w:pStyle w:val="NormalArial"/>
        <w:numPr>
          <w:ilvl w:val="0"/>
          <w:numId w:val="10"/>
        </w:numPr>
        <w:rPr>
          <w:bCs/>
        </w:rPr>
      </w:pPr>
      <w:r w:rsidRPr="00BE48BB">
        <w:rPr>
          <w:bCs/>
        </w:rPr>
        <w:t xml:space="preserve">Télécopieur </w:t>
      </w:r>
      <w:r w:rsidR="000222E0" w:rsidRPr="00BE48BB">
        <w:rPr>
          <w:bCs/>
        </w:rPr>
        <w:t>(saisie champ texte</w:t>
      </w:r>
      <w:r w:rsidRPr="00BE48BB">
        <w:rPr>
          <w:bCs/>
        </w:rPr>
        <w:t>)</w:t>
      </w:r>
    </w:p>
    <w:p w:rsidR="00595FBB" w:rsidRPr="00BE48BB" w:rsidRDefault="00595FBB" w:rsidP="000B7664">
      <w:pPr>
        <w:pStyle w:val="NormalArial"/>
        <w:numPr>
          <w:ilvl w:val="0"/>
          <w:numId w:val="10"/>
        </w:numPr>
        <w:rPr>
          <w:bCs/>
        </w:rPr>
      </w:pPr>
      <w:r w:rsidRPr="00BE48BB">
        <w:rPr>
          <w:bCs/>
        </w:rPr>
        <w:t xml:space="preserve">Responsable </w:t>
      </w:r>
      <w:r w:rsidR="000222E0" w:rsidRPr="00BE48BB">
        <w:rPr>
          <w:bCs/>
        </w:rPr>
        <w:t>(saisie champ texte</w:t>
      </w:r>
      <w:r w:rsidRPr="00BE48BB">
        <w:rPr>
          <w:bCs/>
        </w:rPr>
        <w:t>)</w:t>
      </w:r>
    </w:p>
    <w:p w:rsidR="00595FBB" w:rsidRPr="00BE48BB" w:rsidRDefault="00595FBB" w:rsidP="000B7664">
      <w:pPr>
        <w:pStyle w:val="NormalArial"/>
        <w:numPr>
          <w:ilvl w:val="0"/>
          <w:numId w:val="10"/>
        </w:numPr>
        <w:rPr>
          <w:bCs/>
        </w:rPr>
      </w:pPr>
      <w:r w:rsidRPr="00BE48BB">
        <w:rPr>
          <w:bCs/>
        </w:rPr>
        <w:t xml:space="preserve">E-mail </w:t>
      </w:r>
      <w:r w:rsidR="000222E0" w:rsidRPr="00BE48BB">
        <w:rPr>
          <w:bCs/>
        </w:rPr>
        <w:t>(saisie champ texte)</w:t>
      </w:r>
    </w:p>
    <w:p w:rsidR="008042D2" w:rsidRPr="00BE48BB" w:rsidRDefault="008042D2" w:rsidP="000B7664">
      <w:pPr>
        <w:pStyle w:val="NormalArial"/>
        <w:rPr>
          <w:bCs/>
        </w:rPr>
      </w:pPr>
    </w:p>
    <w:p w:rsidR="008042D2" w:rsidRPr="00BE48BB" w:rsidRDefault="008042D2" w:rsidP="000B7664">
      <w:pPr>
        <w:pStyle w:val="NormalArial"/>
        <w:rPr>
          <w:bCs/>
        </w:rPr>
      </w:pPr>
      <w:r w:rsidRPr="00BE48BB">
        <w:rPr>
          <w:bCs/>
        </w:rPr>
        <w:t>Un bouton "Valider" permet d'enregistrer les données en base.</w:t>
      </w:r>
    </w:p>
    <w:p w:rsidR="008042D2" w:rsidRPr="00BE48BB" w:rsidRDefault="008042D2" w:rsidP="000B7664">
      <w:pPr>
        <w:pStyle w:val="NormalArial"/>
        <w:rPr>
          <w:bCs/>
        </w:rPr>
      </w:pPr>
      <w:r w:rsidRPr="00BE48BB">
        <w:rPr>
          <w:bCs/>
        </w:rPr>
        <w:t>Un bouton "Annuler" permet d'annuler la saisie</w:t>
      </w:r>
      <w:r w:rsidR="005430D7" w:rsidRPr="00BE48BB">
        <w:rPr>
          <w:bCs/>
        </w:rPr>
        <w:t xml:space="preserve"> et de retourner au résultat de la recherche ou au formulaire de recherche</w:t>
      </w:r>
    </w:p>
    <w:p w:rsidR="00AC2002" w:rsidRPr="00BE48BB" w:rsidRDefault="008B7045" w:rsidP="000B7664">
      <w:pPr>
        <w:pStyle w:val="NormalArial"/>
        <w:rPr>
          <w:bCs/>
        </w:rPr>
      </w:pPr>
      <w:r w:rsidRPr="00BE48BB">
        <w:rPr>
          <w:bCs/>
        </w:rPr>
        <w:t>Un bouton "Supprimer" permet de supprimer l'entreprise.</w:t>
      </w:r>
    </w:p>
    <w:p w:rsidR="005430D7" w:rsidRDefault="005430D7" w:rsidP="000B7664">
      <w:pPr>
        <w:pStyle w:val="NormalArial"/>
        <w:rPr>
          <w:bCs/>
        </w:rPr>
      </w:pPr>
      <w:r w:rsidRPr="00BE48BB">
        <w:rPr>
          <w:bCs/>
        </w:rPr>
        <w:t>Un bouton "Historique" permet d'accéder à l'historique des modifications de l'entreprise.</w:t>
      </w:r>
    </w:p>
    <w:p w:rsidR="00252987" w:rsidRDefault="00252987" w:rsidP="000B7664">
      <w:pPr>
        <w:pStyle w:val="NormalArial"/>
        <w:rPr>
          <w:bCs/>
        </w:rPr>
      </w:pPr>
    </w:p>
    <w:p w:rsidR="00252987" w:rsidRPr="00BE48BB" w:rsidRDefault="00252987" w:rsidP="00252987">
      <w:pPr>
        <w:pStyle w:val="NormalArial"/>
        <w:rPr>
          <w:bCs/>
        </w:rPr>
      </w:pPr>
      <w:r>
        <w:rPr>
          <w:bCs/>
        </w:rPr>
        <w:t xml:space="preserve">Pour avoir plus de détails sur l'assistance à la saisie sur la ville et le code postal, </w:t>
      </w:r>
      <w:r w:rsidR="00D07D89">
        <w:rPr>
          <w:bCs/>
        </w:rPr>
        <w:t>consulter</w:t>
      </w:r>
      <w:r>
        <w:rPr>
          <w:bCs/>
        </w:rPr>
        <w:t xml:space="preserve"> le paragraphe 4.5 sur ce sujet.</w:t>
      </w:r>
    </w:p>
    <w:p w:rsidR="00252987" w:rsidRPr="00BE48BB" w:rsidRDefault="00252987" w:rsidP="000B7664">
      <w:pPr>
        <w:pStyle w:val="NormalArial"/>
        <w:rPr>
          <w:bCs/>
        </w:rPr>
      </w:pPr>
    </w:p>
    <w:p w:rsidR="005430D7" w:rsidRPr="00BE48BB" w:rsidRDefault="005430D7" w:rsidP="000B7664">
      <w:pPr>
        <w:pStyle w:val="Titre4bis"/>
      </w:pPr>
      <w:r w:rsidRPr="00BE48BB">
        <w:t>Interface Historique des modifications de l'entreprise extérieure</w:t>
      </w:r>
    </w:p>
    <w:p w:rsidR="005430D7" w:rsidRPr="00BE48BB" w:rsidRDefault="005430D7" w:rsidP="000B7664">
      <w:pPr>
        <w:pStyle w:val="NormalArial"/>
        <w:rPr>
          <w:bCs/>
        </w:rPr>
      </w:pPr>
      <w:r w:rsidRPr="00BE48BB">
        <w:rPr>
          <w:bCs/>
        </w:rPr>
        <w:t>L'écran affiche une liste composée des colonnes suivantes :</w:t>
      </w:r>
    </w:p>
    <w:p w:rsidR="005430D7" w:rsidRPr="00BE48BB" w:rsidRDefault="00B82B3A" w:rsidP="000B7664">
      <w:pPr>
        <w:pStyle w:val="NormalArial"/>
        <w:numPr>
          <w:ilvl w:val="0"/>
          <w:numId w:val="10"/>
        </w:numPr>
        <w:rPr>
          <w:bCs/>
        </w:rPr>
      </w:pPr>
      <w:r>
        <w:rPr>
          <w:bCs/>
        </w:rPr>
        <w:t>Centre de rattachement (par le numéro de badge Sigma) de l'acteur ayant fait la mise à jour</w:t>
      </w:r>
    </w:p>
    <w:p w:rsidR="005430D7" w:rsidRPr="00BE48BB" w:rsidRDefault="005430D7" w:rsidP="000B7664">
      <w:pPr>
        <w:pStyle w:val="NormalArial"/>
        <w:numPr>
          <w:ilvl w:val="0"/>
          <w:numId w:val="10"/>
        </w:numPr>
        <w:rPr>
          <w:bCs/>
        </w:rPr>
      </w:pPr>
      <w:r w:rsidRPr="00BE48BB">
        <w:rPr>
          <w:bCs/>
        </w:rPr>
        <w:t>Date de mise à jour de l'entreprise au format JJ/MM/AAAA</w:t>
      </w:r>
    </w:p>
    <w:p w:rsidR="005430D7" w:rsidRPr="00BE48BB" w:rsidRDefault="005430D7" w:rsidP="000B7664">
      <w:pPr>
        <w:pStyle w:val="NormalArial"/>
        <w:numPr>
          <w:ilvl w:val="0"/>
          <w:numId w:val="10"/>
        </w:numPr>
        <w:rPr>
          <w:bCs/>
        </w:rPr>
      </w:pPr>
      <w:r w:rsidRPr="00BE48BB">
        <w:rPr>
          <w:bCs/>
        </w:rPr>
        <w:t>Raison Sociale (champ texte non modifiable)</w:t>
      </w:r>
    </w:p>
    <w:p w:rsidR="005430D7" w:rsidRPr="00BE48BB" w:rsidRDefault="005430D7" w:rsidP="000B7664">
      <w:pPr>
        <w:pStyle w:val="NormalArial"/>
        <w:numPr>
          <w:ilvl w:val="0"/>
          <w:numId w:val="10"/>
        </w:numPr>
        <w:rPr>
          <w:bCs/>
        </w:rPr>
      </w:pPr>
      <w:r w:rsidRPr="00BE48BB">
        <w:rPr>
          <w:bCs/>
        </w:rPr>
        <w:t>Nom usuel (champ texte non modifiable)</w:t>
      </w:r>
    </w:p>
    <w:p w:rsidR="005430D7" w:rsidRPr="00BE48BB" w:rsidRDefault="005430D7" w:rsidP="000B7664">
      <w:pPr>
        <w:pStyle w:val="NormalArial"/>
        <w:numPr>
          <w:ilvl w:val="0"/>
          <w:numId w:val="10"/>
        </w:numPr>
        <w:rPr>
          <w:bCs/>
        </w:rPr>
      </w:pPr>
      <w:r w:rsidRPr="00BE48BB">
        <w:rPr>
          <w:bCs/>
        </w:rPr>
        <w:t>Numéro Siret (champ texte non modifiable)</w:t>
      </w:r>
    </w:p>
    <w:p w:rsidR="005430D7" w:rsidRPr="00BE48BB" w:rsidRDefault="005430D7" w:rsidP="000B7664">
      <w:pPr>
        <w:pStyle w:val="NormalArial"/>
        <w:numPr>
          <w:ilvl w:val="0"/>
          <w:numId w:val="10"/>
        </w:numPr>
        <w:rPr>
          <w:bCs/>
        </w:rPr>
      </w:pPr>
      <w:r w:rsidRPr="00BE48BB">
        <w:rPr>
          <w:bCs/>
        </w:rPr>
        <w:t>Adresse (champ texte multi-lignes non modifiable)</w:t>
      </w:r>
    </w:p>
    <w:p w:rsidR="005430D7" w:rsidRPr="00BE48BB" w:rsidRDefault="005430D7" w:rsidP="000B7664">
      <w:pPr>
        <w:pStyle w:val="NormalArial"/>
        <w:numPr>
          <w:ilvl w:val="0"/>
          <w:numId w:val="10"/>
        </w:numPr>
        <w:rPr>
          <w:bCs/>
        </w:rPr>
      </w:pPr>
      <w:r w:rsidRPr="00BE48BB">
        <w:rPr>
          <w:bCs/>
        </w:rPr>
        <w:t>Code postal (champ texte non modifiable)</w:t>
      </w:r>
    </w:p>
    <w:p w:rsidR="005430D7" w:rsidRPr="00BE48BB" w:rsidRDefault="005430D7" w:rsidP="000B7664">
      <w:pPr>
        <w:pStyle w:val="NormalArial"/>
        <w:numPr>
          <w:ilvl w:val="0"/>
          <w:numId w:val="10"/>
        </w:numPr>
        <w:rPr>
          <w:bCs/>
        </w:rPr>
      </w:pPr>
      <w:r w:rsidRPr="00BE48BB">
        <w:rPr>
          <w:bCs/>
        </w:rPr>
        <w:t>Ville (champ texte non modifiable)</w:t>
      </w:r>
    </w:p>
    <w:p w:rsidR="005430D7" w:rsidRPr="00BE48BB" w:rsidRDefault="005430D7" w:rsidP="000B7664">
      <w:pPr>
        <w:pStyle w:val="NormalArial"/>
        <w:numPr>
          <w:ilvl w:val="0"/>
          <w:numId w:val="10"/>
        </w:numPr>
        <w:rPr>
          <w:bCs/>
        </w:rPr>
      </w:pPr>
      <w:r w:rsidRPr="00BE48BB">
        <w:rPr>
          <w:bCs/>
        </w:rPr>
        <w:t>Pays (champ texte non modifiable)</w:t>
      </w:r>
    </w:p>
    <w:p w:rsidR="005430D7" w:rsidRPr="00BE48BB" w:rsidRDefault="005430D7" w:rsidP="000B7664">
      <w:pPr>
        <w:pStyle w:val="NormalArial"/>
        <w:numPr>
          <w:ilvl w:val="0"/>
          <w:numId w:val="10"/>
        </w:numPr>
        <w:rPr>
          <w:bCs/>
        </w:rPr>
      </w:pPr>
      <w:r w:rsidRPr="00BE48BB">
        <w:rPr>
          <w:bCs/>
        </w:rPr>
        <w:t>Téléphone (champ texte non modifiable)</w:t>
      </w:r>
    </w:p>
    <w:p w:rsidR="005430D7" w:rsidRPr="00BE48BB" w:rsidRDefault="005430D7" w:rsidP="000B7664">
      <w:pPr>
        <w:pStyle w:val="NormalArial"/>
        <w:numPr>
          <w:ilvl w:val="0"/>
          <w:numId w:val="10"/>
        </w:numPr>
        <w:rPr>
          <w:bCs/>
        </w:rPr>
      </w:pPr>
      <w:r w:rsidRPr="00BE48BB">
        <w:rPr>
          <w:bCs/>
        </w:rPr>
        <w:t>Télécopieur (champ texte non modifiable)</w:t>
      </w:r>
    </w:p>
    <w:p w:rsidR="005430D7" w:rsidRPr="00BE48BB" w:rsidRDefault="005430D7" w:rsidP="000B7664">
      <w:pPr>
        <w:pStyle w:val="NormalArial"/>
        <w:numPr>
          <w:ilvl w:val="0"/>
          <w:numId w:val="10"/>
        </w:numPr>
        <w:rPr>
          <w:bCs/>
        </w:rPr>
      </w:pPr>
      <w:r w:rsidRPr="00BE48BB">
        <w:rPr>
          <w:bCs/>
        </w:rPr>
        <w:t>Responsable (champ texte non modifiable)</w:t>
      </w:r>
    </w:p>
    <w:p w:rsidR="005430D7" w:rsidRPr="00BE48BB" w:rsidRDefault="005430D7" w:rsidP="000B7664">
      <w:pPr>
        <w:pStyle w:val="NormalArial"/>
        <w:numPr>
          <w:ilvl w:val="0"/>
          <w:numId w:val="10"/>
        </w:numPr>
        <w:rPr>
          <w:bCs/>
        </w:rPr>
      </w:pPr>
      <w:r w:rsidRPr="00BE48BB">
        <w:rPr>
          <w:bCs/>
        </w:rPr>
        <w:t>E-mail (champ texte non modifiable)</w:t>
      </w:r>
    </w:p>
    <w:p w:rsidR="005430D7" w:rsidRPr="00BE48BB" w:rsidRDefault="005430D7" w:rsidP="000B7664">
      <w:pPr>
        <w:pStyle w:val="NormalArial"/>
        <w:rPr>
          <w:bCs/>
        </w:rPr>
      </w:pPr>
    </w:p>
    <w:p w:rsidR="005430D7" w:rsidRPr="00BE48BB" w:rsidRDefault="005430D7" w:rsidP="000B7664">
      <w:pPr>
        <w:pStyle w:val="NormalArial"/>
        <w:rPr>
          <w:bCs/>
        </w:rPr>
      </w:pPr>
      <w:r w:rsidRPr="00BE48BB">
        <w:rPr>
          <w:bCs/>
        </w:rPr>
        <w:t>Un bouton « Annuler » permet de revenir au formulaire entreprise extérieure.</w:t>
      </w:r>
    </w:p>
    <w:p w:rsidR="005430D7" w:rsidRPr="00BE48BB" w:rsidRDefault="005430D7" w:rsidP="000B7664">
      <w:pPr>
        <w:pStyle w:val="NormalArial"/>
        <w:rPr>
          <w:bCs/>
        </w:rPr>
      </w:pPr>
    </w:p>
    <w:p w:rsidR="0031533C" w:rsidRPr="00BE48BB" w:rsidRDefault="0031533C" w:rsidP="000B7664">
      <w:pPr>
        <w:pStyle w:val="Titre4bis"/>
      </w:pPr>
      <w:r w:rsidRPr="00BE48BB">
        <w:t>Scénario 1 – Créer une nouvelle entreprise</w:t>
      </w:r>
    </w:p>
    <w:p w:rsidR="0031533C" w:rsidRPr="00BE48BB" w:rsidRDefault="0031533C" w:rsidP="000B7664">
      <w:pPr>
        <w:pStyle w:val="NormalArial"/>
        <w:numPr>
          <w:ilvl w:val="0"/>
          <w:numId w:val="48"/>
        </w:numPr>
      </w:pPr>
      <w:r w:rsidRPr="00BE48BB">
        <w:t>L'acteur accède au module</w:t>
      </w:r>
    </w:p>
    <w:p w:rsidR="0031533C" w:rsidRPr="00BE48BB" w:rsidRDefault="0031533C" w:rsidP="000B7664">
      <w:pPr>
        <w:pStyle w:val="NormalArial"/>
        <w:numPr>
          <w:ilvl w:val="0"/>
          <w:numId w:val="48"/>
        </w:numPr>
      </w:pPr>
      <w:r w:rsidRPr="00BE48BB">
        <w:t xml:space="preserve">Le système affiche le Formulaire de recherche d'entreprise extérieure </w:t>
      </w:r>
    </w:p>
    <w:p w:rsidR="0031533C" w:rsidRPr="00BE48BB" w:rsidRDefault="0031533C" w:rsidP="000B7664">
      <w:pPr>
        <w:pStyle w:val="NormalArial"/>
        <w:numPr>
          <w:ilvl w:val="0"/>
          <w:numId w:val="48"/>
        </w:numPr>
      </w:pPr>
      <w:r w:rsidRPr="00BE48BB">
        <w:t xml:space="preserve">L'acteur clique sur </w:t>
      </w:r>
      <w:r w:rsidR="000222E0" w:rsidRPr="00BE48BB">
        <w:t>« Nouveau »</w:t>
      </w:r>
    </w:p>
    <w:p w:rsidR="00AC2002" w:rsidRPr="00BE48BB" w:rsidRDefault="0031533C" w:rsidP="000B7664">
      <w:pPr>
        <w:pStyle w:val="NormalArial"/>
        <w:numPr>
          <w:ilvl w:val="0"/>
          <w:numId w:val="48"/>
        </w:numPr>
        <w:rPr>
          <w:bCs/>
        </w:rPr>
      </w:pPr>
      <w:r w:rsidRPr="00BE48BB">
        <w:t>Le système redirige l'acteur vers le Formulaire entreprise extérieure vierge</w:t>
      </w:r>
    </w:p>
    <w:p w:rsidR="0031533C" w:rsidRPr="00BE48BB" w:rsidRDefault="0031533C" w:rsidP="000B7664">
      <w:pPr>
        <w:pStyle w:val="NormalArial"/>
        <w:numPr>
          <w:ilvl w:val="0"/>
          <w:numId w:val="48"/>
        </w:numPr>
        <w:rPr>
          <w:bCs/>
        </w:rPr>
      </w:pPr>
      <w:r w:rsidRPr="00BE48BB">
        <w:t>L'acteur saisit les informations et valide</w:t>
      </w:r>
      <w:r w:rsidR="00F32ABC" w:rsidRPr="00BE48BB">
        <w:t xml:space="preserve"> </w:t>
      </w:r>
      <w:r w:rsidR="00F32ABC" w:rsidRPr="00BE48BB">
        <w:rPr>
          <w:b/>
          <w:color w:val="FF0000"/>
        </w:rPr>
        <w:t>EXCEPTION1</w:t>
      </w:r>
      <w:r w:rsidR="00E97471" w:rsidRPr="00BE48BB">
        <w:rPr>
          <w:b/>
          <w:color w:val="FF0000"/>
        </w:rPr>
        <w:t>, EXCEPTION2</w:t>
      </w:r>
    </w:p>
    <w:p w:rsidR="0031533C" w:rsidRPr="00BE48BB" w:rsidRDefault="0031533C" w:rsidP="000B7664">
      <w:pPr>
        <w:pStyle w:val="NormalArial"/>
        <w:numPr>
          <w:ilvl w:val="0"/>
          <w:numId w:val="48"/>
        </w:numPr>
        <w:rPr>
          <w:bCs/>
        </w:rPr>
      </w:pPr>
      <w:r w:rsidRPr="00BE48BB">
        <w:rPr>
          <w:bCs/>
        </w:rPr>
        <w:t>Le système enregistre les données</w:t>
      </w:r>
      <w:r w:rsidR="00FD7076" w:rsidRPr="00BE48BB">
        <w:rPr>
          <w:bCs/>
        </w:rPr>
        <w:t xml:space="preserve"> et ajoute la création de l'entreprise à la table d'historique des modifications des entreprises</w:t>
      </w:r>
    </w:p>
    <w:p w:rsidR="00F32ABC" w:rsidRPr="00BE48BB" w:rsidRDefault="00F32ABC" w:rsidP="000B7664">
      <w:pPr>
        <w:pStyle w:val="NormalArial"/>
        <w:rPr>
          <w:bCs/>
        </w:rPr>
      </w:pPr>
    </w:p>
    <w:p w:rsidR="00992951" w:rsidRPr="00BE48BB" w:rsidRDefault="00992951" w:rsidP="000B7664">
      <w:pPr>
        <w:pStyle w:val="Titre4bis"/>
      </w:pPr>
      <w:r w:rsidRPr="00BE48BB">
        <w:lastRenderedPageBreak/>
        <w:t>Scénario 2 – Rechercher une entreprise</w:t>
      </w:r>
    </w:p>
    <w:p w:rsidR="00992951" w:rsidRPr="00BE48BB" w:rsidRDefault="00992951" w:rsidP="000B7664">
      <w:pPr>
        <w:ind w:firstLine="708"/>
        <w:rPr>
          <w:rFonts w:ascii="Arial" w:hAnsi="Arial" w:cs="Arial"/>
          <w:sz w:val="20"/>
          <w:szCs w:val="20"/>
        </w:rPr>
      </w:pPr>
      <w:r w:rsidRPr="00BE48BB">
        <w:rPr>
          <w:rFonts w:ascii="Arial" w:hAnsi="Arial" w:cs="Arial"/>
          <w:sz w:val="20"/>
          <w:szCs w:val="20"/>
        </w:rPr>
        <w:t xml:space="preserve">Le scénario est identique </w:t>
      </w:r>
      <w:r w:rsidR="00477019" w:rsidRPr="00BE48BB">
        <w:rPr>
          <w:rFonts w:ascii="Arial" w:hAnsi="Arial" w:cs="Arial"/>
          <w:sz w:val="20"/>
          <w:szCs w:val="20"/>
        </w:rPr>
        <w:t>au scénario de recherche d'une entreprise pour la consultation</w:t>
      </w:r>
    </w:p>
    <w:p w:rsidR="00992951" w:rsidRPr="00BE48BB" w:rsidRDefault="00992951" w:rsidP="000B7664">
      <w:pPr>
        <w:ind w:firstLine="708"/>
        <w:rPr>
          <w:rFonts w:ascii="Arial" w:hAnsi="Arial" w:cs="Arial"/>
          <w:sz w:val="20"/>
          <w:szCs w:val="20"/>
        </w:rPr>
      </w:pPr>
    </w:p>
    <w:p w:rsidR="009C4542" w:rsidRPr="00BE48BB" w:rsidRDefault="009C4542" w:rsidP="000B7664">
      <w:pPr>
        <w:pStyle w:val="Titre4bis"/>
      </w:pPr>
      <w:r w:rsidRPr="00BE48BB">
        <w:t xml:space="preserve">Scénario </w:t>
      </w:r>
      <w:r w:rsidR="00992951" w:rsidRPr="00BE48BB">
        <w:t>3</w:t>
      </w:r>
      <w:r w:rsidRPr="00BE48BB">
        <w:t xml:space="preserve"> – Modifier une entreprise </w:t>
      </w:r>
      <w:r w:rsidR="005430D7" w:rsidRPr="00BE48BB">
        <w:t xml:space="preserve">extérieure </w:t>
      </w:r>
      <w:r w:rsidRPr="00BE48BB">
        <w:t>existante</w:t>
      </w:r>
    </w:p>
    <w:p w:rsidR="00992951" w:rsidRPr="00BE48BB" w:rsidRDefault="00992951" w:rsidP="003F25BE">
      <w:pPr>
        <w:pStyle w:val="NormalArial"/>
        <w:numPr>
          <w:ilvl w:val="0"/>
          <w:numId w:val="140"/>
        </w:numPr>
        <w:jc w:val="both"/>
      </w:pPr>
      <w:r w:rsidRPr="00BE48BB">
        <w:t xml:space="preserve">A partir de la liste résultats de la recherche, l’acteur clique sur </w:t>
      </w:r>
      <w:r w:rsidR="009702C5" w:rsidRPr="009702C5">
        <w:t xml:space="preserve"> </w:t>
      </w:r>
      <w:r w:rsidR="009702C5">
        <w:t>la ligne de l'entreprise à modifier</w:t>
      </w:r>
    </w:p>
    <w:p w:rsidR="009C4542" w:rsidRPr="00BE48BB" w:rsidRDefault="009C4542" w:rsidP="003F25BE">
      <w:pPr>
        <w:pStyle w:val="NormalArial"/>
        <w:numPr>
          <w:ilvl w:val="0"/>
          <w:numId w:val="140"/>
        </w:numPr>
      </w:pPr>
      <w:r w:rsidRPr="00BE48BB">
        <w:t xml:space="preserve">Le système </w:t>
      </w:r>
      <w:r w:rsidR="00992951" w:rsidRPr="00BE48BB">
        <w:t>affiche</w:t>
      </w:r>
      <w:r w:rsidRPr="00BE48BB">
        <w:t xml:space="preserve"> le Formulaire entreprise extérieure</w:t>
      </w:r>
      <w:r w:rsidR="00E37349" w:rsidRPr="00BE48BB">
        <w:t xml:space="preserve"> pré-rempli</w:t>
      </w:r>
    </w:p>
    <w:p w:rsidR="009C4542" w:rsidRPr="00BE48BB" w:rsidRDefault="009C4542" w:rsidP="003F25BE">
      <w:pPr>
        <w:pStyle w:val="NormalArial"/>
        <w:numPr>
          <w:ilvl w:val="0"/>
          <w:numId w:val="140"/>
        </w:numPr>
        <w:rPr>
          <w:bCs/>
        </w:rPr>
      </w:pPr>
      <w:r w:rsidRPr="00BE48BB">
        <w:t xml:space="preserve">L'acteur modifie les informations et valide </w:t>
      </w:r>
      <w:r w:rsidRPr="00BE48BB">
        <w:rPr>
          <w:b/>
          <w:color w:val="FF0000"/>
        </w:rPr>
        <w:t>EXCEPTION</w:t>
      </w:r>
      <w:r w:rsidR="00E37349" w:rsidRPr="00BE48BB">
        <w:rPr>
          <w:b/>
          <w:color w:val="FF0000"/>
        </w:rPr>
        <w:t>1</w:t>
      </w:r>
    </w:p>
    <w:p w:rsidR="009C4542" w:rsidRPr="00BE48BB" w:rsidRDefault="009C4542" w:rsidP="003F25BE">
      <w:pPr>
        <w:pStyle w:val="NormalArial"/>
        <w:numPr>
          <w:ilvl w:val="0"/>
          <w:numId w:val="140"/>
        </w:numPr>
        <w:rPr>
          <w:bCs/>
        </w:rPr>
      </w:pPr>
      <w:r w:rsidRPr="00BE48BB">
        <w:rPr>
          <w:bCs/>
        </w:rPr>
        <w:t>Le système enregistre les données</w:t>
      </w:r>
      <w:r w:rsidR="00FD7076" w:rsidRPr="00BE48BB">
        <w:rPr>
          <w:bCs/>
        </w:rPr>
        <w:t xml:space="preserve"> et ajoute la modification de l'entreprise à la table d'historique des modifications des entreprises</w:t>
      </w:r>
    </w:p>
    <w:p w:rsidR="00992951" w:rsidRPr="00BE48BB" w:rsidRDefault="00992951" w:rsidP="003F25BE">
      <w:pPr>
        <w:pStyle w:val="NormalArial"/>
        <w:numPr>
          <w:ilvl w:val="0"/>
          <w:numId w:val="140"/>
        </w:numPr>
        <w:rPr>
          <w:bCs/>
        </w:rPr>
      </w:pPr>
      <w:r w:rsidRPr="00BE48BB">
        <w:rPr>
          <w:bCs/>
        </w:rPr>
        <w:t xml:space="preserve">Le système réaffiche le formulaire entreprise </w:t>
      </w:r>
      <w:r w:rsidR="00D350DD" w:rsidRPr="00BE48BB">
        <w:rPr>
          <w:bCs/>
        </w:rPr>
        <w:t xml:space="preserve">extérieure </w:t>
      </w:r>
      <w:r w:rsidRPr="00BE48BB">
        <w:t>pré-rempli avec le message « Enregistrement effectué »</w:t>
      </w:r>
    </w:p>
    <w:p w:rsidR="005430D7" w:rsidRPr="00BE48BB" w:rsidRDefault="005430D7" w:rsidP="000B7664">
      <w:pPr>
        <w:pStyle w:val="NormalArial"/>
      </w:pPr>
    </w:p>
    <w:p w:rsidR="005430D7" w:rsidRPr="00BE48BB" w:rsidRDefault="005430D7" w:rsidP="000B7664">
      <w:pPr>
        <w:pStyle w:val="Titre4bis"/>
      </w:pPr>
      <w:r w:rsidRPr="00BE48BB">
        <w:t>Scénario 4 – Consulter l'historique des modifications d'une entreprise extérieure</w:t>
      </w:r>
    </w:p>
    <w:p w:rsidR="005430D7" w:rsidRPr="00BE48BB" w:rsidRDefault="005430D7" w:rsidP="000B7664">
      <w:pPr>
        <w:pStyle w:val="NormalArial"/>
        <w:numPr>
          <w:ilvl w:val="0"/>
          <w:numId w:val="109"/>
        </w:numPr>
        <w:jc w:val="both"/>
      </w:pPr>
      <w:r w:rsidRPr="00BE48BB">
        <w:t xml:space="preserve">A partir du </w:t>
      </w:r>
      <w:r w:rsidRPr="00BE48BB">
        <w:rPr>
          <w:bCs/>
        </w:rPr>
        <w:t xml:space="preserve">formulaire </w:t>
      </w:r>
      <w:r w:rsidRPr="00BE48BB">
        <w:t xml:space="preserve">entreprise extérieure, l’acteur clique sur </w:t>
      </w:r>
      <w:r w:rsidRPr="00BE48BB">
        <w:rPr>
          <w:bCs/>
        </w:rPr>
        <w:t>" Historique"</w:t>
      </w:r>
    </w:p>
    <w:p w:rsidR="005430D7" w:rsidRPr="00BE48BB" w:rsidRDefault="005430D7" w:rsidP="000B7664">
      <w:pPr>
        <w:pStyle w:val="NormalArial"/>
        <w:numPr>
          <w:ilvl w:val="0"/>
          <w:numId w:val="109"/>
        </w:numPr>
        <w:jc w:val="both"/>
      </w:pPr>
      <w:r w:rsidRPr="00BE48BB">
        <w:rPr>
          <w:bCs/>
        </w:rPr>
        <w:t>Le système affiche l'historique de l'entreprise par la lecture de la table d'historisation des modifications des entreprises extérieures</w:t>
      </w:r>
      <w:r w:rsidR="0047790A">
        <w:rPr>
          <w:bCs/>
        </w:rPr>
        <w:t>. Le tableau contient également les valeurs courantes présentes dans la base.</w:t>
      </w:r>
      <w:r w:rsidR="003305BE" w:rsidRPr="003305BE">
        <w:rPr>
          <w:bCs/>
        </w:rPr>
        <w:t xml:space="preserve"> </w:t>
      </w:r>
      <w:r w:rsidR="003305BE">
        <w:rPr>
          <w:bCs/>
        </w:rPr>
        <w:t>(par ordre chronologique des modifications, la valeur courante en premier)</w:t>
      </w:r>
    </w:p>
    <w:p w:rsidR="005430D7" w:rsidRPr="00BE48BB" w:rsidRDefault="005430D7" w:rsidP="000B7664">
      <w:pPr>
        <w:pStyle w:val="NormalArial"/>
        <w:rPr>
          <w:bCs/>
        </w:rPr>
      </w:pPr>
    </w:p>
    <w:p w:rsidR="008B7045" w:rsidRPr="00BE48BB" w:rsidRDefault="008B7045" w:rsidP="000B7664">
      <w:pPr>
        <w:pStyle w:val="Titre4bis"/>
      </w:pPr>
      <w:r w:rsidRPr="00BE48BB">
        <w:t xml:space="preserve">Scénario </w:t>
      </w:r>
      <w:r w:rsidR="005430D7" w:rsidRPr="00BE48BB">
        <w:t>5</w:t>
      </w:r>
      <w:r w:rsidRPr="00BE48BB">
        <w:t xml:space="preserve"> – Supprimer une entreprise existante</w:t>
      </w:r>
    </w:p>
    <w:p w:rsidR="00C562F2" w:rsidRPr="00BE48BB" w:rsidRDefault="00C562F2" w:rsidP="000B7664">
      <w:pPr>
        <w:pStyle w:val="NormalArial"/>
        <w:numPr>
          <w:ilvl w:val="0"/>
          <w:numId w:val="73"/>
        </w:numPr>
        <w:jc w:val="both"/>
      </w:pPr>
      <w:r w:rsidRPr="00BE48BB">
        <w:t xml:space="preserve">A partir de la liste résultats de la recherche, l’acteur clique sur </w:t>
      </w:r>
      <w:r w:rsidRPr="00BE48BB">
        <w:rPr>
          <w:bCs/>
        </w:rPr>
        <w:t>"Accéder à l'entreprise"</w:t>
      </w:r>
    </w:p>
    <w:p w:rsidR="00C562F2" w:rsidRPr="00BE48BB" w:rsidRDefault="00C562F2" w:rsidP="000B7664">
      <w:pPr>
        <w:pStyle w:val="NormalArial"/>
        <w:numPr>
          <w:ilvl w:val="0"/>
          <w:numId w:val="73"/>
        </w:numPr>
      </w:pPr>
      <w:r w:rsidRPr="00BE48BB">
        <w:t>Le système affiche le Formulaire entreprise extérieure pré-rempli</w:t>
      </w:r>
      <w:r w:rsidR="00B82B3A">
        <w:t>. Le bouton "Supprimer" n'est pas affiché pour le profil Accueil.</w:t>
      </w:r>
    </w:p>
    <w:p w:rsidR="00A02089" w:rsidRPr="00BE48BB" w:rsidRDefault="008B7045" w:rsidP="000B7664">
      <w:pPr>
        <w:pStyle w:val="NormalArial"/>
        <w:numPr>
          <w:ilvl w:val="0"/>
          <w:numId w:val="73"/>
        </w:numPr>
        <w:rPr>
          <w:bCs/>
        </w:rPr>
      </w:pPr>
      <w:r w:rsidRPr="00BE48BB">
        <w:t xml:space="preserve">L'acteur </w:t>
      </w:r>
      <w:r w:rsidR="00A02089" w:rsidRPr="00BE48BB">
        <w:t>clique sur le bouton "Supprimer"</w:t>
      </w:r>
      <w:r w:rsidR="00AC0700" w:rsidRPr="00BE48BB">
        <w:t xml:space="preserve"> </w:t>
      </w:r>
    </w:p>
    <w:p w:rsidR="00A02089" w:rsidRPr="00BE48BB" w:rsidRDefault="00A02089" w:rsidP="000B7664">
      <w:pPr>
        <w:pStyle w:val="NormalArial"/>
        <w:numPr>
          <w:ilvl w:val="0"/>
          <w:numId w:val="73"/>
        </w:numPr>
        <w:rPr>
          <w:bCs/>
        </w:rPr>
      </w:pPr>
      <w:r w:rsidRPr="00BE48BB">
        <w:t>Le système demande confirmation de la suppression</w:t>
      </w:r>
    </w:p>
    <w:p w:rsidR="008B7045" w:rsidRPr="00BE48BB" w:rsidRDefault="00A02089" w:rsidP="000B7664">
      <w:pPr>
        <w:pStyle w:val="NormalArial"/>
        <w:numPr>
          <w:ilvl w:val="0"/>
          <w:numId w:val="73"/>
        </w:numPr>
        <w:rPr>
          <w:bCs/>
        </w:rPr>
      </w:pPr>
      <w:r w:rsidRPr="00BE48BB">
        <w:t>L'acteur valide la suppression</w:t>
      </w:r>
      <w:r w:rsidR="00557B3B" w:rsidRPr="00BE48BB">
        <w:t xml:space="preserve"> </w:t>
      </w:r>
      <w:r w:rsidR="003F25BE" w:rsidRPr="00BE48BB">
        <w:rPr>
          <w:b/>
          <w:color w:val="FF0000"/>
        </w:rPr>
        <w:t>EXCEPTION3</w:t>
      </w:r>
    </w:p>
    <w:p w:rsidR="008B7045" w:rsidRPr="00BE48BB" w:rsidRDefault="008B7045" w:rsidP="000B7664">
      <w:pPr>
        <w:pStyle w:val="NormalArial"/>
        <w:numPr>
          <w:ilvl w:val="0"/>
          <w:numId w:val="73"/>
        </w:numPr>
        <w:rPr>
          <w:bCs/>
        </w:rPr>
      </w:pPr>
      <w:r w:rsidRPr="00BE48BB">
        <w:rPr>
          <w:bCs/>
        </w:rPr>
        <w:t xml:space="preserve">Le système </w:t>
      </w:r>
      <w:r w:rsidR="00A02089" w:rsidRPr="00BE48BB">
        <w:rPr>
          <w:bCs/>
        </w:rPr>
        <w:t>supprime l'entreprise du système</w:t>
      </w:r>
      <w:r w:rsidR="00FD7076" w:rsidRPr="00BE48BB">
        <w:rPr>
          <w:bCs/>
        </w:rPr>
        <w:t xml:space="preserve"> et supprime les enregistrements relatifs à l'entreprise dans la table d'historique des modifications des entreprises</w:t>
      </w:r>
    </w:p>
    <w:p w:rsidR="00C562F2" w:rsidRPr="00BE48BB" w:rsidRDefault="00C562F2" w:rsidP="000B7664">
      <w:pPr>
        <w:pStyle w:val="NormalArial"/>
        <w:numPr>
          <w:ilvl w:val="0"/>
          <w:numId w:val="73"/>
        </w:numPr>
        <w:rPr>
          <w:bCs/>
        </w:rPr>
      </w:pPr>
      <w:r w:rsidRPr="00BE48BB">
        <w:rPr>
          <w:bCs/>
        </w:rPr>
        <w:t xml:space="preserve">Le système redirige l’acteur vers le module de recherche </w:t>
      </w:r>
    </w:p>
    <w:p w:rsidR="003F25BE" w:rsidRPr="00BE48BB" w:rsidRDefault="003F25BE" w:rsidP="003F25BE">
      <w:pPr>
        <w:pStyle w:val="NormalArial"/>
        <w:rPr>
          <w:bCs/>
        </w:rPr>
      </w:pPr>
    </w:p>
    <w:p w:rsidR="00F32ABC" w:rsidRPr="00BE48BB" w:rsidRDefault="00F32ABC" w:rsidP="000B7664">
      <w:pPr>
        <w:pStyle w:val="Titre4bis"/>
      </w:pPr>
      <w:r w:rsidRPr="00BE48BB">
        <w:t>Cas d'exception</w:t>
      </w:r>
    </w:p>
    <w:p w:rsidR="00E37349" w:rsidRPr="00BE48BB" w:rsidRDefault="00E37349" w:rsidP="000B7664">
      <w:pPr>
        <w:pStyle w:val="NormalArial"/>
      </w:pPr>
    </w:p>
    <w:p w:rsidR="00E97471" w:rsidRPr="00BE48BB" w:rsidRDefault="000C0AD0" w:rsidP="000B7664">
      <w:pPr>
        <w:pStyle w:val="NormalArial"/>
        <w:jc w:val="both"/>
      </w:pPr>
      <w:r w:rsidRPr="00BE48BB">
        <w:rPr>
          <w:b/>
          <w:color w:val="FF0000"/>
        </w:rPr>
        <w:t xml:space="preserve">EXCEPTION1 : </w:t>
      </w:r>
      <w:r w:rsidRPr="00BE48BB">
        <w:t xml:space="preserve">si la raison sociale n'est pas renseignée, ou si le numéro Siren/Siret est renseigné et n'est pas d'une longueur de 9 ou </w:t>
      </w:r>
      <w:r w:rsidR="009702C5">
        <w:t>14</w:t>
      </w:r>
      <w:r w:rsidRPr="00BE48BB">
        <w:t xml:space="preserve"> caractères, l'acteur est redirigé vers le formulaire et un message d’erreur est affiché</w:t>
      </w:r>
    </w:p>
    <w:p w:rsidR="00477019" w:rsidRPr="00BE48BB" w:rsidRDefault="00477019" w:rsidP="000B7664">
      <w:pPr>
        <w:pStyle w:val="NormalArial"/>
        <w:jc w:val="both"/>
      </w:pPr>
    </w:p>
    <w:p w:rsidR="00E97471" w:rsidRPr="00BE48BB" w:rsidRDefault="000C0AD0" w:rsidP="000B7664">
      <w:pPr>
        <w:pStyle w:val="NormalArial"/>
        <w:jc w:val="both"/>
      </w:pPr>
      <w:r w:rsidRPr="00BE48BB">
        <w:rPr>
          <w:b/>
          <w:color w:val="FF0000"/>
        </w:rPr>
        <w:t xml:space="preserve">EXCEPTION2 : </w:t>
      </w:r>
      <w:r w:rsidRPr="00BE48BB">
        <w:t>si le numéro Siren/Siret est renseigné et qu'il est déjà attribué à une autre entreprise extérieure, un message est affiché pour demander confirmation avant de poursuivre la sauvegarde des données</w:t>
      </w:r>
    </w:p>
    <w:p w:rsidR="007F7060" w:rsidRPr="00BE48BB" w:rsidRDefault="007F7060" w:rsidP="000B7664">
      <w:pPr>
        <w:pStyle w:val="NormalArial"/>
        <w:jc w:val="both"/>
      </w:pPr>
    </w:p>
    <w:p w:rsidR="007F7060" w:rsidRDefault="007F7060" w:rsidP="007F7060">
      <w:pPr>
        <w:pStyle w:val="NormalArial"/>
      </w:pPr>
      <w:r w:rsidRPr="00BE48BB">
        <w:rPr>
          <w:b/>
          <w:color w:val="FF0000"/>
        </w:rPr>
        <w:t xml:space="preserve">EXCEPTION3 : </w:t>
      </w:r>
      <w:r w:rsidRPr="00BE48BB">
        <w:t>si l'entreprise extérieure est référencée dans une table de l'application, l'acteur est redirigé vers le formulaire et le message "entreprise extérieure référencée dans l'application : suppression impossible" est affiché.</w:t>
      </w:r>
    </w:p>
    <w:p w:rsidR="00D832E2" w:rsidRDefault="00D832E2" w:rsidP="007F7060">
      <w:pPr>
        <w:pStyle w:val="NormalArial"/>
      </w:pPr>
    </w:p>
    <w:p w:rsidR="00D832E2" w:rsidRPr="00BE48BB" w:rsidRDefault="00D832E2" w:rsidP="00D832E2">
      <w:pPr>
        <w:pStyle w:val="Titre2"/>
      </w:pPr>
      <w:r>
        <w:br w:type="page"/>
      </w:r>
      <w:bookmarkStart w:id="4347" w:name="_Toc292454180"/>
      <w:r w:rsidRPr="00BE48BB">
        <w:lastRenderedPageBreak/>
        <w:t xml:space="preserve">Cas d'utilisation Gestion des </w:t>
      </w:r>
      <w:r>
        <w:t>marchés</w:t>
      </w:r>
      <w:bookmarkEnd w:id="4347"/>
    </w:p>
    <w:p w:rsidR="00D832E2" w:rsidRPr="00BE48BB" w:rsidRDefault="00D832E2" w:rsidP="00D832E2">
      <w:pPr>
        <w:pStyle w:val="Titre3"/>
      </w:pPr>
      <w:bookmarkStart w:id="4348" w:name="_Toc292454181"/>
      <w:r w:rsidRPr="00BE48BB">
        <w:t xml:space="preserve">Rechercher et consulter </w:t>
      </w:r>
      <w:r>
        <w:t>un marché</w:t>
      </w:r>
      <w:bookmarkEnd w:id="4348"/>
    </w:p>
    <w:p w:rsidR="00D832E2" w:rsidRPr="00BE48BB" w:rsidRDefault="00D832E2" w:rsidP="00D832E2">
      <w:pPr>
        <w:pStyle w:val="NormalArial"/>
      </w:pPr>
      <w:r w:rsidRPr="00BE48BB">
        <w:rPr>
          <w:b/>
        </w:rPr>
        <w:t>Résumé</w:t>
      </w:r>
      <w:r w:rsidRPr="00BE48BB">
        <w:t xml:space="preserve"> : Cette fonctionnalité permet à l'acteur </w:t>
      </w:r>
      <w:r>
        <w:t>de</w:t>
      </w:r>
      <w:r w:rsidRPr="00BE48BB">
        <w:t xml:space="preserve"> rechercher et d'accéder aux informations </w:t>
      </w:r>
      <w:r>
        <w:t>d'un marché</w:t>
      </w:r>
    </w:p>
    <w:p w:rsidR="00D832E2" w:rsidRPr="00BE48BB" w:rsidRDefault="00D832E2" w:rsidP="00D832E2">
      <w:pPr>
        <w:pStyle w:val="NormalArial"/>
      </w:pPr>
      <w:r w:rsidRPr="00BE48BB">
        <w:rPr>
          <w:b/>
        </w:rPr>
        <w:t>Acteur(s)</w:t>
      </w:r>
      <w:r w:rsidRPr="00BE48BB">
        <w:t xml:space="preserve"> : OS de Pôle</w:t>
      </w:r>
    </w:p>
    <w:p w:rsidR="00D832E2" w:rsidRPr="00BE48BB" w:rsidRDefault="00D832E2" w:rsidP="00D832E2">
      <w:pPr>
        <w:pStyle w:val="NormalArial"/>
      </w:pPr>
      <w:r w:rsidRPr="00BE48BB">
        <w:rPr>
          <w:b/>
        </w:rPr>
        <w:t>Pré-condition</w:t>
      </w:r>
      <w:r w:rsidRPr="00BE48BB">
        <w:t xml:space="preserve"> : L'acteur est identifié </w:t>
      </w:r>
    </w:p>
    <w:p w:rsidR="00D832E2" w:rsidRPr="00BE48BB" w:rsidRDefault="00D832E2" w:rsidP="00D832E2">
      <w:pPr>
        <w:pStyle w:val="NormalArial"/>
      </w:pPr>
      <w:r w:rsidRPr="00BE48BB">
        <w:rPr>
          <w:b/>
        </w:rPr>
        <w:t>Post-condition</w:t>
      </w:r>
      <w:r w:rsidRPr="00BE48BB">
        <w:t xml:space="preserve"> : </w:t>
      </w:r>
      <w:r>
        <w:t xml:space="preserve">le marché est </w:t>
      </w:r>
      <w:r w:rsidR="0066768C">
        <w:t>consulté</w:t>
      </w:r>
    </w:p>
    <w:p w:rsidR="00D832E2" w:rsidRDefault="00D832E2" w:rsidP="007F7060">
      <w:pPr>
        <w:pStyle w:val="NormalArial"/>
      </w:pPr>
    </w:p>
    <w:p w:rsidR="00D832E2" w:rsidRPr="00BE48BB" w:rsidRDefault="00D832E2" w:rsidP="00D832E2">
      <w:pPr>
        <w:pStyle w:val="Titre4bis"/>
      </w:pPr>
      <w:r w:rsidRPr="00BE48BB">
        <w:t xml:space="preserve">Interface Formulaire de recherche </w:t>
      </w:r>
      <w:r>
        <w:t>de marché</w:t>
      </w:r>
    </w:p>
    <w:p w:rsidR="00D832E2" w:rsidRPr="00BE48BB" w:rsidRDefault="00D832E2" w:rsidP="00D832E2">
      <w:pPr>
        <w:pStyle w:val="NormalArial"/>
        <w:rPr>
          <w:bCs/>
        </w:rPr>
      </w:pPr>
      <w:r w:rsidRPr="00BE48BB">
        <w:rPr>
          <w:bCs/>
        </w:rPr>
        <w:t>L'écran affiche un formulaire composé des champs suivants:</w:t>
      </w:r>
    </w:p>
    <w:p w:rsidR="00D832E2" w:rsidRPr="00BE48BB" w:rsidRDefault="00D832E2" w:rsidP="00D832E2">
      <w:pPr>
        <w:pStyle w:val="NormalArial"/>
        <w:rPr>
          <w:bCs/>
        </w:rPr>
      </w:pPr>
    </w:p>
    <w:p w:rsidR="00D832E2" w:rsidRDefault="00D832E2" w:rsidP="00D832E2">
      <w:pPr>
        <w:pStyle w:val="NormalArial"/>
        <w:numPr>
          <w:ilvl w:val="0"/>
          <w:numId w:val="10"/>
        </w:numPr>
        <w:rPr>
          <w:bCs/>
        </w:rPr>
      </w:pPr>
      <w:r>
        <w:rPr>
          <w:bCs/>
        </w:rPr>
        <w:t>Numéro de marché</w:t>
      </w:r>
      <w:r w:rsidRPr="00BE48BB">
        <w:rPr>
          <w:bCs/>
        </w:rPr>
        <w:t xml:space="preserve"> (saisie texte libre)</w:t>
      </w:r>
    </w:p>
    <w:p w:rsidR="00385C5F" w:rsidRDefault="00385C5F" w:rsidP="00D832E2">
      <w:pPr>
        <w:pStyle w:val="NormalArial"/>
        <w:numPr>
          <w:ilvl w:val="0"/>
          <w:numId w:val="10"/>
        </w:numPr>
        <w:rPr>
          <w:bCs/>
        </w:rPr>
      </w:pPr>
      <w:r>
        <w:rPr>
          <w:bCs/>
        </w:rPr>
        <w:t>Raison sociale de l'entreprise titulaire du marché (saisie texte libre)</w:t>
      </w:r>
    </w:p>
    <w:p w:rsidR="005C528A" w:rsidRPr="005C528A" w:rsidRDefault="005C528A" w:rsidP="005C528A">
      <w:pPr>
        <w:pStyle w:val="NormalArial"/>
        <w:numPr>
          <w:ilvl w:val="0"/>
          <w:numId w:val="10"/>
        </w:numPr>
        <w:rPr>
          <w:bCs/>
        </w:rPr>
      </w:pPr>
      <w:r>
        <w:rPr>
          <w:bCs/>
        </w:rPr>
        <w:t>Numéro SIREN/SIRET de l'entreprise titulaire du marché (saisie texte libre)</w:t>
      </w:r>
    </w:p>
    <w:p w:rsidR="00D832E2" w:rsidRPr="00BE48BB" w:rsidRDefault="00D832E2" w:rsidP="00D832E2">
      <w:pPr>
        <w:pStyle w:val="NormalArial"/>
        <w:rPr>
          <w:bCs/>
        </w:rPr>
      </w:pPr>
    </w:p>
    <w:p w:rsidR="00D832E2" w:rsidRDefault="00D832E2" w:rsidP="00D832E2">
      <w:pPr>
        <w:pStyle w:val="NormalArial"/>
        <w:rPr>
          <w:bCs/>
        </w:rPr>
      </w:pPr>
      <w:r w:rsidRPr="00BE48BB">
        <w:rPr>
          <w:bCs/>
        </w:rPr>
        <w:t>Un bouton "Rechercher" permet de lancer la recherche</w:t>
      </w:r>
    </w:p>
    <w:p w:rsidR="004A6E10" w:rsidRDefault="004A6E10" w:rsidP="00D832E2">
      <w:pPr>
        <w:pStyle w:val="NormalArial"/>
        <w:rPr>
          <w:bCs/>
        </w:rPr>
      </w:pPr>
    </w:p>
    <w:p w:rsidR="004A6E10" w:rsidRPr="00E0499C" w:rsidRDefault="004A6E10" w:rsidP="004A6E10">
      <w:pPr>
        <w:rPr>
          <w:rFonts w:ascii="Arial" w:hAnsi="Arial" w:cs="Arial"/>
          <w:bCs/>
          <w:sz w:val="20"/>
          <w:szCs w:val="20"/>
        </w:rPr>
      </w:pPr>
      <w:r w:rsidRPr="00E0499C">
        <w:rPr>
          <w:rFonts w:ascii="Arial" w:hAnsi="Arial" w:cs="Arial"/>
          <w:bCs/>
          <w:sz w:val="20"/>
          <w:szCs w:val="20"/>
        </w:rPr>
        <w:t>Quand l'acteur a lancé la recherche, la liste de résultats s'affiche en dessous sous la forme d'un tableau avec les colonnes suivantes:</w:t>
      </w:r>
    </w:p>
    <w:p w:rsidR="004A6E10" w:rsidRPr="00BE48BB" w:rsidRDefault="004A6E10" w:rsidP="004A6E10">
      <w:pPr>
        <w:pStyle w:val="NormalArial"/>
        <w:rPr>
          <w:bCs/>
        </w:rPr>
      </w:pPr>
    </w:p>
    <w:p w:rsidR="004A6E10" w:rsidRPr="00285D8D" w:rsidRDefault="004A6E10" w:rsidP="004A6E10">
      <w:pPr>
        <w:pStyle w:val="NormalArial"/>
        <w:numPr>
          <w:ilvl w:val="0"/>
          <w:numId w:val="46"/>
        </w:numPr>
        <w:rPr>
          <w:bCs/>
        </w:rPr>
      </w:pPr>
      <w:r w:rsidRPr="00285D8D">
        <w:rPr>
          <w:bCs/>
        </w:rPr>
        <w:t xml:space="preserve">Numéro du contrat commercial </w:t>
      </w:r>
    </w:p>
    <w:p w:rsidR="004A6E10" w:rsidRPr="00285D8D" w:rsidRDefault="004A6E10" w:rsidP="004A6E10">
      <w:pPr>
        <w:pStyle w:val="NormalArial"/>
        <w:numPr>
          <w:ilvl w:val="0"/>
          <w:numId w:val="46"/>
        </w:numPr>
        <w:rPr>
          <w:bCs/>
        </w:rPr>
      </w:pPr>
      <w:r w:rsidRPr="00285D8D">
        <w:rPr>
          <w:bCs/>
        </w:rPr>
        <w:t>Entité contractante du Centre</w:t>
      </w:r>
      <w:r>
        <w:rPr>
          <w:bCs/>
        </w:rPr>
        <w:t xml:space="preserve"> </w:t>
      </w:r>
    </w:p>
    <w:p w:rsidR="004A6E10" w:rsidRPr="00285D8D" w:rsidRDefault="004A6E10" w:rsidP="004A6E10">
      <w:pPr>
        <w:pStyle w:val="NormalArial"/>
        <w:numPr>
          <w:ilvl w:val="0"/>
          <w:numId w:val="46"/>
        </w:numPr>
        <w:rPr>
          <w:bCs/>
        </w:rPr>
      </w:pPr>
      <w:r w:rsidRPr="00285D8D">
        <w:rPr>
          <w:bCs/>
        </w:rPr>
        <w:t>Objet du contrat commercial</w:t>
      </w:r>
      <w:r>
        <w:rPr>
          <w:bCs/>
        </w:rPr>
        <w:t xml:space="preserve"> </w:t>
      </w:r>
    </w:p>
    <w:p w:rsidR="004A6E10" w:rsidRDefault="004A6E10" w:rsidP="004A6E10">
      <w:pPr>
        <w:pStyle w:val="NormalArial"/>
        <w:numPr>
          <w:ilvl w:val="0"/>
          <w:numId w:val="46"/>
        </w:numPr>
        <w:rPr>
          <w:bCs/>
        </w:rPr>
      </w:pPr>
      <w:r w:rsidRPr="00BE48BB">
        <w:rPr>
          <w:bCs/>
        </w:rPr>
        <w:t xml:space="preserve">Raison Sociale </w:t>
      </w:r>
      <w:r>
        <w:rPr>
          <w:bCs/>
        </w:rPr>
        <w:t xml:space="preserve">de l'entreprise titulaire du marché </w:t>
      </w:r>
    </w:p>
    <w:p w:rsidR="003601B1" w:rsidRPr="00BE48BB" w:rsidRDefault="003601B1" w:rsidP="004A6E10">
      <w:pPr>
        <w:pStyle w:val="NormalArial"/>
        <w:numPr>
          <w:ilvl w:val="0"/>
          <w:numId w:val="46"/>
        </w:numPr>
        <w:rPr>
          <w:bCs/>
        </w:rPr>
      </w:pPr>
      <w:r>
        <w:rPr>
          <w:bCs/>
        </w:rPr>
        <w:t>Numéro SIREN/SIRET</w:t>
      </w:r>
      <w:r w:rsidRPr="003601B1">
        <w:rPr>
          <w:bCs/>
        </w:rPr>
        <w:t xml:space="preserve"> </w:t>
      </w:r>
      <w:r>
        <w:rPr>
          <w:bCs/>
        </w:rPr>
        <w:t>de l'entreprise titulaire du marché</w:t>
      </w:r>
    </w:p>
    <w:p w:rsidR="004A6E10" w:rsidRDefault="004A6E10" w:rsidP="004A6E10">
      <w:pPr>
        <w:pStyle w:val="NormalArial"/>
        <w:rPr>
          <w:bCs/>
        </w:rPr>
      </w:pPr>
    </w:p>
    <w:p w:rsidR="004A6E10" w:rsidRDefault="004A6E10" w:rsidP="004A6E10">
      <w:pPr>
        <w:pStyle w:val="NormalArial"/>
        <w:rPr>
          <w:bCs/>
        </w:rPr>
      </w:pPr>
      <w:r>
        <w:rPr>
          <w:bCs/>
        </w:rPr>
        <w:t>Quand on clique sur une ligne, on accède à la fiche du marché.</w:t>
      </w:r>
    </w:p>
    <w:p w:rsidR="004A6E10" w:rsidRDefault="004A6E10" w:rsidP="004A6E10">
      <w:pPr>
        <w:pStyle w:val="NormalArial"/>
        <w:rPr>
          <w:bCs/>
        </w:rPr>
      </w:pPr>
    </w:p>
    <w:p w:rsidR="004A6E10" w:rsidRPr="00BE48BB" w:rsidRDefault="004A6E10" w:rsidP="004A6E10">
      <w:pPr>
        <w:pStyle w:val="NormalArial"/>
        <w:rPr>
          <w:bCs/>
        </w:rPr>
      </w:pPr>
      <w:r w:rsidRPr="00BE48BB">
        <w:rPr>
          <w:bCs/>
        </w:rPr>
        <w:t xml:space="preserve">La liste est </w:t>
      </w:r>
      <w:r w:rsidR="00806AEF">
        <w:rPr>
          <w:bCs/>
        </w:rPr>
        <w:t>triée</w:t>
      </w:r>
      <w:r w:rsidRPr="00BE48BB">
        <w:rPr>
          <w:bCs/>
        </w:rPr>
        <w:t xml:space="preserve"> sur </w:t>
      </w:r>
      <w:r>
        <w:rPr>
          <w:bCs/>
        </w:rPr>
        <w:t>le numéro de marché.</w:t>
      </w:r>
    </w:p>
    <w:p w:rsidR="00D832E2" w:rsidRDefault="00D832E2" w:rsidP="007F7060">
      <w:pPr>
        <w:pStyle w:val="NormalArial"/>
      </w:pPr>
    </w:p>
    <w:p w:rsidR="004A6E10" w:rsidRPr="00BE48BB" w:rsidRDefault="004A6E10" w:rsidP="004A6E10">
      <w:pPr>
        <w:pStyle w:val="Titre4bis"/>
      </w:pPr>
      <w:r w:rsidRPr="00BE48BB">
        <w:t xml:space="preserve">Interface Formulaire de </w:t>
      </w:r>
      <w:r>
        <w:t>marché</w:t>
      </w:r>
    </w:p>
    <w:p w:rsidR="004A6E10" w:rsidRPr="00BE48BB" w:rsidRDefault="004A6E10" w:rsidP="004A6E10">
      <w:pPr>
        <w:pStyle w:val="NormalArial"/>
        <w:rPr>
          <w:bCs/>
        </w:rPr>
      </w:pPr>
      <w:r w:rsidRPr="00BE48BB">
        <w:rPr>
          <w:bCs/>
        </w:rPr>
        <w:t>L'écran affiche un formulaire composé des champs suivants :</w:t>
      </w:r>
    </w:p>
    <w:p w:rsidR="004A6E10" w:rsidRDefault="004A6E10" w:rsidP="00ED0993">
      <w:pPr>
        <w:pStyle w:val="NormalArial"/>
        <w:rPr>
          <w:bCs/>
        </w:rPr>
      </w:pPr>
    </w:p>
    <w:p w:rsidR="004A6E10" w:rsidRPr="00BE48BB" w:rsidRDefault="004A6E10" w:rsidP="00ED0993">
      <w:pPr>
        <w:pStyle w:val="NormalArial"/>
        <w:rPr>
          <w:bCs/>
        </w:rPr>
      </w:pPr>
      <w:r>
        <w:rPr>
          <w:bCs/>
        </w:rPr>
        <w:t>Marché :</w:t>
      </w:r>
    </w:p>
    <w:p w:rsidR="00ED0993" w:rsidRPr="00285D8D" w:rsidRDefault="00ED0993" w:rsidP="00ED0993">
      <w:pPr>
        <w:pStyle w:val="NormalArial"/>
        <w:numPr>
          <w:ilvl w:val="0"/>
          <w:numId w:val="160"/>
        </w:numPr>
        <w:rPr>
          <w:bCs/>
        </w:rPr>
      </w:pPr>
      <w:r w:rsidRPr="00285D8D">
        <w:rPr>
          <w:bCs/>
        </w:rPr>
        <w:t xml:space="preserve">Numéro du contrat commercial </w:t>
      </w:r>
      <w:r w:rsidRPr="001570A7">
        <w:t>(</w:t>
      </w:r>
      <w:r w:rsidR="004A6E10">
        <w:t xml:space="preserve">champ </w:t>
      </w:r>
      <w:r w:rsidRPr="001570A7">
        <w:t>texte</w:t>
      </w:r>
      <w:r>
        <w:t xml:space="preserve"> </w:t>
      </w:r>
      <w:r w:rsidR="004A6E10">
        <w:t>non modifiable</w:t>
      </w:r>
      <w:r w:rsidRPr="001570A7">
        <w:t>)</w:t>
      </w:r>
      <w:r>
        <w:t xml:space="preserve"> lu dans la table des marchés</w:t>
      </w:r>
      <w:r w:rsidRPr="00285D8D">
        <w:rPr>
          <w:bCs/>
        </w:rPr>
        <w:t xml:space="preserve">    </w:t>
      </w:r>
    </w:p>
    <w:p w:rsidR="00ED0993" w:rsidRPr="00285D8D" w:rsidRDefault="00ED0993" w:rsidP="00ED0993">
      <w:pPr>
        <w:pStyle w:val="NormalArial"/>
        <w:numPr>
          <w:ilvl w:val="0"/>
          <w:numId w:val="160"/>
        </w:numPr>
        <w:rPr>
          <w:bCs/>
        </w:rPr>
      </w:pPr>
      <w:r w:rsidRPr="00285D8D">
        <w:rPr>
          <w:bCs/>
        </w:rPr>
        <w:t>Objet du contrat commercial</w:t>
      </w:r>
      <w:r>
        <w:rPr>
          <w:bCs/>
        </w:rPr>
        <w:t xml:space="preserve"> </w:t>
      </w:r>
      <w:r w:rsidRPr="001570A7">
        <w:t>(</w:t>
      </w:r>
      <w:r w:rsidR="004A6E10">
        <w:t xml:space="preserve">champ </w:t>
      </w:r>
      <w:r w:rsidR="004A6E10" w:rsidRPr="001570A7">
        <w:t>texte</w:t>
      </w:r>
      <w:r w:rsidR="004A6E10">
        <w:t xml:space="preserve"> non modifiable</w:t>
      </w:r>
      <w:r w:rsidRPr="001570A7">
        <w:t>)</w:t>
      </w:r>
      <w:r>
        <w:t xml:space="preserve"> lu dans la table des marchés</w:t>
      </w:r>
    </w:p>
    <w:p w:rsidR="00ED0993" w:rsidRPr="00285D8D" w:rsidRDefault="00ED0993" w:rsidP="00ED0993">
      <w:pPr>
        <w:pStyle w:val="NormalArial"/>
        <w:numPr>
          <w:ilvl w:val="0"/>
          <w:numId w:val="160"/>
        </w:numPr>
        <w:rPr>
          <w:bCs/>
        </w:rPr>
      </w:pPr>
      <w:r w:rsidRPr="00285D8D">
        <w:rPr>
          <w:bCs/>
        </w:rPr>
        <w:t>Entité contractante du Centre</w:t>
      </w:r>
      <w:r>
        <w:rPr>
          <w:bCs/>
        </w:rPr>
        <w:t xml:space="preserve"> (</w:t>
      </w:r>
      <w:r w:rsidR="004A6E10">
        <w:t xml:space="preserve">champ </w:t>
      </w:r>
      <w:r w:rsidR="004A6E10" w:rsidRPr="001570A7">
        <w:t>texte</w:t>
      </w:r>
      <w:r w:rsidR="004A6E10">
        <w:t xml:space="preserve"> non modifiable</w:t>
      </w:r>
      <w:r>
        <w:rPr>
          <w:bCs/>
        </w:rPr>
        <w:t xml:space="preserve">) code lu dans la </w:t>
      </w:r>
      <w:r>
        <w:t>table des marchés</w:t>
      </w:r>
    </w:p>
    <w:p w:rsidR="00ED0993" w:rsidRPr="00285D8D" w:rsidRDefault="00ED0993" w:rsidP="00ED0993">
      <w:pPr>
        <w:pStyle w:val="NormalArial"/>
        <w:numPr>
          <w:ilvl w:val="0"/>
          <w:numId w:val="160"/>
        </w:numPr>
        <w:rPr>
          <w:bCs/>
        </w:rPr>
      </w:pPr>
      <w:r w:rsidRPr="00285D8D">
        <w:rPr>
          <w:bCs/>
        </w:rPr>
        <w:t>Nom et prénom de l'acheteur</w:t>
      </w:r>
      <w:r>
        <w:rPr>
          <w:bCs/>
        </w:rPr>
        <w:t xml:space="preserve"> </w:t>
      </w:r>
      <w:r w:rsidRPr="001570A7">
        <w:t>(</w:t>
      </w:r>
      <w:r w:rsidR="004A6E10">
        <w:t xml:space="preserve">champ </w:t>
      </w:r>
      <w:r w:rsidR="004A6E10" w:rsidRPr="001570A7">
        <w:t>texte</w:t>
      </w:r>
      <w:r w:rsidR="004A6E10">
        <w:t xml:space="preserve"> non modifiable</w:t>
      </w:r>
      <w:r w:rsidRPr="001570A7">
        <w:t>)</w:t>
      </w:r>
      <w:r>
        <w:t xml:space="preserve"> lu dans la table des marchés</w:t>
      </w:r>
    </w:p>
    <w:p w:rsidR="00ED0993" w:rsidRPr="00285D8D" w:rsidRDefault="00ED0993" w:rsidP="00ED0993">
      <w:pPr>
        <w:pStyle w:val="NormalArial"/>
        <w:numPr>
          <w:ilvl w:val="0"/>
          <w:numId w:val="160"/>
        </w:numPr>
        <w:rPr>
          <w:bCs/>
        </w:rPr>
      </w:pPr>
      <w:r w:rsidRPr="00285D8D">
        <w:rPr>
          <w:bCs/>
        </w:rPr>
        <w:t>Date de début du contrat commercial </w:t>
      </w:r>
      <w:r>
        <w:rPr>
          <w:bCs/>
        </w:rPr>
        <w:t>(</w:t>
      </w:r>
      <w:r w:rsidR="004A6E10">
        <w:t xml:space="preserve">champ </w:t>
      </w:r>
      <w:r w:rsidR="004A6E10" w:rsidRPr="001570A7">
        <w:t>texte</w:t>
      </w:r>
      <w:r w:rsidR="004A6E10">
        <w:t xml:space="preserve"> non modifiable</w:t>
      </w:r>
      <w:r>
        <w:t xml:space="preserve"> au format JJ/MM/AAAA) lu dans la table des marchés</w:t>
      </w:r>
    </w:p>
    <w:p w:rsidR="00ED0993" w:rsidRPr="00285D8D" w:rsidRDefault="00ED0993" w:rsidP="00ED0993">
      <w:pPr>
        <w:pStyle w:val="NormalArial"/>
        <w:numPr>
          <w:ilvl w:val="0"/>
          <w:numId w:val="160"/>
        </w:numPr>
        <w:rPr>
          <w:bCs/>
        </w:rPr>
      </w:pPr>
      <w:r w:rsidRPr="00285D8D">
        <w:rPr>
          <w:bCs/>
        </w:rPr>
        <w:t>Date de fin du contrat commercial </w:t>
      </w:r>
      <w:r>
        <w:rPr>
          <w:bCs/>
        </w:rPr>
        <w:t>(</w:t>
      </w:r>
      <w:r w:rsidR="004A6E10">
        <w:t xml:space="preserve">champ </w:t>
      </w:r>
      <w:r w:rsidR="004A6E10" w:rsidRPr="001570A7">
        <w:t>texte</w:t>
      </w:r>
      <w:r w:rsidR="004A6E10">
        <w:t xml:space="preserve"> non modifiable </w:t>
      </w:r>
      <w:r>
        <w:t>au format JJ/MM/AAAA) lu dans la table des marchés</w:t>
      </w:r>
    </w:p>
    <w:p w:rsidR="00ED0993" w:rsidRPr="004A6E10" w:rsidRDefault="00ED0993" w:rsidP="00ED0993">
      <w:pPr>
        <w:pStyle w:val="NormalArial"/>
        <w:numPr>
          <w:ilvl w:val="0"/>
          <w:numId w:val="160"/>
        </w:numPr>
        <w:rPr>
          <w:bCs/>
        </w:rPr>
      </w:pPr>
      <w:r w:rsidRPr="00285D8D">
        <w:rPr>
          <w:bCs/>
        </w:rPr>
        <w:t>Date de fin d’exécution du contrat commercial </w:t>
      </w:r>
      <w:r>
        <w:rPr>
          <w:bCs/>
        </w:rPr>
        <w:t>(</w:t>
      </w:r>
      <w:r w:rsidR="004A6E10">
        <w:t xml:space="preserve">champ </w:t>
      </w:r>
      <w:r w:rsidR="004A6E10" w:rsidRPr="001570A7">
        <w:t>texte</w:t>
      </w:r>
      <w:r w:rsidR="004A6E10">
        <w:t xml:space="preserve"> non modifiable </w:t>
      </w:r>
      <w:r>
        <w:t>au format JJ/MM/AAAA) lu dans la table des marchés</w:t>
      </w:r>
    </w:p>
    <w:p w:rsidR="004A6E10" w:rsidRDefault="004A6E10" w:rsidP="004A6E10">
      <w:pPr>
        <w:pStyle w:val="NormalArial"/>
        <w:ind w:left="720"/>
      </w:pPr>
    </w:p>
    <w:p w:rsidR="004A6E10" w:rsidRDefault="004A6E10" w:rsidP="004A6E10">
      <w:pPr>
        <w:pStyle w:val="NormalArial"/>
      </w:pPr>
      <w:r>
        <w:t>Entreprise titulaire du marché principal :</w:t>
      </w:r>
    </w:p>
    <w:p w:rsidR="004A6E10" w:rsidRPr="00BE48BB" w:rsidRDefault="004A6E10" w:rsidP="004A6E10">
      <w:pPr>
        <w:pStyle w:val="NormalArial"/>
        <w:numPr>
          <w:ilvl w:val="0"/>
          <w:numId w:val="10"/>
        </w:numPr>
        <w:rPr>
          <w:bCs/>
        </w:rPr>
      </w:pPr>
      <w:r w:rsidRPr="00BE48BB">
        <w:rPr>
          <w:bCs/>
        </w:rPr>
        <w:t>Raison Sociale (champ texte non modifiable)</w:t>
      </w:r>
    </w:p>
    <w:p w:rsidR="004A6E10" w:rsidRPr="00BE48BB" w:rsidRDefault="004A6E10" w:rsidP="004A6E10">
      <w:pPr>
        <w:pStyle w:val="NormalArial"/>
        <w:numPr>
          <w:ilvl w:val="0"/>
          <w:numId w:val="10"/>
        </w:numPr>
        <w:rPr>
          <w:bCs/>
        </w:rPr>
      </w:pPr>
      <w:r w:rsidRPr="00BE48BB">
        <w:rPr>
          <w:bCs/>
        </w:rPr>
        <w:t>Nom usuel (champ texte non modifiable)</w:t>
      </w:r>
    </w:p>
    <w:p w:rsidR="004A6E10" w:rsidRPr="00BE48BB" w:rsidRDefault="004A6E10" w:rsidP="004A6E10">
      <w:pPr>
        <w:pStyle w:val="NormalArial"/>
        <w:numPr>
          <w:ilvl w:val="0"/>
          <w:numId w:val="10"/>
        </w:numPr>
        <w:rPr>
          <w:bCs/>
        </w:rPr>
      </w:pPr>
      <w:r w:rsidRPr="00BE48BB">
        <w:rPr>
          <w:bCs/>
        </w:rPr>
        <w:t>Numéro Siret (champ texte non modifiable)</w:t>
      </w:r>
    </w:p>
    <w:p w:rsidR="004A6E10" w:rsidRPr="00BE48BB" w:rsidRDefault="004A6E10" w:rsidP="004A6E10">
      <w:pPr>
        <w:pStyle w:val="NormalArial"/>
        <w:numPr>
          <w:ilvl w:val="0"/>
          <w:numId w:val="10"/>
        </w:numPr>
        <w:rPr>
          <w:bCs/>
        </w:rPr>
      </w:pPr>
      <w:r w:rsidRPr="00BE48BB">
        <w:rPr>
          <w:bCs/>
        </w:rPr>
        <w:t>Adresse (champ texte multi-lignes non modifiable)</w:t>
      </w:r>
    </w:p>
    <w:p w:rsidR="004A6E10" w:rsidRPr="00BE48BB" w:rsidRDefault="004A6E10" w:rsidP="004A6E10">
      <w:pPr>
        <w:pStyle w:val="NormalArial"/>
        <w:numPr>
          <w:ilvl w:val="0"/>
          <w:numId w:val="10"/>
        </w:numPr>
        <w:rPr>
          <w:bCs/>
        </w:rPr>
      </w:pPr>
      <w:r w:rsidRPr="00BE48BB">
        <w:rPr>
          <w:bCs/>
        </w:rPr>
        <w:lastRenderedPageBreak/>
        <w:t>Code postal (champ texte non modifiable)</w:t>
      </w:r>
    </w:p>
    <w:p w:rsidR="004A6E10" w:rsidRPr="00BE48BB" w:rsidRDefault="004A6E10" w:rsidP="004A6E10">
      <w:pPr>
        <w:pStyle w:val="NormalArial"/>
        <w:numPr>
          <w:ilvl w:val="0"/>
          <w:numId w:val="10"/>
        </w:numPr>
        <w:rPr>
          <w:bCs/>
        </w:rPr>
      </w:pPr>
      <w:r w:rsidRPr="00BE48BB">
        <w:rPr>
          <w:bCs/>
        </w:rPr>
        <w:t>Ville (champ texte non modifiable)</w:t>
      </w:r>
    </w:p>
    <w:p w:rsidR="004A6E10" w:rsidRPr="00BE48BB" w:rsidRDefault="004A6E10" w:rsidP="004A6E10">
      <w:pPr>
        <w:pStyle w:val="NormalArial"/>
        <w:numPr>
          <w:ilvl w:val="0"/>
          <w:numId w:val="10"/>
        </w:numPr>
        <w:rPr>
          <w:bCs/>
        </w:rPr>
      </w:pPr>
      <w:r w:rsidRPr="00BE48BB">
        <w:rPr>
          <w:bCs/>
        </w:rPr>
        <w:t>Pays (champ texte non modifiable)</w:t>
      </w:r>
    </w:p>
    <w:p w:rsidR="004A6E10" w:rsidRPr="00BE48BB" w:rsidRDefault="004A6E10" w:rsidP="004A6E10">
      <w:pPr>
        <w:pStyle w:val="NormalArial"/>
        <w:numPr>
          <w:ilvl w:val="0"/>
          <w:numId w:val="10"/>
        </w:numPr>
        <w:rPr>
          <w:bCs/>
        </w:rPr>
      </w:pPr>
      <w:r w:rsidRPr="00BE48BB">
        <w:rPr>
          <w:bCs/>
        </w:rPr>
        <w:t>Téléphone (champ texte non modifiable)</w:t>
      </w:r>
    </w:p>
    <w:p w:rsidR="004A6E10" w:rsidRPr="00BE48BB" w:rsidRDefault="004A6E10" w:rsidP="004A6E10">
      <w:pPr>
        <w:pStyle w:val="NormalArial"/>
        <w:numPr>
          <w:ilvl w:val="0"/>
          <w:numId w:val="10"/>
        </w:numPr>
        <w:rPr>
          <w:bCs/>
        </w:rPr>
      </w:pPr>
      <w:r w:rsidRPr="00BE48BB">
        <w:rPr>
          <w:bCs/>
        </w:rPr>
        <w:t>Télécopieur (champ texte non modifiable)</w:t>
      </w:r>
    </w:p>
    <w:p w:rsidR="004A6E10" w:rsidRPr="00BE48BB" w:rsidRDefault="004A6E10" w:rsidP="004A6E10">
      <w:pPr>
        <w:pStyle w:val="NormalArial"/>
        <w:numPr>
          <w:ilvl w:val="0"/>
          <w:numId w:val="10"/>
        </w:numPr>
        <w:rPr>
          <w:bCs/>
        </w:rPr>
      </w:pPr>
      <w:r w:rsidRPr="00BE48BB">
        <w:rPr>
          <w:bCs/>
        </w:rPr>
        <w:t>Responsable (champ texte non modifiable)</w:t>
      </w:r>
    </w:p>
    <w:p w:rsidR="004A6E10" w:rsidRDefault="004A6E10" w:rsidP="004A6E10">
      <w:pPr>
        <w:pStyle w:val="NormalArial"/>
        <w:numPr>
          <w:ilvl w:val="0"/>
          <w:numId w:val="10"/>
        </w:numPr>
        <w:rPr>
          <w:bCs/>
        </w:rPr>
      </w:pPr>
      <w:r w:rsidRPr="00BE48BB">
        <w:rPr>
          <w:bCs/>
        </w:rPr>
        <w:t>E-mail (champ texte non modifiable)</w:t>
      </w:r>
    </w:p>
    <w:p w:rsidR="004A6E10" w:rsidRDefault="004A6E10" w:rsidP="004A6E10">
      <w:pPr>
        <w:pStyle w:val="NormalArial"/>
        <w:ind w:left="720"/>
        <w:rPr>
          <w:bCs/>
        </w:rPr>
      </w:pPr>
    </w:p>
    <w:p w:rsidR="004A6E10" w:rsidRPr="00BE48BB" w:rsidRDefault="004A6E10" w:rsidP="004A6E10">
      <w:pPr>
        <w:pStyle w:val="NormalArial"/>
        <w:rPr>
          <w:bCs/>
        </w:rPr>
      </w:pPr>
      <w:r w:rsidRPr="00BE48BB">
        <w:rPr>
          <w:bCs/>
        </w:rPr>
        <w:t xml:space="preserve">Un bouton « Annuler » permet de revenir à la liste des </w:t>
      </w:r>
      <w:r>
        <w:rPr>
          <w:bCs/>
        </w:rPr>
        <w:t>marchés</w:t>
      </w:r>
      <w:r w:rsidRPr="00BE48BB">
        <w:rPr>
          <w:bCs/>
        </w:rPr>
        <w:t>.</w:t>
      </w:r>
    </w:p>
    <w:p w:rsidR="004A6E10" w:rsidRPr="00BE48BB" w:rsidRDefault="004A6E10" w:rsidP="004A6E10">
      <w:pPr>
        <w:pStyle w:val="NormalArial"/>
        <w:rPr>
          <w:bCs/>
        </w:rPr>
      </w:pPr>
    </w:p>
    <w:p w:rsidR="004A6E10" w:rsidRPr="00BE48BB" w:rsidRDefault="004A6E10" w:rsidP="004A6E10">
      <w:pPr>
        <w:pStyle w:val="Titre4bis"/>
      </w:pPr>
      <w:r w:rsidRPr="00BE48BB">
        <w:t xml:space="preserve">Scénario 1 – Rechercher </w:t>
      </w:r>
      <w:r>
        <w:t>et accéder à un marché</w:t>
      </w:r>
    </w:p>
    <w:p w:rsidR="004A6E10" w:rsidRPr="00BE48BB" w:rsidRDefault="004A6E10" w:rsidP="00385C5F">
      <w:pPr>
        <w:pStyle w:val="NormalArial"/>
        <w:numPr>
          <w:ilvl w:val="0"/>
          <w:numId w:val="213"/>
        </w:numPr>
        <w:jc w:val="both"/>
      </w:pPr>
      <w:r w:rsidRPr="00BE48BB">
        <w:t>L'acteur arrive sur le module</w:t>
      </w:r>
    </w:p>
    <w:p w:rsidR="004A6E10" w:rsidRPr="00BE48BB" w:rsidRDefault="004A6E10" w:rsidP="00385C5F">
      <w:pPr>
        <w:pStyle w:val="NormalArial"/>
        <w:numPr>
          <w:ilvl w:val="0"/>
          <w:numId w:val="213"/>
        </w:numPr>
        <w:jc w:val="both"/>
      </w:pPr>
      <w:r w:rsidRPr="00BE48BB">
        <w:t xml:space="preserve">Le système affiche le Formulaire de recherche </w:t>
      </w:r>
      <w:r>
        <w:t>de marché</w:t>
      </w:r>
    </w:p>
    <w:p w:rsidR="004A6E10" w:rsidRPr="00BE48BB" w:rsidRDefault="004A6E10" w:rsidP="00385C5F">
      <w:pPr>
        <w:pStyle w:val="NormalArial"/>
        <w:numPr>
          <w:ilvl w:val="0"/>
          <w:numId w:val="213"/>
        </w:numPr>
        <w:jc w:val="both"/>
      </w:pPr>
      <w:r w:rsidRPr="00BE48BB">
        <w:t xml:space="preserve">L'acteur saisit les critères souhaités et valide </w:t>
      </w:r>
      <w:r w:rsidRPr="00BE48BB">
        <w:rPr>
          <w:b/>
          <w:color w:val="FF0000"/>
        </w:rPr>
        <w:t>EXCEPTION1</w:t>
      </w:r>
    </w:p>
    <w:p w:rsidR="004A6E10" w:rsidRPr="00BE48BB" w:rsidRDefault="004A6E10" w:rsidP="00385C5F">
      <w:pPr>
        <w:pStyle w:val="NormalArial"/>
        <w:numPr>
          <w:ilvl w:val="0"/>
          <w:numId w:val="213"/>
        </w:numPr>
        <w:jc w:val="both"/>
      </w:pPr>
      <w:r w:rsidRPr="00BE48BB">
        <w:t xml:space="preserve">Le système recherche </w:t>
      </w:r>
      <w:r>
        <w:t>le</w:t>
      </w:r>
      <w:r w:rsidR="00385C5F">
        <w:t>s</w:t>
      </w:r>
      <w:r>
        <w:t xml:space="preserve"> marché</w:t>
      </w:r>
      <w:r w:rsidR="00385C5F">
        <w:t>s</w:t>
      </w:r>
      <w:r>
        <w:t xml:space="preserve"> </w:t>
      </w:r>
      <w:r w:rsidR="00385C5F">
        <w:t xml:space="preserve">répondant aux critères saisis selon </w:t>
      </w:r>
      <w:r w:rsidRPr="00BE48BB">
        <w:t xml:space="preserve">les règles ci-dessous (les critères sont liés entre eux par l'opérateur ET) : </w:t>
      </w:r>
      <w:r w:rsidRPr="00BE48BB">
        <w:rPr>
          <w:b/>
          <w:color w:val="FF0000"/>
        </w:rPr>
        <w:t>EXCEPTION2</w:t>
      </w:r>
    </w:p>
    <w:p w:rsidR="004A6E10" w:rsidRPr="00BE48BB" w:rsidRDefault="00385C5F" w:rsidP="00385C5F">
      <w:pPr>
        <w:pStyle w:val="NormalArial"/>
        <w:numPr>
          <w:ilvl w:val="1"/>
          <w:numId w:val="213"/>
        </w:numPr>
        <w:jc w:val="both"/>
        <w:rPr>
          <w:bCs/>
        </w:rPr>
      </w:pPr>
      <w:r>
        <w:rPr>
          <w:bCs/>
        </w:rPr>
        <w:t>le numéro de contrat saisi correspond au numéro de contrat du marché</w:t>
      </w:r>
    </w:p>
    <w:p w:rsidR="004A6E10" w:rsidRDefault="00385C5F" w:rsidP="00385C5F">
      <w:pPr>
        <w:pStyle w:val="NormalArial"/>
        <w:numPr>
          <w:ilvl w:val="1"/>
          <w:numId w:val="213"/>
        </w:numPr>
        <w:jc w:val="both"/>
        <w:rPr>
          <w:bCs/>
        </w:rPr>
      </w:pPr>
      <w:r>
        <w:rPr>
          <w:bCs/>
        </w:rPr>
        <w:t>la raison sociale saisie est contenue dans la raison sociale de l'entreprise du marché</w:t>
      </w:r>
      <w:r w:rsidR="00E833FB">
        <w:rPr>
          <w:bCs/>
        </w:rPr>
        <w:t xml:space="preserve"> (3 caractères minimum)</w:t>
      </w:r>
    </w:p>
    <w:p w:rsidR="005C528A" w:rsidRPr="00BE48BB" w:rsidRDefault="005C528A" w:rsidP="00385C5F">
      <w:pPr>
        <w:pStyle w:val="NormalArial"/>
        <w:numPr>
          <w:ilvl w:val="1"/>
          <w:numId w:val="213"/>
        </w:numPr>
        <w:jc w:val="both"/>
        <w:rPr>
          <w:bCs/>
        </w:rPr>
      </w:pPr>
      <w:r>
        <w:rPr>
          <w:bCs/>
        </w:rPr>
        <w:t>le numéro SIREN/SIRET saisi correspond au début du numéro de SIREN/SIRET de l'entreprise titulaire du marché</w:t>
      </w:r>
      <w:r w:rsidR="00E833FB">
        <w:rPr>
          <w:bCs/>
        </w:rPr>
        <w:t xml:space="preserve"> (3 caractères minimum)</w:t>
      </w:r>
    </w:p>
    <w:p w:rsidR="004A6E10" w:rsidRDefault="004A6E10" w:rsidP="00385C5F">
      <w:pPr>
        <w:pStyle w:val="NormalArial"/>
        <w:numPr>
          <w:ilvl w:val="0"/>
          <w:numId w:val="213"/>
        </w:numPr>
        <w:jc w:val="both"/>
      </w:pPr>
      <w:r w:rsidRPr="00BE48BB">
        <w:t xml:space="preserve">Si plusieurs </w:t>
      </w:r>
      <w:r w:rsidR="00385C5F">
        <w:t xml:space="preserve">marchés </w:t>
      </w:r>
      <w:r w:rsidRPr="00BE48BB">
        <w:t xml:space="preserve">correspondent aux critères saisis, le système affiche le tableau de résultats sinon l’acteur est directement redirigé vers la fiche </w:t>
      </w:r>
      <w:r w:rsidR="00385C5F">
        <w:t>du marché</w:t>
      </w:r>
    </w:p>
    <w:p w:rsidR="00385C5F" w:rsidRDefault="00385C5F" w:rsidP="00385C5F">
      <w:pPr>
        <w:pStyle w:val="NormalArial"/>
        <w:ind w:left="720"/>
        <w:jc w:val="both"/>
      </w:pPr>
    </w:p>
    <w:p w:rsidR="00385C5F" w:rsidRPr="00BE48BB" w:rsidRDefault="00385C5F" w:rsidP="00385C5F">
      <w:pPr>
        <w:pStyle w:val="Titre4bis"/>
      </w:pPr>
      <w:r w:rsidRPr="00BE48BB">
        <w:t>Cas d'exception</w:t>
      </w:r>
    </w:p>
    <w:p w:rsidR="00385C5F" w:rsidRPr="00BE48BB" w:rsidRDefault="00385C5F" w:rsidP="00385C5F">
      <w:pPr>
        <w:pStyle w:val="NormalArial"/>
      </w:pPr>
      <w:r w:rsidRPr="00BE48BB">
        <w:rPr>
          <w:b/>
          <w:color w:val="FF0000"/>
        </w:rPr>
        <w:t xml:space="preserve">EXCEPTION1: </w:t>
      </w:r>
      <w:r w:rsidRPr="00BE48BB">
        <w:t xml:space="preserve">L’acteur doit saisir au moins </w:t>
      </w:r>
      <w:r>
        <w:t>un critère</w:t>
      </w:r>
      <w:r w:rsidRPr="00BE48BB">
        <w:t xml:space="preserve">. Sinon le système redirige l'utilisateur sur l'écran de recherche et affiche un message « Veuillez saisir au moins </w:t>
      </w:r>
      <w:r>
        <w:t>un critère</w:t>
      </w:r>
      <w:r w:rsidRPr="00BE48BB">
        <w:t>»</w:t>
      </w:r>
    </w:p>
    <w:p w:rsidR="00385C5F" w:rsidRPr="00BE48BB" w:rsidRDefault="00385C5F" w:rsidP="00385C5F">
      <w:pPr>
        <w:pStyle w:val="NormalArial"/>
        <w:rPr>
          <w:b/>
        </w:rPr>
      </w:pPr>
    </w:p>
    <w:p w:rsidR="00385C5F" w:rsidRPr="00BE48BB" w:rsidRDefault="00385C5F" w:rsidP="00385C5F">
      <w:pPr>
        <w:pStyle w:val="NormalArial"/>
      </w:pPr>
      <w:r w:rsidRPr="00BE48BB">
        <w:rPr>
          <w:b/>
          <w:color w:val="FF0000"/>
        </w:rPr>
        <w:t xml:space="preserve">EXCEPTION2: </w:t>
      </w:r>
      <w:r w:rsidR="00E833FB">
        <w:t>S</w:t>
      </w:r>
      <w:r w:rsidRPr="00BE48BB">
        <w:t xml:space="preserve">i aucun </w:t>
      </w:r>
      <w:r>
        <w:t xml:space="preserve">marché </w:t>
      </w:r>
      <w:r w:rsidRPr="00BE48BB">
        <w:t>ne correspond aux critères saisis, l'écran affiche le message "</w:t>
      </w:r>
      <w:r>
        <w:t>Aucun</w:t>
      </w:r>
      <w:r w:rsidRPr="00BE48BB">
        <w:t xml:space="preserve"> </w:t>
      </w:r>
      <w:r>
        <w:t>marché n’a été trouvé</w:t>
      </w:r>
      <w:r w:rsidRPr="00BE48BB">
        <w:t>. Veuillez modifier les critères de recherche". Le système redirige l’acteur vers le formulaire de recherche pour modifier sa saisie.</w:t>
      </w:r>
    </w:p>
    <w:p w:rsidR="00D832E2" w:rsidRDefault="00D832E2" w:rsidP="007F7060">
      <w:pPr>
        <w:pStyle w:val="NormalArial"/>
      </w:pPr>
    </w:p>
    <w:p w:rsidR="00D67A10" w:rsidRDefault="00D67A10" w:rsidP="007F7060">
      <w:pPr>
        <w:pStyle w:val="NormalArial"/>
      </w:pPr>
    </w:p>
    <w:p w:rsidR="005A304E" w:rsidRPr="00BE48BB" w:rsidRDefault="005A304E" w:rsidP="005A304E">
      <w:pPr>
        <w:pStyle w:val="Titre3"/>
      </w:pPr>
      <w:bookmarkStart w:id="4349" w:name="_Toc292454182"/>
      <w:r>
        <w:t>Gérer les marchés</w:t>
      </w:r>
      <w:bookmarkEnd w:id="4349"/>
    </w:p>
    <w:p w:rsidR="005A304E" w:rsidRPr="00BE48BB" w:rsidRDefault="005A304E" w:rsidP="005A304E">
      <w:pPr>
        <w:pStyle w:val="NormalArial"/>
      </w:pPr>
      <w:r w:rsidRPr="00BE48BB">
        <w:rPr>
          <w:b/>
        </w:rPr>
        <w:t>Résumé</w:t>
      </w:r>
      <w:r w:rsidRPr="00BE48BB">
        <w:t xml:space="preserve"> : Cette fonctionnalité permet à l'acteur </w:t>
      </w:r>
      <w:r>
        <w:t>de</w:t>
      </w:r>
      <w:r w:rsidRPr="00BE48BB">
        <w:t xml:space="preserve"> </w:t>
      </w:r>
      <w:r>
        <w:t>gérer les informations d'un marché et des entreprises extérieures titulaires du marché principal</w:t>
      </w:r>
    </w:p>
    <w:p w:rsidR="005A304E" w:rsidRPr="00BE48BB" w:rsidRDefault="005A304E" w:rsidP="005A304E">
      <w:pPr>
        <w:pStyle w:val="NormalArial"/>
      </w:pPr>
      <w:r w:rsidRPr="00BE48BB">
        <w:rPr>
          <w:b/>
        </w:rPr>
        <w:t>Acteur(s)</w:t>
      </w:r>
      <w:r w:rsidRPr="00BE48BB">
        <w:t xml:space="preserve"> : </w:t>
      </w:r>
      <w:r>
        <w:t>Accueil, Administrateur National, Administrateur Centre</w:t>
      </w:r>
    </w:p>
    <w:p w:rsidR="005A304E" w:rsidRPr="00BE48BB" w:rsidRDefault="005A304E" w:rsidP="005A304E">
      <w:pPr>
        <w:pStyle w:val="NormalArial"/>
      </w:pPr>
      <w:r w:rsidRPr="00BE48BB">
        <w:rPr>
          <w:b/>
        </w:rPr>
        <w:t>Pré-condition</w:t>
      </w:r>
      <w:r w:rsidRPr="00BE48BB">
        <w:t xml:space="preserve"> : L'acteur est identifié </w:t>
      </w:r>
    </w:p>
    <w:p w:rsidR="005A304E" w:rsidRPr="00BE48BB" w:rsidRDefault="005A304E" w:rsidP="005A304E">
      <w:pPr>
        <w:pStyle w:val="NormalArial"/>
      </w:pPr>
      <w:r w:rsidRPr="00BE48BB">
        <w:rPr>
          <w:b/>
        </w:rPr>
        <w:t>Post-condition</w:t>
      </w:r>
      <w:r w:rsidRPr="00BE48BB">
        <w:t xml:space="preserve"> : </w:t>
      </w:r>
      <w:r>
        <w:t xml:space="preserve">le marché est </w:t>
      </w:r>
      <w:r w:rsidR="00823566">
        <w:t>géré</w:t>
      </w:r>
    </w:p>
    <w:p w:rsidR="005A304E" w:rsidRDefault="005A304E" w:rsidP="005A304E">
      <w:pPr>
        <w:pStyle w:val="NormalArial"/>
      </w:pPr>
    </w:p>
    <w:p w:rsidR="0060225A" w:rsidRDefault="0060225A" w:rsidP="007F7060">
      <w:pPr>
        <w:pStyle w:val="NormalArial"/>
      </w:pPr>
    </w:p>
    <w:p w:rsidR="00D67A10" w:rsidRPr="00BE48BB" w:rsidRDefault="00D67A10" w:rsidP="00D67A10">
      <w:pPr>
        <w:pStyle w:val="Titre4bis"/>
      </w:pPr>
      <w:r w:rsidRPr="00BE48BB">
        <w:t xml:space="preserve">Interface Formulaire de recherche </w:t>
      </w:r>
      <w:r>
        <w:t>de marché</w:t>
      </w:r>
    </w:p>
    <w:p w:rsidR="00D67A10" w:rsidRPr="00BE48BB" w:rsidRDefault="00D67A10" w:rsidP="00D67A10">
      <w:pPr>
        <w:pStyle w:val="NormalArial"/>
        <w:rPr>
          <w:bCs/>
        </w:rPr>
      </w:pPr>
      <w:r w:rsidRPr="00BE48BB">
        <w:rPr>
          <w:bCs/>
        </w:rPr>
        <w:t>L'écran affiche un formulaire composé des champs suivants</w:t>
      </w:r>
      <w:r w:rsidR="00E833FB">
        <w:rPr>
          <w:bCs/>
        </w:rPr>
        <w:t xml:space="preserve"> </w:t>
      </w:r>
      <w:r w:rsidRPr="00BE48BB">
        <w:rPr>
          <w:bCs/>
        </w:rPr>
        <w:t>:</w:t>
      </w:r>
    </w:p>
    <w:p w:rsidR="00D67A10" w:rsidRPr="00BE48BB" w:rsidRDefault="00D67A10" w:rsidP="00D67A10">
      <w:pPr>
        <w:pStyle w:val="NormalArial"/>
        <w:rPr>
          <w:bCs/>
        </w:rPr>
      </w:pPr>
    </w:p>
    <w:p w:rsidR="00E833FB" w:rsidRDefault="00E833FB" w:rsidP="00E833FB">
      <w:pPr>
        <w:pStyle w:val="NormalArial"/>
        <w:numPr>
          <w:ilvl w:val="0"/>
          <w:numId w:val="10"/>
        </w:numPr>
        <w:rPr>
          <w:bCs/>
        </w:rPr>
      </w:pPr>
      <w:r>
        <w:rPr>
          <w:bCs/>
        </w:rPr>
        <w:t>Numéro de marché</w:t>
      </w:r>
      <w:r w:rsidRPr="00BE48BB">
        <w:rPr>
          <w:bCs/>
        </w:rPr>
        <w:t xml:space="preserve"> (saisie texte libre)</w:t>
      </w:r>
    </w:p>
    <w:p w:rsidR="00E833FB" w:rsidRDefault="00E833FB" w:rsidP="00E833FB">
      <w:pPr>
        <w:pStyle w:val="NormalArial"/>
        <w:numPr>
          <w:ilvl w:val="0"/>
          <w:numId w:val="10"/>
        </w:numPr>
        <w:rPr>
          <w:bCs/>
        </w:rPr>
      </w:pPr>
      <w:r>
        <w:rPr>
          <w:bCs/>
        </w:rPr>
        <w:t>Raison sociale de l'entreprise titulaire du marché (saisie texte libre)</w:t>
      </w:r>
    </w:p>
    <w:p w:rsidR="00E833FB" w:rsidRPr="005C528A" w:rsidRDefault="00E833FB" w:rsidP="00E833FB">
      <w:pPr>
        <w:pStyle w:val="NormalArial"/>
        <w:numPr>
          <w:ilvl w:val="0"/>
          <w:numId w:val="10"/>
        </w:numPr>
        <w:rPr>
          <w:bCs/>
        </w:rPr>
      </w:pPr>
      <w:r>
        <w:rPr>
          <w:bCs/>
        </w:rPr>
        <w:t>Numéro SIREN/SIRET de l'entreprise titulaire du marché (saisie texte libre)</w:t>
      </w:r>
    </w:p>
    <w:p w:rsidR="00E833FB" w:rsidRPr="00BE48BB" w:rsidRDefault="00E833FB" w:rsidP="00E833FB">
      <w:pPr>
        <w:pStyle w:val="NormalArial"/>
        <w:rPr>
          <w:bCs/>
        </w:rPr>
      </w:pPr>
    </w:p>
    <w:p w:rsidR="00D67A10" w:rsidRDefault="00D67A10" w:rsidP="00D67A10">
      <w:pPr>
        <w:pStyle w:val="NormalArial"/>
        <w:rPr>
          <w:bCs/>
        </w:rPr>
      </w:pPr>
      <w:r w:rsidRPr="00BE48BB">
        <w:rPr>
          <w:bCs/>
        </w:rPr>
        <w:t>Un bouton "Rechercher" permet de lancer la recherche</w:t>
      </w:r>
    </w:p>
    <w:p w:rsidR="00D67A10" w:rsidRDefault="00D67A10" w:rsidP="00D67A10">
      <w:pPr>
        <w:pStyle w:val="NormalArial"/>
        <w:rPr>
          <w:bCs/>
        </w:rPr>
      </w:pPr>
    </w:p>
    <w:p w:rsidR="00D67A10" w:rsidRDefault="00D67A10" w:rsidP="00D67A10">
      <w:pPr>
        <w:pStyle w:val="NormalArial"/>
        <w:rPr>
          <w:bCs/>
        </w:rPr>
      </w:pPr>
      <w:r>
        <w:rPr>
          <w:bCs/>
        </w:rPr>
        <w:t>Un bouton "Nouveau" permet de créer un nouveau marché sans recherche préalable.</w:t>
      </w:r>
    </w:p>
    <w:p w:rsidR="00D67A10" w:rsidRDefault="00D67A10" w:rsidP="00D67A10">
      <w:pPr>
        <w:pStyle w:val="NormalArial"/>
        <w:rPr>
          <w:bCs/>
        </w:rPr>
      </w:pPr>
    </w:p>
    <w:p w:rsidR="00D67A10" w:rsidRPr="00E0499C" w:rsidRDefault="00D67A10" w:rsidP="00D67A10">
      <w:pPr>
        <w:rPr>
          <w:rFonts w:ascii="Arial" w:hAnsi="Arial" w:cs="Arial"/>
          <w:bCs/>
          <w:sz w:val="20"/>
          <w:szCs w:val="20"/>
        </w:rPr>
      </w:pPr>
      <w:r w:rsidRPr="00E0499C">
        <w:rPr>
          <w:rFonts w:ascii="Arial" w:hAnsi="Arial" w:cs="Arial"/>
          <w:bCs/>
          <w:sz w:val="20"/>
          <w:szCs w:val="20"/>
        </w:rPr>
        <w:lastRenderedPageBreak/>
        <w:t>Quand l'acteur a lancé la recherche, la liste de résultats s'affiche en dessous sous la forme d'un tableau avec les colonnes suivantes</w:t>
      </w:r>
      <w:r w:rsidR="00A460DC">
        <w:rPr>
          <w:rFonts w:ascii="Arial" w:hAnsi="Arial" w:cs="Arial"/>
          <w:bCs/>
          <w:sz w:val="20"/>
          <w:szCs w:val="20"/>
        </w:rPr>
        <w:t xml:space="preserve"> </w:t>
      </w:r>
      <w:r w:rsidRPr="00E0499C">
        <w:rPr>
          <w:rFonts w:ascii="Arial" w:hAnsi="Arial" w:cs="Arial"/>
          <w:bCs/>
          <w:sz w:val="20"/>
          <w:szCs w:val="20"/>
        </w:rPr>
        <w:t>:</w:t>
      </w:r>
    </w:p>
    <w:p w:rsidR="00D67A10" w:rsidRPr="00BE48BB" w:rsidRDefault="00D67A10" w:rsidP="00D67A10">
      <w:pPr>
        <w:pStyle w:val="NormalArial"/>
        <w:rPr>
          <w:bCs/>
        </w:rPr>
      </w:pPr>
    </w:p>
    <w:p w:rsidR="00D67A10" w:rsidRPr="00285D8D" w:rsidRDefault="00D67A10" w:rsidP="00D67A10">
      <w:pPr>
        <w:pStyle w:val="NormalArial"/>
        <w:numPr>
          <w:ilvl w:val="0"/>
          <w:numId w:val="46"/>
        </w:numPr>
        <w:rPr>
          <w:bCs/>
        </w:rPr>
      </w:pPr>
      <w:r w:rsidRPr="00285D8D">
        <w:rPr>
          <w:bCs/>
        </w:rPr>
        <w:t xml:space="preserve">Numéro du contrat commercial </w:t>
      </w:r>
    </w:p>
    <w:p w:rsidR="00D67A10" w:rsidRPr="00285D8D" w:rsidRDefault="00D67A10" w:rsidP="00D67A10">
      <w:pPr>
        <w:pStyle w:val="NormalArial"/>
        <w:numPr>
          <w:ilvl w:val="0"/>
          <w:numId w:val="46"/>
        </w:numPr>
        <w:rPr>
          <w:bCs/>
        </w:rPr>
      </w:pPr>
      <w:r w:rsidRPr="00285D8D">
        <w:rPr>
          <w:bCs/>
        </w:rPr>
        <w:t>Entité contractante du Centre</w:t>
      </w:r>
      <w:r>
        <w:rPr>
          <w:bCs/>
        </w:rPr>
        <w:t xml:space="preserve"> </w:t>
      </w:r>
    </w:p>
    <w:p w:rsidR="00D67A10" w:rsidRPr="00285D8D" w:rsidRDefault="00D67A10" w:rsidP="00D67A10">
      <w:pPr>
        <w:pStyle w:val="NormalArial"/>
        <w:numPr>
          <w:ilvl w:val="0"/>
          <w:numId w:val="46"/>
        </w:numPr>
        <w:rPr>
          <w:bCs/>
        </w:rPr>
      </w:pPr>
      <w:r w:rsidRPr="00285D8D">
        <w:rPr>
          <w:bCs/>
        </w:rPr>
        <w:t>Objet du contrat commercial</w:t>
      </w:r>
      <w:r>
        <w:rPr>
          <w:bCs/>
        </w:rPr>
        <w:t xml:space="preserve"> </w:t>
      </w:r>
    </w:p>
    <w:p w:rsidR="00D67A10" w:rsidRDefault="00D67A10" w:rsidP="00D67A10">
      <w:pPr>
        <w:pStyle w:val="NormalArial"/>
        <w:numPr>
          <w:ilvl w:val="0"/>
          <w:numId w:val="46"/>
        </w:numPr>
        <w:rPr>
          <w:bCs/>
        </w:rPr>
      </w:pPr>
      <w:r w:rsidRPr="00BE48BB">
        <w:rPr>
          <w:bCs/>
        </w:rPr>
        <w:t xml:space="preserve">Raison Sociale </w:t>
      </w:r>
      <w:r>
        <w:rPr>
          <w:bCs/>
        </w:rPr>
        <w:t xml:space="preserve">de l'entreprise titulaire du marché </w:t>
      </w:r>
    </w:p>
    <w:p w:rsidR="00745B94" w:rsidRPr="00BE48BB" w:rsidRDefault="00745B94" w:rsidP="00D67A10">
      <w:pPr>
        <w:pStyle w:val="NormalArial"/>
        <w:numPr>
          <w:ilvl w:val="0"/>
          <w:numId w:val="46"/>
        </w:numPr>
        <w:rPr>
          <w:bCs/>
        </w:rPr>
      </w:pPr>
      <w:r>
        <w:rPr>
          <w:bCs/>
        </w:rPr>
        <w:t>Numéro SIREN/SIRET de l'entreprise titulaire du marché</w:t>
      </w:r>
    </w:p>
    <w:p w:rsidR="00D67A10" w:rsidRDefault="00D67A10" w:rsidP="00D67A10">
      <w:pPr>
        <w:pStyle w:val="NormalArial"/>
        <w:rPr>
          <w:bCs/>
        </w:rPr>
      </w:pPr>
    </w:p>
    <w:p w:rsidR="00D67A10" w:rsidRDefault="00D67A10" w:rsidP="00D67A10">
      <w:pPr>
        <w:pStyle w:val="NormalArial"/>
        <w:rPr>
          <w:bCs/>
        </w:rPr>
      </w:pPr>
      <w:r>
        <w:rPr>
          <w:bCs/>
        </w:rPr>
        <w:t>Quand on clique sur une ligne, on accède à la fiche du marché.</w:t>
      </w:r>
    </w:p>
    <w:p w:rsidR="00D67A10" w:rsidRDefault="00D67A10" w:rsidP="00D67A10">
      <w:pPr>
        <w:pStyle w:val="NormalArial"/>
        <w:rPr>
          <w:bCs/>
        </w:rPr>
      </w:pPr>
    </w:p>
    <w:p w:rsidR="00D67A10" w:rsidRPr="00BE48BB" w:rsidRDefault="00D67A10" w:rsidP="00D67A10">
      <w:pPr>
        <w:pStyle w:val="NormalArial"/>
        <w:rPr>
          <w:bCs/>
        </w:rPr>
      </w:pPr>
      <w:r w:rsidRPr="00BE48BB">
        <w:rPr>
          <w:bCs/>
        </w:rPr>
        <w:t xml:space="preserve">La liste est </w:t>
      </w:r>
      <w:r w:rsidR="00745B94">
        <w:rPr>
          <w:bCs/>
        </w:rPr>
        <w:t>triée</w:t>
      </w:r>
      <w:r w:rsidRPr="00BE48BB">
        <w:rPr>
          <w:bCs/>
        </w:rPr>
        <w:t xml:space="preserve"> sur </w:t>
      </w:r>
      <w:r>
        <w:rPr>
          <w:bCs/>
        </w:rPr>
        <w:t>le numéro de marché.</w:t>
      </w:r>
    </w:p>
    <w:p w:rsidR="00D67A10" w:rsidRDefault="00D67A10" w:rsidP="00D67A10">
      <w:pPr>
        <w:pStyle w:val="NormalArial"/>
      </w:pPr>
    </w:p>
    <w:p w:rsidR="004A4BD6" w:rsidRPr="00BE48BB" w:rsidRDefault="004A4BD6" w:rsidP="004A4BD6">
      <w:pPr>
        <w:pStyle w:val="Titre4bis"/>
      </w:pPr>
      <w:r w:rsidRPr="00BE48BB">
        <w:t xml:space="preserve">Interface Formulaire de </w:t>
      </w:r>
      <w:r>
        <w:t>marché</w:t>
      </w:r>
    </w:p>
    <w:p w:rsidR="004A4BD6" w:rsidRPr="00BE48BB" w:rsidRDefault="004A4BD6" w:rsidP="004A4BD6">
      <w:pPr>
        <w:pStyle w:val="NormalArial"/>
        <w:rPr>
          <w:bCs/>
        </w:rPr>
      </w:pPr>
      <w:r w:rsidRPr="00BE48BB">
        <w:rPr>
          <w:bCs/>
        </w:rPr>
        <w:t>L'écran affiche un formulaire composé des champs suivants :</w:t>
      </w:r>
    </w:p>
    <w:p w:rsidR="004A4BD6" w:rsidRDefault="004A4BD6" w:rsidP="004A4BD6">
      <w:pPr>
        <w:pStyle w:val="NormalArial"/>
        <w:rPr>
          <w:bCs/>
        </w:rPr>
      </w:pPr>
    </w:p>
    <w:p w:rsidR="004A4BD6" w:rsidRPr="00BE48BB" w:rsidRDefault="004A4BD6" w:rsidP="004A4BD6">
      <w:pPr>
        <w:pStyle w:val="NormalArial"/>
        <w:rPr>
          <w:bCs/>
        </w:rPr>
      </w:pPr>
      <w:r>
        <w:rPr>
          <w:bCs/>
        </w:rPr>
        <w:t>Marché :</w:t>
      </w:r>
    </w:p>
    <w:p w:rsidR="00005442" w:rsidRPr="00285D8D" w:rsidRDefault="004A4BD6" w:rsidP="00D702A8">
      <w:pPr>
        <w:pStyle w:val="NormalArial"/>
        <w:numPr>
          <w:ilvl w:val="0"/>
          <w:numId w:val="160"/>
        </w:numPr>
        <w:rPr>
          <w:bCs/>
        </w:rPr>
      </w:pPr>
      <w:r w:rsidRPr="00285D8D">
        <w:rPr>
          <w:bCs/>
        </w:rPr>
        <w:t xml:space="preserve">Numéro du contrat commercial </w:t>
      </w:r>
      <w:r w:rsidRPr="001570A7">
        <w:t>(</w:t>
      </w:r>
      <w:r>
        <w:t xml:space="preserve">champ </w:t>
      </w:r>
      <w:r w:rsidRPr="001570A7">
        <w:t>texte</w:t>
      </w:r>
      <w:r>
        <w:t xml:space="preserve"> – saisie libre</w:t>
      </w:r>
      <w:r w:rsidRPr="001570A7">
        <w:t>)</w:t>
      </w:r>
      <w:r>
        <w:t xml:space="preserve"> lu dans la table des marchés</w:t>
      </w:r>
      <w:r w:rsidR="00005442">
        <w:t xml:space="preserve">. </w:t>
      </w:r>
    </w:p>
    <w:p w:rsidR="004A4BD6" w:rsidRPr="00285D8D" w:rsidRDefault="004A4BD6" w:rsidP="004A4BD6">
      <w:pPr>
        <w:pStyle w:val="NormalArial"/>
        <w:numPr>
          <w:ilvl w:val="0"/>
          <w:numId w:val="160"/>
        </w:numPr>
        <w:rPr>
          <w:bCs/>
        </w:rPr>
      </w:pPr>
      <w:r w:rsidRPr="00285D8D">
        <w:rPr>
          <w:bCs/>
        </w:rPr>
        <w:t>Objet du contrat commercial</w:t>
      </w:r>
      <w:r>
        <w:rPr>
          <w:bCs/>
        </w:rPr>
        <w:t xml:space="preserve"> </w:t>
      </w:r>
      <w:r w:rsidRPr="001570A7">
        <w:t>(</w:t>
      </w:r>
      <w:r>
        <w:t xml:space="preserve">champ </w:t>
      </w:r>
      <w:r w:rsidRPr="001570A7">
        <w:t>texte</w:t>
      </w:r>
      <w:r>
        <w:t xml:space="preserve"> – saisie libre</w:t>
      </w:r>
      <w:r w:rsidRPr="001570A7">
        <w:t>)</w:t>
      </w:r>
      <w:r>
        <w:t xml:space="preserve"> lu dans la table des marchés</w:t>
      </w:r>
    </w:p>
    <w:p w:rsidR="004A4BD6" w:rsidRPr="00285D8D" w:rsidRDefault="004A4BD6" w:rsidP="004A4BD6">
      <w:pPr>
        <w:pStyle w:val="NormalArial"/>
        <w:numPr>
          <w:ilvl w:val="0"/>
          <w:numId w:val="160"/>
        </w:numPr>
        <w:rPr>
          <w:bCs/>
        </w:rPr>
      </w:pPr>
      <w:r w:rsidRPr="00285D8D">
        <w:rPr>
          <w:bCs/>
        </w:rPr>
        <w:t>Entité contractante du Centre</w:t>
      </w:r>
      <w:r>
        <w:rPr>
          <w:bCs/>
        </w:rPr>
        <w:t xml:space="preserve"> (</w:t>
      </w:r>
      <w:r>
        <w:t xml:space="preserve">champ </w:t>
      </w:r>
      <w:r w:rsidRPr="001570A7">
        <w:t>texte</w:t>
      </w:r>
      <w:r>
        <w:t xml:space="preserve"> –</w:t>
      </w:r>
      <w:r w:rsidR="00211068">
        <w:t xml:space="preserve"> table de référence</w:t>
      </w:r>
      <w:r>
        <w:rPr>
          <w:bCs/>
        </w:rPr>
        <w:t xml:space="preserve">) code lu dans la </w:t>
      </w:r>
      <w:r>
        <w:t>table des marchés</w:t>
      </w:r>
    </w:p>
    <w:p w:rsidR="004A4BD6" w:rsidRPr="00285D8D" w:rsidRDefault="004A4BD6" w:rsidP="004A4BD6">
      <w:pPr>
        <w:pStyle w:val="NormalArial"/>
        <w:numPr>
          <w:ilvl w:val="0"/>
          <w:numId w:val="160"/>
        </w:numPr>
        <w:rPr>
          <w:bCs/>
        </w:rPr>
      </w:pPr>
      <w:r w:rsidRPr="00285D8D">
        <w:rPr>
          <w:bCs/>
        </w:rPr>
        <w:t>Nom et prénom de l'acheteur</w:t>
      </w:r>
      <w:r>
        <w:rPr>
          <w:bCs/>
        </w:rPr>
        <w:t xml:space="preserve"> </w:t>
      </w:r>
      <w:r w:rsidRPr="001570A7">
        <w:t>(</w:t>
      </w:r>
      <w:r>
        <w:t xml:space="preserve">champ </w:t>
      </w:r>
      <w:r w:rsidRPr="001570A7">
        <w:t>texte</w:t>
      </w:r>
      <w:r>
        <w:t xml:space="preserve"> – saisie libre</w:t>
      </w:r>
      <w:r w:rsidRPr="001570A7">
        <w:t>)</w:t>
      </w:r>
      <w:r>
        <w:t xml:space="preserve"> lu dans la table des marchés</w:t>
      </w:r>
    </w:p>
    <w:p w:rsidR="004A4BD6" w:rsidRPr="00285D8D" w:rsidRDefault="004A4BD6" w:rsidP="004A4BD6">
      <w:pPr>
        <w:pStyle w:val="NormalArial"/>
        <w:numPr>
          <w:ilvl w:val="0"/>
          <w:numId w:val="160"/>
        </w:numPr>
        <w:rPr>
          <w:bCs/>
        </w:rPr>
      </w:pPr>
      <w:r w:rsidRPr="00285D8D">
        <w:rPr>
          <w:bCs/>
        </w:rPr>
        <w:t>Date de début du contrat commercial </w:t>
      </w:r>
      <w:r>
        <w:rPr>
          <w:bCs/>
        </w:rPr>
        <w:t>(</w:t>
      </w:r>
      <w:r>
        <w:t xml:space="preserve">champ </w:t>
      </w:r>
      <w:r w:rsidRPr="001570A7">
        <w:t>texte</w:t>
      </w:r>
      <w:r>
        <w:t xml:space="preserve"> – saisie au format JJ/MM/AAAA) lu dans la table des marchés</w:t>
      </w:r>
    </w:p>
    <w:p w:rsidR="004A4BD6" w:rsidRPr="00285D8D" w:rsidRDefault="004A4BD6" w:rsidP="004A4BD6">
      <w:pPr>
        <w:pStyle w:val="NormalArial"/>
        <w:numPr>
          <w:ilvl w:val="0"/>
          <w:numId w:val="160"/>
        </w:numPr>
        <w:rPr>
          <w:bCs/>
        </w:rPr>
      </w:pPr>
      <w:r w:rsidRPr="00285D8D">
        <w:rPr>
          <w:bCs/>
        </w:rPr>
        <w:t>Date de fin du contrat commercial </w:t>
      </w:r>
      <w:r>
        <w:rPr>
          <w:bCs/>
        </w:rPr>
        <w:t>(</w:t>
      </w:r>
      <w:r>
        <w:t xml:space="preserve">champ </w:t>
      </w:r>
      <w:r w:rsidRPr="001570A7">
        <w:t>texte</w:t>
      </w:r>
      <w:r>
        <w:t xml:space="preserve"> – saisie au format JJ/MM/AAAA) lu dans la table des marchés</w:t>
      </w:r>
    </w:p>
    <w:p w:rsidR="004A4BD6" w:rsidRPr="008002D9" w:rsidRDefault="004A4BD6" w:rsidP="004A4BD6">
      <w:pPr>
        <w:pStyle w:val="NormalArial"/>
        <w:numPr>
          <w:ilvl w:val="0"/>
          <w:numId w:val="160"/>
        </w:numPr>
        <w:rPr>
          <w:bCs/>
        </w:rPr>
      </w:pPr>
      <w:r w:rsidRPr="00285D8D">
        <w:rPr>
          <w:bCs/>
        </w:rPr>
        <w:t>Date de fin d’exécution du contrat commercial </w:t>
      </w:r>
      <w:r>
        <w:rPr>
          <w:bCs/>
        </w:rPr>
        <w:t>(</w:t>
      </w:r>
      <w:r>
        <w:t xml:space="preserve">champ </w:t>
      </w:r>
      <w:r w:rsidRPr="001570A7">
        <w:t>texte</w:t>
      </w:r>
      <w:r>
        <w:t xml:space="preserve"> – saisie au format JJ/MM/AAAA) lu dans la table des marchés</w:t>
      </w:r>
    </w:p>
    <w:p w:rsidR="00D702A8" w:rsidRDefault="00D702A8" w:rsidP="00D702A8">
      <w:pPr>
        <w:pStyle w:val="NormalArial"/>
        <w:ind w:left="720"/>
        <w:rPr>
          <w:bCs/>
        </w:rPr>
      </w:pPr>
    </w:p>
    <w:p w:rsidR="00D702A8" w:rsidRDefault="00D07D89" w:rsidP="00D702A8">
      <w:pPr>
        <w:pStyle w:val="NormalArial"/>
        <w:rPr>
          <w:bCs/>
        </w:rPr>
      </w:pPr>
      <w:r>
        <w:rPr>
          <w:bCs/>
        </w:rPr>
        <w:t>Recherche d'une e</w:t>
      </w:r>
      <w:r w:rsidR="00D702A8">
        <w:rPr>
          <w:bCs/>
        </w:rPr>
        <w:t>ntreprise :</w:t>
      </w:r>
    </w:p>
    <w:p w:rsidR="008002D9" w:rsidRPr="008002D9" w:rsidRDefault="008002D9" w:rsidP="004A4BD6">
      <w:pPr>
        <w:pStyle w:val="NormalArial"/>
        <w:numPr>
          <w:ilvl w:val="0"/>
          <w:numId w:val="160"/>
        </w:numPr>
        <w:rPr>
          <w:bCs/>
        </w:rPr>
      </w:pPr>
      <w:r>
        <w:t xml:space="preserve">Raison sociale : saisie avec recherche dynamique </w:t>
      </w:r>
      <w:r w:rsidR="00745B94">
        <w:t>et affichage d'</w:t>
      </w:r>
      <w:r>
        <w:t>une liste</w:t>
      </w:r>
      <w:r w:rsidR="00005442">
        <w:t xml:space="preserve"> d'entreprises</w:t>
      </w:r>
      <w:r w:rsidR="00745B94">
        <w:t xml:space="preserve"> en dessous du champ</w:t>
      </w:r>
    </w:p>
    <w:p w:rsidR="008002D9" w:rsidRPr="00C40774" w:rsidRDefault="008002D9" w:rsidP="004A4BD6">
      <w:pPr>
        <w:pStyle w:val="NormalArial"/>
        <w:numPr>
          <w:ilvl w:val="0"/>
          <w:numId w:val="160"/>
        </w:numPr>
        <w:rPr>
          <w:bCs/>
        </w:rPr>
      </w:pPr>
      <w:r>
        <w:t xml:space="preserve">Numéro SIREN/SIRET : saisie avec recherche dynamique </w:t>
      </w:r>
      <w:r w:rsidR="00745B94">
        <w:t>et affichage d'</w:t>
      </w:r>
      <w:r>
        <w:t>une liste</w:t>
      </w:r>
      <w:r w:rsidR="00005442">
        <w:t xml:space="preserve"> d'entreprises</w:t>
      </w:r>
      <w:r w:rsidR="00745B94">
        <w:t xml:space="preserve"> en dessous du champ</w:t>
      </w:r>
    </w:p>
    <w:p w:rsidR="00C40774" w:rsidRPr="00C40774" w:rsidRDefault="00C40774" w:rsidP="004A4BD6">
      <w:pPr>
        <w:pStyle w:val="NormalArial"/>
        <w:numPr>
          <w:ilvl w:val="0"/>
          <w:numId w:val="160"/>
        </w:numPr>
        <w:rPr>
          <w:bCs/>
        </w:rPr>
      </w:pPr>
      <w:r>
        <w:t>Un bouton "Associer" permet d'associer l'entreprise sélectionnée au marché</w:t>
      </w:r>
    </w:p>
    <w:p w:rsidR="00C40774" w:rsidRDefault="00C40774" w:rsidP="00C40774">
      <w:pPr>
        <w:pStyle w:val="NormalArial"/>
        <w:ind w:left="720"/>
      </w:pPr>
    </w:p>
    <w:p w:rsidR="00C40774" w:rsidRDefault="00C40774" w:rsidP="00C40774">
      <w:pPr>
        <w:pStyle w:val="NormalArial"/>
      </w:pPr>
      <w:r>
        <w:t>Un bouton "Créer une entreprise" permet de créer une entreprise à associer au marché.</w:t>
      </w:r>
    </w:p>
    <w:p w:rsidR="00C40774" w:rsidRDefault="00C40774" w:rsidP="00C40774">
      <w:pPr>
        <w:pStyle w:val="NormalArial"/>
      </w:pPr>
    </w:p>
    <w:p w:rsidR="00C40774" w:rsidRDefault="00C40774" w:rsidP="00C40774">
      <w:pPr>
        <w:pStyle w:val="NormalArial"/>
      </w:pPr>
      <w:r>
        <w:t>Entreprise titulaire du marché principal :</w:t>
      </w:r>
    </w:p>
    <w:p w:rsidR="00C40774" w:rsidRPr="00BE48BB" w:rsidRDefault="00C40774" w:rsidP="00C40774">
      <w:pPr>
        <w:pStyle w:val="NormalArial"/>
        <w:numPr>
          <w:ilvl w:val="0"/>
          <w:numId w:val="10"/>
        </w:numPr>
        <w:rPr>
          <w:bCs/>
        </w:rPr>
      </w:pPr>
      <w:r w:rsidRPr="00BE48BB">
        <w:rPr>
          <w:bCs/>
        </w:rPr>
        <w:t>Raison Sociale (</w:t>
      </w:r>
      <w:r>
        <w:t xml:space="preserve">champ </w:t>
      </w:r>
      <w:r w:rsidRPr="001570A7">
        <w:t>texte</w:t>
      </w:r>
      <w:r>
        <w:t xml:space="preserve"> – saisie libre</w:t>
      </w:r>
      <w:r w:rsidRPr="00BE48BB">
        <w:rPr>
          <w:bCs/>
        </w:rPr>
        <w:t>)</w:t>
      </w:r>
      <w:r>
        <w:rPr>
          <w:bCs/>
        </w:rPr>
        <w:t xml:space="preserve"> lu dans la table des entreprises. </w:t>
      </w:r>
    </w:p>
    <w:p w:rsidR="00C40774" w:rsidRPr="00BE48BB" w:rsidRDefault="00C40774" w:rsidP="00C40774">
      <w:pPr>
        <w:pStyle w:val="NormalArial"/>
        <w:numPr>
          <w:ilvl w:val="0"/>
          <w:numId w:val="10"/>
        </w:numPr>
        <w:rPr>
          <w:bCs/>
        </w:rPr>
      </w:pPr>
      <w:r w:rsidRPr="00BE48BB">
        <w:rPr>
          <w:bCs/>
        </w:rPr>
        <w:t>Nom usuel (</w:t>
      </w:r>
      <w:r>
        <w:t xml:space="preserve">champ </w:t>
      </w:r>
      <w:r w:rsidRPr="001570A7">
        <w:t>texte</w:t>
      </w:r>
      <w:r>
        <w:t xml:space="preserve"> – saisie libre</w:t>
      </w:r>
      <w:r w:rsidRPr="00BE48BB">
        <w:rPr>
          <w:bCs/>
        </w:rPr>
        <w:t>)</w:t>
      </w:r>
      <w:r>
        <w:rPr>
          <w:bCs/>
        </w:rPr>
        <w:t xml:space="preserve"> lu dans la table des entreprises</w:t>
      </w:r>
    </w:p>
    <w:p w:rsidR="00C40774" w:rsidRPr="00BE48BB" w:rsidRDefault="00C40774" w:rsidP="00C40774">
      <w:pPr>
        <w:pStyle w:val="NormalArial"/>
        <w:numPr>
          <w:ilvl w:val="0"/>
          <w:numId w:val="10"/>
        </w:numPr>
        <w:rPr>
          <w:bCs/>
        </w:rPr>
      </w:pPr>
      <w:r w:rsidRPr="00BE48BB">
        <w:rPr>
          <w:bCs/>
        </w:rPr>
        <w:t>Numéro Siret (</w:t>
      </w:r>
      <w:r>
        <w:t xml:space="preserve">champ </w:t>
      </w:r>
      <w:r w:rsidRPr="001570A7">
        <w:t>texte</w:t>
      </w:r>
      <w:r>
        <w:t xml:space="preserve"> – saisie libre</w:t>
      </w:r>
      <w:r w:rsidRPr="00BE48BB">
        <w:rPr>
          <w:bCs/>
        </w:rPr>
        <w:t>)</w:t>
      </w:r>
      <w:r>
        <w:rPr>
          <w:bCs/>
        </w:rPr>
        <w:t xml:space="preserve"> lu dans la table des entreprises</w:t>
      </w:r>
    </w:p>
    <w:p w:rsidR="00C40774" w:rsidRPr="00BE48BB" w:rsidRDefault="00C40774" w:rsidP="00C40774">
      <w:pPr>
        <w:pStyle w:val="NormalArial"/>
        <w:numPr>
          <w:ilvl w:val="0"/>
          <w:numId w:val="10"/>
        </w:numPr>
        <w:rPr>
          <w:bCs/>
        </w:rPr>
      </w:pPr>
      <w:r w:rsidRPr="00BE48BB">
        <w:rPr>
          <w:bCs/>
        </w:rPr>
        <w:t>Adresse (</w:t>
      </w:r>
      <w:r>
        <w:t xml:space="preserve">champ </w:t>
      </w:r>
      <w:r w:rsidRPr="001570A7">
        <w:t>texte</w:t>
      </w:r>
      <w:r>
        <w:t xml:space="preserve"> – saisie libre</w:t>
      </w:r>
      <w:r w:rsidRPr="00BE48BB">
        <w:rPr>
          <w:bCs/>
        </w:rPr>
        <w:t>)</w:t>
      </w:r>
      <w:r>
        <w:rPr>
          <w:bCs/>
        </w:rPr>
        <w:t xml:space="preserve"> lu dans la table des entreprises</w:t>
      </w:r>
    </w:p>
    <w:p w:rsidR="00C40774" w:rsidRPr="00BE48BB" w:rsidRDefault="00C40774" w:rsidP="00C40774">
      <w:pPr>
        <w:pStyle w:val="NormalArial"/>
        <w:numPr>
          <w:ilvl w:val="0"/>
          <w:numId w:val="10"/>
        </w:numPr>
        <w:rPr>
          <w:bCs/>
        </w:rPr>
      </w:pPr>
      <w:r w:rsidRPr="00BE48BB">
        <w:rPr>
          <w:bCs/>
        </w:rPr>
        <w:t>Code postal (</w:t>
      </w:r>
      <w:r>
        <w:t xml:space="preserve">champ </w:t>
      </w:r>
      <w:r w:rsidRPr="001570A7">
        <w:t>texte</w:t>
      </w:r>
      <w:r>
        <w:t xml:space="preserve"> – saisie libre</w:t>
      </w:r>
      <w:r w:rsidRPr="00BE48BB">
        <w:rPr>
          <w:bCs/>
        </w:rPr>
        <w:t>)</w:t>
      </w:r>
      <w:r>
        <w:rPr>
          <w:bCs/>
        </w:rPr>
        <w:t xml:space="preserve"> lu dans la table des entreprises avec assistance à la saisie</w:t>
      </w:r>
    </w:p>
    <w:p w:rsidR="00C40774" w:rsidRPr="00BE48BB" w:rsidRDefault="00C40774" w:rsidP="00C40774">
      <w:pPr>
        <w:pStyle w:val="NormalArial"/>
        <w:numPr>
          <w:ilvl w:val="0"/>
          <w:numId w:val="10"/>
        </w:numPr>
        <w:rPr>
          <w:bCs/>
        </w:rPr>
      </w:pPr>
      <w:r w:rsidRPr="00BE48BB">
        <w:rPr>
          <w:bCs/>
        </w:rPr>
        <w:t>Ville (</w:t>
      </w:r>
      <w:r>
        <w:t xml:space="preserve">champ </w:t>
      </w:r>
      <w:r w:rsidRPr="001570A7">
        <w:t>texte</w:t>
      </w:r>
      <w:r>
        <w:t xml:space="preserve"> – saisie libre</w:t>
      </w:r>
      <w:r w:rsidRPr="00BE48BB">
        <w:rPr>
          <w:bCs/>
        </w:rPr>
        <w:t>)</w:t>
      </w:r>
      <w:r>
        <w:rPr>
          <w:bCs/>
        </w:rPr>
        <w:t xml:space="preserve"> lu dans la table des entreprises avec assistance à la saisie</w:t>
      </w:r>
    </w:p>
    <w:p w:rsidR="00C40774" w:rsidRPr="00BE48BB" w:rsidRDefault="00C40774" w:rsidP="00C40774">
      <w:pPr>
        <w:pStyle w:val="NormalArial"/>
        <w:numPr>
          <w:ilvl w:val="0"/>
          <w:numId w:val="10"/>
        </w:numPr>
        <w:rPr>
          <w:bCs/>
        </w:rPr>
      </w:pPr>
      <w:r w:rsidRPr="00BE48BB">
        <w:rPr>
          <w:bCs/>
        </w:rPr>
        <w:t>Pays (champ texte non modifiable provenant de la table de référence des pays)</w:t>
      </w:r>
      <w:r>
        <w:rPr>
          <w:bCs/>
        </w:rPr>
        <w:t xml:space="preserve"> lu dans la table des entreprises</w:t>
      </w:r>
    </w:p>
    <w:p w:rsidR="00C40774" w:rsidRPr="00BE48BB" w:rsidRDefault="00C40774" w:rsidP="00C40774">
      <w:pPr>
        <w:pStyle w:val="NormalArial"/>
        <w:numPr>
          <w:ilvl w:val="0"/>
          <w:numId w:val="10"/>
        </w:numPr>
        <w:rPr>
          <w:bCs/>
        </w:rPr>
      </w:pPr>
      <w:r w:rsidRPr="00BE48BB">
        <w:rPr>
          <w:bCs/>
        </w:rPr>
        <w:t xml:space="preserve">Télécopieur </w:t>
      </w:r>
      <w:r>
        <w:t xml:space="preserve">champ </w:t>
      </w:r>
      <w:r w:rsidRPr="001570A7">
        <w:t>texte</w:t>
      </w:r>
      <w:r>
        <w:t xml:space="preserve"> – saisie libre</w:t>
      </w:r>
      <w:r w:rsidRPr="00BE48BB">
        <w:rPr>
          <w:bCs/>
        </w:rPr>
        <w:t>)</w:t>
      </w:r>
      <w:r>
        <w:rPr>
          <w:bCs/>
        </w:rPr>
        <w:t xml:space="preserve"> lu dans la table des entreprises</w:t>
      </w:r>
    </w:p>
    <w:p w:rsidR="00C40774" w:rsidRPr="00BE48BB" w:rsidRDefault="00C40774" w:rsidP="00C40774">
      <w:pPr>
        <w:pStyle w:val="NormalArial"/>
        <w:numPr>
          <w:ilvl w:val="0"/>
          <w:numId w:val="10"/>
        </w:numPr>
        <w:rPr>
          <w:bCs/>
        </w:rPr>
      </w:pPr>
      <w:r w:rsidRPr="00BE48BB">
        <w:rPr>
          <w:bCs/>
        </w:rPr>
        <w:t xml:space="preserve">Responsable </w:t>
      </w:r>
      <w:r>
        <w:t xml:space="preserve">champ </w:t>
      </w:r>
      <w:r w:rsidRPr="001570A7">
        <w:t>texte</w:t>
      </w:r>
      <w:r>
        <w:t xml:space="preserve"> – saisie libre</w:t>
      </w:r>
      <w:r w:rsidRPr="00BE48BB">
        <w:rPr>
          <w:bCs/>
        </w:rPr>
        <w:t>)</w:t>
      </w:r>
      <w:r>
        <w:rPr>
          <w:bCs/>
        </w:rPr>
        <w:t xml:space="preserve"> lu dans la table des entreprises</w:t>
      </w:r>
    </w:p>
    <w:p w:rsidR="00C40774" w:rsidRDefault="00C40774" w:rsidP="00C40774">
      <w:pPr>
        <w:pStyle w:val="NormalArial"/>
        <w:numPr>
          <w:ilvl w:val="0"/>
          <w:numId w:val="10"/>
        </w:numPr>
        <w:rPr>
          <w:bCs/>
        </w:rPr>
      </w:pPr>
      <w:r w:rsidRPr="00BE48BB">
        <w:rPr>
          <w:bCs/>
        </w:rPr>
        <w:t xml:space="preserve">E-mail </w:t>
      </w:r>
      <w:r>
        <w:t xml:space="preserve">champ </w:t>
      </w:r>
      <w:r w:rsidRPr="001570A7">
        <w:t>texte</w:t>
      </w:r>
      <w:r>
        <w:t xml:space="preserve"> – saisie libre</w:t>
      </w:r>
      <w:r w:rsidRPr="00BE48BB">
        <w:rPr>
          <w:bCs/>
        </w:rPr>
        <w:t>)</w:t>
      </w:r>
      <w:r>
        <w:rPr>
          <w:bCs/>
        </w:rPr>
        <w:t xml:space="preserve"> lu dans la table des entreprises</w:t>
      </w:r>
    </w:p>
    <w:p w:rsidR="002D452B" w:rsidRDefault="002D452B" w:rsidP="002D452B">
      <w:pPr>
        <w:pStyle w:val="NormalArial"/>
        <w:ind w:left="720"/>
        <w:rPr>
          <w:bCs/>
        </w:rPr>
      </w:pPr>
    </w:p>
    <w:p w:rsidR="002D452B" w:rsidRPr="00BE48BB" w:rsidRDefault="002D452B" w:rsidP="002D452B">
      <w:pPr>
        <w:pStyle w:val="NormalArial"/>
        <w:rPr>
          <w:bCs/>
        </w:rPr>
      </w:pPr>
      <w:r>
        <w:rPr>
          <w:bCs/>
        </w:rPr>
        <w:t>(Pour avoir plus de détails sur l'assistance à la saisie sur la ville et le code postal, consulter le paragraphe 4.5 sur ce sujet).</w:t>
      </w:r>
    </w:p>
    <w:p w:rsidR="002D452B" w:rsidRDefault="002D452B" w:rsidP="002D452B">
      <w:pPr>
        <w:pStyle w:val="NormalArial"/>
        <w:rPr>
          <w:bCs/>
        </w:rPr>
      </w:pPr>
    </w:p>
    <w:p w:rsidR="002D452B" w:rsidRDefault="002D452B" w:rsidP="002D452B">
      <w:pPr>
        <w:pStyle w:val="NormalArial"/>
        <w:rPr>
          <w:bCs/>
        </w:rPr>
      </w:pPr>
      <w:r>
        <w:rPr>
          <w:bCs/>
        </w:rPr>
        <w:t>Un bouton "Valider" permet de valider la saisie et de revenir à la liste des marchés.</w:t>
      </w:r>
    </w:p>
    <w:p w:rsidR="002D452B" w:rsidRDefault="002D452B" w:rsidP="002D452B">
      <w:pPr>
        <w:pStyle w:val="NormalArial"/>
        <w:rPr>
          <w:bCs/>
        </w:rPr>
      </w:pPr>
      <w:r>
        <w:rPr>
          <w:bCs/>
        </w:rPr>
        <w:lastRenderedPageBreak/>
        <w:t>Un bouton "Annuler" permet de revenir à la liste des marchés sans sauvegarder la saisie.</w:t>
      </w:r>
    </w:p>
    <w:p w:rsidR="00C40774" w:rsidRDefault="00745B94" w:rsidP="00745B94">
      <w:pPr>
        <w:pStyle w:val="NormalArial"/>
      </w:pPr>
      <w:r>
        <w:t>Un bouton "Supprimer" permet de supprimer le marché de la base. A noter : l'entreprise titulaire du marché n'est pas supprimée. Ce bouton n'est pas accessible au profil Accueil.</w:t>
      </w:r>
    </w:p>
    <w:p w:rsidR="00C40774" w:rsidRDefault="00C40774" w:rsidP="00C40774">
      <w:pPr>
        <w:pStyle w:val="NormalArial"/>
      </w:pPr>
    </w:p>
    <w:p w:rsidR="00C40774" w:rsidRDefault="00C40774" w:rsidP="00C40774">
      <w:pPr>
        <w:pStyle w:val="NormalArial"/>
      </w:pPr>
      <w:r>
        <w:t>Fonctionnement du formulaire :</w:t>
      </w:r>
    </w:p>
    <w:p w:rsidR="00C40774" w:rsidRDefault="00C40774" w:rsidP="00C40774">
      <w:pPr>
        <w:pStyle w:val="NormalArial"/>
      </w:pPr>
    </w:p>
    <w:p w:rsidR="00745B94" w:rsidRDefault="00D07D89" w:rsidP="00C40774">
      <w:pPr>
        <w:pStyle w:val="NormalArial"/>
      </w:pPr>
      <w:r>
        <w:t xml:space="preserve">Quand l'on saisit un numéro de contrat commençant par 4 ou 5, le système recherche le numéro de contrat dans le système de pilotage. Si le numéro est trouvé, les champs du marché sont remplis automatiquement. </w:t>
      </w:r>
    </w:p>
    <w:p w:rsidR="00745B94" w:rsidRDefault="00D07D89" w:rsidP="00C40774">
      <w:pPr>
        <w:pStyle w:val="NormalArial"/>
      </w:pPr>
      <w:r>
        <w:t>Si la raison sociale et le numéro de SIRET ramenés correspondent à une entreprise de PEGASE, elle est associée au marché et affichée dans les champs "Entreprise titulaire du marché principal"</w:t>
      </w:r>
      <w:r w:rsidR="00745B94">
        <w:t xml:space="preserve">. </w:t>
      </w:r>
    </w:p>
    <w:p w:rsidR="00D07D89" w:rsidRDefault="00745B94" w:rsidP="00C40774">
      <w:pPr>
        <w:pStyle w:val="NormalArial"/>
      </w:pPr>
      <w:r>
        <w:t xml:space="preserve">Si la raison sociale et le numéro de SIRET ne correspondent à aucune entreprise de PEGASE, les champs Entreprise titulaire du marché principal </w:t>
      </w:r>
      <w:r w:rsidR="006B7CC5">
        <w:t xml:space="preserve">doivent être </w:t>
      </w:r>
      <w:r>
        <w:t>remplis. A la validation du formulaire, l'entreprise est créée.</w:t>
      </w:r>
    </w:p>
    <w:p w:rsidR="00D07D89" w:rsidRDefault="00D07D89" w:rsidP="00C40774">
      <w:pPr>
        <w:pStyle w:val="NormalArial"/>
      </w:pPr>
    </w:p>
    <w:p w:rsidR="00D07D89" w:rsidRDefault="00D07D89" w:rsidP="00D07D89">
      <w:pPr>
        <w:pStyle w:val="NormalArial"/>
        <w:rPr>
          <w:bCs/>
        </w:rPr>
      </w:pPr>
      <w:r>
        <w:t xml:space="preserve">Quand on remplit la raison sociale ou le numéro SIREN/SIRET des champs "Recherche d'une entreprise", </w:t>
      </w:r>
      <w:r>
        <w:rPr>
          <w:bCs/>
        </w:rPr>
        <w:t xml:space="preserve">les entreprises affichées (Siret, Raison sociale, ville) sont celles dont la raison sociale contient le filtre saisi ou celles dont le numéro SIREN/SIRET commence par le numéro saisi. </w:t>
      </w:r>
    </w:p>
    <w:p w:rsidR="00D07D89" w:rsidRDefault="00D07D89" w:rsidP="00D07D89">
      <w:pPr>
        <w:pStyle w:val="NormalArial"/>
        <w:rPr>
          <w:bCs/>
        </w:rPr>
      </w:pPr>
      <w:r>
        <w:rPr>
          <w:bCs/>
        </w:rPr>
        <w:t xml:space="preserve">Les entreprises sélectionnées sont affichées en dessous du champ et sont mises à jour dynamiquement. Quand l'utilisateur sélectionne une entreprise dans cette liste et clique sur "Associer", elle est associée au marché et affichée dans les champs "Entreprise titulaire du marché principal". </w:t>
      </w:r>
    </w:p>
    <w:p w:rsidR="00D07D89" w:rsidRDefault="00D07D89" w:rsidP="00C40774">
      <w:pPr>
        <w:pStyle w:val="NormalArial"/>
      </w:pPr>
    </w:p>
    <w:p w:rsidR="00D07D89" w:rsidRDefault="00D07D89" w:rsidP="00C40774">
      <w:pPr>
        <w:pStyle w:val="NormalArial"/>
      </w:pPr>
      <w:r>
        <w:t>Quand l'utilisateur remplit les champs du marché et clique sur "Créer une nouvelle entreprise", les champs "</w:t>
      </w:r>
      <w:r w:rsidRPr="00D07D89">
        <w:t xml:space="preserve"> </w:t>
      </w:r>
      <w:r>
        <w:t>Entreprise titulaire du marché principal" sont vidés et l'utilisateur saisit les informations de l'entreprise qui sera créée et associée au marché.</w:t>
      </w:r>
    </w:p>
    <w:p w:rsidR="0060225A" w:rsidRDefault="0060225A" w:rsidP="007F7060">
      <w:pPr>
        <w:pStyle w:val="NormalArial"/>
      </w:pPr>
    </w:p>
    <w:p w:rsidR="002D452B" w:rsidRDefault="002D452B" w:rsidP="007F7060">
      <w:pPr>
        <w:pStyle w:val="NormalArial"/>
      </w:pPr>
      <w:r>
        <w:t>Quand l'utilisateur clique sur "Valider", cela provoque la modification ou la création du marché ainsi que la création ou la modification de l'entreprise extérieure dans le cas où elle est indiquée.</w:t>
      </w:r>
    </w:p>
    <w:p w:rsidR="003723B7" w:rsidRDefault="003723B7" w:rsidP="007F7060">
      <w:pPr>
        <w:pStyle w:val="NormalArial"/>
      </w:pPr>
    </w:p>
    <w:p w:rsidR="003723B7" w:rsidRPr="00BE48BB" w:rsidRDefault="003723B7" w:rsidP="003723B7">
      <w:pPr>
        <w:pStyle w:val="Titre4bis"/>
      </w:pPr>
      <w:r w:rsidRPr="00BE48BB">
        <w:t xml:space="preserve">Scénario 1 – Créer </w:t>
      </w:r>
      <w:r>
        <w:t>un nouveau marché</w:t>
      </w:r>
    </w:p>
    <w:p w:rsidR="003723B7" w:rsidRPr="00BE48BB" w:rsidRDefault="003723B7" w:rsidP="003723B7">
      <w:pPr>
        <w:pStyle w:val="NormalArial"/>
        <w:numPr>
          <w:ilvl w:val="0"/>
          <w:numId w:val="214"/>
        </w:numPr>
      </w:pPr>
      <w:r w:rsidRPr="00BE48BB">
        <w:t>L'acteur accède au module</w:t>
      </w:r>
    </w:p>
    <w:p w:rsidR="003723B7" w:rsidRPr="00BE48BB" w:rsidRDefault="003723B7" w:rsidP="003723B7">
      <w:pPr>
        <w:pStyle w:val="NormalArial"/>
        <w:numPr>
          <w:ilvl w:val="0"/>
          <w:numId w:val="214"/>
        </w:numPr>
      </w:pPr>
      <w:r w:rsidRPr="00BE48BB">
        <w:t>Le système affiche le Formulaire de recherche d</w:t>
      </w:r>
      <w:r>
        <w:t>e marché</w:t>
      </w:r>
      <w:r w:rsidRPr="00BE48BB">
        <w:t xml:space="preserve"> </w:t>
      </w:r>
    </w:p>
    <w:p w:rsidR="003723B7" w:rsidRPr="00BE48BB" w:rsidRDefault="003723B7" w:rsidP="003723B7">
      <w:pPr>
        <w:pStyle w:val="NormalArial"/>
        <w:numPr>
          <w:ilvl w:val="0"/>
          <w:numId w:val="214"/>
        </w:numPr>
      </w:pPr>
      <w:r w:rsidRPr="00BE48BB">
        <w:t>L'acteur clique sur « Nouveau »</w:t>
      </w:r>
    </w:p>
    <w:p w:rsidR="003723B7" w:rsidRPr="00BE48BB" w:rsidRDefault="003723B7" w:rsidP="003723B7">
      <w:pPr>
        <w:pStyle w:val="NormalArial"/>
        <w:numPr>
          <w:ilvl w:val="0"/>
          <w:numId w:val="214"/>
        </w:numPr>
        <w:rPr>
          <w:bCs/>
        </w:rPr>
      </w:pPr>
      <w:r w:rsidRPr="00BE48BB">
        <w:t xml:space="preserve">Le système redirige l'acteur vers le Formulaire </w:t>
      </w:r>
      <w:r>
        <w:t>de marché vierge</w:t>
      </w:r>
    </w:p>
    <w:p w:rsidR="003723B7" w:rsidRPr="00BE48BB" w:rsidRDefault="003723B7" w:rsidP="003723B7">
      <w:pPr>
        <w:pStyle w:val="NormalArial"/>
        <w:numPr>
          <w:ilvl w:val="0"/>
          <w:numId w:val="214"/>
        </w:numPr>
        <w:rPr>
          <w:bCs/>
        </w:rPr>
      </w:pPr>
      <w:r w:rsidRPr="00BE48BB">
        <w:t xml:space="preserve">L'acteur saisit les informations et valide </w:t>
      </w:r>
      <w:r w:rsidRPr="00BE48BB">
        <w:rPr>
          <w:b/>
          <w:color w:val="FF0000"/>
        </w:rPr>
        <w:t>EXCEPTION1, EXCEPTION2</w:t>
      </w:r>
    </w:p>
    <w:p w:rsidR="003723B7" w:rsidRDefault="003723B7" w:rsidP="003723B7">
      <w:pPr>
        <w:pStyle w:val="NormalArial"/>
        <w:numPr>
          <w:ilvl w:val="0"/>
          <w:numId w:val="214"/>
        </w:numPr>
        <w:rPr>
          <w:bCs/>
        </w:rPr>
      </w:pPr>
      <w:r w:rsidRPr="00BE48BB">
        <w:rPr>
          <w:bCs/>
        </w:rPr>
        <w:t xml:space="preserve">Le système enregistre les données </w:t>
      </w:r>
    </w:p>
    <w:p w:rsidR="00745B94" w:rsidRPr="00BE48BB" w:rsidRDefault="00745B94" w:rsidP="00745B94">
      <w:pPr>
        <w:pStyle w:val="NormalArial"/>
        <w:numPr>
          <w:ilvl w:val="0"/>
          <w:numId w:val="214"/>
        </w:numPr>
        <w:rPr>
          <w:bCs/>
        </w:rPr>
      </w:pPr>
      <w:r w:rsidRPr="00BE48BB">
        <w:rPr>
          <w:bCs/>
        </w:rPr>
        <w:t>Le s</w:t>
      </w:r>
      <w:r>
        <w:rPr>
          <w:bCs/>
        </w:rPr>
        <w:t>ystème réaffiche le formulaire marché</w:t>
      </w:r>
      <w:r w:rsidRPr="00BE48BB">
        <w:rPr>
          <w:bCs/>
        </w:rPr>
        <w:t xml:space="preserve"> </w:t>
      </w:r>
      <w:r w:rsidRPr="00BE48BB">
        <w:t>pré-rempli avec le message « Enregistrement effectué »</w:t>
      </w:r>
    </w:p>
    <w:p w:rsidR="003723B7" w:rsidRPr="00BE48BB" w:rsidRDefault="003723B7" w:rsidP="003723B7">
      <w:pPr>
        <w:pStyle w:val="NormalArial"/>
        <w:rPr>
          <w:bCs/>
        </w:rPr>
      </w:pPr>
    </w:p>
    <w:p w:rsidR="003A3F4A" w:rsidRPr="00BE48BB" w:rsidRDefault="003A3F4A" w:rsidP="003A3F4A">
      <w:pPr>
        <w:pStyle w:val="Titre4bis"/>
      </w:pPr>
      <w:r w:rsidRPr="00BE48BB">
        <w:t xml:space="preserve">Scénario 2 – Rechercher </w:t>
      </w:r>
      <w:r>
        <w:t>d'un marché</w:t>
      </w:r>
    </w:p>
    <w:p w:rsidR="003A3F4A" w:rsidRDefault="003A3F4A" w:rsidP="003A3F4A">
      <w:pPr>
        <w:rPr>
          <w:rFonts w:ascii="Arial" w:hAnsi="Arial" w:cs="Arial"/>
          <w:sz w:val="20"/>
          <w:szCs w:val="20"/>
        </w:rPr>
      </w:pPr>
      <w:r w:rsidRPr="00BE48BB">
        <w:rPr>
          <w:rFonts w:ascii="Arial" w:hAnsi="Arial" w:cs="Arial"/>
          <w:sz w:val="20"/>
          <w:szCs w:val="20"/>
        </w:rPr>
        <w:t xml:space="preserve">Le scénario est identique au scénario de recherche </w:t>
      </w:r>
      <w:r>
        <w:rPr>
          <w:rFonts w:ascii="Arial" w:hAnsi="Arial" w:cs="Arial"/>
          <w:sz w:val="20"/>
          <w:szCs w:val="20"/>
        </w:rPr>
        <w:t xml:space="preserve">d'un marché </w:t>
      </w:r>
      <w:r w:rsidRPr="00BE48BB">
        <w:rPr>
          <w:rFonts w:ascii="Arial" w:hAnsi="Arial" w:cs="Arial"/>
          <w:sz w:val="20"/>
          <w:szCs w:val="20"/>
        </w:rPr>
        <w:t>pour la consultation</w:t>
      </w:r>
    </w:p>
    <w:p w:rsidR="003A3F4A" w:rsidRDefault="003A3F4A" w:rsidP="003A3F4A">
      <w:pPr>
        <w:rPr>
          <w:rFonts w:ascii="Arial" w:hAnsi="Arial" w:cs="Arial"/>
          <w:sz w:val="20"/>
          <w:szCs w:val="20"/>
        </w:rPr>
      </w:pPr>
    </w:p>
    <w:p w:rsidR="003A3F4A" w:rsidRPr="00BE48BB" w:rsidRDefault="003A3F4A" w:rsidP="003A3F4A">
      <w:pPr>
        <w:pStyle w:val="Titre4bis"/>
      </w:pPr>
      <w:r w:rsidRPr="00BE48BB">
        <w:t xml:space="preserve">Scénario 3 – Modifier un </w:t>
      </w:r>
      <w:r>
        <w:t>marché existant</w:t>
      </w:r>
    </w:p>
    <w:p w:rsidR="003A3F4A" w:rsidRPr="00BE48BB" w:rsidRDefault="003A3F4A" w:rsidP="004C1431">
      <w:pPr>
        <w:pStyle w:val="NormalArial"/>
        <w:numPr>
          <w:ilvl w:val="0"/>
          <w:numId w:val="215"/>
        </w:numPr>
        <w:jc w:val="both"/>
      </w:pPr>
      <w:r w:rsidRPr="00BE48BB">
        <w:t xml:space="preserve">A partir de la liste résultats de la recherche, l’acteur clique sur </w:t>
      </w:r>
      <w:r w:rsidRPr="009702C5">
        <w:t xml:space="preserve"> </w:t>
      </w:r>
      <w:r w:rsidR="004C1431">
        <w:t>la ligne du marché</w:t>
      </w:r>
      <w:r>
        <w:t xml:space="preserve"> à modifier</w:t>
      </w:r>
    </w:p>
    <w:p w:rsidR="003A3F4A" w:rsidRPr="00BE48BB" w:rsidRDefault="003A3F4A" w:rsidP="004C1431">
      <w:pPr>
        <w:pStyle w:val="NormalArial"/>
        <w:numPr>
          <w:ilvl w:val="0"/>
          <w:numId w:val="215"/>
        </w:numPr>
      </w:pPr>
      <w:r w:rsidRPr="00BE48BB">
        <w:t xml:space="preserve">Le système affiche le Formulaire </w:t>
      </w:r>
      <w:r w:rsidR="004C1431">
        <w:t>marché</w:t>
      </w:r>
      <w:r w:rsidRPr="00BE48BB">
        <w:t xml:space="preserve"> pré-rempli</w:t>
      </w:r>
    </w:p>
    <w:p w:rsidR="003A3F4A" w:rsidRPr="00BE48BB" w:rsidRDefault="003A3F4A" w:rsidP="004C1431">
      <w:pPr>
        <w:pStyle w:val="NormalArial"/>
        <w:numPr>
          <w:ilvl w:val="0"/>
          <w:numId w:val="215"/>
        </w:numPr>
        <w:rPr>
          <w:bCs/>
        </w:rPr>
      </w:pPr>
      <w:r w:rsidRPr="00BE48BB">
        <w:t xml:space="preserve">L'acteur modifie les informations et valide </w:t>
      </w:r>
      <w:r w:rsidRPr="00BE48BB">
        <w:rPr>
          <w:b/>
          <w:color w:val="FF0000"/>
        </w:rPr>
        <w:t>EXCEPTION1</w:t>
      </w:r>
      <w:r w:rsidR="007371DD" w:rsidRPr="00BE48BB">
        <w:rPr>
          <w:b/>
          <w:color w:val="FF0000"/>
        </w:rPr>
        <w:t>, EXCEPTION2</w:t>
      </w:r>
    </w:p>
    <w:p w:rsidR="003A3F4A" w:rsidRPr="00BE48BB" w:rsidRDefault="003A3F4A" w:rsidP="004C1431">
      <w:pPr>
        <w:pStyle w:val="NormalArial"/>
        <w:numPr>
          <w:ilvl w:val="0"/>
          <w:numId w:val="215"/>
        </w:numPr>
        <w:rPr>
          <w:bCs/>
        </w:rPr>
      </w:pPr>
      <w:r w:rsidRPr="00BE48BB">
        <w:rPr>
          <w:bCs/>
        </w:rPr>
        <w:t xml:space="preserve">Le système enregistre les données </w:t>
      </w:r>
    </w:p>
    <w:p w:rsidR="003A3F4A" w:rsidRPr="00BE48BB" w:rsidRDefault="003A3F4A" w:rsidP="004C1431">
      <w:pPr>
        <w:pStyle w:val="NormalArial"/>
        <w:numPr>
          <w:ilvl w:val="0"/>
          <w:numId w:val="215"/>
        </w:numPr>
        <w:rPr>
          <w:bCs/>
        </w:rPr>
      </w:pPr>
      <w:r w:rsidRPr="00BE48BB">
        <w:rPr>
          <w:bCs/>
        </w:rPr>
        <w:t>Le s</w:t>
      </w:r>
      <w:r w:rsidR="004C1431">
        <w:rPr>
          <w:bCs/>
        </w:rPr>
        <w:t>ystème réaffiche le formulaire marché</w:t>
      </w:r>
      <w:r w:rsidRPr="00BE48BB">
        <w:rPr>
          <w:bCs/>
        </w:rPr>
        <w:t xml:space="preserve"> </w:t>
      </w:r>
      <w:r w:rsidRPr="00BE48BB">
        <w:t>pré-rempli avec le message « Enregistrement effectué »</w:t>
      </w:r>
    </w:p>
    <w:p w:rsidR="003A3F4A" w:rsidRDefault="003A3F4A" w:rsidP="003A3F4A">
      <w:pPr>
        <w:pStyle w:val="NormalArial"/>
      </w:pPr>
    </w:p>
    <w:p w:rsidR="004C1431" w:rsidRPr="00BE48BB" w:rsidRDefault="004C1431" w:rsidP="004C1431">
      <w:pPr>
        <w:pStyle w:val="Titre4bis"/>
      </w:pPr>
      <w:r w:rsidRPr="00BE48BB">
        <w:lastRenderedPageBreak/>
        <w:t xml:space="preserve">Scénario </w:t>
      </w:r>
      <w:r>
        <w:t>4 – Supprimer un</w:t>
      </w:r>
      <w:r w:rsidRPr="00BE48BB">
        <w:t xml:space="preserve"> </w:t>
      </w:r>
      <w:r>
        <w:t>marché</w:t>
      </w:r>
    </w:p>
    <w:p w:rsidR="004C1431" w:rsidRPr="00BE48BB" w:rsidRDefault="004C1431" w:rsidP="004C1431">
      <w:pPr>
        <w:pStyle w:val="NormalArial"/>
        <w:numPr>
          <w:ilvl w:val="0"/>
          <w:numId w:val="216"/>
        </w:numPr>
        <w:jc w:val="both"/>
      </w:pPr>
      <w:r w:rsidRPr="00BE48BB">
        <w:t xml:space="preserve">A partir de la liste résultats de la recherche, l’acteur clique sur </w:t>
      </w:r>
      <w:r>
        <w:t>la ligne du marché à supprimer</w:t>
      </w:r>
    </w:p>
    <w:p w:rsidR="004C1431" w:rsidRPr="00BE48BB" w:rsidRDefault="004C1431" w:rsidP="004C1431">
      <w:pPr>
        <w:pStyle w:val="NormalArial"/>
        <w:numPr>
          <w:ilvl w:val="0"/>
          <w:numId w:val="216"/>
        </w:numPr>
      </w:pPr>
      <w:r w:rsidRPr="00BE48BB">
        <w:t xml:space="preserve">Le système affiche le Formulaire </w:t>
      </w:r>
      <w:r>
        <w:t xml:space="preserve">marché </w:t>
      </w:r>
      <w:r w:rsidRPr="00BE48BB">
        <w:t>pré-rempli</w:t>
      </w:r>
      <w:r>
        <w:t>. Le bouton "Supprimer" n'est pas affiché pour le profil Accueil.</w:t>
      </w:r>
    </w:p>
    <w:p w:rsidR="004C1431" w:rsidRPr="00BE48BB" w:rsidRDefault="004C1431" w:rsidP="004C1431">
      <w:pPr>
        <w:pStyle w:val="NormalArial"/>
        <w:numPr>
          <w:ilvl w:val="0"/>
          <w:numId w:val="216"/>
        </w:numPr>
        <w:rPr>
          <w:bCs/>
        </w:rPr>
      </w:pPr>
      <w:r w:rsidRPr="00BE48BB">
        <w:t xml:space="preserve">L'acteur clique sur le bouton "Supprimer" </w:t>
      </w:r>
    </w:p>
    <w:p w:rsidR="004C1431" w:rsidRPr="00BE48BB" w:rsidRDefault="004C1431" w:rsidP="004C1431">
      <w:pPr>
        <w:pStyle w:val="NormalArial"/>
        <w:numPr>
          <w:ilvl w:val="0"/>
          <w:numId w:val="216"/>
        </w:numPr>
        <w:rPr>
          <w:bCs/>
        </w:rPr>
      </w:pPr>
      <w:r w:rsidRPr="00BE48BB">
        <w:t>Le système demande confirmation de la suppression</w:t>
      </w:r>
    </w:p>
    <w:p w:rsidR="004C1431" w:rsidRPr="00BE48BB" w:rsidRDefault="004C1431" w:rsidP="004C1431">
      <w:pPr>
        <w:pStyle w:val="NormalArial"/>
        <w:numPr>
          <w:ilvl w:val="0"/>
          <w:numId w:val="216"/>
        </w:numPr>
        <w:rPr>
          <w:bCs/>
        </w:rPr>
      </w:pPr>
      <w:r w:rsidRPr="00BE48BB">
        <w:t xml:space="preserve">L'acteur valide la suppression </w:t>
      </w:r>
      <w:r w:rsidRPr="00BE48BB">
        <w:rPr>
          <w:b/>
          <w:color w:val="FF0000"/>
        </w:rPr>
        <w:t>EXCEPTION3</w:t>
      </w:r>
    </w:p>
    <w:p w:rsidR="004C1431" w:rsidRPr="00BE48BB" w:rsidRDefault="004C1431" w:rsidP="004C1431">
      <w:pPr>
        <w:pStyle w:val="NormalArial"/>
        <w:numPr>
          <w:ilvl w:val="0"/>
          <w:numId w:val="216"/>
        </w:numPr>
        <w:rPr>
          <w:bCs/>
        </w:rPr>
      </w:pPr>
      <w:r w:rsidRPr="00BE48BB">
        <w:rPr>
          <w:bCs/>
        </w:rPr>
        <w:t xml:space="preserve">Le système supprime </w:t>
      </w:r>
      <w:r>
        <w:rPr>
          <w:bCs/>
        </w:rPr>
        <w:t xml:space="preserve">le marché </w:t>
      </w:r>
      <w:r w:rsidRPr="00BE48BB">
        <w:rPr>
          <w:bCs/>
        </w:rPr>
        <w:t xml:space="preserve">du système </w:t>
      </w:r>
      <w:r w:rsidR="00745B94">
        <w:rPr>
          <w:bCs/>
        </w:rPr>
        <w:t>et la relation avec l'entreprise titulaire du marché si elle existe.</w:t>
      </w:r>
    </w:p>
    <w:p w:rsidR="004C1431" w:rsidRPr="00BE48BB" w:rsidRDefault="004C1431" w:rsidP="004C1431">
      <w:pPr>
        <w:pStyle w:val="NormalArial"/>
        <w:numPr>
          <w:ilvl w:val="0"/>
          <w:numId w:val="216"/>
        </w:numPr>
        <w:rPr>
          <w:bCs/>
        </w:rPr>
      </w:pPr>
      <w:r w:rsidRPr="00BE48BB">
        <w:rPr>
          <w:bCs/>
        </w:rPr>
        <w:t xml:space="preserve">Le système redirige l’acteur vers le module de recherche </w:t>
      </w:r>
    </w:p>
    <w:p w:rsidR="004C1431" w:rsidRPr="00BE48BB" w:rsidRDefault="004C1431" w:rsidP="003A3F4A">
      <w:pPr>
        <w:pStyle w:val="NormalArial"/>
      </w:pPr>
    </w:p>
    <w:p w:rsidR="003A3F4A" w:rsidRPr="00BE48BB" w:rsidRDefault="003A3F4A" w:rsidP="003A3F4A">
      <w:pPr>
        <w:rPr>
          <w:rFonts w:ascii="Arial" w:hAnsi="Arial" w:cs="Arial"/>
          <w:sz w:val="20"/>
          <w:szCs w:val="20"/>
        </w:rPr>
      </w:pPr>
    </w:p>
    <w:p w:rsidR="007D412C" w:rsidRDefault="007D412C" w:rsidP="007D412C">
      <w:pPr>
        <w:pStyle w:val="Titre4bis"/>
      </w:pPr>
      <w:r>
        <w:t>Cas d'exception</w:t>
      </w:r>
    </w:p>
    <w:p w:rsidR="003A3F4A" w:rsidRPr="00BE48BB" w:rsidRDefault="003A3F4A" w:rsidP="007D412C">
      <w:pPr>
        <w:rPr>
          <w:rFonts w:ascii="Arial" w:hAnsi="Arial" w:cs="Arial"/>
          <w:sz w:val="20"/>
          <w:szCs w:val="20"/>
        </w:rPr>
      </w:pPr>
    </w:p>
    <w:p w:rsidR="007D412C" w:rsidRDefault="007D412C" w:rsidP="007F7060">
      <w:pPr>
        <w:pStyle w:val="NormalArial"/>
        <w:rPr>
          <w:bCs/>
        </w:rPr>
      </w:pPr>
      <w:r w:rsidRPr="00BE48BB">
        <w:rPr>
          <w:b/>
          <w:color w:val="FF0000"/>
        </w:rPr>
        <w:t>EXCEPTION1</w:t>
      </w:r>
      <w:r>
        <w:rPr>
          <w:b/>
          <w:color w:val="FF0000"/>
        </w:rPr>
        <w:t xml:space="preserve"> : </w:t>
      </w:r>
      <w:r w:rsidR="00750F60">
        <w:rPr>
          <w:bCs/>
        </w:rPr>
        <w:t xml:space="preserve">Si le n° de marché existe déjà en base </w:t>
      </w:r>
      <w:r>
        <w:rPr>
          <w:bCs/>
        </w:rPr>
        <w:t>l'acteur est redirigé vers le formulaire et un message d'erreur est affiché.</w:t>
      </w:r>
    </w:p>
    <w:p w:rsidR="007D412C" w:rsidRDefault="002D452B" w:rsidP="002D452B">
      <w:pPr>
        <w:pStyle w:val="NormalArial"/>
        <w:tabs>
          <w:tab w:val="left" w:pos="2693"/>
        </w:tabs>
      </w:pPr>
      <w:r>
        <w:tab/>
      </w:r>
    </w:p>
    <w:p w:rsidR="002D452B" w:rsidRDefault="007D412C" w:rsidP="002D452B">
      <w:pPr>
        <w:pStyle w:val="NormalArial"/>
        <w:rPr>
          <w:bCs/>
        </w:rPr>
      </w:pPr>
      <w:r w:rsidRPr="00BE48BB">
        <w:rPr>
          <w:b/>
          <w:color w:val="FF0000"/>
        </w:rPr>
        <w:t>EXCEPTION</w:t>
      </w:r>
      <w:r>
        <w:rPr>
          <w:b/>
          <w:color w:val="FF0000"/>
        </w:rPr>
        <w:t xml:space="preserve">2 : </w:t>
      </w:r>
      <w:r>
        <w:rPr>
          <w:bCs/>
        </w:rPr>
        <w:t>Si le numéro de con</w:t>
      </w:r>
      <w:r w:rsidR="002D452B">
        <w:rPr>
          <w:bCs/>
        </w:rPr>
        <w:t>trat n'est pas renseigné, ou si la raison sociale de l'entreprise associée au marché  n'est pas renseignée</w:t>
      </w:r>
      <w:r w:rsidR="00344AB2">
        <w:rPr>
          <w:bCs/>
        </w:rPr>
        <w:t xml:space="preserve"> alors qu'une entreprise est associée ou créée pour le marché</w:t>
      </w:r>
      <w:r w:rsidR="002D452B">
        <w:rPr>
          <w:bCs/>
        </w:rPr>
        <w:t>,</w:t>
      </w:r>
      <w:r w:rsidR="002D452B" w:rsidRPr="002D452B">
        <w:rPr>
          <w:bCs/>
        </w:rPr>
        <w:t xml:space="preserve"> </w:t>
      </w:r>
      <w:r w:rsidR="002D452B">
        <w:rPr>
          <w:bCs/>
        </w:rPr>
        <w:t>l'acteur est redirigé vers le formulaire et un message d'erreur est affiché.</w:t>
      </w:r>
    </w:p>
    <w:p w:rsidR="007D412C" w:rsidRDefault="007D412C" w:rsidP="007D412C">
      <w:pPr>
        <w:pStyle w:val="NormalArial"/>
        <w:rPr>
          <w:bCs/>
        </w:rPr>
      </w:pPr>
    </w:p>
    <w:p w:rsidR="00AB1273" w:rsidRDefault="00AB1273" w:rsidP="00AB1273">
      <w:pPr>
        <w:pStyle w:val="NormalArial"/>
        <w:rPr>
          <w:bCs/>
        </w:rPr>
      </w:pPr>
      <w:r w:rsidRPr="00BE48BB">
        <w:rPr>
          <w:b/>
          <w:color w:val="FF0000"/>
        </w:rPr>
        <w:t>EXCEPTION</w:t>
      </w:r>
      <w:r>
        <w:rPr>
          <w:b/>
          <w:color w:val="FF0000"/>
        </w:rPr>
        <w:t xml:space="preserve">3 : </w:t>
      </w:r>
      <w:r>
        <w:rPr>
          <w:bCs/>
        </w:rPr>
        <w:t>Si le marché est associé à une personne</w:t>
      </w:r>
      <w:r w:rsidR="00F72C84">
        <w:rPr>
          <w:bCs/>
        </w:rPr>
        <w:t xml:space="preserve"> dans un centre, l'acteur est redirigé vers le formulaire et un message d'erreur est affiché. La suppression est annulée.</w:t>
      </w:r>
      <w:r w:rsidR="00344AB2">
        <w:rPr>
          <w:bCs/>
        </w:rPr>
        <w:t xml:space="preserve"> </w:t>
      </w:r>
    </w:p>
    <w:p w:rsidR="007D412C" w:rsidRDefault="007D412C" w:rsidP="007D412C">
      <w:pPr>
        <w:pStyle w:val="NormalArial"/>
        <w:rPr>
          <w:bCs/>
        </w:rPr>
      </w:pPr>
    </w:p>
    <w:p w:rsidR="007D412C" w:rsidRPr="00BE48BB" w:rsidRDefault="007D412C" w:rsidP="007D412C">
      <w:pPr>
        <w:pStyle w:val="NormalArial"/>
      </w:pPr>
      <w:r>
        <w:br w:type="page"/>
      </w:r>
    </w:p>
    <w:p w:rsidR="00D832E2" w:rsidRPr="00BE48BB" w:rsidRDefault="00D832E2" w:rsidP="007F7060">
      <w:pPr>
        <w:pStyle w:val="NormalArial"/>
      </w:pPr>
    </w:p>
    <w:p w:rsidR="00AB3708" w:rsidRPr="00BE48BB" w:rsidRDefault="00AB3708" w:rsidP="00AB3708">
      <w:pPr>
        <w:pStyle w:val="Titre2"/>
      </w:pPr>
      <w:bookmarkStart w:id="4350" w:name="_Toc292454183"/>
      <w:r w:rsidRPr="00BE48BB">
        <w:t>Cas d'utilisation Gestion des catégories médicales</w:t>
      </w:r>
      <w:bookmarkEnd w:id="4350"/>
      <w:r w:rsidRPr="00BE48BB">
        <w:t xml:space="preserve"> </w:t>
      </w:r>
    </w:p>
    <w:p w:rsidR="00AB3708" w:rsidRPr="00BE48BB" w:rsidRDefault="00AB3708" w:rsidP="00D23387">
      <w:pPr>
        <w:pStyle w:val="Titre3"/>
      </w:pPr>
      <w:bookmarkStart w:id="4351" w:name="_Toc292454184"/>
      <w:r w:rsidRPr="00BE48BB">
        <w:t>Consulter la liste des catégories médicales</w:t>
      </w:r>
      <w:bookmarkEnd w:id="4351"/>
    </w:p>
    <w:p w:rsidR="00AB3708" w:rsidRPr="00BE48BB" w:rsidRDefault="00AB3708" w:rsidP="00AB3708">
      <w:pPr>
        <w:pStyle w:val="NormalArial"/>
      </w:pPr>
      <w:r w:rsidRPr="00BE48BB">
        <w:rPr>
          <w:b/>
        </w:rPr>
        <w:t>Résumé</w:t>
      </w:r>
      <w:r w:rsidRPr="00BE48BB">
        <w:t xml:space="preserve"> : Cette fonctionnalité permet à l'acteur d'afficher les catégories médicales</w:t>
      </w:r>
    </w:p>
    <w:p w:rsidR="00AB3708" w:rsidRPr="00BE48BB" w:rsidRDefault="00AB3708" w:rsidP="00AB3708">
      <w:pPr>
        <w:pStyle w:val="NormalArial"/>
      </w:pPr>
      <w:r w:rsidRPr="00BE48BB">
        <w:rPr>
          <w:b/>
        </w:rPr>
        <w:t>Acteur(s)</w:t>
      </w:r>
      <w:r w:rsidRPr="00BE48BB">
        <w:t xml:space="preserve"> : Accueil, </w:t>
      </w:r>
      <w:r w:rsidR="00B22814" w:rsidRPr="00BE48BB">
        <w:t>OS de Pôle</w:t>
      </w:r>
      <w:r w:rsidR="003A4E06" w:rsidRPr="00BE48BB">
        <w:rPr>
          <w:bCs/>
        </w:rPr>
        <w:t>, Administrateur de centre</w:t>
      </w:r>
    </w:p>
    <w:p w:rsidR="00AB3708" w:rsidRPr="00BE48BB" w:rsidRDefault="00AB3708" w:rsidP="00AB3708">
      <w:pPr>
        <w:pStyle w:val="NormalArial"/>
      </w:pPr>
      <w:r w:rsidRPr="00BE48BB">
        <w:rPr>
          <w:b/>
        </w:rPr>
        <w:t>Pré-condition</w:t>
      </w:r>
      <w:r w:rsidRPr="00BE48BB">
        <w:t xml:space="preserve"> : L'acteur est identifié </w:t>
      </w:r>
    </w:p>
    <w:p w:rsidR="00AB3708" w:rsidRPr="00BE48BB" w:rsidRDefault="00AB3708" w:rsidP="00AB3708">
      <w:pPr>
        <w:pStyle w:val="NormalArial"/>
      </w:pPr>
      <w:r w:rsidRPr="00BE48BB">
        <w:rPr>
          <w:b/>
        </w:rPr>
        <w:t>Post-condition</w:t>
      </w:r>
      <w:r w:rsidRPr="00BE48BB">
        <w:t xml:space="preserve"> : les catégories médicales sont affichées</w:t>
      </w:r>
    </w:p>
    <w:p w:rsidR="00AB3708" w:rsidRPr="00BE48BB" w:rsidRDefault="00AB3708" w:rsidP="00CC0CB7">
      <w:pPr>
        <w:pStyle w:val="Titre4bis"/>
      </w:pPr>
      <w:r w:rsidRPr="00BE48BB">
        <w:t xml:space="preserve">Interface Liste des catégories médicales </w:t>
      </w:r>
    </w:p>
    <w:p w:rsidR="00AB3708" w:rsidRPr="00BE48BB" w:rsidRDefault="00AB3708" w:rsidP="00CC0CB7">
      <w:pPr>
        <w:pStyle w:val="NormalArial"/>
        <w:rPr>
          <w:bCs/>
        </w:rPr>
      </w:pPr>
      <w:r w:rsidRPr="00BE48BB">
        <w:rPr>
          <w:bCs/>
        </w:rPr>
        <w:t xml:space="preserve">L'écran affiche la liste des </w:t>
      </w:r>
      <w:r w:rsidRPr="00BE48BB">
        <w:t>catégories médicales</w:t>
      </w:r>
      <w:r w:rsidRPr="00BE48BB">
        <w:rPr>
          <w:bCs/>
        </w:rPr>
        <w:t xml:space="preserve">. La liste est composée de la colonne </w:t>
      </w:r>
      <w:r w:rsidR="00110D71" w:rsidRPr="00BE48BB">
        <w:rPr>
          <w:bCs/>
        </w:rPr>
        <w:t>:</w:t>
      </w:r>
    </w:p>
    <w:p w:rsidR="00110D71" w:rsidRPr="00BE48BB" w:rsidRDefault="00110D71" w:rsidP="00CC0CB7">
      <w:pPr>
        <w:pStyle w:val="NormalArial"/>
        <w:rPr>
          <w:bCs/>
        </w:rPr>
      </w:pPr>
    </w:p>
    <w:p w:rsidR="00AB3708" w:rsidRPr="00BE48BB" w:rsidRDefault="003E7B5A" w:rsidP="00CC0CB7">
      <w:pPr>
        <w:pStyle w:val="NormalArial"/>
        <w:numPr>
          <w:ilvl w:val="0"/>
          <w:numId w:val="10"/>
        </w:numPr>
        <w:rPr>
          <w:bCs/>
        </w:rPr>
      </w:pPr>
      <w:r w:rsidRPr="00BE48BB">
        <w:rPr>
          <w:bCs/>
        </w:rPr>
        <w:t>Code</w:t>
      </w:r>
    </w:p>
    <w:p w:rsidR="00110D71" w:rsidRPr="00BE48BB" w:rsidRDefault="00110D71" w:rsidP="00CC0CB7">
      <w:pPr>
        <w:pStyle w:val="NormalArial"/>
        <w:rPr>
          <w:bCs/>
        </w:rPr>
      </w:pPr>
    </w:p>
    <w:p w:rsidR="00AB3708" w:rsidRPr="00BE48BB" w:rsidRDefault="00AB3708" w:rsidP="00CC0CB7">
      <w:pPr>
        <w:pStyle w:val="NormalArial"/>
        <w:rPr>
          <w:bCs/>
        </w:rPr>
      </w:pPr>
      <w:r w:rsidRPr="00BE48BB">
        <w:rPr>
          <w:bCs/>
        </w:rPr>
        <w:t>La liste est affichée par ordre alphabétique.</w:t>
      </w:r>
    </w:p>
    <w:p w:rsidR="00AB3708" w:rsidRPr="00BE48BB" w:rsidRDefault="00AB3708" w:rsidP="00CC0CB7">
      <w:pPr>
        <w:pStyle w:val="Titre4bis"/>
      </w:pPr>
      <w:r w:rsidRPr="00BE48BB">
        <w:t xml:space="preserve">Scénario 1 – Afficher la liste des catégories médicales </w:t>
      </w:r>
    </w:p>
    <w:p w:rsidR="00AB3708" w:rsidRPr="00BE48BB" w:rsidRDefault="00AB3708" w:rsidP="00CC0CB7">
      <w:pPr>
        <w:pStyle w:val="NormalArial"/>
        <w:numPr>
          <w:ilvl w:val="0"/>
          <w:numId w:val="74"/>
        </w:numPr>
        <w:rPr>
          <w:bCs/>
        </w:rPr>
      </w:pPr>
      <w:r w:rsidRPr="00BE48BB">
        <w:rPr>
          <w:bCs/>
        </w:rPr>
        <w:t>L'acteur arrive sur le module.</w:t>
      </w:r>
    </w:p>
    <w:p w:rsidR="00AB3708" w:rsidRPr="00BE48BB" w:rsidRDefault="00AB3708" w:rsidP="00CC0CB7">
      <w:pPr>
        <w:pStyle w:val="NormalArial"/>
        <w:numPr>
          <w:ilvl w:val="0"/>
          <w:numId w:val="74"/>
        </w:numPr>
        <w:rPr>
          <w:bCs/>
        </w:rPr>
      </w:pPr>
      <w:r w:rsidRPr="00BE48BB">
        <w:rPr>
          <w:bCs/>
        </w:rPr>
        <w:t>Le système affiche la liste de</w:t>
      </w:r>
      <w:r w:rsidR="00110D71" w:rsidRPr="00BE48BB">
        <w:rPr>
          <w:bCs/>
        </w:rPr>
        <w:t xml:space="preserve"> toutes le</w:t>
      </w:r>
      <w:r w:rsidRPr="00BE48BB">
        <w:rPr>
          <w:bCs/>
        </w:rPr>
        <w:t xml:space="preserve">s </w:t>
      </w:r>
      <w:r w:rsidRPr="00BE48BB">
        <w:t xml:space="preserve">catégories médicales </w:t>
      </w:r>
    </w:p>
    <w:p w:rsidR="00110D71" w:rsidRPr="00BE48BB" w:rsidRDefault="00110D71" w:rsidP="00110D71">
      <w:pPr>
        <w:pStyle w:val="NormalArial"/>
        <w:rPr>
          <w:bCs/>
        </w:rPr>
      </w:pPr>
    </w:p>
    <w:p w:rsidR="00AB3708" w:rsidRPr="00BE48BB" w:rsidRDefault="00AB3708" w:rsidP="00D23387">
      <w:pPr>
        <w:pStyle w:val="Titre3"/>
      </w:pPr>
      <w:bookmarkStart w:id="4352" w:name="_Toc292454185"/>
      <w:r w:rsidRPr="00BE48BB">
        <w:t>Gérer les catégories médicales</w:t>
      </w:r>
      <w:bookmarkEnd w:id="4352"/>
      <w:r w:rsidRPr="00BE48BB">
        <w:t xml:space="preserve"> </w:t>
      </w:r>
    </w:p>
    <w:p w:rsidR="00AB3708" w:rsidRPr="00BE48BB" w:rsidRDefault="00AB3708" w:rsidP="00AB3708">
      <w:pPr>
        <w:pStyle w:val="NormalArial"/>
        <w:rPr>
          <w:bCs/>
        </w:rPr>
      </w:pPr>
      <w:r w:rsidRPr="00BE48BB">
        <w:rPr>
          <w:b/>
          <w:bCs/>
        </w:rPr>
        <w:t>Résumé</w:t>
      </w:r>
      <w:r w:rsidRPr="00BE48BB">
        <w:rPr>
          <w:bCs/>
        </w:rPr>
        <w:t xml:space="preserve"> : Cette fonctionnalité permet à l'acteur de gérer les </w:t>
      </w:r>
      <w:r w:rsidRPr="00BE48BB">
        <w:t xml:space="preserve">catégories médicales  </w:t>
      </w:r>
      <w:r w:rsidRPr="00BE48BB">
        <w:rPr>
          <w:bCs/>
        </w:rPr>
        <w:t>(création, modification, suppression)</w:t>
      </w:r>
    </w:p>
    <w:p w:rsidR="00AB3708" w:rsidRPr="00BE48BB" w:rsidRDefault="00AB3708" w:rsidP="00AB3708">
      <w:pPr>
        <w:pStyle w:val="NormalArial"/>
        <w:rPr>
          <w:bCs/>
        </w:rPr>
      </w:pPr>
      <w:r w:rsidRPr="00BE48BB">
        <w:rPr>
          <w:b/>
          <w:bCs/>
        </w:rPr>
        <w:t xml:space="preserve">Acteur(s) </w:t>
      </w:r>
      <w:r w:rsidRPr="00BE48BB">
        <w:rPr>
          <w:bCs/>
        </w:rPr>
        <w:t>: Administrateur National</w:t>
      </w:r>
    </w:p>
    <w:p w:rsidR="00AB3708" w:rsidRPr="00BE48BB" w:rsidRDefault="00AB3708" w:rsidP="00AB3708">
      <w:pPr>
        <w:pStyle w:val="NormalArial"/>
        <w:rPr>
          <w:bCs/>
        </w:rPr>
      </w:pPr>
      <w:r w:rsidRPr="00BE48BB">
        <w:rPr>
          <w:b/>
          <w:bCs/>
        </w:rPr>
        <w:t>Pré-condition</w:t>
      </w:r>
      <w:r w:rsidRPr="00BE48BB">
        <w:rPr>
          <w:bCs/>
        </w:rPr>
        <w:t xml:space="preserve"> : L'acteur est identifié</w:t>
      </w:r>
    </w:p>
    <w:p w:rsidR="00AB3708" w:rsidRPr="00BE48BB" w:rsidRDefault="00AB3708" w:rsidP="00AB3708">
      <w:pPr>
        <w:pStyle w:val="NormalArial"/>
        <w:rPr>
          <w:bCs/>
        </w:rPr>
      </w:pPr>
      <w:r w:rsidRPr="00BE48BB">
        <w:rPr>
          <w:b/>
          <w:bCs/>
        </w:rPr>
        <w:t>Post-condition</w:t>
      </w:r>
      <w:r w:rsidRPr="00BE48BB">
        <w:rPr>
          <w:bCs/>
        </w:rPr>
        <w:t xml:space="preserve"> : les </w:t>
      </w:r>
      <w:r w:rsidRPr="00BE48BB">
        <w:t xml:space="preserve">catégories médicales </w:t>
      </w:r>
      <w:r w:rsidRPr="00BE48BB">
        <w:rPr>
          <w:bCs/>
        </w:rPr>
        <w:t>sont gérées</w:t>
      </w:r>
    </w:p>
    <w:p w:rsidR="00AB3708" w:rsidRPr="00BE48BB" w:rsidRDefault="00AB3708" w:rsidP="00CC0CB7">
      <w:pPr>
        <w:pStyle w:val="Titre4bis"/>
      </w:pPr>
      <w:r w:rsidRPr="00BE48BB">
        <w:t xml:space="preserve">Interface Liste des catégories médicales </w:t>
      </w:r>
    </w:p>
    <w:p w:rsidR="00110D71" w:rsidRPr="00BE48BB" w:rsidRDefault="00AB3708" w:rsidP="00CC0CB7">
      <w:pPr>
        <w:pStyle w:val="NormalArial"/>
        <w:rPr>
          <w:bCs/>
        </w:rPr>
      </w:pPr>
      <w:r w:rsidRPr="00BE48BB">
        <w:rPr>
          <w:bCs/>
        </w:rPr>
        <w:t xml:space="preserve">L'écran affiche la liste des </w:t>
      </w:r>
      <w:r w:rsidRPr="00BE48BB">
        <w:t>catégories médicales</w:t>
      </w:r>
      <w:r w:rsidRPr="00BE48BB">
        <w:rPr>
          <w:bCs/>
        </w:rPr>
        <w:t>. La liste est composée de</w:t>
      </w:r>
      <w:r w:rsidR="00110D71" w:rsidRPr="00BE48BB">
        <w:rPr>
          <w:bCs/>
        </w:rPr>
        <w:t>s</w:t>
      </w:r>
      <w:r w:rsidRPr="00BE48BB">
        <w:rPr>
          <w:bCs/>
        </w:rPr>
        <w:t xml:space="preserve"> colonne</w:t>
      </w:r>
      <w:r w:rsidR="00110D71" w:rsidRPr="00BE48BB">
        <w:rPr>
          <w:bCs/>
        </w:rPr>
        <w:t>s :</w:t>
      </w:r>
    </w:p>
    <w:p w:rsidR="00AB3708" w:rsidRPr="00BE48BB" w:rsidRDefault="00AB3708" w:rsidP="00CC0CB7">
      <w:pPr>
        <w:pStyle w:val="NormalArial"/>
        <w:rPr>
          <w:bCs/>
        </w:rPr>
      </w:pPr>
      <w:r w:rsidRPr="00BE48BB">
        <w:rPr>
          <w:bCs/>
        </w:rPr>
        <w:t xml:space="preserve"> </w:t>
      </w:r>
    </w:p>
    <w:p w:rsidR="00AB3708" w:rsidRPr="00BE48BB" w:rsidRDefault="00AB3708" w:rsidP="00CC0CB7">
      <w:pPr>
        <w:pStyle w:val="NormalArial"/>
        <w:numPr>
          <w:ilvl w:val="0"/>
          <w:numId w:val="10"/>
        </w:numPr>
        <w:rPr>
          <w:bCs/>
        </w:rPr>
      </w:pPr>
      <w:r w:rsidRPr="00BE48BB">
        <w:rPr>
          <w:bCs/>
        </w:rPr>
        <w:t>Code</w:t>
      </w:r>
    </w:p>
    <w:p w:rsidR="00AB3708" w:rsidRPr="00BE48BB" w:rsidRDefault="00AB3708" w:rsidP="00CC0CB7">
      <w:pPr>
        <w:pStyle w:val="NormalArial"/>
        <w:numPr>
          <w:ilvl w:val="0"/>
          <w:numId w:val="10"/>
        </w:numPr>
        <w:rPr>
          <w:bCs/>
        </w:rPr>
      </w:pPr>
      <w:r w:rsidRPr="00BE48BB">
        <w:rPr>
          <w:bCs/>
        </w:rPr>
        <w:t>Un bouton "Supprimer"</w:t>
      </w:r>
    </w:p>
    <w:p w:rsidR="00AB3708" w:rsidRPr="00BE48BB" w:rsidRDefault="00AB3708" w:rsidP="00CC0CB7">
      <w:pPr>
        <w:pStyle w:val="NormalArial"/>
        <w:numPr>
          <w:ilvl w:val="0"/>
          <w:numId w:val="10"/>
        </w:numPr>
        <w:rPr>
          <w:bCs/>
        </w:rPr>
      </w:pPr>
      <w:r w:rsidRPr="00BE48BB">
        <w:rPr>
          <w:bCs/>
        </w:rPr>
        <w:t xml:space="preserve">Un bouton "Modifier" </w:t>
      </w:r>
    </w:p>
    <w:p w:rsidR="00110D71" w:rsidRPr="00BE48BB" w:rsidRDefault="00110D71" w:rsidP="00CC0CB7">
      <w:pPr>
        <w:pStyle w:val="NormalArial"/>
        <w:rPr>
          <w:bCs/>
        </w:rPr>
      </w:pPr>
    </w:p>
    <w:p w:rsidR="00AB3708" w:rsidRPr="00BE48BB" w:rsidRDefault="00AB3708" w:rsidP="00CC0CB7">
      <w:pPr>
        <w:pStyle w:val="NormalArial"/>
        <w:rPr>
          <w:bCs/>
        </w:rPr>
      </w:pPr>
      <w:r w:rsidRPr="00BE48BB">
        <w:rPr>
          <w:bCs/>
        </w:rPr>
        <w:t>Un bouton "</w:t>
      </w:r>
      <w:r w:rsidR="003E7B5A" w:rsidRPr="00BE48BB">
        <w:rPr>
          <w:bCs/>
        </w:rPr>
        <w:t>Nouveau</w:t>
      </w:r>
      <w:r w:rsidRPr="00BE48BB">
        <w:rPr>
          <w:bCs/>
        </w:rPr>
        <w:t xml:space="preserve">" permet de créer une nouvelle </w:t>
      </w:r>
      <w:r w:rsidRPr="00BE48BB">
        <w:t>catégorie médicale</w:t>
      </w:r>
    </w:p>
    <w:p w:rsidR="00110D71" w:rsidRPr="00BE48BB" w:rsidRDefault="00110D71" w:rsidP="00CC0CB7">
      <w:pPr>
        <w:pStyle w:val="NormalArial"/>
        <w:rPr>
          <w:bCs/>
        </w:rPr>
      </w:pPr>
    </w:p>
    <w:p w:rsidR="00AB3708" w:rsidRPr="00BE48BB" w:rsidRDefault="00AB3708" w:rsidP="00CC0CB7">
      <w:pPr>
        <w:pStyle w:val="NormalArial"/>
        <w:rPr>
          <w:bCs/>
        </w:rPr>
      </w:pPr>
      <w:r w:rsidRPr="00BE48BB">
        <w:rPr>
          <w:bCs/>
        </w:rPr>
        <w:t>La liste est affichée par ordre alphabétique</w:t>
      </w:r>
      <w:r w:rsidR="00110D71" w:rsidRPr="00BE48BB">
        <w:rPr>
          <w:bCs/>
        </w:rPr>
        <w:t xml:space="preserve"> sur le code</w:t>
      </w:r>
      <w:r w:rsidRPr="00BE48BB">
        <w:rPr>
          <w:bCs/>
        </w:rPr>
        <w:t>.</w:t>
      </w:r>
    </w:p>
    <w:p w:rsidR="00110D71" w:rsidRPr="00BE48BB" w:rsidRDefault="00110D71" w:rsidP="00CC0CB7">
      <w:pPr>
        <w:pStyle w:val="NormalArial"/>
        <w:rPr>
          <w:bCs/>
        </w:rPr>
      </w:pPr>
    </w:p>
    <w:p w:rsidR="00AB3708" w:rsidRPr="00BE48BB" w:rsidRDefault="00AB3708" w:rsidP="00CC0CB7">
      <w:pPr>
        <w:pStyle w:val="Titre4bis"/>
      </w:pPr>
      <w:r w:rsidRPr="00BE48BB">
        <w:t>Interface – Formulaire catégorie médicale</w:t>
      </w:r>
    </w:p>
    <w:p w:rsidR="00AB3708" w:rsidRPr="00BE48BB" w:rsidRDefault="00AB3708" w:rsidP="00CC0CB7">
      <w:pPr>
        <w:pStyle w:val="NormalArial"/>
        <w:rPr>
          <w:bCs/>
        </w:rPr>
      </w:pPr>
      <w:r w:rsidRPr="00BE48BB">
        <w:rPr>
          <w:bCs/>
        </w:rPr>
        <w:t>L'écran affiche un formulaire composé du champ :</w:t>
      </w:r>
    </w:p>
    <w:p w:rsidR="00110D71" w:rsidRPr="00BE48BB" w:rsidRDefault="00110D71" w:rsidP="00CC0CB7">
      <w:pPr>
        <w:pStyle w:val="NormalArial"/>
        <w:rPr>
          <w:bCs/>
        </w:rPr>
      </w:pPr>
    </w:p>
    <w:p w:rsidR="00AB3708" w:rsidRPr="00BE48BB" w:rsidRDefault="00AB3708" w:rsidP="00CC0CB7">
      <w:pPr>
        <w:pStyle w:val="NormalArial"/>
        <w:numPr>
          <w:ilvl w:val="0"/>
          <w:numId w:val="12"/>
        </w:numPr>
        <w:rPr>
          <w:bCs/>
        </w:rPr>
      </w:pPr>
      <w:r w:rsidRPr="00BE48BB">
        <w:rPr>
          <w:bCs/>
        </w:rPr>
        <w:t xml:space="preserve">Code de la </w:t>
      </w:r>
      <w:r w:rsidRPr="00BE48BB">
        <w:t>catégorie médicale</w:t>
      </w:r>
      <w:r w:rsidRPr="00BE48BB">
        <w:rPr>
          <w:bCs/>
        </w:rPr>
        <w:t xml:space="preserve"> (</w:t>
      </w:r>
      <w:r w:rsidR="003E7B5A" w:rsidRPr="00BE48BB">
        <w:rPr>
          <w:bCs/>
        </w:rPr>
        <w:t xml:space="preserve">saisie </w:t>
      </w:r>
      <w:r w:rsidRPr="00BE48BB">
        <w:rPr>
          <w:bCs/>
        </w:rPr>
        <w:t>texte libre</w:t>
      </w:r>
      <w:r w:rsidR="003E7B5A" w:rsidRPr="00BE48BB">
        <w:rPr>
          <w:bCs/>
        </w:rPr>
        <w:t xml:space="preserve"> - obligatoire</w:t>
      </w:r>
      <w:r w:rsidRPr="00BE48BB">
        <w:rPr>
          <w:bCs/>
        </w:rPr>
        <w:t>)</w:t>
      </w:r>
    </w:p>
    <w:p w:rsidR="00110D71" w:rsidRPr="00BE48BB" w:rsidRDefault="00110D71" w:rsidP="00CC0CB7">
      <w:pPr>
        <w:pStyle w:val="NormalArial"/>
        <w:rPr>
          <w:bCs/>
        </w:rPr>
      </w:pPr>
    </w:p>
    <w:p w:rsidR="00AB3708" w:rsidRPr="00BE48BB" w:rsidRDefault="00AB3708" w:rsidP="00CC0CB7">
      <w:pPr>
        <w:pStyle w:val="NormalArial"/>
        <w:rPr>
          <w:bCs/>
        </w:rPr>
      </w:pPr>
      <w:r w:rsidRPr="00BE48BB">
        <w:rPr>
          <w:bCs/>
        </w:rPr>
        <w:t>Un bouton "Valider" permet d'enregistrer le formulaire.</w:t>
      </w:r>
    </w:p>
    <w:p w:rsidR="00AB3708" w:rsidRPr="00BE48BB" w:rsidRDefault="00AB3708" w:rsidP="00CC0CB7">
      <w:pPr>
        <w:pStyle w:val="NormalArial"/>
        <w:rPr>
          <w:bCs/>
        </w:rPr>
      </w:pPr>
      <w:r w:rsidRPr="00BE48BB">
        <w:rPr>
          <w:bCs/>
        </w:rPr>
        <w:t>Un bouton "Annuler" permet de revenir à la liste sans sauvegarder.</w:t>
      </w:r>
    </w:p>
    <w:p w:rsidR="00AB3708" w:rsidRPr="00BE48BB" w:rsidRDefault="00AB3708" w:rsidP="00CC0CB7">
      <w:pPr>
        <w:pStyle w:val="Titre4bis"/>
      </w:pPr>
      <w:r w:rsidRPr="00BE48BB">
        <w:t xml:space="preserve">Scénario 1 – Afficher la liste des catégories médicales </w:t>
      </w:r>
    </w:p>
    <w:p w:rsidR="00AB3708" w:rsidRPr="00BE48BB" w:rsidRDefault="00AB3708" w:rsidP="00CC0CB7">
      <w:pPr>
        <w:pStyle w:val="NormalArial"/>
        <w:numPr>
          <w:ilvl w:val="0"/>
          <w:numId w:val="75"/>
        </w:numPr>
      </w:pPr>
      <w:r w:rsidRPr="00BE48BB">
        <w:t>L'acteur arrive sur le module.</w:t>
      </w:r>
    </w:p>
    <w:p w:rsidR="00AB3708" w:rsidRPr="00BE48BB" w:rsidRDefault="00AB3708" w:rsidP="00CC0CB7">
      <w:pPr>
        <w:pStyle w:val="NormalArial"/>
        <w:numPr>
          <w:ilvl w:val="0"/>
          <w:numId w:val="75"/>
        </w:numPr>
      </w:pPr>
      <w:r w:rsidRPr="00BE48BB">
        <w:t>Le système affiche la liste de</w:t>
      </w:r>
      <w:r w:rsidR="00110D71" w:rsidRPr="00BE48BB">
        <w:t xml:space="preserve"> toute</w:t>
      </w:r>
      <w:r w:rsidRPr="00BE48BB">
        <w:t>s</w:t>
      </w:r>
      <w:r w:rsidR="00110D71" w:rsidRPr="00BE48BB">
        <w:t xml:space="preserve"> les</w:t>
      </w:r>
      <w:r w:rsidRPr="00BE48BB">
        <w:t xml:space="preserve"> catégories médicales </w:t>
      </w:r>
    </w:p>
    <w:p w:rsidR="00AB3708" w:rsidRPr="00BE48BB" w:rsidRDefault="00AB3708" w:rsidP="00CC0CB7">
      <w:pPr>
        <w:pStyle w:val="Titre4bis"/>
      </w:pPr>
      <w:r w:rsidRPr="00BE48BB">
        <w:t>Scénario 2 – Créer une nouvelle catégorie médicale</w:t>
      </w:r>
    </w:p>
    <w:p w:rsidR="00AB3708" w:rsidRPr="00BE48BB" w:rsidRDefault="00AB3708" w:rsidP="00110D71">
      <w:pPr>
        <w:pStyle w:val="NormalArial"/>
        <w:numPr>
          <w:ilvl w:val="0"/>
          <w:numId w:val="141"/>
        </w:numPr>
      </w:pPr>
      <w:r w:rsidRPr="00BE48BB">
        <w:lastRenderedPageBreak/>
        <w:t>L'acteur clique sur "</w:t>
      </w:r>
      <w:r w:rsidR="003E7B5A" w:rsidRPr="00BE48BB">
        <w:t>Nouveau</w:t>
      </w:r>
      <w:r w:rsidRPr="00BE48BB">
        <w:t>"</w:t>
      </w:r>
    </w:p>
    <w:p w:rsidR="00AB3708" w:rsidRPr="00BE48BB" w:rsidRDefault="00AB3708" w:rsidP="00CC0CB7">
      <w:pPr>
        <w:pStyle w:val="NormalArial"/>
        <w:numPr>
          <w:ilvl w:val="0"/>
          <w:numId w:val="141"/>
        </w:numPr>
      </w:pPr>
      <w:r w:rsidRPr="00BE48BB">
        <w:t>Le système affiche le formulaire catégorie médicale</w:t>
      </w:r>
      <w:r w:rsidR="00110D71" w:rsidRPr="00BE48BB">
        <w:t xml:space="preserve"> vierge</w:t>
      </w:r>
    </w:p>
    <w:p w:rsidR="00AB3708" w:rsidRPr="00BE48BB" w:rsidRDefault="00AB3708" w:rsidP="00CC0CB7">
      <w:pPr>
        <w:pStyle w:val="NormalArial"/>
        <w:numPr>
          <w:ilvl w:val="0"/>
          <w:numId w:val="141"/>
        </w:numPr>
      </w:pPr>
      <w:r w:rsidRPr="00BE48BB">
        <w:t>L'acteur saisit les informations et valide.</w:t>
      </w:r>
      <w:r w:rsidR="003E7B5A" w:rsidRPr="00BE48BB">
        <w:t xml:space="preserve"> </w:t>
      </w:r>
      <w:r w:rsidR="003E7B5A" w:rsidRPr="00BE48BB">
        <w:rPr>
          <w:b/>
          <w:color w:val="FF0000"/>
        </w:rPr>
        <w:t>EXCEPTION1</w:t>
      </w:r>
    </w:p>
    <w:p w:rsidR="00AB3708" w:rsidRPr="00BE48BB" w:rsidRDefault="00AB3708" w:rsidP="00CC0CB7">
      <w:pPr>
        <w:pStyle w:val="NormalArial"/>
        <w:numPr>
          <w:ilvl w:val="0"/>
          <w:numId w:val="141"/>
        </w:numPr>
      </w:pPr>
      <w:r w:rsidRPr="00BE48BB">
        <w:t>Le système enregistre les données</w:t>
      </w:r>
    </w:p>
    <w:p w:rsidR="00AB3708" w:rsidRPr="00BE48BB" w:rsidRDefault="00AB3708" w:rsidP="00CC0CB7">
      <w:pPr>
        <w:pStyle w:val="NormalArial"/>
        <w:numPr>
          <w:ilvl w:val="0"/>
          <w:numId w:val="141"/>
        </w:numPr>
      </w:pPr>
      <w:r w:rsidRPr="00BE48BB">
        <w:t>Le système redirige l'acteur vers la liste des catégories médicales</w:t>
      </w:r>
    </w:p>
    <w:p w:rsidR="00110D71" w:rsidRPr="00BE48BB" w:rsidRDefault="00110D71" w:rsidP="00110D71">
      <w:pPr>
        <w:pStyle w:val="NormalArial"/>
      </w:pPr>
    </w:p>
    <w:p w:rsidR="00AB3708" w:rsidRPr="00BE48BB" w:rsidRDefault="00AB3708" w:rsidP="00CC0CB7">
      <w:pPr>
        <w:pStyle w:val="Titre4bis"/>
      </w:pPr>
      <w:r w:rsidRPr="00BE48BB">
        <w:t>Scénario 3 – Modifier une catégorie médicale</w:t>
      </w:r>
    </w:p>
    <w:p w:rsidR="00AB3708" w:rsidRPr="00BE48BB" w:rsidRDefault="00AB3708" w:rsidP="00110D71">
      <w:pPr>
        <w:pStyle w:val="NormalArial"/>
        <w:numPr>
          <w:ilvl w:val="0"/>
          <w:numId w:val="142"/>
        </w:numPr>
      </w:pPr>
      <w:r w:rsidRPr="00BE48BB">
        <w:t>A partir de la liste des catégories médicales, l'acteur clique sur "Modifier "</w:t>
      </w:r>
    </w:p>
    <w:p w:rsidR="00AB3708" w:rsidRPr="00BE48BB" w:rsidRDefault="00AB3708" w:rsidP="00110D71">
      <w:pPr>
        <w:pStyle w:val="NormalArial"/>
        <w:numPr>
          <w:ilvl w:val="0"/>
          <w:numId w:val="142"/>
        </w:numPr>
      </w:pPr>
      <w:r w:rsidRPr="00BE48BB">
        <w:t>Le système affiche un formulaire catégorie médicale pré-rempli</w:t>
      </w:r>
    </w:p>
    <w:p w:rsidR="00AB3708" w:rsidRPr="00BE48BB" w:rsidRDefault="00AB3708" w:rsidP="00110D71">
      <w:pPr>
        <w:pStyle w:val="NormalArial"/>
        <w:numPr>
          <w:ilvl w:val="0"/>
          <w:numId w:val="142"/>
        </w:numPr>
      </w:pPr>
      <w:r w:rsidRPr="00BE48BB">
        <w:t xml:space="preserve">L'acteur modifie les données et valide </w:t>
      </w:r>
      <w:r w:rsidR="003E7B5A" w:rsidRPr="00BE48BB">
        <w:rPr>
          <w:b/>
          <w:color w:val="FF0000"/>
        </w:rPr>
        <w:t>EXCEPTION1</w:t>
      </w:r>
    </w:p>
    <w:p w:rsidR="00AB3708" w:rsidRPr="00BE48BB" w:rsidRDefault="00AB3708" w:rsidP="00110D71">
      <w:pPr>
        <w:pStyle w:val="NormalArial"/>
        <w:numPr>
          <w:ilvl w:val="0"/>
          <w:numId w:val="142"/>
        </w:numPr>
      </w:pPr>
      <w:r w:rsidRPr="00BE48BB">
        <w:t>Le système enregistre les données</w:t>
      </w:r>
    </w:p>
    <w:p w:rsidR="00AB3708" w:rsidRPr="00BE48BB" w:rsidRDefault="00AB3708" w:rsidP="00110D71">
      <w:pPr>
        <w:pStyle w:val="NormalArial"/>
        <w:numPr>
          <w:ilvl w:val="0"/>
          <w:numId w:val="142"/>
        </w:numPr>
      </w:pPr>
      <w:r w:rsidRPr="00BE48BB">
        <w:t xml:space="preserve">Le système redirige l'acteur vers la liste des catégories médicales </w:t>
      </w:r>
    </w:p>
    <w:p w:rsidR="00110D71" w:rsidRPr="00BE48BB" w:rsidRDefault="00110D71" w:rsidP="00110D71">
      <w:pPr>
        <w:pStyle w:val="NormalArial"/>
      </w:pPr>
    </w:p>
    <w:p w:rsidR="00AB3708" w:rsidRPr="00BE48BB" w:rsidRDefault="00AB3708" w:rsidP="00CC0CB7">
      <w:pPr>
        <w:pStyle w:val="Titre4bis"/>
      </w:pPr>
      <w:r w:rsidRPr="00BE48BB">
        <w:t>Scénario 4 – Supprimer une catégorie médicale</w:t>
      </w:r>
    </w:p>
    <w:p w:rsidR="00AB3708" w:rsidRPr="00BE48BB" w:rsidRDefault="00AB3708" w:rsidP="00110D71">
      <w:pPr>
        <w:pStyle w:val="NormalArial"/>
        <w:numPr>
          <w:ilvl w:val="0"/>
          <w:numId w:val="143"/>
        </w:numPr>
      </w:pPr>
      <w:r w:rsidRPr="00BE48BB">
        <w:t>A partir de la liste des catégories médicales, l'acteur clique sur "Supprimer"</w:t>
      </w:r>
    </w:p>
    <w:p w:rsidR="00AB3708" w:rsidRPr="00BE48BB" w:rsidRDefault="00AB3708" w:rsidP="00110D71">
      <w:pPr>
        <w:pStyle w:val="NormalArial"/>
        <w:numPr>
          <w:ilvl w:val="0"/>
          <w:numId w:val="143"/>
        </w:numPr>
      </w:pPr>
      <w:r w:rsidRPr="00BE48BB">
        <w:t>Le système demande confirmation</w:t>
      </w:r>
    </w:p>
    <w:p w:rsidR="00AB3708" w:rsidRPr="00BE48BB" w:rsidRDefault="00AB3708" w:rsidP="00110D71">
      <w:pPr>
        <w:pStyle w:val="NormalArial"/>
        <w:numPr>
          <w:ilvl w:val="0"/>
          <w:numId w:val="143"/>
        </w:numPr>
      </w:pPr>
      <w:r w:rsidRPr="00BE48BB">
        <w:t xml:space="preserve">L'acteur confirme </w:t>
      </w:r>
      <w:r w:rsidR="00187ACB" w:rsidRPr="00BE48BB">
        <w:t>la suppression</w:t>
      </w:r>
      <w:r w:rsidRPr="00BE48BB">
        <w:t xml:space="preserve"> </w:t>
      </w:r>
    </w:p>
    <w:p w:rsidR="00AB3708" w:rsidRPr="00BE48BB" w:rsidRDefault="00AB3708" w:rsidP="00110D71">
      <w:pPr>
        <w:pStyle w:val="NormalArial"/>
        <w:numPr>
          <w:ilvl w:val="0"/>
          <w:numId w:val="143"/>
        </w:numPr>
      </w:pPr>
      <w:r w:rsidRPr="00BE48BB">
        <w:t>Le système supprime la catégorie médicale</w:t>
      </w:r>
      <w:r w:rsidR="00110D71" w:rsidRPr="00BE48BB">
        <w:t xml:space="preserve"> </w:t>
      </w:r>
    </w:p>
    <w:p w:rsidR="00AB3708" w:rsidRPr="00BE48BB" w:rsidRDefault="00AB3708" w:rsidP="00110D71">
      <w:pPr>
        <w:pStyle w:val="NormalArial"/>
        <w:numPr>
          <w:ilvl w:val="0"/>
          <w:numId w:val="143"/>
        </w:numPr>
      </w:pPr>
      <w:r w:rsidRPr="00BE48BB">
        <w:t xml:space="preserve">Le système redirige L'acteur vers la liste des catégories médicales </w:t>
      </w:r>
    </w:p>
    <w:p w:rsidR="00110D71" w:rsidRPr="00BE48BB" w:rsidRDefault="00110D71" w:rsidP="00110D71">
      <w:pPr>
        <w:pStyle w:val="NormalArial"/>
      </w:pPr>
    </w:p>
    <w:p w:rsidR="00AB3708" w:rsidRPr="00BE48BB" w:rsidRDefault="00AB3708" w:rsidP="00CC0CB7">
      <w:pPr>
        <w:pStyle w:val="Titre4bis"/>
      </w:pPr>
      <w:r w:rsidRPr="00BE48BB">
        <w:t>Cas d'exception</w:t>
      </w:r>
    </w:p>
    <w:p w:rsidR="003E7B5A" w:rsidRPr="00BE48BB" w:rsidRDefault="003E7B5A" w:rsidP="00CC0CB7">
      <w:pPr>
        <w:pStyle w:val="NormalArial"/>
        <w:jc w:val="both"/>
      </w:pPr>
      <w:r w:rsidRPr="00BE48BB">
        <w:rPr>
          <w:b/>
          <w:color w:val="FF0000"/>
        </w:rPr>
        <w:t xml:space="preserve">EXCEPTION1 : </w:t>
      </w:r>
      <w:r w:rsidR="00187ACB" w:rsidRPr="00BE48BB">
        <w:t>si le code n'est pas renseigné, ou si le code est déjà attribué à une autre catégorie médicale</w:t>
      </w:r>
      <w:r w:rsidRPr="00BE48BB">
        <w:t>, l'acteur est redirigé vers le formulaire et un message d’erreur est affiché</w:t>
      </w:r>
    </w:p>
    <w:p w:rsidR="00110D71" w:rsidRPr="00BE48BB" w:rsidRDefault="00110D71" w:rsidP="00CC0CB7">
      <w:pPr>
        <w:pStyle w:val="NormalArial"/>
        <w:jc w:val="both"/>
      </w:pPr>
    </w:p>
    <w:p w:rsidR="00110D71" w:rsidRPr="00BE48BB" w:rsidRDefault="00110D71" w:rsidP="00CC0CB7">
      <w:pPr>
        <w:pStyle w:val="NormalArial"/>
        <w:jc w:val="both"/>
      </w:pPr>
    </w:p>
    <w:p w:rsidR="00AB3708" w:rsidRPr="00BE48BB" w:rsidRDefault="003E7B5A" w:rsidP="00CC0CB7">
      <w:pPr>
        <w:pStyle w:val="NormalArial"/>
      </w:pPr>
      <w:r w:rsidRPr="00BE48BB">
        <w:br w:type="page"/>
      </w:r>
    </w:p>
    <w:p w:rsidR="00336B4C" w:rsidRPr="00BE48BB" w:rsidRDefault="00336B4C" w:rsidP="002156AC">
      <w:pPr>
        <w:pStyle w:val="Titre2"/>
      </w:pPr>
      <w:bookmarkStart w:id="4353" w:name="_Toc292454186"/>
      <w:r w:rsidRPr="00BE48BB">
        <w:lastRenderedPageBreak/>
        <w:t>Cas d'utilisation Gestion des types d'avis FSD</w:t>
      </w:r>
      <w:bookmarkEnd w:id="4353"/>
    </w:p>
    <w:p w:rsidR="00336B4C" w:rsidRPr="00BE48BB" w:rsidRDefault="00336B4C" w:rsidP="00D23387">
      <w:pPr>
        <w:pStyle w:val="Titre3"/>
      </w:pPr>
      <w:bookmarkStart w:id="4354" w:name="_Toc292454187"/>
      <w:r w:rsidRPr="00BE48BB">
        <w:t>Consulter la liste des types d'avis FSD</w:t>
      </w:r>
      <w:bookmarkEnd w:id="4354"/>
    </w:p>
    <w:p w:rsidR="00336B4C" w:rsidRPr="00BE48BB" w:rsidRDefault="00336B4C" w:rsidP="002156AC">
      <w:pPr>
        <w:pStyle w:val="NormalArial"/>
      </w:pPr>
      <w:r w:rsidRPr="00BE48BB">
        <w:rPr>
          <w:b/>
        </w:rPr>
        <w:t>Résumé</w:t>
      </w:r>
      <w:r w:rsidRPr="00BE48BB">
        <w:t xml:space="preserve"> : Cette fonctionnalité permet à l'acteur d'afficher les types d'avis FSD</w:t>
      </w:r>
    </w:p>
    <w:p w:rsidR="00336B4C" w:rsidRPr="00BE48BB" w:rsidRDefault="00336B4C" w:rsidP="002156AC">
      <w:pPr>
        <w:pStyle w:val="NormalArial"/>
      </w:pPr>
      <w:r w:rsidRPr="00BE48BB">
        <w:rPr>
          <w:b/>
        </w:rPr>
        <w:t>Acteur(s)</w:t>
      </w:r>
      <w:r w:rsidRPr="00BE48BB">
        <w:t xml:space="preserve"> : Administrateur de Centre, Accueil, </w:t>
      </w:r>
      <w:r w:rsidR="00B22814" w:rsidRPr="00BE48BB">
        <w:t>OS de Pôle</w:t>
      </w:r>
    </w:p>
    <w:p w:rsidR="00336B4C" w:rsidRPr="00BE48BB" w:rsidRDefault="00336B4C" w:rsidP="002156AC">
      <w:pPr>
        <w:pStyle w:val="NormalArial"/>
      </w:pPr>
      <w:r w:rsidRPr="00BE48BB">
        <w:rPr>
          <w:b/>
        </w:rPr>
        <w:t>Pré-condition</w:t>
      </w:r>
      <w:r w:rsidRPr="00BE48BB">
        <w:t xml:space="preserve"> : L'acteur est identifié </w:t>
      </w:r>
    </w:p>
    <w:p w:rsidR="00336B4C" w:rsidRPr="00BE48BB" w:rsidRDefault="00336B4C" w:rsidP="002156AC">
      <w:pPr>
        <w:pStyle w:val="NormalArial"/>
      </w:pPr>
      <w:r w:rsidRPr="00BE48BB">
        <w:rPr>
          <w:b/>
        </w:rPr>
        <w:t>Post-condition</w:t>
      </w:r>
      <w:r w:rsidRPr="00BE48BB">
        <w:t xml:space="preserve"> : les types d'avis FSD sont affichés</w:t>
      </w:r>
    </w:p>
    <w:p w:rsidR="00336B4C" w:rsidRPr="00BE48BB" w:rsidRDefault="00336B4C" w:rsidP="008A3F12">
      <w:pPr>
        <w:pStyle w:val="Titre4bis"/>
      </w:pPr>
      <w:r w:rsidRPr="00BE48BB">
        <w:t>Interface Liste des types d'avis FSD</w:t>
      </w:r>
    </w:p>
    <w:p w:rsidR="00336B4C" w:rsidRPr="00BE48BB" w:rsidRDefault="00336B4C" w:rsidP="008A3F12">
      <w:pPr>
        <w:pStyle w:val="NormalArial"/>
        <w:rPr>
          <w:bCs/>
        </w:rPr>
      </w:pPr>
      <w:r w:rsidRPr="00BE48BB">
        <w:rPr>
          <w:bCs/>
        </w:rPr>
        <w:t xml:space="preserve">L'écran affiche la liste des </w:t>
      </w:r>
      <w:r w:rsidR="00187ACB" w:rsidRPr="00BE48BB">
        <w:rPr>
          <w:bCs/>
        </w:rPr>
        <w:t>types d'avis FSD</w:t>
      </w:r>
      <w:r w:rsidRPr="00BE48BB">
        <w:rPr>
          <w:bCs/>
        </w:rPr>
        <w:t xml:space="preserve">. La liste est composée de la colonne </w:t>
      </w:r>
    </w:p>
    <w:p w:rsidR="00680B36" w:rsidRPr="00BE48BB" w:rsidRDefault="00336B4C" w:rsidP="008A3F12">
      <w:pPr>
        <w:pStyle w:val="NormalArial"/>
        <w:numPr>
          <w:ilvl w:val="0"/>
          <w:numId w:val="10"/>
        </w:numPr>
        <w:rPr>
          <w:bCs/>
        </w:rPr>
      </w:pPr>
      <w:r w:rsidRPr="00BE48BB">
        <w:rPr>
          <w:bCs/>
        </w:rPr>
        <w:t xml:space="preserve">Code du </w:t>
      </w:r>
      <w:r w:rsidRPr="00BE48BB">
        <w:t xml:space="preserve">type d'avis FSD </w:t>
      </w:r>
    </w:p>
    <w:p w:rsidR="00336B4C" w:rsidRPr="00BE48BB" w:rsidRDefault="00336B4C" w:rsidP="008A3F12">
      <w:pPr>
        <w:pStyle w:val="NormalArial"/>
        <w:numPr>
          <w:ilvl w:val="0"/>
          <w:numId w:val="10"/>
        </w:numPr>
        <w:rPr>
          <w:bCs/>
        </w:rPr>
      </w:pPr>
      <w:r w:rsidRPr="00BE48BB">
        <w:rPr>
          <w:bCs/>
        </w:rPr>
        <w:t xml:space="preserve">Nombre d'années </w:t>
      </w:r>
      <w:r w:rsidR="00680B36" w:rsidRPr="00BE48BB">
        <w:rPr>
          <w:bCs/>
        </w:rPr>
        <w:t>de validité de l'avis favorable</w:t>
      </w:r>
    </w:p>
    <w:p w:rsidR="00680B36" w:rsidRPr="00BE48BB" w:rsidRDefault="00336B4C" w:rsidP="008A3F12">
      <w:pPr>
        <w:pStyle w:val="NormalArial"/>
        <w:numPr>
          <w:ilvl w:val="0"/>
          <w:numId w:val="10"/>
        </w:numPr>
        <w:rPr>
          <w:bCs/>
        </w:rPr>
      </w:pPr>
      <w:r w:rsidRPr="00BE48BB">
        <w:rPr>
          <w:bCs/>
        </w:rPr>
        <w:t>Nombre d'années de validité de l'avis défavorable</w:t>
      </w:r>
    </w:p>
    <w:p w:rsidR="00FE271F" w:rsidRPr="00BE48BB" w:rsidRDefault="00FE271F" w:rsidP="008A3F12">
      <w:pPr>
        <w:pStyle w:val="NormalArial"/>
        <w:rPr>
          <w:bCs/>
        </w:rPr>
      </w:pPr>
    </w:p>
    <w:p w:rsidR="00336B4C" w:rsidRPr="00BE48BB" w:rsidRDefault="00336B4C" w:rsidP="008A3F12">
      <w:pPr>
        <w:pStyle w:val="NormalArial"/>
        <w:rPr>
          <w:bCs/>
        </w:rPr>
      </w:pPr>
      <w:r w:rsidRPr="00BE48BB">
        <w:rPr>
          <w:bCs/>
        </w:rPr>
        <w:t>La liste est affichée par ordre alphabétique sur le code</w:t>
      </w:r>
    </w:p>
    <w:p w:rsidR="00336B4C" w:rsidRPr="00BE48BB" w:rsidRDefault="00336B4C" w:rsidP="008A3F12">
      <w:pPr>
        <w:pStyle w:val="Titre4bis"/>
      </w:pPr>
      <w:r w:rsidRPr="00BE48BB">
        <w:t>Scénario 1 – Afficher la liste des types d'avis FSD</w:t>
      </w:r>
    </w:p>
    <w:p w:rsidR="00336B4C" w:rsidRPr="00BE48BB" w:rsidRDefault="00336B4C" w:rsidP="008A3F12">
      <w:pPr>
        <w:pStyle w:val="NormalArial"/>
        <w:numPr>
          <w:ilvl w:val="0"/>
          <w:numId w:val="144"/>
        </w:numPr>
        <w:rPr>
          <w:bCs/>
        </w:rPr>
      </w:pPr>
      <w:r w:rsidRPr="00BE48BB">
        <w:rPr>
          <w:bCs/>
        </w:rPr>
        <w:t>L'acteur arrive sur le module.</w:t>
      </w:r>
    </w:p>
    <w:p w:rsidR="00336B4C" w:rsidRPr="00BE48BB" w:rsidRDefault="00336B4C" w:rsidP="008A3F12">
      <w:pPr>
        <w:pStyle w:val="NormalArial"/>
        <w:numPr>
          <w:ilvl w:val="0"/>
          <w:numId w:val="144"/>
        </w:numPr>
        <w:rPr>
          <w:bCs/>
        </w:rPr>
      </w:pPr>
      <w:r w:rsidRPr="00BE48BB">
        <w:rPr>
          <w:bCs/>
        </w:rPr>
        <w:t>Le système affiche la liste de</w:t>
      </w:r>
      <w:r w:rsidR="00FE271F" w:rsidRPr="00BE48BB">
        <w:rPr>
          <w:bCs/>
        </w:rPr>
        <w:t xml:space="preserve"> tou</w:t>
      </w:r>
      <w:r w:rsidRPr="00BE48BB">
        <w:rPr>
          <w:bCs/>
        </w:rPr>
        <w:t xml:space="preserve">s </w:t>
      </w:r>
      <w:r w:rsidR="00FE271F" w:rsidRPr="00BE48BB">
        <w:rPr>
          <w:bCs/>
        </w:rPr>
        <w:t xml:space="preserve">les </w:t>
      </w:r>
      <w:r w:rsidRPr="00BE48BB">
        <w:t>types d'avis FSD</w:t>
      </w:r>
    </w:p>
    <w:p w:rsidR="00680B36" w:rsidRPr="00BE48BB" w:rsidRDefault="00680B36" w:rsidP="008A3F12">
      <w:pPr>
        <w:pStyle w:val="NormalArial"/>
      </w:pPr>
    </w:p>
    <w:p w:rsidR="00336B4C" w:rsidRPr="00BE48BB" w:rsidRDefault="00336B4C" w:rsidP="00D23387">
      <w:pPr>
        <w:pStyle w:val="Titre3"/>
      </w:pPr>
      <w:bookmarkStart w:id="4355" w:name="_Toc292454188"/>
      <w:r w:rsidRPr="00BE48BB">
        <w:t>Gérer les types d'avis FSD</w:t>
      </w:r>
      <w:bookmarkEnd w:id="4355"/>
    </w:p>
    <w:p w:rsidR="00336B4C" w:rsidRPr="00BE48BB" w:rsidRDefault="00336B4C" w:rsidP="002156AC">
      <w:pPr>
        <w:pStyle w:val="NormalArial"/>
        <w:rPr>
          <w:bCs/>
        </w:rPr>
      </w:pPr>
      <w:r w:rsidRPr="00BE48BB">
        <w:rPr>
          <w:b/>
          <w:bCs/>
        </w:rPr>
        <w:t>Résumé</w:t>
      </w:r>
      <w:r w:rsidRPr="00BE48BB">
        <w:rPr>
          <w:bCs/>
        </w:rPr>
        <w:t xml:space="preserve"> : Cette fonctionnalité permet à l'acteur de gérer les </w:t>
      </w:r>
      <w:r w:rsidRPr="00BE48BB">
        <w:t>types d'avis FSD</w:t>
      </w:r>
      <w:r w:rsidRPr="00BE48BB">
        <w:rPr>
          <w:bCs/>
        </w:rPr>
        <w:t xml:space="preserve"> (création, modification, suppression)</w:t>
      </w:r>
    </w:p>
    <w:p w:rsidR="00336B4C" w:rsidRPr="00BE48BB" w:rsidRDefault="00336B4C" w:rsidP="002156AC">
      <w:pPr>
        <w:pStyle w:val="NormalArial"/>
        <w:rPr>
          <w:bCs/>
        </w:rPr>
      </w:pPr>
      <w:r w:rsidRPr="00BE48BB">
        <w:rPr>
          <w:b/>
          <w:bCs/>
        </w:rPr>
        <w:t xml:space="preserve">Acteur(s) </w:t>
      </w:r>
      <w:r w:rsidRPr="00BE48BB">
        <w:rPr>
          <w:bCs/>
        </w:rPr>
        <w:t>: Administrateur National</w:t>
      </w:r>
    </w:p>
    <w:p w:rsidR="00336B4C" w:rsidRPr="00BE48BB" w:rsidRDefault="00336B4C" w:rsidP="002156AC">
      <w:pPr>
        <w:pStyle w:val="NormalArial"/>
        <w:rPr>
          <w:bCs/>
        </w:rPr>
      </w:pPr>
      <w:r w:rsidRPr="00BE48BB">
        <w:rPr>
          <w:b/>
          <w:bCs/>
        </w:rPr>
        <w:t>Pré-condition</w:t>
      </w:r>
      <w:r w:rsidRPr="00BE48BB">
        <w:rPr>
          <w:bCs/>
        </w:rPr>
        <w:t xml:space="preserve"> : L'acteur est identifié</w:t>
      </w:r>
    </w:p>
    <w:p w:rsidR="00336B4C" w:rsidRPr="00BE48BB" w:rsidRDefault="00336B4C" w:rsidP="002156AC">
      <w:pPr>
        <w:pStyle w:val="NormalArial"/>
        <w:rPr>
          <w:bCs/>
        </w:rPr>
      </w:pPr>
      <w:r w:rsidRPr="00BE48BB">
        <w:rPr>
          <w:b/>
          <w:bCs/>
        </w:rPr>
        <w:t>Post-condition</w:t>
      </w:r>
      <w:r w:rsidRPr="00BE48BB">
        <w:rPr>
          <w:bCs/>
        </w:rPr>
        <w:t xml:space="preserve"> : les </w:t>
      </w:r>
      <w:r w:rsidRPr="00BE48BB">
        <w:t>types d'avis FSD</w:t>
      </w:r>
      <w:r w:rsidRPr="00BE48BB">
        <w:rPr>
          <w:bCs/>
        </w:rPr>
        <w:t xml:space="preserve"> sont gérés</w:t>
      </w:r>
    </w:p>
    <w:p w:rsidR="00650D07" w:rsidRPr="00BE48BB" w:rsidRDefault="00650D07" w:rsidP="002156AC">
      <w:pPr>
        <w:pStyle w:val="NormalArial"/>
        <w:rPr>
          <w:bCs/>
        </w:rPr>
      </w:pPr>
    </w:p>
    <w:p w:rsidR="00336B4C" w:rsidRPr="00BE48BB" w:rsidRDefault="00336B4C" w:rsidP="008A3F12">
      <w:pPr>
        <w:pStyle w:val="Titre4bis"/>
      </w:pPr>
      <w:r w:rsidRPr="00BE48BB">
        <w:t>Interface Liste des types d'avis FSD</w:t>
      </w:r>
    </w:p>
    <w:p w:rsidR="00336B4C" w:rsidRPr="00BE48BB" w:rsidRDefault="00336B4C" w:rsidP="008A3F12">
      <w:pPr>
        <w:pStyle w:val="NormalArial"/>
        <w:rPr>
          <w:bCs/>
        </w:rPr>
      </w:pPr>
      <w:r w:rsidRPr="00BE48BB">
        <w:rPr>
          <w:bCs/>
        </w:rPr>
        <w:t xml:space="preserve">L'écran affiche la liste des </w:t>
      </w:r>
      <w:r w:rsidRPr="00BE48BB">
        <w:t>types d'avis FSD</w:t>
      </w:r>
      <w:r w:rsidRPr="00BE48BB">
        <w:rPr>
          <w:bCs/>
        </w:rPr>
        <w:t xml:space="preserve">. La liste est composée des colonnes </w:t>
      </w:r>
      <w:r w:rsidR="00650D07" w:rsidRPr="00BE48BB">
        <w:rPr>
          <w:bCs/>
        </w:rPr>
        <w:t>:</w:t>
      </w:r>
    </w:p>
    <w:p w:rsidR="00650D07" w:rsidRPr="00BE48BB" w:rsidRDefault="00650D07" w:rsidP="008A3F12">
      <w:pPr>
        <w:pStyle w:val="NormalArial"/>
        <w:rPr>
          <w:bCs/>
        </w:rPr>
      </w:pPr>
    </w:p>
    <w:p w:rsidR="00680B36" w:rsidRPr="00135467" w:rsidRDefault="00336B4C" w:rsidP="008A3F12">
      <w:pPr>
        <w:pStyle w:val="NormalArial"/>
        <w:numPr>
          <w:ilvl w:val="0"/>
          <w:numId w:val="10"/>
        </w:numPr>
        <w:rPr>
          <w:bCs/>
        </w:rPr>
      </w:pPr>
      <w:r w:rsidRPr="00BE48BB">
        <w:rPr>
          <w:bCs/>
        </w:rPr>
        <w:t xml:space="preserve">Code du </w:t>
      </w:r>
      <w:r w:rsidRPr="00BE48BB">
        <w:t xml:space="preserve">type d'avis FSD </w:t>
      </w:r>
    </w:p>
    <w:p w:rsidR="00680B36" w:rsidRPr="00BE48BB" w:rsidRDefault="00336B4C" w:rsidP="008A3F12">
      <w:pPr>
        <w:pStyle w:val="NormalArial"/>
        <w:numPr>
          <w:ilvl w:val="0"/>
          <w:numId w:val="10"/>
        </w:numPr>
        <w:rPr>
          <w:bCs/>
        </w:rPr>
      </w:pPr>
      <w:r w:rsidRPr="00BE48BB">
        <w:rPr>
          <w:bCs/>
        </w:rPr>
        <w:t xml:space="preserve">Nombre d'années de validité de l'avis favorable </w:t>
      </w:r>
    </w:p>
    <w:p w:rsidR="00336B4C" w:rsidRPr="00BE48BB" w:rsidRDefault="00336B4C" w:rsidP="008A3F12">
      <w:pPr>
        <w:pStyle w:val="NormalArial"/>
        <w:numPr>
          <w:ilvl w:val="0"/>
          <w:numId w:val="10"/>
        </w:numPr>
        <w:rPr>
          <w:bCs/>
        </w:rPr>
      </w:pPr>
      <w:r w:rsidRPr="00BE48BB">
        <w:rPr>
          <w:bCs/>
        </w:rPr>
        <w:t xml:space="preserve">Nombre d'années de validité de l'avis </w:t>
      </w:r>
      <w:r w:rsidR="00187ACB" w:rsidRPr="00BE48BB">
        <w:rPr>
          <w:bCs/>
        </w:rPr>
        <w:t>défavorable</w:t>
      </w:r>
    </w:p>
    <w:p w:rsidR="00336B4C" w:rsidRPr="00BE48BB" w:rsidRDefault="00336B4C" w:rsidP="008A3F12">
      <w:pPr>
        <w:pStyle w:val="NormalArial"/>
        <w:numPr>
          <w:ilvl w:val="0"/>
          <w:numId w:val="10"/>
        </w:numPr>
        <w:rPr>
          <w:bCs/>
        </w:rPr>
      </w:pPr>
      <w:r w:rsidRPr="00BE48BB">
        <w:rPr>
          <w:bCs/>
        </w:rPr>
        <w:t>Un bouton "Supprimer"</w:t>
      </w:r>
    </w:p>
    <w:p w:rsidR="00336B4C" w:rsidRPr="00BE48BB" w:rsidRDefault="00336B4C" w:rsidP="008A3F12">
      <w:pPr>
        <w:pStyle w:val="NormalArial"/>
        <w:numPr>
          <w:ilvl w:val="0"/>
          <w:numId w:val="10"/>
        </w:numPr>
        <w:rPr>
          <w:bCs/>
        </w:rPr>
      </w:pPr>
      <w:r w:rsidRPr="00BE48BB">
        <w:rPr>
          <w:bCs/>
        </w:rPr>
        <w:t xml:space="preserve">Un bouton "Modifier" </w:t>
      </w:r>
    </w:p>
    <w:p w:rsidR="00650D07" w:rsidRPr="00BE48BB" w:rsidRDefault="00650D07" w:rsidP="008A3F12">
      <w:pPr>
        <w:pStyle w:val="NormalArial"/>
        <w:rPr>
          <w:bCs/>
        </w:rPr>
      </w:pPr>
    </w:p>
    <w:p w:rsidR="00336B4C" w:rsidRPr="00BE48BB" w:rsidRDefault="00336B4C" w:rsidP="008A3F12">
      <w:pPr>
        <w:pStyle w:val="NormalArial"/>
        <w:rPr>
          <w:bCs/>
        </w:rPr>
      </w:pPr>
      <w:r w:rsidRPr="00BE48BB">
        <w:rPr>
          <w:bCs/>
        </w:rPr>
        <w:t xml:space="preserve">Un bouton "Nouveau" permet de créer un nouveau </w:t>
      </w:r>
      <w:r w:rsidRPr="00BE48BB">
        <w:t>type d'avis FSD</w:t>
      </w:r>
    </w:p>
    <w:p w:rsidR="00336B4C" w:rsidRPr="00BE48BB" w:rsidRDefault="00336B4C" w:rsidP="008A3F12">
      <w:pPr>
        <w:pStyle w:val="NormalArial"/>
        <w:rPr>
          <w:bCs/>
        </w:rPr>
      </w:pPr>
      <w:r w:rsidRPr="00BE48BB">
        <w:rPr>
          <w:bCs/>
        </w:rPr>
        <w:t>La liste est affichée par ordre alphabétique sur le code.</w:t>
      </w:r>
    </w:p>
    <w:p w:rsidR="00336B4C" w:rsidRPr="00BE48BB" w:rsidRDefault="00336B4C" w:rsidP="008A3F12">
      <w:pPr>
        <w:pStyle w:val="Titre4bis"/>
      </w:pPr>
      <w:r w:rsidRPr="00BE48BB">
        <w:t>Interface – Formulaire types d'avis FSD</w:t>
      </w:r>
    </w:p>
    <w:p w:rsidR="00336B4C" w:rsidRPr="00BE48BB" w:rsidRDefault="00336B4C" w:rsidP="008A3F12">
      <w:pPr>
        <w:pStyle w:val="NormalArial"/>
        <w:rPr>
          <w:bCs/>
        </w:rPr>
      </w:pPr>
      <w:r w:rsidRPr="00BE48BB">
        <w:rPr>
          <w:bCs/>
        </w:rPr>
        <w:t xml:space="preserve">L'écran </w:t>
      </w:r>
      <w:r w:rsidR="00650D07" w:rsidRPr="00BE48BB">
        <w:rPr>
          <w:bCs/>
        </w:rPr>
        <w:t>affiche un formulaire composé des</w:t>
      </w:r>
      <w:r w:rsidRPr="00BE48BB">
        <w:rPr>
          <w:bCs/>
        </w:rPr>
        <w:t xml:space="preserve"> champ</w:t>
      </w:r>
      <w:r w:rsidR="00650D07" w:rsidRPr="00BE48BB">
        <w:rPr>
          <w:bCs/>
        </w:rPr>
        <w:t>s</w:t>
      </w:r>
      <w:r w:rsidRPr="00BE48BB">
        <w:rPr>
          <w:bCs/>
        </w:rPr>
        <w:t xml:space="preserve"> :</w:t>
      </w:r>
    </w:p>
    <w:p w:rsidR="00650D07" w:rsidRPr="00BE48BB" w:rsidRDefault="00650D07" w:rsidP="008A3F12">
      <w:pPr>
        <w:pStyle w:val="NormalArial"/>
        <w:rPr>
          <w:bCs/>
        </w:rPr>
      </w:pPr>
    </w:p>
    <w:p w:rsidR="00336B4C" w:rsidRPr="00135467" w:rsidRDefault="00336B4C" w:rsidP="008A3F12">
      <w:pPr>
        <w:pStyle w:val="NormalArial"/>
        <w:numPr>
          <w:ilvl w:val="0"/>
          <w:numId w:val="10"/>
        </w:numPr>
        <w:rPr>
          <w:bCs/>
        </w:rPr>
      </w:pPr>
      <w:r w:rsidRPr="00BE48BB">
        <w:rPr>
          <w:bCs/>
        </w:rPr>
        <w:t xml:space="preserve">Code du </w:t>
      </w:r>
      <w:r w:rsidRPr="00BE48BB">
        <w:t>type d'avis FSD (</w:t>
      </w:r>
      <w:r w:rsidR="00261FA7" w:rsidRPr="00BE48BB">
        <w:t xml:space="preserve">saisie </w:t>
      </w:r>
      <w:r w:rsidRPr="00BE48BB">
        <w:t>texte</w:t>
      </w:r>
      <w:r w:rsidR="00261FA7" w:rsidRPr="00BE48BB">
        <w:t xml:space="preserve"> </w:t>
      </w:r>
      <w:r w:rsidR="00650D07" w:rsidRPr="00BE48BB">
        <w:t xml:space="preserve">libre </w:t>
      </w:r>
      <w:r w:rsidR="00261FA7" w:rsidRPr="00BE48BB">
        <w:t>- obligatoire</w:t>
      </w:r>
      <w:r w:rsidRPr="00BE48BB">
        <w:t>)</w:t>
      </w:r>
    </w:p>
    <w:p w:rsidR="00336B4C" w:rsidRPr="00BE48BB" w:rsidRDefault="00336B4C" w:rsidP="008A3F12">
      <w:pPr>
        <w:pStyle w:val="NormalArial"/>
        <w:numPr>
          <w:ilvl w:val="0"/>
          <w:numId w:val="10"/>
        </w:numPr>
        <w:rPr>
          <w:bCs/>
        </w:rPr>
      </w:pPr>
      <w:r w:rsidRPr="00BE48BB">
        <w:rPr>
          <w:bCs/>
        </w:rPr>
        <w:t>Nombre d'années de validité de l'avis favorable : champ numérique facultatif</w:t>
      </w:r>
    </w:p>
    <w:p w:rsidR="00336B4C" w:rsidRPr="00BE48BB" w:rsidRDefault="00336B4C" w:rsidP="008A3F12">
      <w:pPr>
        <w:pStyle w:val="NormalArial"/>
        <w:numPr>
          <w:ilvl w:val="0"/>
          <w:numId w:val="10"/>
        </w:numPr>
        <w:rPr>
          <w:bCs/>
        </w:rPr>
      </w:pPr>
      <w:r w:rsidRPr="00BE48BB">
        <w:rPr>
          <w:bCs/>
        </w:rPr>
        <w:t>Nombre d'années de validité de l'avis défavorable : champ numérique facultatif</w:t>
      </w:r>
    </w:p>
    <w:p w:rsidR="007000A6" w:rsidRPr="00BE48BB" w:rsidRDefault="007000A6" w:rsidP="008A3F12">
      <w:pPr>
        <w:pStyle w:val="NormalArial"/>
        <w:rPr>
          <w:bCs/>
        </w:rPr>
      </w:pPr>
    </w:p>
    <w:p w:rsidR="00336B4C" w:rsidRPr="00BE48BB" w:rsidRDefault="00336B4C" w:rsidP="008A3F12">
      <w:pPr>
        <w:pStyle w:val="NormalArial"/>
        <w:rPr>
          <w:bCs/>
        </w:rPr>
      </w:pPr>
      <w:r w:rsidRPr="00BE48BB">
        <w:rPr>
          <w:bCs/>
        </w:rPr>
        <w:t>Un bouton "Valider" permet d'enregistrer le formulaire.</w:t>
      </w:r>
    </w:p>
    <w:p w:rsidR="00336B4C" w:rsidRPr="00BE48BB" w:rsidRDefault="00336B4C" w:rsidP="008A3F12">
      <w:pPr>
        <w:pStyle w:val="NormalArial"/>
        <w:rPr>
          <w:bCs/>
        </w:rPr>
      </w:pPr>
      <w:r w:rsidRPr="00BE48BB">
        <w:rPr>
          <w:bCs/>
        </w:rPr>
        <w:t>Un bouton "Annuler" permet de revenir à la liste sans sauvegarder.</w:t>
      </w:r>
    </w:p>
    <w:p w:rsidR="007000A6" w:rsidRPr="00BE48BB" w:rsidRDefault="007000A6" w:rsidP="008A3F12">
      <w:pPr>
        <w:pStyle w:val="NormalArial"/>
        <w:rPr>
          <w:bCs/>
        </w:rPr>
      </w:pPr>
    </w:p>
    <w:p w:rsidR="00336B4C" w:rsidRPr="00BE48BB" w:rsidRDefault="00336B4C" w:rsidP="008A3F12">
      <w:pPr>
        <w:pStyle w:val="Titre4bis"/>
      </w:pPr>
      <w:r w:rsidRPr="00BE48BB">
        <w:t>Scénario 1 – Afficher la liste des types d'avis FSD</w:t>
      </w:r>
    </w:p>
    <w:p w:rsidR="00336B4C" w:rsidRPr="00BE48BB" w:rsidRDefault="00336B4C" w:rsidP="008A3F12">
      <w:pPr>
        <w:pStyle w:val="NormalArial"/>
        <w:numPr>
          <w:ilvl w:val="0"/>
          <w:numId w:val="16"/>
        </w:numPr>
      </w:pPr>
      <w:r w:rsidRPr="00BE48BB">
        <w:t>L'acteur arrive sur le module.</w:t>
      </w:r>
    </w:p>
    <w:p w:rsidR="00336B4C" w:rsidRPr="00BE48BB" w:rsidRDefault="00336B4C" w:rsidP="008A3F12">
      <w:pPr>
        <w:pStyle w:val="NormalArial"/>
        <w:numPr>
          <w:ilvl w:val="0"/>
          <w:numId w:val="16"/>
        </w:numPr>
      </w:pPr>
      <w:r w:rsidRPr="00BE48BB">
        <w:t>Le système affiche la liste de</w:t>
      </w:r>
      <w:r w:rsidR="00DE2297" w:rsidRPr="00BE48BB">
        <w:t xml:space="preserve"> tous le</w:t>
      </w:r>
      <w:r w:rsidRPr="00BE48BB">
        <w:t>s types d'avis FSD</w:t>
      </w:r>
    </w:p>
    <w:p w:rsidR="00E956DF" w:rsidRPr="00BE48BB" w:rsidRDefault="00E956DF" w:rsidP="008A3F12">
      <w:pPr>
        <w:pStyle w:val="NormalArial"/>
      </w:pPr>
    </w:p>
    <w:p w:rsidR="00336B4C" w:rsidRPr="00BE48BB" w:rsidRDefault="00336B4C" w:rsidP="008A3F12">
      <w:pPr>
        <w:pStyle w:val="Titre4bis"/>
      </w:pPr>
      <w:r w:rsidRPr="00BE48BB">
        <w:t>Scénario 2 – Créer un nouveau type d'avis FSD</w:t>
      </w:r>
    </w:p>
    <w:p w:rsidR="00336B4C" w:rsidRPr="00BE48BB" w:rsidRDefault="00336B4C" w:rsidP="008A3F12">
      <w:pPr>
        <w:pStyle w:val="NormalArial"/>
        <w:numPr>
          <w:ilvl w:val="0"/>
          <w:numId w:val="17"/>
        </w:numPr>
      </w:pPr>
      <w:r w:rsidRPr="00BE48BB">
        <w:t>A partir de la liste des types d'avis FSD, L'acteur clique sur "Nouveau"</w:t>
      </w:r>
    </w:p>
    <w:p w:rsidR="00336B4C" w:rsidRPr="00BE48BB" w:rsidRDefault="00336B4C" w:rsidP="008A3F12">
      <w:pPr>
        <w:pStyle w:val="NormalArial"/>
        <w:numPr>
          <w:ilvl w:val="0"/>
          <w:numId w:val="17"/>
        </w:numPr>
      </w:pPr>
      <w:r w:rsidRPr="00BE48BB">
        <w:t>Le système affiche le formulaire type d'avis FSD</w:t>
      </w:r>
      <w:r w:rsidR="00E956DF" w:rsidRPr="00BE48BB">
        <w:t xml:space="preserve"> vierge</w:t>
      </w:r>
    </w:p>
    <w:p w:rsidR="00336B4C" w:rsidRPr="00BE48BB" w:rsidRDefault="00336B4C" w:rsidP="008A3F12">
      <w:pPr>
        <w:pStyle w:val="NormalArial"/>
        <w:numPr>
          <w:ilvl w:val="0"/>
          <w:numId w:val="17"/>
        </w:numPr>
      </w:pPr>
      <w:r w:rsidRPr="00BE48BB">
        <w:t>L'acteur saisit les informations et valide.</w:t>
      </w:r>
      <w:r w:rsidR="00261FA7" w:rsidRPr="00BE48BB">
        <w:rPr>
          <w:b/>
          <w:color w:val="FF0000"/>
        </w:rPr>
        <w:t xml:space="preserve"> EXCEPTION1</w:t>
      </w:r>
    </w:p>
    <w:p w:rsidR="00336B4C" w:rsidRPr="00BE48BB" w:rsidRDefault="00336B4C" w:rsidP="008A3F12">
      <w:pPr>
        <w:pStyle w:val="NormalArial"/>
        <w:numPr>
          <w:ilvl w:val="0"/>
          <w:numId w:val="17"/>
        </w:numPr>
      </w:pPr>
      <w:r w:rsidRPr="00BE48BB">
        <w:t>Le système enregistre les données</w:t>
      </w:r>
    </w:p>
    <w:p w:rsidR="00336B4C" w:rsidRPr="00BE48BB" w:rsidRDefault="00336B4C" w:rsidP="008A3F12">
      <w:pPr>
        <w:pStyle w:val="NormalArial"/>
        <w:numPr>
          <w:ilvl w:val="0"/>
          <w:numId w:val="17"/>
        </w:numPr>
      </w:pPr>
      <w:r w:rsidRPr="00BE48BB">
        <w:t xml:space="preserve">Le système redirige </w:t>
      </w:r>
      <w:r w:rsidR="00E8183C" w:rsidRPr="00BE48BB">
        <w:t xml:space="preserve">l'acteur </w:t>
      </w:r>
      <w:r w:rsidRPr="00BE48BB">
        <w:t>vers la liste des types d'avis FSD</w:t>
      </w:r>
    </w:p>
    <w:p w:rsidR="00E956DF" w:rsidRPr="00BE48BB" w:rsidRDefault="00E956DF" w:rsidP="008A3F12">
      <w:pPr>
        <w:pStyle w:val="NormalArial"/>
      </w:pPr>
    </w:p>
    <w:p w:rsidR="00336B4C" w:rsidRPr="00BE48BB" w:rsidRDefault="00336B4C" w:rsidP="008A3F12">
      <w:pPr>
        <w:pStyle w:val="Titre4bis"/>
      </w:pPr>
      <w:r w:rsidRPr="00BE48BB">
        <w:t>Scénario 3 – Modifier un type d'avis FSD</w:t>
      </w:r>
    </w:p>
    <w:p w:rsidR="00336B4C" w:rsidRPr="00BE48BB" w:rsidRDefault="00336B4C" w:rsidP="008A3F12">
      <w:pPr>
        <w:pStyle w:val="NormalArial"/>
        <w:numPr>
          <w:ilvl w:val="0"/>
          <w:numId w:val="145"/>
        </w:numPr>
      </w:pPr>
      <w:r w:rsidRPr="00BE48BB">
        <w:t xml:space="preserve">A partir de la liste des types d'avis FSD, </w:t>
      </w:r>
      <w:r w:rsidR="00E8183C" w:rsidRPr="00BE48BB">
        <w:t>l</w:t>
      </w:r>
      <w:r w:rsidRPr="00BE48BB">
        <w:t>'acteur clique sur "Modifier "</w:t>
      </w:r>
    </w:p>
    <w:p w:rsidR="00336B4C" w:rsidRPr="00BE48BB" w:rsidRDefault="00336B4C" w:rsidP="008A3F12">
      <w:pPr>
        <w:pStyle w:val="NormalArial"/>
        <w:numPr>
          <w:ilvl w:val="0"/>
          <w:numId w:val="145"/>
        </w:numPr>
      </w:pPr>
      <w:r w:rsidRPr="00BE48BB">
        <w:t xml:space="preserve">Le système affiche un formulaire types d'avis FSD pré-rempli. </w:t>
      </w:r>
    </w:p>
    <w:p w:rsidR="00336B4C" w:rsidRPr="00BE48BB" w:rsidRDefault="00336B4C" w:rsidP="008A3F12">
      <w:pPr>
        <w:pStyle w:val="NormalArial"/>
        <w:numPr>
          <w:ilvl w:val="0"/>
          <w:numId w:val="145"/>
        </w:numPr>
      </w:pPr>
      <w:r w:rsidRPr="00BE48BB">
        <w:t xml:space="preserve">L'acteur modifie les données et valide </w:t>
      </w:r>
      <w:r w:rsidR="00261FA7" w:rsidRPr="00BE48BB">
        <w:rPr>
          <w:b/>
          <w:color w:val="FF0000"/>
        </w:rPr>
        <w:t>EXCEPTION1</w:t>
      </w:r>
    </w:p>
    <w:p w:rsidR="00336B4C" w:rsidRPr="00BE48BB" w:rsidRDefault="00336B4C" w:rsidP="008A3F12">
      <w:pPr>
        <w:pStyle w:val="NormalArial"/>
        <w:numPr>
          <w:ilvl w:val="0"/>
          <w:numId w:val="145"/>
        </w:numPr>
      </w:pPr>
      <w:r w:rsidRPr="00BE48BB">
        <w:t>Le système enregistre les données</w:t>
      </w:r>
    </w:p>
    <w:p w:rsidR="00336B4C" w:rsidRPr="00BE48BB" w:rsidRDefault="00336B4C" w:rsidP="008A3F12">
      <w:pPr>
        <w:pStyle w:val="NormalArial"/>
        <w:numPr>
          <w:ilvl w:val="0"/>
          <w:numId w:val="145"/>
        </w:numPr>
      </w:pPr>
      <w:r w:rsidRPr="00BE48BB">
        <w:t xml:space="preserve">Le système redirige </w:t>
      </w:r>
      <w:r w:rsidR="00E8183C" w:rsidRPr="00BE48BB">
        <w:t>l</w:t>
      </w:r>
      <w:r w:rsidRPr="00BE48BB">
        <w:t>'acteur vers la liste des types d'avis FSD</w:t>
      </w:r>
    </w:p>
    <w:p w:rsidR="00E956DF" w:rsidRPr="00BE48BB" w:rsidRDefault="00E956DF" w:rsidP="008A3F12">
      <w:pPr>
        <w:pStyle w:val="NormalArial"/>
      </w:pPr>
    </w:p>
    <w:p w:rsidR="00336B4C" w:rsidRPr="00BE48BB" w:rsidRDefault="00336B4C" w:rsidP="008A3F12">
      <w:pPr>
        <w:pStyle w:val="Titre4bis"/>
      </w:pPr>
      <w:r w:rsidRPr="00BE48BB">
        <w:t>Scénario 4 – Supprimer un type d'avis FSD</w:t>
      </w:r>
    </w:p>
    <w:p w:rsidR="00336B4C" w:rsidRPr="00BE48BB" w:rsidRDefault="00336B4C" w:rsidP="008A3F12">
      <w:pPr>
        <w:pStyle w:val="NormalArial"/>
        <w:numPr>
          <w:ilvl w:val="0"/>
          <w:numId w:val="146"/>
        </w:numPr>
      </w:pPr>
      <w:r w:rsidRPr="00BE48BB">
        <w:t xml:space="preserve">A partir de la liste des types d'avis FSD, </w:t>
      </w:r>
      <w:r w:rsidR="00E8183C" w:rsidRPr="00BE48BB">
        <w:t>l</w:t>
      </w:r>
      <w:r w:rsidRPr="00BE48BB">
        <w:t>'acteur clique sur "Supprimer"</w:t>
      </w:r>
    </w:p>
    <w:p w:rsidR="00336B4C" w:rsidRPr="00BE48BB" w:rsidRDefault="00336B4C" w:rsidP="008A3F12">
      <w:pPr>
        <w:pStyle w:val="NormalArial"/>
        <w:numPr>
          <w:ilvl w:val="0"/>
          <w:numId w:val="146"/>
        </w:numPr>
      </w:pPr>
      <w:r w:rsidRPr="00BE48BB">
        <w:t>Le système demande confirmation</w:t>
      </w:r>
    </w:p>
    <w:p w:rsidR="00336B4C" w:rsidRPr="00BE48BB" w:rsidRDefault="00336B4C" w:rsidP="008A3F12">
      <w:pPr>
        <w:pStyle w:val="NormalArial"/>
        <w:numPr>
          <w:ilvl w:val="0"/>
          <w:numId w:val="146"/>
        </w:numPr>
      </w:pPr>
      <w:r w:rsidRPr="00BE48BB">
        <w:t>L'acteur confirme</w:t>
      </w:r>
      <w:r w:rsidR="00E8183C" w:rsidRPr="00BE48BB">
        <w:t xml:space="preserve"> la suppression</w:t>
      </w:r>
      <w:r w:rsidRPr="00BE48BB">
        <w:t xml:space="preserve">  </w:t>
      </w:r>
    </w:p>
    <w:p w:rsidR="00336B4C" w:rsidRPr="00BE48BB" w:rsidRDefault="00336B4C" w:rsidP="008A3F12">
      <w:pPr>
        <w:pStyle w:val="NormalArial"/>
        <w:numPr>
          <w:ilvl w:val="0"/>
          <w:numId w:val="146"/>
        </w:numPr>
      </w:pPr>
      <w:r w:rsidRPr="00BE48BB">
        <w:t>Le système supprime le type d'avis FSD</w:t>
      </w:r>
      <w:r w:rsidR="00E956DF" w:rsidRPr="00BE48BB">
        <w:t xml:space="preserve"> </w:t>
      </w:r>
    </w:p>
    <w:p w:rsidR="00336B4C" w:rsidRPr="00BE48BB" w:rsidRDefault="00336B4C" w:rsidP="008A3F12">
      <w:pPr>
        <w:pStyle w:val="NormalArial"/>
        <w:numPr>
          <w:ilvl w:val="0"/>
          <w:numId w:val="146"/>
        </w:numPr>
      </w:pPr>
      <w:r w:rsidRPr="00BE48BB">
        <w:t xml:space="preserve">Le système redirige </w:t>
      </w:r>
      <w:r w:rsidR="00E8183C" w:rsidRPr="00BE48BB">
        <w:t>l</w:t>
      </w:r>
      <w:r w:rsidRPr="00BE48BB">
        <w:t>'acteur vers la liste des types d'avis FSD</w:t>
      </w:r>
    </w:p>
    <w:p w:rsidR="00B23785" w:rsidRPr="00BE48BB" w:rsidRDefault="00B23785" w:rsidP="008A3F12">
      <w:pPr>
        <w:pStyle w:val="NormalArial"/>
      </w:pPr>
    </w:p>
    <w:p w:rsidR="00336B4C" w:rsidRPr="00BE48BB" w:rsidRDefault="00336B4C" w:rsidP="008A3F12">
      <w:pPr>
        <w:pStyle w:val="Titre4bis"/>
      </w:pPr>
      <w:r w:rsidRPr="00BE48BB">
        <w:t>Cas d'exception</w:t>
      </w:r>
    </w:p>
    <w:p w:rsidR="00261FA7" w:rsidRPr="00BE48BB" w:rsidRDefault="00261FA7" w:rsidP="008A3F12">
      <w:pPr>
        <w:pStyle w:val="NormalArial"/>
        <w:jc w:val="both"/>
      </w:pPr>
      <w:r w:rsidRPr="00BE48BB">
        <w:rPr>
          <w:b/>
          <w:color w:val="FF0000"/>
        </w:rPr>
        <w:t xml:space="preserve">EXCEPTION1 : </w:t>
      </w:r>
      <w:r w:rsidRPr="00BE48BB">
        <w:t xml:space="preserve">si </w:t>
      </w:r>
      <w:r w:rsidR="00E8183C" w:rsidRPr="00BE48BB">
        <w:t>le code n'est pas renseigné ou si le code est déjà utilisé pour un autre type d'avis FSD,</w:t>
      </w:r>
      <w:r w:rsidRPr="00BE48BB">
        <w:t xml:space="preserve"> l'acteur est redirigé vers le formulaire et un message d’erreur est affiché</w:t>
      </w:r>
    </w:p>
    <w:p w:rsidR="00E956DF" w:rsidRPr="00BE48BB" w:rsidRDefault="00E956DF" w:rsidP="008A3F12">
      <w:pPr>
        <w:pStyle w:val="NormalArial"/>
        <w:jc w:val="both"/>
      </w:pPr>
    </w:p>
    <w:p w:rsidR="00E956DF" w:rsidRPr="00BE48BB" w:rsidRDefault="00E956DF" w:rsidP="008A3F12">
      <w:pPr>
        <w:pStyle w:val="NormalArial"/>
        <w:jc w:val="both"/>
      </w:pPr>
    </w:p>
    <w:p w:rsidR="00336B4C" w:rsidRPr="00BE48BB" w:rsidRDefault="00261FA7" w:rsidP="008A3F12">
      <w:pPr>
        <w:pStyle w:val="NormalArial"/>
      </w:pPr>
      <w:r w:rsidRPr="00BE48BB">
        <w:br w:type="page"/>
      </w:r>
    </w:p>
    <w:p w:rsidR="00696F1D" w:rsidRDefault="00696F1D" w:rsidP="00AC0700">
      <w:pPr>
        <w:pStyle w:val="Titre2"/>
      </w:pPr>
      <w:bookmarkStart w:id="4356" w:name="_Toc292454189"/>
      <w:r w:rsidRPr="00BE48BB">
        <w:lastRenderedPageBreak/>
        <w:t>Cas d'utilisation Gestion des unités</w:t>
      </w:r>
      <w:r w:rsidR="00087AD8" w:rsidRPr="00BE48BB">
        <w:t xml:space="preserve"> de centre</w:t>
      </w:r>
      <w:bookmarkEnd w:id="4356"/>
    </w:p>
    <w:p w:rsidR="00F73BED" w:rsidRDefault="00F73BED" w:rsidP="00F73BED">
      <w:pPr>
        <w:pStyle w:val="NormalArial"/>
      </w:pPr>
    </w:p>
    <w:p w:rsidR="00F73BED" w:rsidRPr="00F73BED" w:rsidRDefault="00F73BED" w:rsidP="00F73BED">
      <w:pPr>
        <w:pStyle w:val="NormalArial"/>
      </w:pPr>
      <w:r>
        <w:t>Les unités SIGMA ne sont pas affichées lors de la gestion des unités de centre.</w:t>
      </w:r>
    </w:p>
    <w:p w:rsidR="00696F1D" w:rsidRPr="00BE48BB" w:rsidRDefault="00696F1D" w:rsidP="00D23387">
      <w:pPr>
        <w:pStyle w:val="Titre3"/>
      </w:pPr>
      <w:bookmarkStart w:id="4357" w:name="_Toc292454190"/>
      <w:r w:rsidRPr="00BE48BB">
        <w:t>Consulter la liste des unités</w:t>
      </w:r>
      <w:bookmarkEnd w:id="4357"/>
      <w:r w:rsidRPr="00BE48BB">
        <w:t xml:space="preserve"> </w:t>
      </w:r>
    </w:p>
    <w:p w:rsidR="00696F1D" w:rsidRPr="00BE48BB" w:rsidRDefault="00696F1D" w:rsidP="00AC0700">
      <w:pPr>
        <w:pStyle w:val="NormalArial"/>
      </w:pPr>
      <w:r w:rsidRPr="00BE48BB">
        <w:rPr>
          <w:b/>
        </w:rPr>
        <w:t>Résumé</w:t>
      </w:r>
      <w:r w:rsidRPr="00BE48BB">
        <w:t xml:space="preserve"> : Cette fonctionnalité permet à l'acteur d'afficher les unités visibles de son </w:t>
      </w:r>
      <w:r w:rsidR="00C53E55" w:rsidRPr="00BE48BB">
        <w:t xml:space="preserve">périmètre d'habilitation </w:t>
      </w:r>
    </w:p>
    <w:p w:rsidR="00696F1D" w:rsidRPr="00BE48BB" w:rsidRDefault="00696F1D" w:rsidP="00AC0700">
      <w:pPr>
        <w:pStyle w:val="NormalArial"/>
      </w:pPr>
      <w:r w:rsidRPr="00BE48BB">
        <w:rPr>
          <w:b/>
        </w:rPr>
        <w:t>Acteur(s)</w:t>
      </w:r>
      <w:r w:rsidRPr="00BE48BB">
        <w:t xml:space="preserve"> : Accueil, </w:t>
      </w:r>
      <w:r w:rsidR="00B22814" w:rsidRPr="00BE48BB">
        <w:t>OS de Pôle</w:t>
      </w:r>
    </w:p>
    <w:p w:rsidR="00696F1D" w:rsidRPr="00BE48BB" w:rsidRDefault="00696F1D" w:rsidP="00AC0700">
      <w:pPr>
        <w:pStyle w:val="NormalArial"/>
      </w:pPr>
      <w:r w:rsidRPr="00BE48BB">
        <w:rPr>
          <w:b/>
        </w:rPr>
        <w:t>Pré-condition</w:t>
      </w:r>
      <w:r w:rsidRPr="00BE48BB">
        <w:t xml:space="preserve"> : L'acteur est identifié </w:t>
      </w:r>
    </w:p>
    <w:p w:rsidR="00696F1D" w:rsidRPr="00BE48BB" w:rsidRDefault="00696F1D" w:rsidP="00AC0700">
      <w:pPr>
        <w:pStyle w:val="NormalArial"/>
      </w:pPr>
      <w:r w:rsidRPr="00BE48BB">
        <w:rPr>
          <w:b/>
        </w:rPr>
        <w:t>Post-condition</w:t>
      </w:r>
      <w:r w:rsidRPr="00BE48BB">
        <w:t xml:space="preserve"> : les unités sont affichées</w:t>
      </w:r>
    </w:p>
    <w:p w:rsidR="00696F1D" w:rsidRPr="00BE48BB" w:rsidRDefault="00696F1D" w:rsidP="007E0DEB">
      <w:pPr>
        <w:pStyle w:val="Titre4bis"/>
      </w:pPr>
      <w:r w:rsidRPr="00BE48BB">
        <w:t>Interface Liste des unités</w:t>
      </w:r>
    </w:p>
    <w:p w:rsidR="00696F1D" w:rsidRPr="00BE48BB" w:rsidRDefault="00696F1D" w:rsidP="007E0DEB">
      <w:pPr>
        <w:pStyle w:val="NormalArial"/>
        <w:rPr>
          <w:bCs/>
        </w:rPr>
      </w:pPr>
      <w:r w:rsidRPr="00BE48BB">
        <w:rPr>
          <w:bCs/>
        </w:rPr>
        <w:t xml:space="preserve">L'écran affiche la liste des </w:t>
      </w:r>
      <w:r w:rsidRPr="00BE48BB">
        <w:t>unités</w:t>
      </w:r>
      <w:r w:rsidRPr="00BE48BB">
        <w:rPr>
          <w:bCs/>
        </w:rPr>
        <w:t xml:space="preserve">. La liste est composée des colonnes </w:t>
      </w:r>
      <w:r w:rsidR="00087AD8" w:rsidRPr="00BE48BB">
        <w:rPr>
          <w:bCs/>
        </w:rPr>
        <w:t>:</w:t>
      </w:r>
    </w:p>
    <w:p w:rsidR="00087AD8" w:rsidRPr="00BE48BB" w:rsidRDefault="00087AD8" w:rsidP="007E0DEB">
      <w:pPr>
        <w:pStyle w:val="NormalArial"/>
        <w:rPr>
          <w:bCs/>
        </w:rPr>
      </w:pPr>
    </w:p>
    <w:p w:rsidR="003A1FA4" w:rsidRPr="00BE48BB" w:rsidRDefault="003A1FA4" w:rsidP="007E0DEB">
      <w:pPr>
        <w:pStyle w:val="NormalArial"/>
        <w:numPr>
          <w:ilvl w:val="0"/>
          <w:numId w:val="10"/>
        </w:numPr>
        <w:jc w:val="both"/>
        <w:rPr>
          <w:bCs/>
        </w:rPr>
      </w:pPr>
      <w:r w:rsidRPr="00BE48BB">
        <w:rPr>
          <w:bCs/>
        </w:rPr>
        <w:t>Centre (centre de l'unité - texte non modifiable)</w:t>
      </w:r>
    </w:p>
    <w:p w:rsidR="00B074D5" w:rsidRPr="00BE48BB" w:rsidRDefault="00696F1D" w:rsidP="007E0DEB">
      <w:pPr>
        <w:pStyle w:val="NormalArial"/>
        <w:numPr>
          <w:ilvl w:val="0"/>
          <w:numId w:val="10"/>
        </w:numPr>
        <w:rPr>
          <w:bCs/>
        </w:rPr>
      </w:pPr>
      <w:r w:rsidRPr="00BE48BB">
        <w:rPr>
          <w:bCs/>
        </w:rPr>
        <w:t>Code</w:t>
      </w:r>
      <w:r w:rsidR="0065680A">
        <w:rPr>
          <w:bCs/>
        </w:rPr>
        <w:t xml:space="preserve"> </w:t>
      </w:r>
      <w:r w:rsidR="0065680A" w:rsidRPr="00BE48BB">
        <w:rPr>
          <w:bCs/>
        </w:rPr>
        <w:t>(texte non modifiable</w:t>
      </w:r>
      <w:r w:rsidR="00C15474">
        <w:rPr>
          <w:bCs/>
        </w:rPr>
        <w:t xml:space="preserve"> de 20 caractères</w:t>
      </w:r>
      <w:r w:rsidR="0065680A" w:rsidRPr="00BE48BB">
        <w:rPr>
          <w:bCs/>
        </w:rPr>
        <w:t>)</w:t>
      </w:r>
    </w:p>
    <w:p w:rsidR="00696F1D" w:rsidRPr="00BE48BB" w:rsidRDefault="00696F1D" w:rsidP="007E0DEB">
      <w:pPr>
        <w:pStyle w:val="NormalArial"/>
        <w:rPr>
          <w:bCs/>
        </w:rPr>
      </w:pPr>
    </w:p>
    <w:p w:rsidR="00B17BDD" w:rsidRPr="00BE48BB" w:rsidRDefault="00696F1D" w:rsidP="007E0DEB">
      <w:pPr>
        <w:pStyle w:val="NormalArial"/>
        <w:rPr>
          <w:bCs/>
        </w:rPr>
      </w:pPr>
      <w:r w:rsidRPr="00BE48BB">
        <w:rPr>
          <w:bCs/>
        </w:rPr>
        <w:t>Les unités sont affichées par ordre alphabétique sur le code</w:t>
      </w:r>
      <w:r w:rsidR="00C53E55" w:rsidRPr="00BE48BB">
        <w:rPr>
          <w:bCs/>
        </w:rPr>
        <w:t>.</w:t>
      </w:r>
      <w:r w:rsidRPr="00BE48BB">
        <w:rPr>
          <w:bCs/>
        </w:rPr>
        <w:t xml:space="preserve"> </w:t>
      </w:r>
    </w:p>
    <w:p w:rsidR="00B17BDD" w:rsidRPr="00BE48BB" w:rsidRDefault="00B17BDD" w:rsidP="007E0DEB">
      <w:pPr>
        <w:pStyle w:val="NormalArial"/>
        <w:rPr>
          <w:bCs/>
        </w:rPr>
      </w:pPr>
    </w:p>
    <w:p w:rsidR="00696F1D" w:rsidRPr="00BE48BB" w:rsidRDefault="00696F1D" w:rsidP="007E0DEB">
      <w:pPr>
        <w:pStyle w:val="Titre4bis"/>
      </w:pPr>
      <w:r w:rsidRPr="00BE48BB">
        <w:t>Scénario 1 – Afficher la liste des unités</w:t>
      </w:r>
    </w:p>
    <w:p w:rsidR="00696F1D" w:rsidRPr="00BE48BB" w:rsidRDefault="00696F1D" w:rsidP="007E0DEB">
      <w:pPr>
        <w:pStyle w:val="NormalArial"/>
        <w:numPr>
          <w:ilvl w:val="0"/>
          <w:numId w:val="147"/>
        </w:numPr>
        <w:rPr>
          <w:bCs/>
        </w:rPr>
      </w:pPr>
      <w:r w:rsidRPr="00BE48BB">
        <w:rPr>
          <w:bCs/>
        </w:rPr>
        <w:t>L'acteur arrive sur le module.</w:t>
      </w:r>
    </w:p>
    <w:p w:rsidR="00696F1D" w:rsidRPr="00BE48BB" w:rsidRDefault="00696F1D" w:rsidP="007E0DEB">
      <w:pPr>
        <w:pStyle w:val="NormalArial"/>
        <w:numPr>
          <w:ilvl w:val="0"/>
          <w:numId w:val="147"/>
        </w:numPr>
        <w:rPr>
          <w:bCs/>
        </w:rPr>
      </w:pPr>
      <w:r w:rsidRPr="00BE48BB">
        <w:rPr>
          <w:bCs/>
        </w:rPr>
        <w:t xml:space="preserve">Le système affiche la liste des </w:t>
      </w:r>
      <w:r w:rsidRPr="00BE48BB">
        <w:t>unités</w:t>
      </w:r>
      <w:r w:rsidRPr="00BE48BB">
        <w:rPr>
          <w:bCs/>
        </w:rPr>
        <w:t xml:space="preserve"> telles que</w:t>
      </w:r>
    </w:p>
    <w:p w:rsidR="00696F1D" w:rsidRPr="00BE48BB" w:rsidRDefault="00B17BDD" w:rsidP="007E0DEB">
      <w:pPr>
        <w:pStyle w:val="NormalArial"/>
        <w:numPr>
          <w:ilvl w:val="0"/>
          <w:numId w:val="148"/>
        </w:numPr>
        <w:rPr>
          <w:bCs/>
        </w:rPr>
      </w:pPr>
      <w:r w:rsidRPr="00BE48BB">
        <w:rPr>
          <w:bCs/>
        </w:rPr>
        <w:t>le centre fait partie des centres d'habilitation de l'acteur</w:t>
      </w:r>
    </w:p>
    <w:p w:rsidR="00B074D5" w:rsidRPr="00BE48BB" w:rsidRDefault="00B074D5" w:rsidP="007E0DEB">
      <w:pPr>
        <w:pStyle w:val="NormalArial"/>
        <w:rPr>
          <w:bCs/>
        </w:rPr>
      </w:pPr>
    </w:p>
    <w:p w:rsidR="00696F1D" w:rsidRPr="00BE48BB" w:rsidRDefault="00696F1D" w:rsidP="00D23387">
      <w:pPr>
        <w:pStyle w:val="Titre3"/>
      </w:pPr>
      <w:bookmarkStart w:id="4358" w:name="_Toc292454191"/>
      <w:r w:rsidRPr="00BE48BB">
        <w:t>Gérer les unités</w:t>
      </w:r>
      <w:bookmarkEnd w:id="4358"/>
      <w:r w:rsidRPr="00BE48BB">
        <w:t xml:space="preserve"> </w:t>
      </w:r>
    </w:p>
    <w:p w:rsidR="00696F1D" w:rsidRPr="00BE48BB" w:rsidRDefault="00696F1D" w:rsidP="008D604B">
      <w:pPr>
        <w:pStyle w:val="NormalArial"/>
        <w:rPr>
          <w:bCs/>
        </w:rPr>
      </w:pPr>
      <w:r w:rsidRPr="00BE48BB">
        <w:rPr>
          <w:b/>
          <w:bCs/>
        </w:rPr>
        <w:t>Résumé</w:t>
      </w:r>
      <w:r w:rsidRPr="00BE48BB">
        <w:rPr>
          <w:bCs/>
        </w:rPr>
        <w:t xml:space="preserve"> : Cette fonctionnalité permet à l'acteur de gérer les </w:t>
      </w:r>
      <w:r w:rsidRPr="00BE48BB">
        <w:t xml:space="preserve">unités </w:t>
      </w:r>
      <w:r w:rsidR="00A12634" w:rsidRPr="00BE48BB">
        <w:rPr>
          <w:bCs/>
        </w:rPr>
        <w:t xml:space="preserve">de centre </w:t>
      </w:r>
      <w:r w:rsidRPr="00BE48BB">
        <w:rPr>
          <w:bCs/>
        </w:rPr>
        <w:t>(création, modification, suppression)</w:t>
      </w:r>
      <w:r w:rsidR="00A12634" w:rsidRPr="00BE48BB">
        <w:rPr>
          <w:bCs/>
        </w:rPr>
        <w:t xml:space="preserve"> </w:t>
      </w:r>
    </w:p>
    <w:p w:rsidR="00696F1D" w:rsidRPr="00BE48BB" w:rsidRDefault="00696F1D" w:rsidP="008D604B">
      <w:pPr>
        <w:pStyle w:val="NormalArial"/>
        <w:rPr>
          <w:bCs/>
        </w:rPr>
      </w:pPr>
      <w:r w:rsidRPr="00BE48BB">
        <w:rPr>
          <w:b/>
          <w:bCs/>
        </w:rPr>
        <w:t xml:space="preserve">Acteur(s) </w:t>
      </w:r>
      <w:r w:rsidRPr="00BE48BB">
        <w:rPr>
          <w:bCs/>
        </w:rPr>
        <w:t>: Administrateur National</w:t>
      </w:r>
      <w:r w:rsidR="00A12634" w:rsidRPr="00BE48BB">
        <w:rPr>
          <w:bCs/>
        </w:rPr>
        <w:t>, Administrateur Centre</w:t>
      </w:r>
    </w:p>
    <w:p w:rsidR="00696F1D" w:rsidRPr="00BE48BB" w:rsidRDefault="00696F1D" w:rsidP="008D604B">
      <w:pPr>
        <w:pStyle w:val="NormalArial"/>
        <w:rPr>
          <w:bCs/>
        </w:rPr>
      </w:pPr>
      <w:r w:rsidRPr="00BE48BB">
        <w:rPr>
          <w:b/>
          <w:bCs/>
        </w:rPr>
        <w:t>Pré-condition</w:t>
      </w:r>
      <w:r w:rsidRPr="00BE48BB">
        <w:rPr>
          <w:bCs/>
        </w:rPr>
        <w:t xml:space="preserve"> : L'acteur est identifié</w:t>
      </w:r>
    </w:p>
    <w:p w:rsidR="00696F1D" w:rsidRPr="00BE48BB" w:rsidRDefault="00696F1D" w:rsidP="008D604B">
      <w:pPr>
        <w:pStyle w:val="NormalArial"/>
        <w:rPr>
          <w:bCs/>
        </w:rPr>
      </w:pPr>
      <w:r w:rsidRPr="00BE48BB">
        <w:rPr>
          <w:b/>
          <w:bCs/>
        </w:rPr>
        <w:t>Post-condition</w:t>
      </w:r>
      <w:r w:rsidRPr="00BE48BB">
        <w:rPr>
          <w:bCs/>
        </w:rPr>
        <w:t xml:space="preserve"> : les </w:t>
      </w:r>
      <w:r w:rsidRPr="00BE48BB">
        <w:t>unités</w:t>
      </w:r>
      <w:r w:rsidRPr="00BE48BB">
        <w:rPr>
          <w:bCs/>
        </w:rPr>
        <w:t xml:space="preserve"> sont gérées</w:t>
      </w:r>
    </w:p>
    <w:p w:rsidR="00696F1D" w:rsidRPr="00BE48BB" w:rsidRDefault="00696F1D" w:rsidP="007E0DEB">
      <w:pPr>
        <w:pStyle w:val="Titre4bis"/>
      </w:pPr>
      <w:r w:rsidRPr="00BE48BB">
        <w:t>Interface Liste des unités</w:t>
      </w:r>
    </w:p>
    <w:p w:rsidR="00A12634" w:rsidRPr="00BE48BB" w:rsidRDefault="00A12634" w:rsidP="007E0DEB">
      <w:pPr>
        <w:pStyle w:val="NormalArial"/>
        <w:rPr>
          <w:bCs/>
        </w:rPr>
      </w:pPr>
      <w:r w:rsidRPr="00BE48BB">
        <w:rPr>
          <w:bCs/>
        </w:rPr>
        <w:t xml:space="preserve">L'écran affiche la liste des </w:t>
      </w:r>
      <w:r w:rsidRPr="00BE48BB">
        <w:t>unités</w:t>
      </w:r>
      <w:r w:rsidRPr="00BE48BB">
        <w:rPr>
          <w:bCs/>
        </w:rPr>
        <w:t xml:space="preserve">. La liste est composée des colonnes </w:t>
      </w:r>
    </w:p>
    <w:p w:rsidR="005A4837" w:rsidRPr="00BE48BB" w:rsidRDefault="005A4837" w:rsidP="007E0DEB">
      <w:pPr>
        <w:pStyle w:val="NormalArial"/>
        <w:numPr>
          <w:ilvl w:val="0"/>
          <w:numId w:val="10"/>
        </w:numPr>
        <w:jc w:val="both"/>
        <w:rPr>
          <w:bCs/>
        </w:rPr>
      </w:pPr>
      <w:r w:rsidRPr="00BE48BB">
        <w:rPr>
          <w:bCs/>
        </w:rPr>
        <w:t>Centre (centre de l'unité - texte non modifiable)</w:t>
      </w:r>
    </w:p>
    <w:p w:rsidR="00A12634" w:rsidRPr="00BE48BB" w:rsidRDefault="00A12634" w:rsidP="007E0DEB">
      <w:pPr>
        <w:pStyle w:val="NormalArial"/>
        <w:numPr>
          <w:ilvl w:val="0"/>
          <w:numId w:val="10"/>
        </w:numPr>
        <w:rPr>
          <w:bCs/>
        </w:rPr>
      </w:pPr>
      <w:r w:rsidRPr="00BE48BB">
        <w:rPr>
          <w:bCs/>
        </w:rPr>
        <w:t>Code</w:t>
      </w:r>
      <w:r w:rsidR="003A1FA4" w:rsidRPr="00BE48BB">
        <w:rPr>
          <w:bCs/>
        </w:rPr>
        <w:t xml:space="preserve"> (texte – non modifiable)</w:t>
      </w:r>
    </w:p>
    <w:p w:rsidR="00A12634" w:rsidRPr="00BE48BB" w:rsidRDefault="00A12634" w:rsidP="007E0DEB">
      <w:pPr>
        <w:pStyle w:val="NormalArial"/>
        <w:numPr>
          <w:ilvl w:val="0"/>
          <w:numId w:val="10"/>
        </w:numPr>
        <w:rPr>
          <w:bCs/>
        </w:rPr>
      </w:pPr>
      <w:r w:rsidRPr="00BE48BB">
        <w:rPr>
          <w:bCs/>
        </w:rPr>
        <w:t xml:space="preserve">Un bouton "Modifier" </w:t>
      </w:r>
    </w:p>
    <w:p w:rsidR="00A12634" w:rsidRPr="00BE48BB" w:rsidRDefault="00A12634" w:rsidP="007E0DEB">
      <w:pPr>
        <w:pStyle w:val="NormalArial"/>
        <w:numPr>
          <w:ilvl w:val="0"/>
          <w:numId w:val="10"/>
        </w:numPr>
        <w:rPr>
          <w:bCs/>
        </w:rPr>
      </w:pPr>
      <w:r w:rsidRPr="00BE48BB">
        <w:rPr>
          <w:bCs/>
        </w:rPr>
        <w:t xml:space="preserve">Un bouton "Supprimer" </w:t>
      </w:r>
    </w:p>
    <w:p w:rsidR="00A12634" w:rsidRPr="00BE48BB" w:rsidRDefault="00A12634" w:rsidP="007E0DEB">
      <w:pPr>
        <w:pStyle w:val="NormalArial"/>
        <w:rPr>
          <w:bCs/>
        </w:rPr>
      </w:pPr>
    </w:p>
    <w:p w:rsidR="00A12634" w:rsidRPr="00BE48BB" w:rsidRDefault="00A12634" w:rsidP="007E0DEB">
      <w:pPr>
        <w:pStyle w:val="NormalArial"/>
        <w:rPr>
          <w:bCs/>
        </w:rPr>
      </w:pPr>
      <w:r w:rsidRPr="00BE48BB">
        <w:rPr>
          <w:bCs/>
        </w:rPr>
        <w:t xml:space="preserve">Les unités sont affichées par ordre alphabétique sur le </w:t>
      </w:r>
      <w:r w:rsidR="00622B9E" w:rsidRPr="00BE48BB">
        <w:rPr>
          <w:bCs/>
        </w:rPr>
        <w:t xml:space="preserve">centre puis sur le </w:t>
      </w:r>
      <w:r w:rsidRPr="00BE48BB">
        <w:rPr>
          <w:bCs/>
        </w:rPr>
        <w:t xml:space="preserve">code. </w:t>
      </w:r>
    </w:p>
    <w:p w:rsidR="00A12634" w:rsidRPr="00BE48BB" w:rsidRDefault="00A12634" w:rsidP="007E0DEB">
      <w:pPr>
        <w:pStyle w:val="NormalArial"/>
        <w:rPr>
          <w:bCs/>
        </w:rPr>
      </w:pPr>
    </w:p>
    <w:p w:rsidR="00A12634" w:rsidRPr="00BE48BB" w:rsidRDefault="00A12634" w:rsidP="007E0DEB">
      <w:pPr>
        <w:pStyle w:val="NormalArial"/>
        <w:rPr>
          <w:bCs/>
        </w:rPr>
      </w:pPr>
      <w:r w:rsidRPr="00BE48BB">
        <w:rPr>
          <w:bCs/>
        </w:rPr>
        <w:t>Un bouton "Nouveau" permet de créer une nouvelle unité</w:t>
      </w:r>
      <w:r w:rsidR="005A4837" w:rsidRPr="00BE48BB">
        <w:rPr>
          <w:bCs/>
        </w:rPr>
        <w:t xml:space="preserve"> de centre</w:t>
      </w:r>
      <w:r w:rsidRPr="00BE48BB">
        <w:rPr>
          <w:bCs/>
        </w:rPr>
        <w:t>.</w:t>
      </w:r>
    </w:p>
    <w:p w:rsidR="00A12634" w:rsidRPr="00BE48BB" w:rsidRDefault="00A12634" w:rsidP="007E0DEB">
      <w:pPr>
        <w:pStyle w:val="NormalArial"/>
        <w:rPr>
          <w:bCs/>
        </w:rPr>
      </w:pPr>
    </w:p>
    <w:p w:rsidR="00696F1D" w:rsidRPr="00BE48BB" w:rsidRDefault="00696F1D" w:rsidP="007E0DEB">
      <w:pPr>
        <w:pStyle w:val="Titre4bis"/>
      </w:pPr>
      <w:bookmarkStart w:id="4359" w:name="_Toc286245950"/>
      <w:bookmarkStart w:id="4360" w:name="_Toc286299928"/>
      <w:bookmarkEnd w:id="4359"/>
      <w:bookmarkEnd w:id="4360"/>
      <w:r w:rsidRPr="00BE48BB">
        <w:t>Interface – Formulaire Unité</w:t>
      </w:r>
    </w:p>
    <w:p w:rsidR="00B15E64" w:rsidRPr="00BE48BB" w:rsidRDefault="00B15E64" w:rsidP="007E0DEB">
      <w:pPr>
        <w:pStyle w:val="NormalArial"/>
        <w:rPr>
          <w:bCs/>
        </w:rPr>
      </w:pPr>
      <w:r w:rsidRPr="00BE48BB">
        <w:rPr>
          <w:bCs/>
        </w:rPr>
        <w:t>L'écran affiche un formulaire composé d</w:t>
      </w:r>
      <w:r w:rsidR="00C25DFF" w:rsidRPr="00BE48BB">
        <w:rPr>
          <w:bCs/>
        </w:rPr>
        <w:t>es</w:t>
      </w:r>
      <w:r w:rsidRPr="00BE48BB">
        <w:rPr>
          <w:bCs/>
        </w:rPr>
        <w:t xml:space="preserve"> champ</w:t>
      </w:r>
      <w:r w:rsidR="00C25DFF" w:rsidRPr="00BE48BB">
        <w:rPr>
          <w:bCs/>
        </w:rPr>
        <w:t>s</w:t>
      </w:r>
      <w:r w:rsidRPr="00BE48BB">
        <w:rPr>
          <w:bCs/>
        </w:rPr>
        <w:t xml:space="preserve"> :</w:t>
      </w:r>
    </w:p>
    <w:p w:rsidR="005A4837" w:rsidRPr="00BE48BB" w:rsidRDefault="005A4837" w:rsidP="007E0DEB">
      <w:pPr>
        <w:pStyle w:val="NormalArial"/>
        <w:rPr>
          <w:bCs/>
        </w:rPr>
      </w:pPr>
    </w:p>
    <w:p w:rsidR="005A4837" w:rsidRPr="00BE48BB" w:rsidRDefault="005A4837" w:rsidP="007E0DEB">
      <w:pPr>
        <w:pStyle w:val="NormalArial"/>
        <w:numPr>
          <w:ilvl w:val="0"/>
          <w:numId w:val="10"/>
        </w:numPr>
        <w:jc w:val="both"/>
        <w:rPr>
          <w:bCs/>
        </w:rPr>
      </w:pPr>
      <w:r w:rsidRPr="00BE48BB">
        <w:rPr>
          <w:bCs/>
        </w:rPr>
        <w:t>Centre : (Liste contenant les centres faisant partie des centres d'habilitation de l'acteur – un seul choix possible - obligatoire). Si la liste ne contient qu'un centre, il est sélectionné par défaut.</w:t>
      </w:r>
    </w:p>
    <w:p w:rsidR="00B15E64" w:rsidRPr="00BE48BB" w:rsidRDefault="00B15E64" w:rsidP="007E0DEB">
      <w:pPr>
        <w:pStyle w:val="NormalArial"/>
        <w:numPr>
          <w:ilvl w:val="0"/>
          <w:numId w:val="10"/>
        </w:numPr>
        <w:rPr>
          <w:bCs/>
        </w:rPr>
      </w:pPr>
      <w:r w:rsidRPr="00BE48BB">
        <w:rPr>
          <w:bCs/>
        </w:rPr>
        <w:t xml:space="preserve">Code (saisie texte </w:t>
      </w:r>
      <w:r w:rsidR="005A4837" w:rsidRPr="00BE48BB">
        <w:rPr>
          <w:bCs/>
        </w:rPr>
        <w:t xml:space="preserve">libre </w:t>
      </w:r>
      <w:r w:rsidRPr="00BE48BB">
        <w:rPr>
          <w:bCs/>
        </w:rPr>
        <w:t>- obligatoire)</w:t>
      </w:r>
    </w:p>
    <w:p w:rsidR="00C25DFF" w:rsidRPr="00BE48BB" w:rsidRDefault="00C25DFF" w:rsidP="007E0DEB">
      <w:pPr>
        <w:pStyle w:val="NormalArial"/>
        <w:rPr>
          <w:bCs/>
        </w:rPr>
      </w:pPr>
    </w:p>
    <w:p w:rsidR="00B15E64" w:rsidRPr="00BE48BB" w:rsidRDefault="00B15E64" w:rsidP="007E0DEB">
      <w:pPr>
        <w:pStyle w:val="NormalArial"/>
        <w:rPr>
          <w:bCs/>
        </w:rPr>
      </w:pPr>
      <w:r w:rsidRPr="00BE48BB">
        <w:rPr>
          <w:bCs/>
        </w:rPr>
        <w:t xml:space="preserve">Un bouton "Valider" permet d'enregistrer le formulaire. </w:t>
      </w:r>
    </w:p>
    <w:p w:rsidR="00B15E64" w:rsidRPr="00BE48BB" w:rsidRDefault="00B15E64" w:rsidP="007E0DEB">
      <w:pPr>
        <w:pStyle w:val="NormalArial"/>
        <w:rPr>
          <w:bCs/>
        </w:rPr>
      </w:pPr>
      <w:r w:rsidRPr="00BE48BB">
        <w:rPr>
          <w:bCs/>
        </w:rPr>
        <w:t>Un bouton "Annuler" permet de revenir à la liste sans sauvegarder.</w:t>
      </w:r>
    </w:p>
    <w:p w:rsidR="00696F1D" w:rsidRPr="00BE48BB" w:rsidRDefault="00696F1D" w:rsidP="007E0DEB">
      <w:pPr>
        <w:pStyle w:val="Titre4bis"/>
      </w:pPr>
      <w:r w:rsidRPr="00BE48BB">
        <w:lastRenderedPageBreak/>
        <w:t>Scénario 1 – Afficher la liste des unités</w:t>
      </w:r>
    </w:p>
    <w:p w:rsidR="00696F1D" w:rsidRPr="00BE48BB" w:rsidRDefault="00696F1D" w:rsidP="007E0DEB">
      <w:pPr>
        <w:pStyle w:val="NormalArial"/>
        <w:numPr>
          <w:ilvl w:val="0"/>
          <w:numId w:val="49"/>
        </w:numPr>
      </w:pPr>
      <w:r w:rsidRPr="00BE48BB">
        <w:t>L'acteur arrive sur le module.</w:t>
      </w:r>
    </w:p>
    <w:p w:rsidR="00696F1D" w:rsidRPr="00BE48BB" w:rsidRDefault="00696F1D" w:rsidP="007E0DEB">
      <w:pPr>
        <w:pStyle w:val="NormalArial"/>
        <w:numPr>
          <w:ilvl w:val="0"/>
          <w:numId w:val="49"/>
        </w:numPr>
      </w:pPr>
      <w:r w:rsidRPr="00BE48BB">
        <w:t>Le système affiche la liste des unités</w:t>
      </w:r>
      <w:r w:rsidR="00ED4C20" w:rsidRPr="00BE48BB">
        <w:t xml:space="preserve"> </w:t>
      </w:r>
      <w:r w:rsidR="005471B4" w:rsidRPr="00BE48BB">
        <w:t xml:space="preserve">de centre </w:t>
      </w:r>
      <w:r w:rsidR="00ED4C20" w:rsidRPr="00BE48BB">
        <w:t>telles que</w:t>
      </w:r>
    </w:p>
    <w:p w:rsidR="00ED4C20" w:rsidRPr="00BE48BB" w:rsidRDefault="005471B4" w:rsidP="007E0DEB">
      <w:pPr>
        <w:pStyle w:val="NormalArial"/>
        <w:numPr>
          <w:ilvl w:val="0"/>
          <w:numId w:val="113"/>
        </w:numPr>
        <w:rPr>
          <w:bCs/>
        </w:rPr>
      </w:pPr>
      <w:r w:rsidRPr="00BE48BB">
        <w:rPr>
          <w:bCs/>
        </w:rPr>
        <w:t>l</w:t>
      </w:r>
      <w:r w:rsidR="00ED4C20" w:rsidRPr="00BE48BB">
        <w:rPr>
          <w:bCs/>
        </w:rPr>
        <w:t xml:space="preserve">e centre </w:t>
      </w:r>
      <w:r w:rsidR="00ED4C20" w:rsidRPr="00BE48BB">
        <w:t>fait partie des centres du périmètre d'habilitation de l’acteur</w:t>
      </w:r>
    </w:p>
    <w:p w:rsidR="005471B4" w:rsidRPr="00BE48BB" w:rsidRDefault="005471B4" w:rsidP="007E0DEB">
      <w:pPr>
        <w:pStyle w:val="NormalArial"/>
        <w:rPr>
          <w:bCs/>
        </w:rPr>
      </w:pPr>
    </w:p>
    <w:p w:rsidR="00696F1D" w:rsidRPr="00BE48BB" w:rsidRDefault="00696F1D" w:rsidP="007E0DEB">
      <w:pPr>
        <w:pStyle w:val="Titre4bis"/>
      </w:pPr>
      <w:r w:rsidRPr="00BE48BB">
        <w:t>Scénario 2 – Créer une nouvelle unité</w:t>
      </w:r>
    </w:p>
    <w:p w:rsidR="00C25DFF" w:rsidRPr="00BE48BB" w:rsidRDefault="00C25DFF" w:rsidP="007E0DEB">
      <w:pPr>
        <w:pStyle w:val="NormalArial"/>
        <w:numPr>
          <w:ilvl w:val="0"/>
          <w:numId w:val="110"/>
        </w:numPr>
      </w:pPr>
      <w:r w:rsidRPr="00BE48BB">
        <w:t xml:space="preserve">A partir de la liste des unités, </w:t>
      </w:r>
      <w:r w:rsidR="005471B4" w:rsidRPr="00BE48BB">
        <w:t>l</w:t>
      </w:r>
      <w:r w:rsidRPr="00BE48BB">
        <w:t>'acteur clique sur "Nouveau"</w:t>
      </w:r>
    </w:p>
    <w:p w:rsidR="00C25DFF" w:rsidRPr="00BE48BB" w:rsidRDefault="00C25DFF" w:rsidP="007E0DEB">
      <w:pPr>
        <w:pStyle w:val="NormalArial"/>
        <w:numPr>
          <w:ilvl w:val="0"/>
          <w:numId w:val="110"/>
        </w:numPr>
      </w:pPr>
      <w:r w:rsidRPr="00BE48BB">
        <w:t xml:space="preserve">Le système affiche le </w:t>
      </w:r>
      <w:r w:rsidR="005471B4" w:rsidRPr="00BE48BB">
        <w:t>f</w:t>
      </w:r>
      <w:r w:rsidRPr="00BE48BB">
        <w:t xml:space="preserve">ormulaire </w:t>
      </w:r>
      <w:r w:rsidR="005471B4" w:rsidRPr="00BE48BB">
        <w:t>u</w:t>
      </w:r>
      <w:r w:rsidRPr="00BE48BB">
        <w:t>nité</w:t>
      </w:r>
      <w:r w:rsidR="005471B4" w:rsidRPr="00BE48BB">
        <w:t xml:space="preserve"> vierge. </w:t>
      </w:r>
      <w:r w:rsidRPr="00BE48BB">
        <w:t>La liste des centres est remplie avec les centres d'habilitation de l'acteur.</w:t>
      </w:r>
    </w:p>
    <w:p w:rsidR="00C25DFF" w:rsidRPr="00BE48BB" w:rsidRDefault="00C25DFF" w:rsidP="007E0DEB">
      <w:pPr>
        <w:pStyle w:val="NormalArial"/>
        <w:numPr>
          <w:ilvl w:val="0"/>
          <w:numId w:val="110"/>
        </w:numPr>
      </w:pPr>
      <w:r w:rsidRPr="00BE48BB">
        <w:t>L'acteur saisit les informations et valide.</w:t>
      </w:r>
      <w:r w:rsidRPr="00BE48BB">
        <w:rPr>
          <w:b/>
          <w:color w:val="FF0000"/>
        </w:rPr>
        <w:t xml:space="preserve"> EXCEPTION1</w:t>
      </w:r>
    </w:p>
    <w:p w:rsidR="00C25DFF" w:rsidRPr="00BE48BB" w:rsidRDefault="00C25DFF" w:rsidP="007E0DEB">
      <w:pPr>
        <w:pStyle w:val="NormalArial"/>
        <w:numPr>
          <w:ilvl w:val="0"/>
          <w:numId w:val="110"/>
        </w:numPr>
      </w:pPr>
      <w:r w:rsidRPr="00BE48BB">
        <w:t xml:space="preserve">Le système enregistre l’unité </w:t>
      </w:r>
      <w:r w:rsidRPr="00BE48BB">
        <w:rPr>
          <w:bCs/>
        </w:rPr>
        <w:t xml:space="preserve">dans la table de référence des unités </w:t>
      </w:r>
      <w:r w:rsidR="005471B4" w:rsidRPr="00BE48BB">
        <w:rPr>
          <w:bCs/>
        </w:rPr>
        <w:t>de centre</w:t>
      </w:r>
      <w:r w:rsidRPr="00BE48BB">
        <w:rPr>
          <w:bCs/>
        </w:rPr>
        <w:t xml:space="preserve">. </w:t>
      </w:r>
    </w:p>
    <w:p w:rsidR="00C25DFF" w:rsidRPr="00BE48BB" w:rsidRDefault="00C25DFF" w:rsidP="007E0DEB">
      <w:pPr>
        <w:pStyle w:val="NormalArial"/>
        <w:numPr>
          <w:ilvl w:val="0"/>
          <w:numId w:val="110"/>
        </w:numPr>
      </w:pPr>
      <w:r w:rsidRPr="00BE48BB">
        <w:t>Le système redirige l'acteur vers la liste des unités</w:t>
      </w:r>
    </w:p>
    <w:p w:rsidR="00696F1D" w:rsidRPr="00BE48BB" w:rsidRDefault="00696F1D" w:rsidP="007E0DEB">
      <w:pPr>
        <w:pStyle w:val="NormalArial"/>
      </w:pPr>
    </w:p>
    <w:p w:rsidR="00B15E64" w:rsidRPr="00BE48BB" w:rsidRDefault="00696F1D" w:rsidP="007E0DEB">
      <w:pPr>
        <w:pStyle w:val="Titre4bis"/>
      </w:pPr>
      <w:r w:rsidRPr="00BE48BB">
        <w:t>Scénario 3 – Modifier une unité</w:t>
      </w:r>
    </w:p>
    <w:p w:rsidR="007A7583" w:rsidRPr="00BE48BB" w:rsidRDefault="007A7583" w:rsidP="007E0DEB">
      <w:pPr>
        <w:pStyle w:val="NormalArial"/>
        <w:rPr>
          <w:bCs/>
        </w:rPr>
      </w:pPr>
    </w:p>
    <w:p w:rsidR="007A7583" w:rsidRPr="00BE48BB" w:rsidRDefault="007A7583" w:rsidP="007E0DEB">
      <w:pPr>
        <w:pStyle w:val="NormalArial"/>
        <w:numPr>
          <w:ilvl w:val="0"/>
          <w:numId w:val="111"/>
        </w:numPr>
      </w:pPr>
      <w:r w:rsidRPr="00BE48BB">
        <w:t>A partir de la liste des unités, l'acteur clique sur "Modifier "</w:t>
      </w:r>
    </w:p>
    <w:p w:rsidR="007A7583" w:rsidRPr="00BE48BB" w:rsidRDefault="007A7583" w:rsidP="007E0DEB">
      <w:pPr>
        <w:pStyle w:val="NormalArial"/>
        <w:numPr>
          <w:ilvl w:val="0"/>
          <w:numId w:val="111"/>
        </w:numPr>
      </w:pPr>
      <w:r w:rsidRPr="00BE48BB">
        <w:t>Le système affiche un formulaire unité pré-rempli. Le champ centre est non modifiable.</w:t>
      </w:r>
    </w:p>
    <w:p w:rsidR="007A7583" w:rsidRPr="00BE48BB" w:rsidRDefault="007A7583" w:rsidP="007E0DEB">
      <w:pPr>
        <w:pStyle w:val="NormalArial"/>
        <w:numPr>
          <w:ilvl w:val="0"/>
          <w:numId w:val="111"/>
        </w:numPr>
      </w:pPr>
      <w:r w:rsidRPr="00BE48BB">
        <w:t xml:space="preserve">L'acteur modifie les données et valide </w:t>
      </w:r>
      <w:r w:rsidRPr="00BE48BB">
        <w:rPr>
          <w:b/>
          <w:color w:val="FF0000"/>
        </w:rPr>
        <w:t>EXCEPTION1</w:t>
      </w:r>
    </w:p>
    <w:p w:rsidR="007A7583" w:rsidRPr="00BE48BB" w:rsidRDefault="007A7583" w:rsidP="007E0DEB">
      <w:pPr>
        <w:pStyle w:val="NormalArial"/>
        <w:numPr>
          <w:ilvl w:val="0"/>
          <w:numId w:val="111"/>
        </w:numPr>
      </w:pPr>
      <w:r w:rsidRPr="00BE48BB">
        <w:t>Le système enregistre les données</w:t>
      </w:r>
    </w:p>
    <w:p w:rsidR="007A7583" w:rsidRPr="00BE48BB" w:rsidRDefault="007A7583" w:rsidP="007E0DEB">
      <w:pPr>
        <w:pStyle w:val="NormalArial"/>
        <w:numPr>
          <w:ilvl w:val="0"/>
          <w:numId w:val="111"/>
        </w:numPr>
      </w:pPr>
      <w:r w:rsidRPr="00BE48BB">
        <w:t>Le système redirige l'acteur vers la liste des unités</w:t>
      </w:r>
    </w:p>
    <w:p w:rsidR="00B15E64" w:rsidRPr="00BE48BB" w:rsidRDefault="00B15E64" w:rsidP="007E0DEB">
      <w:pPr>
        <w:pStyle w:val="NormalArial"/>
        <w:rPr>
          <w:bCs/>
        </w:rPr>
      </w:pPr>
    </w:p>
    <w:p w:rsidR="00696F1D" w:rsidRPr="00BE48BB" w:rsidRDefault="00696F1D" w:rsidP="007E0DEB">
      <w:pPr>
        <w:pStyle w:val="Titre4bis"/>
      </w:pPr>
      <w:r w:rsidRPr="00BE48BB">
        <w:t>Scénario 4 – Supprimer une unité</w:t>
      </w:r>
    </w:p>
    <w:p w:rsidR="00EC369A" w:rsidRPr="00BE48BB" w:rsidRDefault="00EC369A" w:rsidP="007E0DEB">
      <w:pPr>
        <w:pStyle w:val="NormalArial"/>
        <w:rPr>
          <w:bCs/>
        </w:rPr>
      </w:pPr>
    </w:p>
    <w:p w:rsidR="00EC369A" w:rsidRPr="00BE48BB" w:rsidRDefault="00EC369A" w:rsidP="007E0DEB">
      <w:pPr>
        <w:pStyle w:val="NormalArial"/>
        <w:numPr>
          <w:ilvl w:val="0"/>
          <w:numId w:val="112"/>
        </w:numPr>
      </w:pPr>
      <w:r w:rsidRPr="00BE48BB">
        <w:t>A partir de la liste des unités, l'acteur clique sur "Supprimer"</w:t>
      </w:r>
    </w:p>
    <w:p w:rsidR="00EC369A" w:rsidRPr="00BE48BB" w:rsidRDefault="00EC369A" w:rsidP="007E0DEB">
      <w:pPr>
        <w:pStyle w:val="NormalArial"/>
        <w:numPr>
          <w:ilvl w:val="0"/>
          <w:numId w:val="112"/>
        </w:numPr>
      </w:pPr>
      <w:r w:rsidRPr="00BE48BB">
        <w:t>Le système demande confirmation</w:t>
      </w:r>
    </w:p>
    <w:p w:rsidR="00EC369A" w:rsidRPr="00BE48BB" w:rsidRDefault="00EC369A" w:rsidP="007E0DEB">
      <w:pPr>
        <w:pStyle w:val="NormalArial"/>
        <w:numPr>
          <w:ilvl w:val="0"/>
          <w:numId w:val="112"/>
        </w:numPr>
      </w:pPr>
      <w:r w:rsidRPr="00BE48BB">
        <w:t xml:space="preserve">L'acteur confirme la suppression  </w:t>
      </w:r>
    </w:p>
    <w:p w:rsidR="00EC369A" w:rsidRPr="00BE48BB" w:rsidRDefault="00EC369A" w:rsidP="007E0DEB">
      <w:pPr>
        <w:pStyle w:val="NormalArial"/>
        <w:numPr>
          <w:ilvl w:val="0"/>
          <w:numId w:val="112"/>
        </w:numPr>
      </w:pPr>
      <w:r w:rsidRPr="00BE48BB">
        <w:t>Le système supprime l'unité</w:t>
      </w:r>
    </w:p>
    <w:p w:rsidR="00EC369A" w:rsidRPr="00BE48BB" w:rsidRDefault="00EC369A" w:rsidP="007E0DEB">
      <w:pPr>
        <w:pStyle w:val="NormalArial"/>
        <w:numPr>
          <w:ilvl w:val="0"/>
          <w:numId w:val="112"/>
        </w:numPr>
      </w:pPr>
      <w:r w:rsidRPr="00BE48BB">
        <w:t>Le système redirige l'acteur vers la liste des unités</w:t>
      </w:r>
    </w:p>
    <w:p w:rsidR="00EC369A" w:rsidRPr="00BE48BB" w:rsidRDefault="00EC369A" w:rsidP="007E0DEB">
      <w:pPr>
        <w:pStyle w:val="NormalArial"/>
        <w:rPr>
          <w:bCs/>
        </w:rPr>
      </w:pPr>
    </w:p>
    <w:p w:rsidR="00696F1D" w:rsidRPr="00BE48BB" w:rsidRDefault="00696F1D" w:rsidP="007E0DEB">
      <w:pPr>
        <w:pStyle w:val="Titre4bis"/>
      </w:pPr>
      <w:r w:rsidRPr="00BE48BB">
        <w:t>Cas d'exception</w:t>
      </w:r>
    </w:p>
    <w:p w:rsidR="00C25DFF" w:rsidRPr="00BE48BB" w:rsidRDefault="00C25DFF" w:rsidP="007E0DEB">
      <w:pPr>
        <w:pStyle w:val="NormalArial"/>
        <w:jc w:val="both"/>
      </w:pPr>
      <w:r w:rsidRPr="00BE48BB">
        <w:rPr>
          <w:b/>
          <w:color w:val="FF0000"/>
        </w:rPr>
        <w:t xml:space="preserve">EXCEPTION1 : </w:t>
      </w:r>
      <w:r w:rsidRPr="00BE48BB">
        <w:t>si le code de l'unité n'est pas renseigné, ou si le couple (centre, code) est déjà utilisé pour une autre unité, l'acteur est redirigé vers le formulaire et un message d’erreur est affiché.</w:t>
      </w:r>
    </w:p>
    <w:p w:rsidR="005471B4" w:rsidRPr="00BE48BB" w:rsidRDefault="005471B4" w:rsidP="007E0DEB">
      <w:pPr>
        <w:pStyle w:val="NormalArial"/>
        <w:jc w:val="both"/>
      </w:pPr>
    </w:p>
    <w:p w:rsidR="005471B4" w:rsidRPr="00BE48BB" w:rsidRDefault="005471B4" w:rsidP="007E0DEB">
      <w:pPr>
        <w:pStyle w:val="NormalArial"/>
        <w:jc w:val="both"/>
      </w:pPr>
    </w:p>
    <w:p w:rsidR="00B15E64" w:rsidRPr="00BE48BB" w:rsidRDefault="00B15E64" w:rsidP="007E0DEB">
      <w:pPr>
        <w:pStyle w:val="NormalArial"/>
      </w:pPr>
      <w:r w:rsidRPr="00BE48BB">
        <w:rPr>
          <w:bCs/>
        </w:rPr>
        <w:br w:type="page"/>
      </w:r>
    </w:p>
    <w:p w:rsidR="00987961" w:rsidRPr="00BE48BB" w:rsidRDefault="00987961" w:rsidP="00987961">
      <w:pPr>
        <w:pStyle w:val="Titre2"/>
      </w:pPr>
      <w:bookmarkStart w:id="4361" w:name="_Toc292454192"/>
      <w:r w:rsidRPr="00BE48BB">
        <w:lastRenderedPageBreak/>
        <w:t>Cas d'utilisation Gestion des personnes habilitées à signer une demande d'accès</w:t>
      </w:r>
      <w:r w:rsidR="009B6020" w:rsidRPr="00BE48BB">
        <w:t xml:space="preserve"> </w:t>
      </w:r>
      <w:r w:rsidRPr="00BE48BB">
        <w:t>au centre</w:t>
      </w:r>
      <w:bookmarkEnd w:id="4361"/>
    </w:p>
    <w:p w:rsidR="00C634A4" w:rsidRPr="00BE48BB" w:rsidRDefault="00C634A4" w:rsidP="00D23387">
      <w:pPr>
        <w:pStyle w:val="Titre3"/>
      </w:pPr>
      <w:bookmarkStart w:id="4362" w:name="_Toc292454193"/>
      <w:r w:rsidRPr="00BE48BB">
        <w:t>Consulter la liste des personnes habilitées à signer une demande d'accès</w:t>
      </w:r>
      <w:bookmarkEnd w:id="4362"/>
      <w:r w:rsidRPr="00BE48BB">
        <w:t xml:space="preserve"> </w:t>
      </w:r>
    </w:p>
    <w:p w:rsidR="00C634A4" w:rsidRPr="00BE48BB" w:rsidRDefault="00C634A4" w:rsidP="00C634A4">
      <w:pPr>
        <w:pStyle w:val="NormalArial"/>
      </w:pPr>
      <w:r w:rsidRPr="00BE48BB">
        <w:rPr>
          <w:b/>
        </w:rPr>
        <w:t>Résumé</w:t>
      </w:r>
      <w:r w:rsidRPr="00BE48BB">
        <w:t xml:space="preserve"> : Cette fonctionnalité permet à l'acteur d'afficher les personnes habilitées à signer une demande d'accès de son centre</w:t>
      </w:r>
    </w:p>
    <w:p w:rsidR="00C634A4" w:rsidRPr="00BE48BB" w:rsidRDefault="00C634A4" w:rsidP="00C634A4">
      <w:pPr>
        <w:pStyle w:val="NormalArial"/>
      </w:pPr>
      <w:r w:rsidRPr="00BE48BB">
        <w:rPr>
          <w:b/>
        </w:rPr>
        <w:t>Acteur(s)</w:t>
      </w:r>
      <w:r w:rsidRPr="00BE48BB">
        <w:t xml:space="preserve"> : Accueil, </w:t>
      </w:r>
      <w:r w:rsidR="00B22814" w:rsidRPr="00BE48BB">
        <w:t>OS de Pôle</w:t>
      </w:r>
    </w:p>
    <w:p w:rsidR="00C634A4" w:rsidRPr="00BE48BB" w:rsidRDefault="00C634A4" w:rsidP="00C634A4">
      <w:pPr>
        <w:pStyle w:val="NormalArial"/>
      </w:pPr>
      <w:r w:rsidRPr="00BE48BB">
        <w:rPr>
          <w:b/>
        </w:rPr>
        <w:t>Pré-condition</w:t>
      </w:r>
      <w:r w:rsidRPr="00BE48BB">
        <w:t xml:space="preserve"> : L'acteur est identifié </w:t>
      </w:r>
    </w:p>
    <w:p w:rsidR="00C634A4" w:rsidRPr="00BE48BB" w:rsidRDefault="00C634A4" w:rsidP="00C634A4">
      <w:pPr>
        <w:pStyle w:val="NormalArial"/>
      </w:pPr>
      <w:r w:rsidRPr="00BE48BB">
        <w:rPr>
          <w:b/>
        </w:rPr>
        <w:t>Post-condition</w:t>
      </w:r>
      <w:r w:rsidRPr="00BE48BB">
        <w:t xml:space="preserve"> : les personnes habilitées à signer une demande d'accès </w:t>
      </w:r>
      <w:r w:rsidR="009B6020" w:rsidRPr="00BE48BB">
        <w:t xml:space="preserve">au centre </w:t>
      </w:r>
      <w:r w:rsidRPr="00BE48BB">
        <w:t>sont affichées</w:t>
      </w:r>
    </w:p>
    <w:p w:rsidR="009B6020" w:rsidRPr="00BE48BB" w:rsidRDefault="009B6020" w:rsidP="007E0DEB">
      <w:pPr>
        <w:pStyle w:val="Titre4bis"/>
      </w:pPr>
      <w:r w:rsidRPr="00BE48BB">
        <w:t>Interface Liste des personnes habilitées à signer une demande d'accès au centre</w:t>
      </w:r>
    </w:p>
    <w:p w:rsidR="009B6020" w:rsidRPr="00BE48BB" w:rsidRDefault="009B6020" w:rsidP="007E0DEB">
      <w:pPr>
        <w:pStyle w:val="NormalArial"/>
        <w:rPr>
          <w:bCs/>
        </w:rPr>
      </w:pPr>
      <w:r w:rsidRPr="00BE48BB">
        <w:rPr>
          <w:bCs/>
        </w:rPr>
        <w:t xml:space="preserve">L'écran affiche la liste des </w:t>
      </w:r>
      <w:r w:rsidRPr="00BE48BB">
        <w:t>personnes habilitées à signer une demande d'accès au centre</w:t>
      </w:r>
      <w:r w:rsidRPr="00BE48BB">
        <w:rPr>
          <w:bCs/>
        </w:rPr>
        <w:t xml:space="preserve">. La liste est composée des colonnes </w:t>
      </w:r>
      <w:r w:rsidR="00457282" w:rsidRPr="00BE48BB">
        <w:rPr>
          <w:bCs/>
        </w:rPr>
        <w:t>:</w:t>
      </w:r>
    </w:p>
    <w:p w:rsidR="00457282" w:rsidRPr="00BE48BB" w:rsidRDefault="00457282" w:rsidP="007E0DEB">
      <w:pPr>
        <w:pStyle w:val="NormalArial"/>
        <w:rPr>
          <w:bCs/>
        </w:rPr>
      </w:pPr>
    </w:p>
    <w:p w:rsidR="009B6020" w:rsidRPr="00BE48BB" w:rsidRDefault="009B6020" w:rsidP="007E0DEB">
      <w:pPr>
        <w:pStyle w:val="NormalArial"/>
        <w:numPr>
          <w:ilvl w:val="0"/>
          <w:numId w:val="10"/>
        </w:numPr>
        <w:jc w:val="both"/>
        <w:rPr>
          <w:bCs/>
        </w:rPr>
      </w:pPr>
      <w:r w:rsidRPr="00BE48BB">
        <w:rPr>
          <w:bCs/>
        </w:rPr>
        <w:t>Centre (code du centre de la personne - texte non modifiable)</w:t>
      </w:r>
    </w:p>
    <w:p w:rsidR="009B6020" w:rsidRPr="00BE48BB" w:rsidRDefault="009B6020" w:rsidP="007E0DEB">
      <w:pPr>
        <w:pStyle w:val="NormalArial"/>
        <w:numPr>
          <w:ilvl w:val="0"/>
          <w:numId w:val="10"/>
        </w:numPr>
        <w:rPr>
          <w:bCs/>
        </w:rPr>
      </w:pPr>
      <w:r w:rsidRPr="00BE48BB">
        <w:rPr>
          <w:bCs/>
        </w:rPr>
        <w:t>Nom (texte non modifiable)</w:t>
      </w:r>
    </w:p>
    <w:p w:rsidR="009B6020" w:rsidRPr="00BE48BB" w:rsidRDefault="009B6020" w:rsidP="007E0DEB">
      <w:pPr>
        <w:pStyle w:val="NormalArial"/>
        <w:numPr>
          <w:ilvl w:val="0"/>
          <w:numId w:val="10"/>
        </w:numPr>
        <w:rPr>
          <w:bCs/>
        </w:rPr>
      </w:pPr>
      <w:r w:rsidRPr="00BE48BB">
        <w:rPr>
          <w:bCs/>
        </w:rPr>
        <w:t xml:space="preserve">Prénom (texte </w:t>
      </w:r>
      <w:r w:rsidR="0009774F" w:rsidRPr="00BE48BB">
        <w:rPr>
          <w:bCs/>
        </w:rPr>
        <w:t xml:space="preserve">- </w:t>
      </w:r>
      <w:r w:rsidRPr="00BE48BB">
        <w:rPr>
          <w:bCs/>
        </w:rPr>
        <w:t>non modifiable)</w:t>
      </w:r>
    </w:p>
    <w:p w:rsidR="009B6020" w:rsidRPr="00BE48BB" w:rsidRDefault="00A20983" w:rsidP="007E0DEB">
      <w:pPr>
        <w:pStyle w:val="NormalArial"/>
        <w:numPr>
          <w:ilvl w:val="0"/>
          <w:numId w:val="10"/>
        </w:numPr>
        <w:rPr>
          <w:bCs/>
        </w:rPr>
      </w:pPr>
      <w:r w:rsidRPr="00BE48BB">
        <w:rPr>
          <w:bCs/>
        </w:rPr>
        <w:t>Code u</w:t>
      </w:r>
      <w:r w:rsidR="009B6020" w:rsidRPr="00BE48BB">
        <w:rPr>
          <w:bCs/>
        </w:rPr>
        <w:t xml:space="preserve">nité (texte </w:t>
      </w:r>
      <w:r w:rsidR="0009774F" w:rsidRPr="00BE48BB">
        <w:rPr>
          <w:bCs/>
        </w:rPr>
        <w:t xml:space="preserve">- </w:t>
      </w:r>
      <w:r w:rsidR="009B6020" w:rsidRPr="00BE48BB">
        <w:rPr>
          <w:bCs/>
        </w:rPr>
        <w:t>non modifiable)</w:t>
      </w:r>
    </w:p>
    <w:p w:rsidR="009B6020" w:rsidRPr="00BE48BB" w:rsidRDefault="009B6020" w:rsidP="007E0DEB">
      <w:pPr>
        <w:pStyle w:val="NormalArial"/>
        <w:rPr>
          <w:bCs/>
        </w:rPr>
      </w:pPr>
    </w:p>
    <w:p w:rsidR="009B6020" w:rsidRPr="00BE48BB" w:rsidRDefault="0009774F" w:rsidP="007E0DEB">
      <w:pPr>
        <w:pStyle w:val="NormalArial"/>
        <w:rPr>
          <w:bCs/>
        </w:rPr>
      </w:pPr>
      <w:r w:rsidRPr="00BE48BB">
        <w:rPr>
          <w:bCs/>
        </w:rPr>
        <w:t>La liste est triée</w:t>
      </w:r>
      <w:r w:rsidR="009B6020" w:rsidRPr="00BE48BB">
        <w:rPr>
          <w:bCs/>
        </w:rPr>
        <w:t xml:space="preserve"> par ordre alphabétique sur le </w:t>
      </w:r>
      <w:r w:rsidR="00C2442C" w:rsidRPr="00BE48BB">
        <w:rPr>
          <w:bCs/>
        </w:rPr>
        <w:t xml:space="preserve">centre puis sur le </w:t>
      </w:r>
      <w:r w:rsidR="009B6020" w:rsidRPr="00BE48BB">
        <w:rPr>
          <w:bCs/>
        </w:rPr>
        <w:t>nom.</w:t>
      </w:r>
    </w:p>
    <w:p w:rsidR="009B6020" w:rsidRPr="00BE48BB" w:rsidRDefault="009B6020" w:rsidP="007E0DEB">
      <w:pPr>
        <w:pStyle w:val="Titre4bis"/>
      </w:pPr>
      <w:r w:rsidRPr="00BE48BB">
        <w:t>Scénario 1 – Afficher la liste des personnes habilitées à signer une demande d'accès au centre</w:t>
      </w:r>
    </w:p>
    <w:p w:rsidR="009B6020" w:rsidRPr="00BE48BB" w:rsidRDefault="009B6020" w:rsidP="007E0DEB">
      <w:pPr>
        <w:pStyle w:val="NormalArial"/>
        <w:numPr>
          <w:ilvl w:val="0"/>
          <w:numId w:val="114"/>
        </w:numPr>
        <w:rPr>
          <w:bCs/>
        </w:rPr>
      </w:pPr>
      <w:r w:rsidRPr="00BE48BB">
        <w:rPr>
          <w:bCs/>
        </w:rPr>
        <w:t>L'acteur arrive sur le module.</w:t>
      </w:r>
    </w:p>
    <w:p w:rsidR="0009774F" w:rsidRPr="00BE48BB" w:rsidRDefault="009B6020" w:rsidP="007E0DEB">
      <w:pPr>
        <w:pStyle w:val="NormalArial"/>
        <w:numPr>
          <w:ilvl w:val="0"/>
          <w:numId w:val="114"/>
        </w:numPr>
        <w:rPr>
          <w:bCs/>
        </w:rPr>
      </w:pPr>
      <w:r w:rsidRPr="00BE48BB">
        <w:rPr>
          <w:bCs/>
        </w:rPr>
        <w:t xml:space="preserve">Le système affiche la liste </w:t>
      </w:r>
      <w:r w:rsidRPr="00BE48BB">
        <w:t>des personnes habilitées à signer une demande d'accès au centre</w:t>
      </w:r>
      <w:r w:rsidRPr="00BE48BB">
        <w:rPr>
          <w:bCs/>
        </w:rPr>
        <w:t xml:space="preserve"> telles que </w:t>
      </w:r>
      <w:r w:rsidR="0009774F" w:rsidRPr="00BE48BB">
        <w:rPr>
          <w:bCs/>
        </w:rPr>
        <w:t>:</w:t>
      </w:r>
    </w:p>
    <w:p w:rsidR="009B6020" w:rsidRPr="00811134" w:rsidRDefault="0009774F" w:rsidP="0009774F">
      <w:pPr>
        <w:pStyle w:val="NormalArial"/>
        <w:numPr>
          <w:ilvl w:val="0"/>
          <w:numId w:val="149"/>
        </w:numPr>
        <w:rPr>
          <w:bCs/>
        </w:rPr>
      </w:pPr>
      <w:r w:rsidRPr="00BE48BB">
        <w:rPr>
          <w:bCs/>
        </w:rPr>
        <w:t>Le centre fait partie des centres d'habilitation de l'acteur</w:t>
      </w:r>
      <w:r w:rsidR="009B6020" w:rsidRPr="00BE48BB">
        <w:t>.</w:t>
      </w:r>
    </w:p>
    <w:p w:rsidR="00811134" w:rsidRPr="00BE48BB" w:rsidRDefault="00811134" w:rsidP="0009774F">
      <w:pPr>
        <w:pStyle w:val="NormalArial"/>
        <w:numPr>
          <w:ilvl w:val="0"/>
          <w:numId w:val="149"/>
        </w:numPr>
        <w:rPr>
          <w:bCs/>
        </w:rPr>
      </w:pPr>
      <w:r>
        <w:rPr>
          <w:bCs/>
        </w:rPr>
        <w:t>Dans le cas de l'OS de Pôle, l'unité de la personne habilitée</w:t>
      </w:r>
      <w:r w:rsidR="005B1D15">
        <w:rPr>
          <w:bCs/>
        </w:rPr>
        <w:t xml:space="preserve"> à signer fait partie des pôles d'habilitation</w:t>
      </w:r>
    </w:p>
    <w:p w:rsidR="009B6020" w:rsidRPr="00BE48BB" w:rsidRDefault="009B6020" w:rsidP="007E0DEB">
      <w:pPr>
        <w:pStyle w:val="NormalArial"/>
        <w:rPr>
          <w:bCs/>
        </w:rPr>
      </w:pPr>
    </w:p>
    <w:p w:rsidR="009B6020" w:rsidRPr="00BE48BB" w:rsidRDefault="009B6020" w:rsidP="007E0DEB">
      <w:pPr>
        <w:pStyle w:val="NormalArial"/>
      </w:pPr>
      <w:r w:rsidRPr="00BE48BB">
        <w:br w:type="page"/>
      </w:r>
    </w:p>
    <w:p w:rsidR="009B6020" w:rsidRPr="00BE48BB" w:rsidRDefault="009B6020" w:rsidP="00D23387">
      <w:pPr>
        <w:pStyle w:val="Titre3"/>
      </w:pPr>
      <w:bookmarkStart w:id="4363" w:name="_Toc292454194"/>
      <w:r w:rsidRPr="00BE48BB">
        <w:lastRenderedPageBreak/>
        <w:t>Gérer les personnes habilitées à signer une demande d'accès au centre</w:t>
      </w:r>
      <w:bookmarkEnd w:id="4363"/>
    </w:p>
    <w:p w:rsidR="009B6020" w:rsidRPr="00BE48BB" w:rsidRDefault="009B6020" w:rsidP="009B6020">
      <w:pPr>
        <w:pStyle w:val="NormalArial"/>
        <w:rPr>
          <w:bCs/>
        </w:rPr>
      </w:pPr>
      <w:r w:rsidRPr="00BE48BB">
        <w:rPr>
          <w:b/>
          <w:bCs/>
        </w:rPr>
        <w:t>Résumé</w:t>
      </w:r>
      <w:r w:rsidRPr="00BE48BB">
        <w:rPr>
          <w:bCs/>
        </w:rPr>
        <w:t xml:space="preserve"> : Cette fonctionnalité permet à l'acteur de gérer les </w:t>
      </w:r>
      <w:r w:rsidRPr="00BE48BB">
        <w:t>personnes habilitées à signer une demande d'accès au centre</w:t>
      </w:r>
      <w:r w:rsidRPr="00BE48BB">
        <w:rPr>
          <w:bCs/>
        </w:rPr>
        <w:t xml:space="preserve"> (création, modification, suppression) </w:t>
      </w:r>
      <w:r w:rsidR="0009774F" w:rsidRPr="00BE48BB">
        <w:rPr>
          <w:bCs/>
        </w:rPr>
        <w:t>pour ses centres d'habilitation</w:t>
      </w:r>
    </w:p>
    <w:p w:rsidR="009B6020" w:rsidRPr="00BE48BB" w:rsidRDefault="009B6020" w:rsidP="009B6020">
      <w:pPr>
        <w:pStyle w:val="NormalArial"/>
        <w:rPr>
          <w:bCs/>
        </w:rPr>
      </w:pPr>
      <w:r w:rsidRPr="00BE48BB">
        <w:rPr>
          <w:b/>
          <w:bCs/>
        </w:rPr>
        <w:t xml:space="preserve">Acteur(s) </w:t>
      </w:r>
      <w:r w:rsidRPr="00BE48BB">
        <w:rPr>
          <w:bCs/>
        </w:rPr>
        <w:t>: Administrateur National, Administrateur Centre</w:t>
      </w:r>
    </w:p>
    <w:p w:rsidR="009B6020" w:rsidRPr="00BE48BB" w:rsidRDefault="009B6020" w:rsidP="009B6020">
      <w:pPr>
        <w:pStyle w:val="NormalArial"/>
        <w:rPr>
          <w:bCs/>
        </w:rPr>
      </w:pPr>
      <w:r w:rsidRPr="00BE48BB">
        <w:rPr>
          <w:b/>
          <w:bCs/>
        </w:rPr>
        <w:t>Pré-condition</w:t>
      </w:r>
      <w:r w:rsidRPr="00BE48BB">
        <w:rPr>
          <w:bCs/>
        </w:rPr>
        <w:t xml:space="preserve"> : L'acteur est identifié</w:t>
      </w:r>
    </w:p>
    <w:p w:rsidR="009B6020" w:rsidRPr="00BE48BB" w:rsidRDefault="009B6020" w:rsidP="009B6020">
      <w:pPr>
        <w:pStyle w:val="NormalArial"/>
        <w:rPr>
          <w:bCs/>
        </w:rPr>
      </w:pPr>
      <w:r w:rsidRPr="00BE48BB">
        <w:rPr>
          <w:b/>
          <w:bCs/>
        </w:rPr>
        <w:t>Post-condition</w:t>
      </w:r>
      <w:r w:rsidRPr="00BE48BB">
        <w:rPr>
          <w:bCs/>
        </w:rPr>
        <w:t xml:space="preserve"> : les </w:t>
      </w:r>
      <w:r w:rsidR="00C2442C" w:rsidRPr="00BE48BB">
        <w:t>personnes habilitées à signer une demande d'accès au centre</w:t>
      </w:r>
      <w:r w:rsidR="00C2442C" w:rsidRPr="00BE48BB">
        <w:rPr>
          <w:bCs/>
        </w:rPr>
        <w:t xml:space="preserve"> </w:t>
      </w:r>
      <w:r w:rsidRPr="00BE48BB">
        <w:rPr>
          <w:bCs/>
        </w:rPr>
        <w:t>sont gérées</w:t>
      </w:r>
    </w:p>
    <w:p w:rsidR="0009774F" w:rsidRPr="00BE48BB" w:rsidRDefault="0009774F" w:rsidP="009B6020">
      <w:pPr>
        <w:pStyle w:val="NormalArial"/>
        <w:rPr>
          <w:bCs/>
        </w:rPr>
      </w:pPr>
    </w:p>
    <w:p w:rsidR="009B6020" w:rsidRPr="00BE48BB" w:rsidRDefault="009B6020" w:rsidP="007E0DEB">
      <w:pPr>
        <w:pStyle w:val="Titre4bis"/>
      </w:pPr>
      <w:r w:rsidRPr="00BE48BB">
        <w:t xml:space="preserve">Interface Liste des </w:t>
      </w:r>
      <w:r w:rsidR="00C2442C" w:rsidRPr="00BE48BB">
        <w:t>personnes habilitées à signer une demande d'accès au centre</w:t>
      </w:r>
    </w:p>
    <w:p w:rsidR="009B6020" w:rsidRPr="00BE48BB" w:rsidRDefault="009B6020" w:rsidP="007E0DEB">
      <w:pPr>
        <w:pStyle w:val="NormalArial"/>
        <w:rPr>
          <w:bCs/>
        </w:rPr>
      </w:pPr>
      <w:r w:rsidRPr="00BE48BB">
        <w:rPr>
          <w:bCs/>
        </w:rPr>
        <w:t xml:space="preserve">L'écran affiche la liste </w:t>
      </w:r>
      <w:r w:rsidR="00C2442C" w:rsidRPr="00BE48BB">
        <w:t>des personnes habilitées à signer une demande d'accès au centre</w:t>
      </w:r>
      <w:r w:rsidRPr="00BE48BB">
        <w:rPr>
          <w:bCs/>
        </w:rPr>
        <w:t xml:space="preserve">. La liste est composée des colonnes </w:t>
      </w:r>
      <w:r w:rsidR="00C2442C" w:rsidRPr="00BE48BB">
        <w:rPr>
          <w:bCs/>
        </w:rPr>
        <w:t>:</w:t>
      </w:r>
    </w:p>
    <w:p w:rsidR="0009774F" w:rsidRPr="00BE48BB" w:rsidRDefault="0009774F" w:rsidP="007E0DEB">
      <w:pPr>
        <w:pStyle w:val="NormalArial"/>
        <w:rPr>
          <w:bCs/>
        </w:rPr>
      </w:pPr>
    </w:p>
    <w:p w:rsidR="009B6020" w:rsidRPr="00BE48BB" w:rsidRDefault="009B6020" w:rsidP="007E0DEB">
      <w:pPr>
        <w:pStyle w:val="NormalArial"/>
        <w:numPr>
          <w:ilvl w:val="0"/>
          <w:numId w:val="10"/>
        </w:numPr>
        <w:jc w:val="both"/>
        <w:rPr>
          <w:bCs/>
        </w:rPr>
      </w:pPr>
      <w:r w:rsidRPr="00BE48BB">
        <w:rPr>
          <w:bCs/>
        </w:rPr>
        <w:t>Centre (code du centre de la personne - texte non modifiable)</w:t>
      </w:r>
    </w:p>
    <w:p w:rsidR="009B6020" w:rsidRPr="00BE48BB" w:rsidRDefault="009B6020" w:rsidP="007E0DEB">
      <w:pPr>
        <w:pStyle w:val="NormalArial"/>
        <w:numPr>
          <w:ilvl w:val="0"/>
          <w:numId w:val="10"/>
        </w:numPr>
        <w:rPr>
          <w:bCs/>
        </w:rPr>
      </w:pPr>
      <w:r w:rsidRPr="00BE48BB">
        <w:rPr>
          <w:bCs/>
        </w:rPr>
        <w:t>Nom (texte non modifiable)</w:t>
      </w:r>
    </w:p>
    <w:p w:rsidR="009B6020" w:rsidRPr="00BE48BB" w:rsidRDefault="009B6020" w:rsidP="007E0DEB">
      <w:pPr>
        <w:pStyle w:val="NormalArial"/>
        <w:numPr>
          <w:ilvl w:val="0"/>
          <w:numId w:val="10"/>
        </w:numPr>
        <w:rPr>
          <w:bCs/>
        </w:rPr>
      </w:pPr>
      <w:r w:rsidRPr="00BE48BB">
        <w:rPr>
          <w:bCs/>
        </w:rPr>
        <w:t xml:space="preserve">Prénom (texte </w:t>
      </w:r>
      <w:r w:rsidR="0009774F" w:rsidRPr="00BE48BB">
        <w:rPr>
          <w:bCs/>
        </w:rPr>
        <w:t xml:space="preserve">- </w:t>
      </w:r>
      <w:r w:rsidRPr="00BE48BB">
        <w:rPr>
          <w:bCs/>
        </w:rPr>
        <w:t>non modifiable)</w:t>
      </w:r>
    </w:p>
    <w:p w:rsidR="009B6020" w:rsidRPr="00BE48BB" w:rsidRDefault="009B6020" w:rsidP="007E0DEB">
      <w:pPr>
        <w:pStyle w:val="NormalArial"/>
        <w:numPr>
          <w:ilvl w:val="0"/>
          <w:numId w:val="10"/>
        </w:numPr>
        <w:rPr>
          <w:bCs/>
        </w:rPr>
      </w:pPr>
      <w:r w:rsidRPr="00BE48BB">
        <w:rPr>
          <w:bCs/>
        </w:rPr>
        <w:t xml:space="preserve">Unité (texte </w:t>
      </w:r>
      <w:r w:rsidR="0009774F" w:rsidRPr="00BE48BB">
        <w:rPr>
          <w:bCs/>
        </w:rPr>
        <w:t xml:space="preserve">- </w:t>
      </w:r>
      <w:r w:rsidRPr="00BE48BB">
        <w:rPr>
          <w:bCs/>
        </w:rPr>
        <w:t>non modifiable)</w:t>
      </w:r>
    </w:p>
    <w:p w:rsidR="009B6020" w:rsidRPr="00BE48BB" w:rsidRDefault="009B6020" w:rsidP="007E0DEB">
      <w:pPr>
        <w:pStyle w:val="NormalArial"/>
        <w:numPr>
          <w:ilvl w:val="0"/>
          <w:numId w:val="10"/>
        </w:numPr>
        <w:rPr>
          <w:bCs/>
        </w:rPr>
      </w:pPr>
      <w:r w:rsidRPr="00BE48BB">
        <w:rPr>
          <w:bCs/>
        </w:rPr>
        <w:t xml:space="preserve">Un bouton "Modifier" </w:t>
      </w:r>
    </w:p>
    <w:p w:rsidR="009B6020" w:rsidRPr="00BE48BB" w:rsidRDefault="009B6020" w:rsidP="007E0DEB">
      <w:pPr>
        <w:pStyle w:val="NormalArial"/>
        <w:numPr>
          <w:ilvl w:val="0"/>
          <w:numId w:val="10"/>
        </w:numPr>
        <w:rPr>
          <w:bCs/>
        </w:rPr>
      </w:pPr>
      <w:r w:rsidRPr="00BE48BB">
        <w:rPr>
          <w:bCs/>
        </w:rPr>
        <w:t xml:space="preserve">Un bouton "Supprimer" </w:t>
      </w:r>
    </w:p>
    <w:p w:rsidR="009B6020" w:rsidRPr="00BE48BB" w:rsidRDefault="009B6020" w:rsidP="007E0DEB">
      <w:pPr>
        <w:pStyle w:val="NormalArial"/>
        <w:rPr>
          <w:bCs/>
        </w:rPr>
      </w:pPr>
    </w:p>
    <w:p w:rsidR="0009774F" w:rsidRPr="00BE48BB" w:rsidRDefault="0009774F" w:rsidP="0009774F">
      <w:pPr>
        <w:pStyle w:val="NormalArial"/>
        <w:rPr>
          <w:bCs/>
        </w:rPr>
      </w:pPr>
      <w:r w:rsidRPr="00BE48BB">
        <w:rPr>
          <w:bCs/>
        </w:rPr>
        <w:t>La liste est triée par ordre alphabétique sur le centre puis sur le nom.</w:t>
      </w:r>
    </w:p>
    <w:p w:rsidR="009B6020" w:rsidRPr="00BE48BB" w:rsidRDefault="009B6020" w:rsidP="007E0DEB">
      <w:pPr>
        <w:pStyle w:val="NormalArial"/>
        <w:rPr>
          <w:bCs/>
        </w:rPr>
      </w:pPr>
    </w:p>
    <w:p w:rsidR="009B6020" w:rsidRPr="00BE48BB" w:rsidRDefault="009B6020" w:rsidP="007E0DEB">
      <w:pPr>
        <w:pStyle w:val="NormalArial"/>
        <w:rPr>
          <w:bCs/>
        </w:rPr>
      </w:pPr>
      <w:r w:rsidRPr="00BE48BB">
        <w:rPr>
          <w:bCs/>
        </w:rPr>
        <w:t xml:space="preserve">Un bouton "Nouveau" permet de créer une nouvelle </w:t>
      </w:r>
      <w:r w:rsidR="00AA3F85" w:rsidRPr="00BE48BB">
        <w:t>personne habilitée à signer une demande d'accès au centre</w:t>
      </w:r>
      <w:r w:rsidRPr="00BE48BB">
        <w:rPr>
          <w:bCs/>
        </w:rPr>
        <w:t>.</w:t>
      </w:r>
    </w:p>
    <w:p w:rsidR="009B6020" w:rsidRPr="00BE48BB" w:rsidRDefault="009B6020" w:rsidP="007E0DEB">
      <w:pPr>
        <w:pStyle w:val="NormalArial"/>
        <w:rPr>
          <w:bCs/>
        </w:rPr>
      </w:pPr>
    </w:p>
    <w:p w:rsidR="009B6020" w:rsidRPr="00BE48BB" w:rsidRDefault="009B6020" w:rsidP="007E0DEB">
      <w:pPr>
        <w:pStyle w:val="Titre4bis"/>
      </w:pPr>
      <w:r w:rsidRPr="00BE48BB">
        <w:t xml:space="preserve">Interface – Formulaire </w:t>
      </w:r>
      <w:r w:rsidR="00AA3F85" w:rsidRPr="00BE48BB">
        <w:t>personne habilitée à signer une demande d'accès au centre</w:t>
      </w:r>
    </w:p>
    <w:p w:rsidR="009B6020" w:rsidRPr="00BE48BB" w:rsidRDefault="009B6020" w:rsidP="007E0DEB">
      <w:pPr>
        <w:pStyle w:val="NormalArial"/>
        <w:rPr>
          <w:bCs/>
        </w:rPr>
      </w:pPr>
      <w:r w:rsidRPr="00BE48BB">
        <w:rPr>
          <w:bCs/>
        </w:rPr>
        <w:t>L'écran affiche un formulaire composé des champs :</w:t>
      </w:r>
    </w:p>
    <w:p w:rsidR="0009774F" w:rsidRPr="00BE48BB" w:rsidRDefault="0009774F" w:rsidP="007E0DEB">
      <w:pPr>
        <w:pStyle w:val="NormalArial"/>
        <w:rPr>
          <w:bCs/>
        </w:rPr>
      </w:pPr>
    </w:p>
    <w:p w:rsidR="0009774F" w:rsidRPr="00BE48BB" w:rsidRDefault="0009774F" w:rsidP="0009774F">
      <w:pPr>
        <w:pStyle w:val="NormalArial"/>
        <w:numPr>
          <w:ilvl w:val="0"/>
          <w:numId w:val="10"/>
        </w:numPr>
        <w:jc w:val="both"/>
        <w:rPr>
          <w:bCs/>
        </w:rPr>
      </w:pPr>
      <w:r w:rsidRPr="00BE48BB">
        <w:rPr>
          <w:bCs/>
        </w:rPr>
        <w:t>Centre : (Liste contenant les centres faisant partie des centres d'habilitation de l'acteur – un seul choix possible - obligatoire). Si la liste ne contient qu'un centre, il est sélectionné par défaut.</w:t>
      </w:r>
    </w:p>
    <w:p w:rsidR="009B6020" w:rsidRPr="00BE48BB" w:rsidRDefault="00AA3F85" w:rsidP="007E0DEB">
      <w:pPr>
        <w:pStyle w:val="NormalArial"/>
        <w:numPr>
          <w:ilvl w:val="0"/>
          <w:numId w:val="10"/>
        </w:numPr>
        <w:rPr>
          <w:bCs/>
        </w:rPr>
      </w:pPr>
      <w:r w:rsidRPr="00BE48BB">
        <w:rPr>
          <w:bCs/>
        </w:rPr>
        <w:t>Nom</w:t>
      </w:r>
      <w:r w:rsidR="009B6020" w:rsidRPr="00BE48BB">
        <w:rPr>
          <w:bCs/>
        </w:rPr>
        <w:t xml:space="preserve"> (</w:t>
      </w:r>
      <w:r w:rsidR="0009774F" w:rsidRPr="00BE48BB">
        <w:rPr>
          <w:bCs/>
        </w:rPr>
        <w:t xml:space="preserve">saisie texte libre </w:t>
      </w:r>
      <w:r w:rsidR="009B6020" w:rsidRPr="00BE48BB">
        <w:rPr>
          <w:bCs/>
        </w:rPr>
        <w:t>- obligatoire)</w:t>
      </w:r>
    </w:p>
    <w:p w:rsidR="009B6020" w:rsidRPr="00BE48BB" w:rsidRDefault="00AA3F85" w:rsidP="007E0DEB">
      <w:pPr>
        <w:pStyle w:val="NormalArial"/>
        <w:numPr>
          <w:ilvl w:val="0"/>
          <w:numId w:val="10"/>
        </w:numPr>
        <w:rPr>
          <w:bCs/>
        </w:rPr>
      </w:pPr>
      <w:r w:rsidRPr="00BE48BB">
        <w:rPr>
          <w:bCs/>
        </w:rPr>
        <w:t>Prénom</w:t>
      </w:r>
      <w:r w:rsidR="009B6020" w:rsidRPr="00BE48BB">
        <w:rPr>
          <w:bCs/>
        </w:rPr>
        <w:t xml:space="preserve"> (</w:t>
      </w:r>
      <w:r w:rsidR="0009774F" w:rsidRPr="00BE48BB">
        <w:rPr>
          <w:bCs/>
        </w:rPr>
        <w:t xml:space="preserve">saisie texte libre </w:t>
      </w:r>
      <w:r w:rsidR="009B6020" w:rsidRPr="00BE48BB">
        <w:rPr>
          <w:bCs/>
        </w:rPr>
        <w:t>–obligatoire)</w:t>
      </w:r>
    </w:p>
    <w:p w:rsidR="00AA3F85" w:rsidRPr="00BE48BB" w:rsidRDefault="00AA3F85" w:rsidP="007E0DEB">
      <w:pPr>
        <w:pStyle w:val="NormalArial"/>
        <w:numPr>
          <w:ilvl w:val="0"/>
          <w:numId w:val="10"/>
        </w:numPr>
        <w:rPr>
          <w:bCs/>
        </w:rPr>
      </w:pPr>
      <w:r w:rsidRPr="00BE48BB">
        <w:rPr>
          <w:bCs/>
        </w:rPr>
        <w:t>Unité (</w:t>
      </w:r>
      <w:r w:rsidR="00094D74" w:rsidRPr="00BE48BB">
        <w:rPr>
          <w:bCs/>
        </w:rPr>
        <w:t>Champ spécial de sélection d'une unité décrit au début du document</w:t>
      </w:r>
      <w:r w:rsidRPr="00BE48BB">
        <w:rPr>
          <w:bCs/>
        </w:rPr>
        <w:t>)</w:t>
      </w:r>
    </w:p>
    <w:p w:rsidR="009B6020" w:rsidRPr="00BE48BB" w:rsidRDefault="009B6020" w:rsidP="007E0DEB">
      <w:pPr>
        <w:pStyle w:val="NormalArial"/>
        <w:rPr>
          <w:bCs/>
        </w:rPr>
      </w:pPr>
    </w:p>
    <w:p w:rsidR="009B6020" w:rsidRPr="00BE48BB" w:rsidRDefault="009B6020" w:rsidP="007E0DEB">
      <w:pPr>
        <w:pStyle w:val="NormalArial"/>
        <w:rPr>
          <w:bCs/>
        </w:rPr>
      </w:pPr>
      <w:r w:rsidRPr="00BE48BB">
        <w:rPr>
          <w:bCs/>
        </w:rPr>
        <w:t xml:space="preserve">Un bouton "Valider" permet d'enregistrer le formulaire. </w:t>
      </w:r>
    </w:p>
    <w:p w:rsidR="009B6020" w:rsidRPr="00BE48BB" w:rsidRDefault="009B6020" w:rsidP="007E0DEB">
      <w:pPr>
        <w:pStyle w:val="NormalArial"/>
        <w:rPr>
          <w:bCs/>
        </w:rPr>
      </w:pPr>
      <w:r w:rsidRPr="00BE48BB">
        <w:rPr>
          <w:bCs/>
        </w:rPr>
        <w:t>Un bouton "Annuler" permet de revenir à la liste sans sauvegarder.</w:t>
      </w:r>
    </w:p>
    <w:p w:rsidR="009B6020" w:rsidRPr="00BE48BB" w:rsidRDefault="009B6020" w:rsidP="007E0DEB">
      <w:pPr>
        <w:pStyle w:val="Titre4bis"/>
      </w:pPr>
      <w:r w:rsidRPr="00BE48BB">
        <w:t xml:space="preserve">Scénario 1 – Afficher la liste des </w:t>
      </w:r>
      <w:r w:rsidR="00AA3F85" w:rsidRPr="00BE48BB">
        <w:t>personnes habilitées à signer une demande d'accès au centre</w:t>
      </w:r>
    </w:p>
    <w:p w:rsidR="009B6020" w:rsidRPr="00BE48BB" w:rsidRDefault="009B6020" w:rsidP="007E0DEB">
      <w:pPr>
        <w:pStyle w:val="NormalArial"/>
        <w:numPr>
          <w:ilvl w:val="0"/>
          <w:numId w:val="115"/>
        </w:numPr>
      </w:pPr>
      <w:r w:rsidRPr="00BE48BB">
        <w:t>L'acteur arrive sur le module.</w:t>
      </w:r>
    </w:p>
    <w:p w:rsidR="0009774F" w:rsidRPr="00BE48BB" w:rsidRDefault="009B6020" w:rsidP="007E0DEB">
      <w:pPr>
        <w:pStyle w:val="NormalArial"/>
        <w:numPr>
          <w:ilvl w:val="0"/>
          <w:numId w:val="115"/>
        </w:numPr>
        <w:rPr>
          <w:bCs/>
        </w:rPr>
      </w:pPr>
      <w:r w:rsidRPr="00BE48BB">
        <w:t xml:space="preserve">Le système affiche la liste des </w:t>
      </w:r>
      <w:r w:rsidR="00AA3F85" w:rsidRPr="00BE48BB">
        <w:t xml:space="preserve">personnes habilitées à signer une demande d'accès au centre </w:t>
      </w:r>
      <w:r w:rsidRPr="00BE48BB">
        <w:t>telles que</w:t>
      </w:r>
      <w:r w:rsidR="0009774F" w:rsidRPr="00BE48BB">
        <w:t xml:space="preserve"> :</w:t>
      </w:r>
    </w:p>
    <w:p w:rsidR="009B6020" w:rsidRPr="00BE48BB" w:rsidRDefault="0009774F" w:rsidP="0009774F">
      <w:pPr>
        <w:pStyle w:val="NormalArial"/>
        <w:numPr>
          <w:ilvl w:val="0"/>
          <w:numId w:val="150"/>
        </w:numPr>
        <w:rPr>
          <w:bCs/>
        </w:rPr>
      </w:pPr>
      <w:r w:rsidRPr="00BE48BB">
        <w:rPr>
          <w:bCs/>
        </w:rPr>
        <w:t>le centre fait partie des centres d'habilitation de l'acteur</w:t>
      </w:r>
    </w:p>
    <w:p w:rsidR="009B6020" w:rsidRPr="00BE48BB" w:rsidRDefault="009B6020" w:rsidP="007E0DEB">
      <w:pPr>
        <w:pStyle w:val="Titre4bis"/>
      </w:pPr>
      <w:r w:rsidRPr="00BE48BB">
        <w:t xml:space="preserve">Scénario 2 – Créer une nouvelle </w:t>
      </w:r>
      <w:r w:rsidR="00AA3F85" w:rsidRPr="00BE48BB">
        <w:t>personne habilitée à signer une demande d'accès au centre</w:t>
      </w:r>
    </w:p>
    <w:p w:rsidR="009B6020" w:rsidRPr="00BE48BB" w:rsidRDefault="009B6020" w:rsidP="007E0DEB">
      <w:pPr>
        <w:pStyle w:val="NormalArial"/>
        <w:numPr>
          <w:ilvl w:val="0"/>
          <w:numId w:val="116"/>
        </w:numPr>
      </w:pPr>
      <w:r w:rsidRPr="00BE48BB">
        <w:t xml:space="preserve">A partir de la liste des </w:t>
      </w:r>
      <w:r w:rsidR="00AA3F85" w:rsidRPr="00BE48BB">
        <w:t>personnes habilitées à signer une demande d'accès au centre</w:t>
      </w:r>
      <w:r w:rsidR="00B801EF" w:rsidRPr="00BE48BB">
        <w:t>, l</w:t>
      </w:r>
      <w:r w:rsidRPr="00BE48BB">
        <w:t>'acteur clique sur "Nouveau"</w:t>
      </w:r>
    </w:p>
    <w:p w:rsidR="009B6020" w:rsidRPr="00BE48BB" w:rsidRDefault="009B6020" w:rsidP="007E0DEB">
      <w:pPr>
        <w:pStyle w:val="NormalArial"/>
        <w:numPr>
          <w:ilvl w:val="0"/>
          <w:numId w:val="116"/>
        </w:numPr>
      </w:pPr>
      <w:r w:rsidRPr="00BE48BB">
        <w:t xml:space="preserve">Le système affiche le </w:t>
      </w:r>
      <w:r w:rsidR="00804D06" w:rsidRPr="00BE48BB">
        <w:t>f</w:t>
      </w:r>
      <w:r w:rsidRPr="00BE48BB">
        <w:t xml:space="preserve">ormulaire </w:t>
      </w:r>
      <w:r w:rsidR="00AA3F85" w:rsidRPr="00BE48BB">
        <w:t>personne habilitée à signer une demande d'accès au centre</w:t>
      </w:r>
      <w:r w:rsidR="0009774F" w:rsidRPr="00BE48BB">
        <w:t xml:space="preserve"> vierge</w:t>
      </w:r>
      <w:r w:rsidRPr="00BE48BB">
        <w:t xml:space="preserve">. </w:t>
      </w:r>
      <w:r w:rsidR="00804D06" w:rsidRPr="00BE48BB">
        <w:br/>
      </w:r>
      <w:r w:rsidRPr="00BE48BB">
        <w:t>La liste des centres est remplie avec les centres d'habilitation de l'acteur.</w:t>
      </w:r>
      <w:r w:rsidR="00804D06" w:rsidRPr="00BE48BB">
        <w:t xml:space="preserve"> </w:t>
      </w:r>
      <w:r w:rsidR="00804D06" w:rsidRPr="00BE48BB">
        <w:br/>
      </w:r>
      <w:r w:rsidR="00804D06" w:rsidRPr="00BE48BB">
        <w:lastRenderedPageBreak/>
        <w:t>La liste des unités contient la liste des unités de centre pour les centres d'habilitation de l'acteur et les unités CEA</w:t>
      </w:r>
    </w:p>
    <w:p w:rsidR="009B6020" w:rsidRPr="00BE48BB" w:rsidRDefault="009B6020" w:rsidP="007E0DEB">
      <w:pPr>
        <w:pStyle w:val="NormalArial"/>
        <w:numPr>
          <w:ilvl w:val="0"/>
          <w:numId w:val="116"/>
        </w:numPr>
      </w:pPr>
      <w:r w:rsidRPr="00BE48BB">
        <w:t>L'acteur saisit les informations et valide.</w:t>
      </w:r>
      <w:r w:rsidRPr="00BE48BB">
        <w:rPr>
          <w:b/>
          <w:color w:val="FF0000"/>
        </w:rPr>
        <w:t xml:space="preserve"> EXCEPTION1</w:t>
      </w:r>
    </w:p>
    <w:p w:rsidR="009B6020" w:rsidRPr="00BE48BB" w:rsidRDefault="009B6020" w:rsidP="007E0DEB">
      <w:pPr>
        <w:pStyle w:val="NormalArial"/>
        <w:numPr>
          <w:ilvl w:val="0"/>
          <w:numId w:val="116"/>
        </w:numPr>
      </w:pPr>
      <w:r w:rsidRPr="00BE48BB">
        <w:t xml:space="preserve">Le système enregistre </w:t>
      </w:r>
      <w:r w:rsidR="00B801EF" w:rsidRPr="00BE48BB">
        <w:t>les données</w:t>
      </w:r>
      <w:r w:rsidRPr="00BE48BB">
        <w:rPr>
          <w:bCs/>
        </w:rPr>
        <w:t xml:space="preserve">. </w:t>
      </w:r>
    </w:p>
    <w:p w:rsidR="009B6020" w:rsidRPr="00BE48BB" w:rsidRDefault="009B6020" w:rsidP="007E0DEB">
      <w:pPr>
        <w:pStyle w:val="NormalArial"/>
        <w:numPr>
          <w:ilvl w:val="0"/>
          <w:numId w:val="116"/>
        </w:numPr>
      </w:pPr>
      <w:r w:rsidRPr="00BE48BB">
        <w:t xml:space="preserve">Le système redirige l'acteur vers la liste des </w:t>
      </w:r>
      <w:r w:rsidR="00B801EF" w:rsidRPr="00BE48BB">
        <w:t>personnes habilitées à signer une demande d'accès au centre</w:t>
      </w:r>
    </w:p>
    <w:p w:rsidR="009B6020" w:rsidRPr="00BE48BB" w:rsidRDefault="009B6020" w:rsidP="007E0DEB">
      <w:pPr>
        <w:pStyle w:val="NormalArial"/>
      </w:pPr>
    </w:p>
    <w:p w:rsidR="009B6020" w:rsidRPr="00BE48BB" w:rsidRDefault="009B6020" w:rsidP="007E0DEB">
      <w:pPr>
        <w:pStyle w:val="Titre4bis"/>
      </w:pPr>
      <w:r w:rsidRPr="00BE48BB">
        <w:t xml:space="preserve">Scénario 3 – Modifier une </w:t>
      </w:r>
      <w:r w:rsidR="00B801EF" w:rsidRPr="00BE48BB">
        <w:t>personne habilitée à signer une demande d'accès au centre</w:t>
      </w:r>
    </w:p>
    <w:p w:rsidR="009B6020" w:rsidRPr="00BE48BB" w:rsidRDefault="009B6020" w:rsidP="007E0DEB">
      <w:pPr>
        <w:pStyle w:val="NormalArial"/>
        <w:rPr>
          <w:bCs/>
        </w:rPr>
      </w:pPr>
    </w:p>
    <w:p w:rsidR="009B6020" w:rsidRPr="00BE48BB" w:rsidRDefault="009B6020" w:rsidP="007E0DEB">
      <w:pPr>
        <w:pStyle w:val="NormalArial"/>
        <w:numPr>
          <w:ilvl w:val="0"/>
          <w:numId w:val="117"/>
        </w:numPr>
      </w:pPr>
      <w:r w:rsidRPr="00BE48BB">
        <w:t xml:space="preserve">A partir de la liste des </w:t>
      </w:r>
      <w:r w:rsidR="00B801EF" w:rsidRPr="00BE48BB">
        <w:t>personnes habilitées à signer une demande d'accès au centre</w:t>
      </w:r>
      <w:r w:rsidRPr="00BE48BB">
        <w:t>, l'acteur clique sur "Modifier "</w:t>
      </w:r>
    </w:p>
    <w:p w:rsidR="009B6020" w:rsidRPr="00BE48BB" w:rsidRDefault="009B6020" w:rsidP="007E0DEB">
      <w:pPr>
        <w:pStyle w:val="NormalArial"/>
        <w:numPr>
          <w:ilvl w:val="0"/>
          <w:numId w:val="117"/>
        </w:numPr>
      </w:pPr>
      <w:r w:rsidRPr="00BE48BB">
        <w:t xml:space="preserve">Le système affiche un formulaire </w:t>
      </w:r>
      <w:r w:rsidR="00B801EF" w:rsidRPr="00BE48BB">
        <w:t xml:space="preserve">personne habilitée à signer une demande d'accès au centre </w:t>
      </w:r>
      <w:r w:rsidRPr="00BE48BB">
        <w:t xml:space="preserve">pré-rempli. </w:t>
      </w:r>
      <w:r w:rsidR="00804D06" w:rsidRPr="00BE48BB">
        <w:br/>
      </w:r>
      <w:r w:rsidRPr="00BE48BB">
        <w:t>Le champ centre est non modifiable.</w:t>
      </w:r>
      <w:r w:rsidR="00804D06" w:rsidRPr="00BE48BB">
        <w:br/>
        <w:t>La liste des unités contient la liste des unités de centre pour les centres d'habilitation de l'acteur et les unités CEA</w:t>
      </w:r>
    </w:p>
    <w:p w:rsidR="009B6020" w:rsidRPr="00BE48BB" w:rsidRDefault="009B6020" w:rsidP="007E0DEB">
      <w:pPr>
        <w:pStyle w:val="NormalArial"/>
        <w:numPr>
          <w:ilvl w:val="0"/>
          <w:numId w:val="117"/>
        </w:numPr>
      </w:pPr>
      <w:r w:rsidRPr="00BE48BB">
        <w:t xml:space="preserve">L'acteur modifie les données et valide </w:t>
      </w:r>
      <w:r w:rsidRPr="00BE48BB">
        <w:rPr>
          <w:b/>
          <w:color w:val="FF0000"/>
        </w:rPr>
        <w:t>EXCEPTION1</w:t>
      </w:r>
    </w:p>
    <w:p w:rsidR="009B6020" w:rsidRPr="00BE48BB" w:rsidRDefault="009B6020" w:rsidP="007E0DEB">
      <w:pPr>
        <w:pStyle w:val="NormalArial"/>
        <w:numPr>
          <w:ilvl w:val="0"/>
          <w:numId w:val="117"/>
        </w:numPr>
      </w:pPr>
      <w:r w:rsidRPr="00BE48BB">
        <w:t>Le système enregistre les données</w:t>
      </w:r>
    </w:p>
    <w:p w:rsidR="009B6020" w:rsidRPr="00BE48BB" w:rsidRDefault="009B6020" w:rsidP="007E0DEB">
      <w:pPr>
        <w:pStyle w:val="NormalArial"/>
        <w:numPr>
          <w:ilvl w:val="0"/>
          <w:numId w:val="117"/>
        </w:numPr>
      </w:pPr>
      <w:r w:rsidRPr="00BE48BB">
        <w:t xml:space="preserve">Le système redirige l'acteur vers la liste des </w:t>
      </w:r>
      <w:r w:rsidR="000F480C" w:rsidRPr="00BE48BB">
        <w:t>personnes habilitées à signer une demande d'accès au centre</w:t>
      </w:r>
    </w:p>
    <w:p w:rsidR="009B6020" w:rsidRPr="00BE48BB" w:rsidRDefault="009B6020" w:rsidP="007E0DEB">
      <w:pPr>
        <w:pStyle w:val="NormalArial"/>
        <w:rPr>
          <w:bCs/>
        </w:rPr>
      </w:pPr>
    </w:p>
    <w:p w:rsidR="009B6020" w:rsidRPr="00BE48BB" w:rsidRDefault="009B6020" w:rsidP="007E0DEB">
      <w:pPr>
        <w:pStyle w:val="Titre4bis"/>
      </w:pPr>
      <w:r w:rsidRPr="00BE48BB">
        <w:t xml:space="preserve">Scénario 4 – Supprimer une </w:t>
      </w:r>
      <w:r w:rsidR="000F480C" w:rsidRPr="00BE48BB">
        <w:t>personne habilitée à signer une demande d'accès au centre</w:t>
      </w:r>
    </w:p>
    <w:p w:rsidR="009B6020" w:rsidRPr="00BE48BB" w:rsidRDefault="009B6020" w:rsidP="007E0DEB">
      <w:pPr>
        <w:pStyle w:val="NormalArial"/>
        <w:rPr>
          <w:bCs/>
        </w:rPr>
      </w:pPr>
    </w:p>
    <w:p w:rsidR="009B6020" w:rsidRPr="00BE48BB" w:rsidRDefault="009B6020" w:rsidP="00804D06">
      <w:pPr>
        <w:pStyle w:val="NormalArial"/>
        <w:numPr>
          <w:ilvl w:val="0"/>
          <w:numId w:val="151"/>
        </w:numPr>
      </w:pPr>
      <w:r w:rsidRPr="00BE48BB">
        <w:t xml:space="preserve">A partir de la liste des </w:t>
      </w:r>
      <w:r w:rsidR="000F480C" w:rsidRPr="00BE48BB">
        <w:t>personnes habilitées à signer une demande d'accès au centre</w:t>
      </w:r>
      <w:r w:rsidRPr="00BE48BB">
        <w:t>, l'acteur clique sur "Supprimer"</w:t>
      </w:r>
    </w:p>
    <w:p w:rsidR="009B6020" w:rsidRPr="00BE48BB" w:rsidRDefault="009B6020" w:rsidP="00804D06">
      <w:pPr>
        <w:pStyle w:val="NormalArial"/>
        <w:numPr>
          <w:ilvl w:val="0"/>
          <w:numId w:val="151"/>
        </w:numPr>
      </w:pPr>
      <w:r w:rsidRPr="00BE48BB">
        <w:t>Le système demande confirmation</w:t>
      </w:r>
    </w:p>
    <w:p w:rsidR="009B6020" w:rsidRPr="00BE48BB" w:rsidRDefault="009B6020" w:rsidP="00804D06">
      <w:pPr>
        <w:pStyle w:val="NormalArial"/>
        <w:numPr>
          <w:ilvl w:val="0"/>
          <w:numId w:val="151"/>
        </w:numPr>
      </w:pPr>
      <w:r w:rsidRPr="00BE48BB">
        <w:t xml:space="preserve">L'acteur confirme la suppression  </w:t>
      </w:r>
    </w:p>
    <w:p w:rsidR="009B6020" w:rsidRPr="00BE48BB" w:rsidRDefault="009B6020" w:rsidP="00804D06">
      <w:pPr>
        <w:pStyle w:val="NormalArial"/>
        <w:numPr>
          <w:ilvl w:val="0"/>
          <w:numId w:val="151"/>
        </w:numPr>
      </w:pPr>
      <w:r w:rsidRPr="00BE48BB">
        <w:t xml:space="preserve">Le système supprime </w:t>
      </w:r>
      <w:r w:rsidR="000F480C" w:rsidRPr="00BE48BB">
        <w:t>la personne habilitée à signer une demande d'accès au centre</w:t>
      </w:r>
      <w:r w:rsidR="0009774F" w:rsidRPr="00BE48BB">
        <w:t xml:space="preserve"> </w:t>
      </w:r>
    </w:p>
    <w:p w:rsidR="009B6020" w:rsidRPr="00BE48BB" w:rsidRDefault="009B6020" w:rsidP="00804D06">
      <w:pPr>
        <w:pStyle w:val="NormalArial"/>
        <w:numPr>
          <w:ilvl w:val="0"/>
          <w:numId w:val="151"/>
        </w:numPr>
      </w:pPr>
      <w:r w:rsidRPr="00BE48BB">
        <w:t xml:space="preserve">Le système redirige l'acteur vers la liste des </w:t>
      </w:r>
      <w:r w:rsidR="000F480C" w:rsidRPr="00BE48BB">
        <w:t>personnes habilitées à signer une demande d'accès au centre</w:t>
      </w:r>
    </w:p>
    <w:p w:rsidR="009B6020" w:rsidRPr="00BE48BB" w:rsidRDefault="009B6020" w:rsidP="007E0DEB">
      <w:pPr>
        <w:pStyle w:val="NormalArial"/>
        <w:rPr>
          <w:bCs/>
        </w:rPr>
      </w:pPr>
    </w:p>
    <w:p w:rsidR="009B6020" w:rsidRPr="00BE48BB" w:rsidRDefault="009B6020" w:rsidP="007E0DEB">
      <w:pPr>
        <w:pStyle w:val="Titre4bis"/>
      </w:pPr>
      <w:r w:rsidRPr="00BE48BB">
        <w:t>Cas d'exception</w:t>
      </w:r>
    </w:p>
    <w:p w:rsidR="009B6020" w:rsidRPr="00BE48BB" w:rsidRDefault="009B6020" w:rsidP="007E0DEB">
      <w:pPr>
        <w:pStyle w:val="NormalArial"/>
        <w:jc w:val="both"/>
      </w:pPr>
      <w:r w:rsidRPr="00BE48BB">
        <w:rPr>
          <w:b/>
          <w:color w:val="FF0000"/>
        </w:rPr>
        <w:t xml:space="preserve">EXCEPTION1 : </w:t>
      </w:r>
      <w:r w:rsidRPr="00BE48BB">
        <w:t xml:space="preserve">si </w:t>
      </w:r>
      <w:r w:rsidR="00AA3F85" w:rsidRPr="00BE48BB">
        <w:t xml:space="preserve">le nom ou le prénom ou l'unité de la personne n'est pas renseigné, ou si le n-uplet (nom, prénom, unité, centre) est déjà utilisé par une autre personne, </w:t>
      </w:r>
      <w:r w:rsidRPr="00BE48BB">
        <w:t>l'acteur est redirigé vers le formulaire et un message d’erreur est affiché.</w:t>
      </w:r>
    </w:p>
    <w:p w:rsidR="0009774F" w:rsidRPr="00BE48BB" w:rsidRDefault="0009774F" w:rsidP="007E0DEB">
      <w:pPr>
        <w:pStyle w:val="NormalArial"/>
        <w:jc w:val="both"/>
      </w:pPr>
    </w:p>
    <w:p w:rsidR="0009774F" w:rsidRPr="00BE48BB" w:rsidRDefault="0009774F" w:rsidP="007E0DEB">
      <w:pPr>
        <w:pStyle w:val="NormalArial"/>
        <w:jc w:val="both"/>
      </w:pPr>
    </w:p>
    <w:p w:rsidR="00E74E88" w:rsidRPr="00BE48BB" w:rsidRDefault="00E74E88" w:rsidP="00E74E88">
      <w:pPr>
        <w:pStyle w:val="NormalArial"/>
        <w:rPr>
          <w:bCs/>
        </w:rPr>
      </w:pPr>
    </w:p>
    <w:p w:rsidR="00E74E88" w:rsidRPr="00BE48BB" w:rsidRDefault="00E74E88" w:rsidP="00E74E88">
      <w:pPr>
        <w:pStyle w:val="NormalArial"/>
        <w:rPr>
          <w:bCs/>
        </w:rPr>
      </w:pPr>
    </w:p>
    <w:p w:rsidR="00E74E88" w:rsidRPr="00BE48BB" w:rsidRDefault="00E74E88" w:rsidP="00E74E88">
      <w:pPr>
        <w:pStyle w:val="NormalArial"/>
        <w:rPr>
          <w:bCs/>
        </w:rPr>
      </w:pPr>
      <w:r w:rsidRPr="00BE48BB">
        <w:rPr>
          <w:bCs/>
        </w:rPr>
        <w:br w:type="page"/>
      </w:r>
    </w:p>
    <w:p w:rsidR="00580784" w:rsidRPr="00BE48BB" w:rsidRDefault="00580784" w:rsidP="00580784">
      <w:pPr>
        <w:pStyle w:val="Titre2"/>
      </w:pPr>
      <w:bookmarkStart w:id="4364" w:name="_Toc292454195"/>
      <w:r w:rsidRPr="00BE48BB">
        <w:lastRenderedPageBreak/>
        <w:t xml:space="preserve">Cas d'utilisation Gestion des </w:t>
      </w:r>
      <w:r w:rsidR="006C026F" w:rsidRPr="00BE48BB">
        <w:t>formation</w:t>
      </w:r>
      <w:r w:rsidR="00321051" w:rsidRPr="00BE48BB">
        <w:t>s</w:t>
      </w:r>
      <w:r w:rsidR="006C026F" w:rsidRPr="00BE48BB">
        <w:t xml:space="preserve"> sécurité</w:t>
      </w:r>
      <w:r w:rsidR="00A010CB" w:rsidRPr="00BE48BB">
        <w:t>, Qualification et Habilitation professionnelles (</w:t>
      </w:r>
      <w:r w:rsidR="006C026F" w:rsidRPr="00BE48BB">
        <w:t>QHP</w:t>
      </w:r>
      <w:r w:rsidR="00A010CB" w:rsidRPr="00BE48BB">
        <w:t>)</w:t>
      </w:r>
      <w:bookmarkEnd w:id="4364"/>
    </w:p>
    <w:p w:rsidR="00580784" w:rsidRPr="00BE48BB" w:rsidRDefault="00580784" w:rsidP="00D23387">
      <w:pPr>
        <w:pStyle w:val="Titre3"/>
      </w:pPr>
      <w:bookmarkStart w:id="4365" w:name="_Toc292454196"/>
      <w:r w:rsidRPr="00BE48BB">
        <w:t>Consulter la liste des formations sécurité et QHP</w:t>
      </w:r>
      <w:bookmarkEnd w:id="4365"/>
      <w:r w:rsidRPr="00BE48BB">
        <w:t xml:space="preserve"> </w:t>
      </w:r>
    </w:p>
    <w:p w:rsidR="00580784" w:rsidRPr="00BE48BB" w:rsidRDefault="00580784" w:rsidP="00580784">
      <w:pPr>
        <w:pStyle w:val="NormalArial"/>
      </w:pPr>
      <w:r w:rsidRPr="00BE48BB">
        <w:rPr>
          <w:b/>
        </w:rPr>
        <w:t>Résumé</w:t>
      </w:r>
      <w:r w:rsidRPr="00BE48BB">
        <w:t xml:space="preserve"> : Cette fonctionnalité permet à l'acteur d'afficher les </w:t>
      </w:r>
      <w:r w:rsidR="006C026F" w:rsidRPr="00BE48BB">
        <w:t xml:space="preserve">formations sécurité </w:t>
      </w:r>
      <w:r w:rsidR="005B35FA" w:rsidRPr="00BE48BB">
        <w:t xml:space="preserve">de ses centres d'habilitation </w:t>
      </w:r>
      <w:r w:rsidR="006C026F" w:rsidRPr="00BE48BB">
        <w:t xml:space="preserve">et </w:t>
      </w:r>
      <w:r w:rsidR="00FA31CA" w:rsidRPr="00BE48BB">
        <w:t xml:space="preserve">les </w:t>
      </w:r>
      <w:r w:rsidR="006C026F" w:rsidRPr="00BE48BB">
        <w:t xml:space="preserve">QHP </w:t>
      </w:r>
      <w:r w:rsidR="00FA31CA" w:rsidRPr="00BE48BB">
        <w:t>(visibles au niveau du CEA)</w:t>
      </w:r>
    </w:p>
    <w:p w:rsidR="00580784" w:rsidRPr="00BE48BB" w:rsidRDefault="00580784" w:rsidP="00580784">
      <w:pPr>
        <w:pStyle w:val="NormalArial"/>
      </w:pPr>
      <w:r w:rsidRPr="00BE48BB">
        <w:rPr>
          <w:b/>
        </w:rPr>
        <w:t>Acteur(s)</w:t>
      </w:r>
      <w:r w:rsidRPr="00BE48BB">
        <w:t xml:space="preserve"> : Accueil, </w:t>
      </w:r>
      <w:r w:rsidR="00B22814" w:rsidRPr="00BE48BB">
        <w:t>OS de Pôle</w:t>
      </w:r>
    </w:p>
    <w:p w:rsidR="00580784" w:rsidRPr="00BE48BB" w:rsidRDefault="00580784" w:rsidP="00580784">
      <w:pPr>
        <w:pStyle w:val="NormalArial"/>
      </w:pPr>
      <w:r w:rsidRPr="00BE48BB">
        <w:rPr>
          <w:b/>
        </w:rPr>
        <w:t>Pré-condition</w:t>
      </w:r>
      <w:r w:rsidRPr="00BE48BB">
        <w:t xml:space="preserve"> : L'acteur est identifié </w:t>
      </w:r>
    </w:p>
    <w:p w:rsidR="00580784" w:rsidRPr="00BE48BB" w:rsidRDefault="00580784" w:rsidP="00580784">
      <w:pPr>
        <w:pStyle w:val="NormalArial"/>
      </w:pPr>
      <w:r w:rsidRPr="00BE48BB">
        <w:rPr>
          <w:b/>
        </w:rPr>
        <w:t>Post-condition</w:t>
      </w:r>
      <w:r w:rsidRPr="00BE48BB">
        <w:t xml:space="preserve"> : les </w:t>
      </w:r>
      <w:r w:rsidR="006C026F" w:rsidRPr="00BE48BB">
        <w:t xml:space="preserve">formations sécurité et QHP </w:t>
      </w:r>
      <w:r w:rsidRPr="00BE48BB">
        <w:t>sont affichées</w:t>
      </w:r>
    </w:p>
    <w:p w:rsidR="00580784" w:rsidRPr="00BE48BB" w:rsidRDefault="00580784" w:rsidP="008A3F12">
      <w:pPr>
        <w:pStyle w:val="Titre4bis"/>
      </w:pPr>
      <w:r w:rsidRPr="00BE48BB">
        <w:t xml:space="preserve">Interface Liste des </w:t>
      </w:r>
      <w:r w:rsidR="006C026F" w:rsidRPr="00BE48BB">
        <w:t xml:space="preserve">formations sécurité et </w:t>
      </w:r>
      <w:r w:rsidR="005B35FA" w:rsidRPr="00BE48BB">
        <w:t>QHP</w:t>
      </w:r>
    </w:p>
    <w:p w:rsidR="00580784" w:rsidRPr="00BE48BB" w:rsidRDefault="00580784" w:rsidP="008A3F12">
      <w:pPr>
        <w:pStyle w:val="NormalArial"/>
        <w:rPr>
          <w:bCs/>
        </w:rPr>
      </w:pPr>
      <w:r w:rsidRPr="00BE48BB">
        <w:rPr>
          <w:bCs/>
        </w:rPr>
        <w:t xml:space="preserve">L'écran affiche la liste des </w:t>
      </w:r>
      <w:r w:rsidR="006C026F" w:rsidRPr="00BE48BB">
        <w:t>formations sécurité et QHP</w:t>
      </w:r>
      <w:r w:rsidRPr="00BE48BB">
        <w:rPr>
          <w:bCs/>
        </w:rPr>
        <w:t xml:space="preserve">. La liste est composée des colonnes </w:t>
      </w:r>
      <w:r w:rsidR="00A010CB" w:rsidRPr="00BE48BB">
        <w:rPr>
          <w:bCs/>
        </w:rPr>
        <w:t>:</w:t>
      </w:r>
    </w:p>
    <w:p w:rsidR="00A010CB" w:rsidRPr="00BE48BB" w:rsidRDefault="00A010CB" w:rsidP="008A3F12">
      <w:pPr>
        <w:pStyle w:val="NormalArial"/>
        <w:rPr>
          <w:bCs/>
        </w:rPr>
      </w:pPr>
    </w:p>
    <w:p w:rsidR="00E74E88" w:rsidRPr="00BE48BB" w:rsidRDefault="00E74E88" w:rsidP="008A3F12">
      <w:pPr>
        <w:pStyle w:val="NormalArial"/>
        <w:numPr>
          <w:ilvl w:val="0"/>
          <w:numId w:val="10"/>
        </w:numPr>
        <w:rPr>
          <w:bCs/>
        </w:rPr>
      </w:pPr>
      <w:r w:rsidRPr="00BE48BB">
        <w:rPr>
          <w:bCs/>
        </w:rPr>
        <w:t>Centre</w:t>
      </w:r>
      <w:r w:rsidR="005B35FA" w:rsidRPr="00BE48BB">
        <w:rPr>
          <w:bCs/>
        </w:rPr>
        <w:t xml:space="preserve"> (code du centre de la formation sécurité ou "CEA</w:t>
      </w:r>
      <w:r w:rsidR="008323D8" w:rsidRPr="00BE48BB">
        <w:rPr>
          <w:bCs/>
        </w:rPr>
        <w:t xml:space="preserve"> (QHP)</w:t>
      </w:r>
      <w:r w:rsidR="005B35FA" w:rsidRPr="00BE48BB">
        <w:rPr>
          <w:bCs/>
        </w:rPr>
        <w:t>" pour les QHP - texte non modifiable)</w:t>
      </w:r>
    </w:p>
    <w:p w:rsidR="00E74E88" w:rsidRPr="00BE48BB" w:rsidRDefault="00580784" w:rsidP="008A3F12">
      <w:pPr>
        <w:pStyle w:val="NormalArial"/>
        <w:numPr>
          <w:ilvl w:val="0"/>
          <w:numId w:val="10"/>
        </w:numPr>
        <w:rPr>
          <w:bCs/>
        </w:rPr>
      </w:pPr>
      <w:r w:rsidRPr="00BE48BB">
        <w:rPr>
          <w:bCs/>
        </w:rPr>
        <w:t xml:space="preserve">Code </w:t>
      </w:r>
      <w:r w:rsidR="008323D8" w:rsidRPr="00BE48BB">
        <w:rPr>
          <w:bCs/>
        </w:rPr>
        <w:t>(champ texte non modifiable)</w:t>
      </w:r>
    </w:p>
    <w:p w:rsidR="006C026F" w:rsidRPr="00BE48BB" w:rsidRDefault="009543AD" w:rsidP="008A3F12">
      <w:pPr>
        <w:pStyle w:val="NormalArial"/>
        <w:numPr>
          <w:ilvl w:val="0"/>
          <w:numId w:val="10"/>
        </w:numPr>
        <w:rPr>
          <w:bCs/>
        </w:rPr>
      </w:pPr>
      <w:r w:rsidRPr="00BE48BB">
        <w:rPr>
          <w:bCs/>
        </w:rPr>
        <w:t xml:space="preserve">Date de péremption obligatoire (case à cocher non modifiable) : la case est cochée si la date de péremption est obligatoire </w:t>
      </w:r>
      <w:r w:rsidR="002C1996" w:rsidRPr="00BE48BB">
        <w:rPr>
          <w:bCs/>
        </w:rPr>
        <w:t xml:space="preserve">pour </w:t>
      </w:r>
      <w:r w:rsidRPr="00BE48BB">
        <w:rPr>
          <w:bCs/>
        </w:rPr>
        <w:t>cette formation sécurité</w:t>
      </w:r>
      <w:r w:rsidR="008323D8" w:rsidRPr="00BE48BB">
        <w:rPr>
          <w:bCs/>
        </w:rPr>
        <w:t xml:space="preserve"> ou QHP</w:t>
      </w:r>
      <w:r w:rsidRPr="00BE48BB">
        <w:rPr>
          <w:bCs/>
        </w:rPr>
        <w:t xml:space="preserve"> </w:t>
      </w:r>
    </w:p>
    <w:p w:rsidR="00580784" w:rsidRPr="00BE48BB" w:rsidRDefault="00580784" w:rsidP="008A3F12">
      <w:pPr>
        <w:pStyle w:val="NormalArial"/>
        <w:rPr>
          <w:bCs/>
        </w:rPr>
      </w:pPr>
    </w:p>
    <w:p w:rsidR="00580784" w:rsidRPr="00BE48BB" w:rsidRDefault="00580784" w:rsidP="008A3F12">
      <w:pPr>
        <w:pStyle w:val="NormalArial"/>
        <w:rPr>
          <w:bCs/>
        </w:rPr>
      </w:pPr>
      <w:r w:rsidRPr="00BE48BB">
        <w:rPr>
          <w:bCs/>
        </w:rPr>
        <w:t xml:space="preserve">Les </w:t>
      </w:r>
      <w:r w:rsidR="004A7696" w:rsidRPr="00BE48BB">
        <w:rPr>
          <w:bCs/>
        </w:rPr>
        <w:t>formations</w:t>
      </w:r>
      <w:r w:rsidRPr="00BE48BB">
        <w:rPr>
          <w:bCs/>
        </w:rPr>
        <w:t xml:space="preserve"> </w:t>
      </w:r>
      <w:r w:rsidR="008323D8" w:rsidRPr="00BE48BB">
        <w:t>sécurité et QHP</w:t>
      </w:r>
      <w:r w:rsidR="008323D8" w:rsidRPr="00BE48BB">
        <w:rPr>
          <w:bCs/>
        </w:rPr>
        <w:t xml:space="preserve"> </w:t>
      </w:r>
      <w:r w:rsidRPr="00BE48BB">
        <w:rPr>
          <w:bCs/>
        </w:rPr>
        <w:t>sont affichées par ordre alphabétique</w:t>
      </w:r>
      <w:r w:rsidR="004A7696" w:rsidRPr="00BE48BB">
        <w:rPr>
          <w:bCs/>
        </w:rPr>
        <w:t xml:space="preserve"> </w:t>
      </w:r>
      <w:r w:rsidR="008323D8" w:rsidRPr="00BE48BB">
        <w:rPr>
          <w:bCs/>
        </w:rPr>
        <w:t xml:space="preserve">sur le centre puis sur le </w:t>
      </w:r>
      <w:r w:rsidR="004A7696" w:rsidRPr="00BE48BB">
        <w:rPr>
          <w:bCs/>
        </w:rPr>
        <w:t>code</w:t>
      </w:r>
    </w:p>
    <w:p w:rsidR="00580784" w:rsidRPr="00BE48BB" w:rsidRDefault="00580784" w:rsidP="008A3F12">
      <w:pPr>
        <w:pStyle w:val="Titre4bis"/>
      </w:pPr>
      <w:r w:rsidRPr="00BE48BB">
        <w:t xml:space="preserve">Scénario 1 – Afficher la liste des </w:t>
      </w:r>
      <w:r w:rsidR="008323D8" w:rsidRPr="00BE48BB">
        <w:t>formations sécurité et QHP</w:t>
      </w:r>
    </w:p>
    <w:p w:rsidR="00580784" w:rsidRPr="00BE48BB" w:rsidRDefault="00580784" w:rsidP="008A3F12">
      <w:pPr>
        <w:pStyle w:val="NormalArial"/>
        <w:numPr>
          <w:ilvl w:val="0"/>
          <w:numId w:val="118"/>
        </w:numPr>
        <w:rPr>
          <w:bCs/>
        </w:rPr>
      </w:pPr>
      <w:r w:rsidRPr="00BE48BB">
        <w:rPr>
          <w:bCs/>
        </w:rPr>
        <w:t>L'acteur arrive sur le module.</w:t>
      </w:r>
    </w:p>
    <w:p w:rsidR="00580784" w:rsidRPr="00BE48BB" w:rsidRDefault="00580784" w:rsidP="008A3F12">
      <w:pPr>
        <w:pStyle w:val="NormalArial"/>
        <w:numPr>
          <w:ilvl w:val="0"/>
          <w:numId w:val="118"/>
        </w:numPr>
        <w:rPr>
          <w:bCs/>
        </w:rPr>
      </w:pPr>
      <w:r w:rsidRPr="00BE48BB">
        <w:rPr>
          <w:bCs/>
        </w:rPr>
        <w:t xml:space="preserve">Le système affiche la liste des </w:t>
      </w:r>
      <w:r w:rsidR="008323D8" w:rsidRPr="00BE48BB">
        <w:t xml:space="preserve">formations sécurité et QHP </w:t>
      </w:r>
      <w:r w:rsidRPr="00BE48BB">
        <w:rPr>
          <w:bCs/>
        </w:rPr>
        <w:t>tel</w:t>
      </w:r>
      <w:r w:rsidR="00FA31CA" w:rsidRPr="00BE48BB">
        <w:rPr>
          <w:bCs/>
        </w:rPr>
        <w:t>le</w:t>
      </w:r>
      <w:r w:rsidRPr="00BE48BB">
        <w:rPr>
          <w:bCs/>
        </w:rPr>
        <w:t>s que</w:t>
      </w:r>
    </w:p>
    <w:p w:rsidR="00580784" w:rsidRPr="00BE48BB" w:rsidRDefault="00580784" w:rsidP="008A3F12">
      <w:pPr>
        <w:pStyle w:val="NormalArial"/>
        <w:numPr>
          <w:ilvl w:val="0"/>
          <w:numId w:val="152"/>
        </w:numPr>
        <w:rPr>
          <w:bCs/>
        </w:rPr>
      </w:pPr>
      <w:r w:rsidRPr="00BE48BB">
        <w:rPr>
          <w:bCs/>
        </w:rPr>
        <w:t xml:space="preserve">Le centre </w:t>
      </w:r>
      <w:r w:rsidR="008323D8" w:rsidRPr="00BE48BB">
        <w:t xml:space="preserve">fait partie des centres d'habilitation </w:t>
      </w:r>
      <w:r w:rsidR="00E74E88" w:rsidRPr="00BE48BB">
        <w:t>de l’acteur</w:t>
      </w:r>
    </w:p>
    <w:p w:rsidR="00580784" w:rsidRPr="00BE48BB" w:rsidRDefault="00580784" w:rsidP="008A3F12">
      <w:pPr>
        <w:pStyle w:val="NormalArial"/>
        <w:numPr>
          <w:ilvl w:val="0"/>
          <w:numId w:val="152"/>
        </w:numPr>
        <w:rPr>
          <w:bCs/>
        </w:rPr>
      </w:pPr>
      <w:r w:rsidRPr="00BE48BB">
        <w:rPr>
          <w:bCs/>
        </w:rPr>
        <w:t xml:space="preserve">ou </w:t>
      </w:r>
      <w:r w:rsidR="00A97246" w:rsidRPr="00BE48BB">
        <w:rPr>
          <w:bCs/>
        </w:rPr>
        <w:t xml:space="preserve">la colonne </w:t>
      </w:r>
      <w:r w:rsidR="002C1996" w:rsidRPr="00BE48BB">
        <w:rPr>
          <w:bCs/>
        </w:rPr>
        <w:t xml:space="preserve">centre vaut </w:t>
      </w:r>
      <w:r w:rsidR="00E65AD1" w:rsidRPr="00BE48BB">
        <w:rPr>
          <w:bCs/>
        </w:rPr>
        <w:t>"CEA (QHP)"</w:t>
      </w:r>
      <w:r w:rsidR="00FA31CA" w:rsidRPr="00BE48BB">
        <w:rPr>
          <w:bCs/>
        </w:rPr>
        <w:t xml:space="preserve"> </w:t>
      </w:r>
    </w:p>
    <w:p w:rsidR="00E74E88" w:rsidRPr="00BE48BB" w:rsidRDefault="00E74E88" w:rsidP="008A3F12">
      <w:pPr>
        <w:pStyle w:val="NormalArial"/>
        <w:rPr>
          <w:bCs/>
        </w:rPr>
      </w:pPr>
    </w:p>
    <w:p w:rsidR="00E74E88" w:rsidRPr="00BE48BB" w:rsidRDefault="00E74E88" w:rsidP="008A3F12">
      <w:pPr>
        <w:pStyle w:val="NormalArial"/>
        <w:rPr>
          <w:bCs/>
        </w:rPr>
      </w:pPr>
    </w:p>
    <w:p w:rsidR="00580784" w:rsidRPr="00BE48BB" w:rsidRDefault="00580784" w:rsidP="00D23387">
      <w:pPr>
        <w:pStyle w:val="Titre3"/>
      </w:pPr>
      <w:bookmarkStart w:id="4366" w:name="_Toc292454197"/>
      <w:r w:rsidRPr="00BE48BB">
        <w:t xml:space="preserve">Gérer les </w:t>
      </w:r>
      <w:r w:rsidR="00FA31CA" w:rsidRPr="00BE48BB">
        <w:t>formations sécurité et QHP</w:t>
      </w:r>
      <w:bookmarkEnd w:id="4366"/>
      <w:r w:rsidR="00FA31CA" w:rsidRPr="00BE48BB">
        <w:t xml:space="preserve"> </w:t>
      </w:r>
    </w:p>
    <w:p w:rsidR="00580784" w:rsidRPr="00BE48BB" w:rsidRDefault="00580784" w:rsidP="00580784">
      <w:pPr>
        <w:pStyle w:val="NormalArial"/>
        <w:rPr>
          <w:bCs/>
        </w:rPr>
      </w:pPr>
      <w:r w:rsidRPr="00BE48BB">
        <w:rPr>
          <w:b/>
          <w:bCs/>
        </w:rPr>
        <w:t>Résumé</w:t>
      </w:r>
      <w:r w:rsidRPr="00BE48BB">
        <w:rPr>
          <w:bCs/>
        </w:rPr>
        <w:t xml:space="preserve"> : Cette fonctionnalité permet à l'acteur de gérer les </w:t>
      </w:r>
      <w:r w:rsidR="000832E6" w:rsidRPr="00BE48BB">
        <w:t xml:space="preserve">formations sécurité </w:t>
      </w:r>
      <w:r w:rsidR="002C1996" w:rsidRPr="00BE48BB">
        <w:t xml:space="preserve">et QHP </w:t>
      </w:r>
      <w:r w:rsidR="00FA31CA" w:rsidRPr="00BE48BB">
        <w:t xml:space="preserve">de ses centres d'habilitation </w:t>
      </w:r>
      <w:r w:rsidR="000832E6" w:rsidRPr="00BE48BB">
        <w:t xml:space="preserve">et </w:t>
      </w:r>
      <w:r w:rsidR="00FA31CA" w:rsidRPr="00BE48BB">
        <w:t xml:space="preserve">les </w:t>
      </w:r>
      <w:r w:rsidR="000832E6" w:rsidRPr="00BE48BB">
        <w:t>QHP</w:t>
      </w:r>
      <w:r w:rsidR="000832E6" w:rsidRPr="00BE48BB" w:rsidDel="000832E6">
        <w:t xml:space="preserve"> </w:t>
      </w:r>
      <w:r w:rsidR="00FA31CA" w:rsidRPr="00BE48BB">
        <w:t xml:space="preserve">visibles au niveau du CEA </w:t>
      </w:r>
      <w:r w:rsidRPr="00BE48BB">
        <w:rPr>
          <w:bCs/>
        </w:rPr>
        <w:t>(création, modification, suppression)</w:t>
      </w:r>
      <w:r w:rsidR="00FA31CA" w:rsidRPr="00BE48BB">
        <w:rPr>
          <w:bCs/>
        </w:rPr>
        <w:t xml:space="preserve"> </w:t>
      </w:r>
    </w:p>
    <w:p w:rsidR="00580784" w:rsidRPr="00BE48BB" w:rsidRDefault="00580784" w:rsidP="00580784">
      <w:pPr>
        <w:pStyle w:val="NormalArial"/>
        <w:rPr>
          <w:bCs/>
        </w:rPr>
      </w:pPr>
      <w:r w:rsidRPr="00BE48BB">
        <w:rPr>
          <w:b/>
          <w:bCs/>
        </w:rPr>
        <w:t xml:space="preserve">Acteur(s) </w:t>
      </w:r>
      <w:r w:rsidRPr="00BE48BB">
        <w:rPr>
          <w:bCs/>
        </w:rPr>
        <w:t xml:space="preserve">: </w:t>
      </w:r>
      <w:r w:rsidR="000832E6" w:rsidRPr="00BE48BB">
        <w:rPr>
          <w:bCs/>
        </w:rPr>
        <w:t xml:space="preserve">Administrateur  National, </w:t>
      </w:r>
      <w:r w:rsidRPr="00BE48BB">
        <w:rPr>
          <w:bCs/>
        </w:rPr>
        <w:t>Administrateur Centre</w:t>
      </w:r>
      <w:r w:rsidR="00AA1FB9">
        <w:rPr>
          <w:bCs/>
        </w:rPr>
        <w:t xml:space="preserve"> </w:t>
      </w:r>
    </w:p>
    <w:p w:rsidR="00580784" w:rsidRPr="00BE48BB" w:rsidRDefault="00580784" w:rsidP="00580784">
      <w:pPr>
        <w:pStyle w:val="NormalArial"/>
        <w:rPr>
          <w:bCs/>
        </w:rPr>
      </w:pPr>
      <w:r w:rsidRPr="00BE48BB">
        <w:rPr>
          <w:b/>
          <w:bCs/>
        </w:rPr>
        <w:t>Pré-condition</w:t>
      </w:r>
      <w:r w:rsidRPr="00BE48BB">
        <w:rPr>
          <w:bCs/>
        </w:rPr>
        <w:t xml:space="preserve"> : L'acteur est identifié</w:t>
      </w:r>
    </w:p>
    <w:p w:rsidR="00580784" w:rsidRPr="00BE48BB" w:rsidRDefault="00580784" w:rsidP="00580784">
      <w:pPr>
        <w:pStyle w:val="NormalArial"/>
        <w:rPr>
          <w:bCs/>
        </w:rPr>
      </w:pPr>
      <w:r w:rsidRPr="00BE48BB">
        <w:rPr>
          <w:b/>
          <w:bCs/>
        </w:rPr>
        <w:t>Post-condition</w:t>
      </w:r>
      <w:r w:rsidRPr="00BE48BB">
        <w:rPr>
          <w:bCs/>
        </w:rPr>
        <w:t xml:space="preserve"> : les </w:t>
      </w:r>
      <w:r w:rsidR="000832E6" w:rsidRPr="00BE48BB">
        <w:t>formations sécurité et QHP</w:t>
      </w:r>
      <w:r w:rsidR="000832E6" w:rsidRPr="00BE48BB" w:rsidDel="000832E6">
        <w:t xml:space="preserve"> </w:t>
      </w:r>
      <w:r w:rsidRPr="00BE48BB">
        <w:rPr>
          <w:bCs/>
        </w:rPr>
        <w:t>sont géré</w:t>
      </w:r>
      <w:r w:rsidR="004A7696" w:rsidRPr="00BE48BB">
        <w:rPr>
          <w:bCs/>
        </w:rPr>
        <w:t>e</w:t>
      </w:r>
      <w:r w:rsidRPr="00BE48BB">
        <w:rPr>
          <w:bCs/>
        </w:rPr>
        <w:t>s</w:t>
      </w:r>
    </w:p>
    <w:p w:rsidR="00580784" w:rsidRPr="00BE48BB" w:rsidRDefault="00580784" w:rsidP="008A3F12">
      <w:pPr>
        <w:pStyle w:val="Titre4bis"/>
      </w:pPr>
      <w:r w:rsidRPr="00BE48BB">
        <w:t xml:space="preserve">Interface Liste des </w:t>
      </w:r>
      <w:r w:rsidR="000832E6" w:rsidRPr="00BE48BB">
        <w:t>formations sécurité et QHP</w:t>
      </w:r>
    </w:p>
    <w:p w:rsidR="00580784" w:rsidRPr="00BE48BB" w:rsidRDefault="00580784" w:rsidP="008A3F12">
      <w:pPr>
        <w:pStyle w:val="NormalArial"/>
        <w:rPr>
          <w:bCs/>
        </w:rPr>
      </w:pPr>
      <w:r w:rsidRPr="00BE48BB">
        <w:rPr>
          <w:bCs/>
        </w:rPr>
        <w:t xml:space="preserve">L'écran affiche la liste des </w:t>
      </w:r>
      <w:r w:rsidR="000832E6" w:rsidRPr="00BE48BB">
        <w:t>formations sécurité et QHP</w:t>
      </w:r>
      <w:r w:rsidRPr="00BE48BB">
        <w:rPr>
          <w:bCs/>
        </w:rPr>
        <w:t xml:space="preserve">. La liste est composée des colonnes </w:t>
      </w:r>
      <w:r w:rsidR="002C1996" w:rsidRPr="00BE48BB">
        <w:rPr>
          <w:bCs/>
        </w:rPr>
        <w:t>:</w:t>
      </w:r>
    </w:p>
    <w:p w:rsidR="002C1996" w:rsidRPr="00BE48BB" w:rsidRDefault="002C1996" w:rsidP="008A3F12">
      <w:pPr>
        <w:pStyle w:val="NormalArial"/>
        <w:rPr>
          <w:bCs/>
        </w:rPr>
      </w:pPr>
    </w:p>
    <w:p w:rsidR="000832E6" w:rsidRPr="00BE48BB" w:rsidRDefault="000832E6" w:rsidP="008A3F12">
      <w:pPr>
        <w:pStyle w:val="NormalArial"/>
        <w:numPr>
          <w:ilvl w:val="0"/>
          <w:numId w:val="10"/>
        </w:numPr>
        <w:rPr>
          <w:bCs/>
        </w:rPr>
      </w:pPr>
      <w:r w:rsidRPr="00BE48BB">
        <w:rPr>
          <w:bCs/>
        </w:rPr>
        <w:t>Centre (code du centre de la formation sécurité ou "CEA (QHP)" pour les QHP - texte non modifiable)</w:t>
      </w:r>
      <w:r w:rsidR="00B9453D" w:rsidRPr="00BE48BB">
        <w:rPr>
          <w:bCs/>
        </w:rPr>
        <w:t>.</w:t>
      </w:r>
    </w:p>
    <w:p w:rsidR="000832E6" w:rsidRPr="00BE48BB" w:rsidRDefault="000832E6" w:rsidP="008A3F12">
      <w:pPr>
        <w:pStyle w:val="NormalArial"/>
        <w:numPr>
          <w:ilvl w:val="0"/>
          <w:numId w:val="10"/>
        </w:numPr>
        <w:rPr>
          <w:bCs/>
        </w:rPr>
      </w:pPr>
      <w:r w:rsidRPr="00BE48BB">
        <w:rPr>
          <w:bCs/>
        </w:rPr>
        <w:t>Code (champ texte non modifiable)</w:t>
      </w:r>
    </w:p>
    <w:p w:rsidR="002C1996" w:rsidRPr="00BE48BB" w:rsidRDefault="002C1996" w:rsidP="008A3F12">
      <w:pPr>
        <w:pStyle w:val="NormalArial"/>
        <w:numPr>
          <w:ilvl w:val="0"/>
          <w:numId w:val="10"/>
        </w:numPr>
        <w:rPr>
          <w:bCs/>
        </w:rPr>
      </w:pPr>
      <w:r w:rsidRPr="00BE48BB">
        <w:rPr>
          <w:bCs/>
        </w:rPr>
        <w:t xml:space="preserve">Date de péremption obligatoire (case à cocher non modifiable) : la case est cochée si la date de péremption est obligatoire pour cette formation sécurité ou QHP </w:t>
      </w:r>
    </w:p>
    <w:p w:rsidR="00580784" w:rsidRPr="00BE48BB" w:rsidRDefault="00580784" w:rsidP="008A3F12">
      <w:pPr>
        <w:pStyle w:val="NormalArial"/>
        <w:numPr>
          <w:ilvl w:val="0"/>
          <w:numId w:val="10"/>
        </w:numPr>
        <w:rPr>
          <w:bCs/>
        </w:rPr>
      </w:pPr>
      <w:r w:rsidRPr="00BE48BB">
        <w:rPr>
          <w:bCs/>
        </w:rPr>
        <w:t xml:space="preserve">Un bouton "Modifier" pour </w:t>
      </w:r>
      <w:r w:rsidR="000832E6" w:rsidRPr="00BE48BB">
        <w:rPr>
          <w:bCs/>
        </w:rPr>
        <w:t xml:space="preserve">toutes </w:t>
      </w:r>
      <w:r w:rsidRPr="00BE48BB">
        <w:rPr>
          <w:bCs/>
        </w:rPr>
        <w:t xml:space="preserve">les lignes </w:t>
      </w:r>
    </w:p>
    <w:p w:rsidR="00580784" w:rsidRPr="00BE48BB" w:rsidRDefault="00580784" w:rsidP="008A3F12">
      <w:pPr>
        <w:pStyle w:val="NormalArial"/>
        <w:numPr>
          <w:ilvl w:val="0"/>
          <w:numId w:val="10"/>
        </w:numPr>
        <w:rPr>
          <w:bCs/>
        </w:rPr>
      </w:pPr>
      <w:r w:rsidRPr="00BE48BB">
        <w:rPr>
          <w:bCs/>
        </w:rPr>
        <w:t xml:space="preserve">Un bouton "Supprimer" pour </w:t>
      </w:r>
      <w:r w:rsidR="000832E6" w:rsidRPr="00BE48BB">
        <w:rPr>
          <w:bCs/>
        </w:rPr>
        <w:t xml:space="preserve">toutes </w:t>
      </w:r>
      <w:r w:rsidRPr="00BE48BB">
        <w:rPr>
          <w:bCs/>
        </w:rPr>
        <w:t xml:space="preserve">les lignes </w:t>
      </w:r>
    </w:p>
    <w:p w:rsidR="00580784" w:rsidRPr="00BE48BB" w:rsidRDefault="00580784" w:rsidP="008A3F12">
      <w:pPr>
        <w:pStyle w:val="NormalArial"/>
        <w:rPr>
          <w:bCs/>
        </w:rPr>
      </w:pPr>
    </w:p>
    <w:p w:rsidR="00580784" w:rsidRPr="00BE48BB" w:rsidRDefault="00580784" w:rsidP="008A3F12">
      <w:pPr>
        <w:pStyle w:val="NormalArial"/>
        <w:rPr>
          <w:bCs/>
        </w:rPr>
      </w:pPr>
      <w:r w:rsidRPr="00BE48BB">
        <w:rPr>
          <w:bCs/>
        </w:rPr>
        <w:t xml:space="preserve">La liste est triée par ordre alphabétique sur le </w:t>
      </w:r>
      <w:r w:rsidR="00B9453D" w:rsidRPr="00BE48BB">
        <w:rPr>
          <w:bCs/>
        </w:rPr>
        <w:t xml:space="preserve">centre puis sur le </w:t>
      </w:r>
      <w:r w:rsidRPr="00BE48BB">
        <w:rPr>
          <w:bCs/>
        </w:rPr>
        <w:t xml:space="preserve">code de la </w:t>
      </w:r>
      <w:r w:rsidR="00B9453D" w:rsidRPr="00BE48BB">
        <w:t>formation sécurité ou QHP</w:t>
      </w:r>
      <w:r w:rsidRPr="00BE48BB">
        <w:rPr>
          <w:bCs/>
        </w:rPr>
        <w:t>.</w:t>
      </w:r>
    </w:p>
    <w:p w:rsidR="00580784" w:rsidRPr="00BE48BB" w:rsidRDefault="00580784" w:rsidP="008A3F12">
      <w:pPr>
        <w:pStyle w:val="NormalArial"/>
        <w:rPr>
          <w:bCs/>
        </w:rPr>
      </w:pPr>
    </w:p>
    <w:p w:rsidR="00580784" w:rsidRPr="00BE48BB" w:rsidRDefault="00580784" w:rsidP="008A3F12">
      <w:pPr>
        <w:pStyle w:val="NormalArial"/>
        <w:rPr>
          <w:bCs/>
        </w:rPr>
      </w:pPr>
      <w:r w:rsidRPr="00BE48BB">
        <w:rPr>
          <w:bCs/>
        </w:rPr>
        <w:t>Un bouton "</w:t>
      </w:r>
      <w:r w:rsidR="00E74E88" w:rsidRPr="00BE48BB">
        <w:rPr>
          <w:bCs/>
        </w:rPr>
        <w:t>Nouveau</w:t>
      </w:r>
      <w:r w:rsidRPr="00BE48BB">
        <w:rPr>
          <w:bCs/>
        </w:rPr>
        <w:t>" permet de créer un</w:t>
      </w:r>
      <w:r w:rsidR="007A6CCC" w:rsidRPr="00BE48BB">
        <w:rPr>
          <w:bCs/>
        </w:rPr>
        <w:t>e</w:t>
      </w:r>
      <w:r w:rsidRPr="00BE48BB">
        <w:rPr>
          <w:bCs/>
        </w:rPr>
        <w:t xml:space="preserve"> </w:t>
      </w:r>
      <w:r w:rsidR="007A6CCC" w:rsidRPr="00BE48BB">
        <w:rPr>
          <w:bCs/>
        </w:rPr>
        <w:t xml:space="preserve">nouvelle </w:t>
      </w:r>
      <w:r w:rsidR="00B9453D" w:rsidRPr="00BE48BB">
        <w:t>formation sécurité ou QHP</w:t>
      </w:r>
    </w:p>
    <w:p w:rsidR="00580784" w:rsidRPr="00BE48BB" w:rsidRDefault="00580784" w:rsidP="008A3F12">
      <w:pPr>
        <w:pStyle w:val="Titre4bis"/>
      </w:pPr>
      <w:r w:rsidRPr="00BE48BB">
        <w:t xml:space="preserve">Interface – Formulaire </w:t>
      </w:r>
      <w:r w:rsidR="00B9453D" w:rsidRPr="00BE48BB">
        <w:t>formation sécurité et QHP</w:t>
      </w:r>
    </w:p>
    <w:p w:rsidR="00580784" w:rsidRPr="00BE48BB" w:rsidRDefault="00580784" w:rsidP="008A3F12">
      <w:pPr>
        <w:pStyle w:val="NormalArial"/>
        <w:rPr>
          <w:bCs/>
        </w:rPr>
      </w:pPr>
      <w:r w:rsidRPr="00BE48BB">
        <w:rPr>
          <w:bCs/>
        </w:rPr>
        <w:t>L'écran affiche un formulaire composé d</w:t>
      </w:r>
      <w:r w:rsidR="00B9453D" w:rsidRPr="00BE48BB">
        <w:rPr>
          <w:bCs/>
        </w:rPr>
        <w:t>es</w:t>
      </w:r>
      <w:r w:rsidRPr="00BE48BB">
        <w:rPr>
          <w:bCs/>
        </w:rPr>
        <w:t xml:space="preserve"> champ</w:t>
      </w:r>
      <w:r w:rsidR="00B9453D" w:rsidRPr="00BE48BB">
        <w:rPr>
          <w:bCs/>
        </w:rPr>
        <w:t>s</w:t>
      </w:r>
      <w:r w:rsidRPr="00BE48BB">
        <w:rPr>
          <w:bCs/>
        </w:rPr>
        <w:t xml:space="preserve"> :</w:t>
      </w:r>
    </w:p>
    <w:p w:rsidR="003C095F" w:rsidRPr="00BE48BB" w:rsidRDefault="003C095F" w:rsidP="008A3F12">
      <w:pPr>
        <w:pStyle w:val="NormalArial"/>
        <w:rPr>
          <w:bCs/>
        </w:rPr>
      </w:pPr>
    </w:p>
    <w:p w:rsidR="00B9453D" w:rsidRPr="00BE48BB" w:rsidRDefault="00B9453D" w:rsidP="008A3F12">
      <w:pPr>
        <w:pStyle w:val="NormalArial"/>
        <w:numPr>
          <w:ilvl w:val="0"/>
          <w:numId w:val="10"/>
        </w:numPr>
        <w:rPr>
          <w:bCs/>
        </w:rPr>
      </w:pPr>
      <w:r w:rsidRPr="00BE48BB">
        <w:rPr>
          <w:bCs/>
        </w:rPr>
        <w:t xml:space="preserve">Centre : liste des centres ou "CEA (QHP)" pour les QHP (un seul choix – obligatoire). </w:t>
      </w:r>
    </w:p>
    <w:p w:rsidR="00444630" w:rsidRPr="00BE48BB" w:rsidRDefault="00444630" w:rsidP="008A3F12">
      <w:pPr>
        <w:pStyle w:val="NormalArial"/>
        <w:numPr>
          <w:ilvl w:val="0"/>
          <w:numId w:val="10"/>
        </w:numPr>
        <w:rPr>
          <w:bCs/>
        </w:rPr>
      </w:pPr>
      <w:r w:rsidRPr="00BE48BB">
        <w:rPr>
          <w:bCs/>
        </w:rPr>
        <w:t xml:space="preserve">Code </w:t>
      </w:r>
      <w:r w:rsidR="00B9453D" w:rsidRPr="00BE48BB">
        <w:rPr>
          <w:bCs/>
        </w:rPr>
        <w:t>(</w:t>
      </w:r>
      <w:r w:rsidR="003C095F" w:rsidRPr="00BE48BB">
        <w:rPr>
          <w:bCs/>
        </w:rPr>
        <w:t>saisie texte libre - obligatoire</w:t>
      </w:r>
      <w:r w:rsidR="00B9453D" w:rsidRPr="00BE48BB">
        <w:rPr>
          <w:bCs/>
        </w:rPr>
        <w:t>)</w:t>
      </w:r>
    </w:p>
    <w:p w:rsidR="00444630" w:rsidRPr="00BE48BB" w:rsidRDefault="00444630" w:rsidP="008A3F12">
      <w:pPr>
        <w:pStyle w:val="NormalArial"/>
        <w:numPr>
          <w:ilvl w:val="0"/>
          <w:numId w:val="10"/>
        </w:numPr>
        <w:rPr>
          <w:bCs/>
        </w:rPr>
      </w:pPr>
      <w:r w:rsidRPr="00BE48BB">
        <w:rPr>
          <w:bCs/>
        </w:rPr>
        <w:t xml:space="preserve">Date de péremption obligatoire (case à cocher) : la case est cochée si la date de péremption est obligatoire </w:t>
      </w:r>
      <w:r w:rsidR="003C095F" w:rsidRPr="00BE48BB">
        <w:rPr>
          <w:bCs/>
        </w:rPr>
        <w:t xml:space="preserve">pour </w:t>
      </w:r>
      <w:r w:rsidRPr="00BE48BB">
        <w:rPr>
          <w:bCs/>
        </w:rPr>
        <w:t>cette formation sécurité</w:t>
      </w:r>
      <w:r w:rsidR="0087102D" w:rsidRPr="00BE48BB">
        <w:rPr>
          <w:bCs/>
        </w:rPr>
        <w:t xml:space="preserve"> ou QHP</w:t>
      </w:r>
      <w:r w:rsidRPr="00BE48BB">
        <w:rPr>
          <w:bCs/>
        </w:rPr>
        <w:t xml:space="preserve"> </w:t>
      </w:r>
    </w:p>
    <w:p w:rsidR="003C095F" w:rsidRPr="00BE48BB" w:rsidRDefault="003C095F" w:rsidP="008A3F12">
      <w:pPr>
        <w:pStyle w:val="NormalArial"/>
        <w:rPr>
          <w:bCs/>
        </w:rPr>
      </w:pPr>
    </w:p>
    <w:p w:rsidR="00580784" w:rsidRPr="00BE48BB" w:rsidRDefault="00580784" w:rsidP="008A3F12">
      <w:pPr>
        <w:pStyle w:val="NormalArial"/>
        <w:rPr>
          <w:bCs/>
        </w:rPr>
      </w:pPr>
      <w:r w:rsidRPr="00BE48BB">
        <w:rPr>
          <w:bCs/>
        </w:rPr>
        <w:t>Un bouton "Valider" permet d'enregistrer le formulaire.</w:t>
      </w:r>
    </w:p>
    <w:p w:rsidR="00580784" w:rsidRPr="00BE48BB" w:rsidRDefault="00580784" w:rsidP="008A3F12">
      <w:pPr>
        <w:pStyle w:val="NormalArial"/>
        <w:rPr>
          <w:bCs/>
        </w:rPr>
      </w:pPr>
      <w:r w:rsidRPr="00BE48BB">
        <w:rPr>
          <w:bCs/>
        </w:rPr>
        <w:t>Un bouton "Annuler" permet de revenir à la liste sans sauvegarder.</w:t>
      </w:r>
    </w:p>
    <w:p w:rsidR="00580784" w:rsidRPr="00BE48BB" w:rsidRDefault="00580784" w:rsidP="008A3F12">
      <w:pPr>
        <w:pStyle w:val="Titre4bis"/>
      </w:pPr>
      <w:r w:rsidRPr="00BE48BB">
        <w:t xml:space="preserve">Scénario 1 – Afficher la liste des </w:t>
      </w:r>
      <w:r w:rsidR="00F10BC9" w:rsidRPr="00BE48BB">
        <w:t>formations sécurité et QHP</w:t>
      </w:r>
    </w:p>
    <w:p w:rsidR="00580784" w:rsidRPr="00BE48BB" w:rsidRDefault="00580784" w:rsidP="008A3F12">
      <w:pPr>
        <w:pStyle w:val="NormalArial"/>
        <w:numPr>
          <w:ilvl w:val="0"/>
          <w:numId w:val="78"/>
        </w:numPr>
      </w:pPr>
      <w:r w:rsidRPr="00BE48BB">
        <w:t>L'acteur arrive sur le module.</w:t>
      </w:r>
    </w:p>
    <w:p w:rsidR="00580784" w:rsidRPr="00BE48BB" w:rsidRDefault="00580784" w:rsidP="008A3F12">
      <w:pPr>
        <w:pStyle w:val="NormalArial"/>
        <w:numPr>
          <w:ilvl w:val="0"/>
          <w:numId w:val="78"/>
        </w:numPr>
      </w:pPr>
      <w:r w:rsidRPr="00BE48BB">
        <w:t xml:space="preserve">Le système affiche la liste des </w:t>
      </w:r>
      <w:r w:rsidR="00F10BC9" w:rsidRPr="00BE48BB">
        <w:t>formations sécurité et QHP telles que :</w:t>
      </w:r>
    </w:p>
    <w:p w:rsidR="00FA31CA" w:rsidRPr="00BE48BB" w:rsidRDefault="00FA31CA" w:rsidP="008A3F12">
      <w:pPr>
        <w:pStyle w:val="NormalArial"/>
        <w:numPr>
          <w:ilvl w:val="0"/>
          <w:numId w:val="119"/>
        </w:numPr>
        <w:rPr>
          <w:bCs/>
        </w:rPr>
      </w:pPr>
      <w:r w:rsidRPr="00BE48BB">
        <w:rPr>
          <w:bCs/>
        </w:rPr>
        <w:t xml:space="preserve">Le centre </w:t>
      </w:r>
      <w:r w:rsidRPr="00BE48BB">
        <w:t>fait partie des centres d'habilitation de l’acteur</w:t>
      </w:r>
    </w:p>
    <w:p w:rsidR="00EE0DDF" w:rsidRPr="00BE48BB" w:rsidRDefault="00EE0DDF" w:rsidP="008A3F12">
      <w:pPr>
        <w:pStyle w:val="NormalArial"/>
        <w:numPr>
          <w:ilvl w:val="0"/>
          <w:numId w:val="119"/>
        </w:numPr>
        <w:rPr>
          <w:bCs/>
        </w:rPr>
      </w:pPr>
      <w:r w:rsidRPr="00BE48BB">
        <w:rPr>
          <w:bCs/>
        </w:rPr>
        <w:t xml:space="preserve">ou la colonne centre vaut "CEA (QHP)" </w:t>
      </w:r>
    </w:p>
    <w:p w:rsidR="00B93F34" w:rsidRPr="00BE48BB" w:rsidRDefault="00B93F34" w:rsidP="008A3F12">
      <w:pPr>
        <w:pStyle w:val="NormalArial"/>
        <w:rPr>
          <w:bCs/>
        </w:rPr>
      </w:pPr>
    </w:p>
    <w:p w:rsidR="00580784" w:rsidRPr="00BE48BB" w:rsidRDefault="00580784" w:rsidP="008A3F12">
      <w:pPr>
        <w:pStyle w:val="Titre4bis"/>
      </w:pPr>
      <w:r w:rsidRPr="00BE48BB">
        <w:t xml:space="preserve">Scénario 2 – Créer une nouvelle </w:t>
      </w:r>
      <w:r w:rsidR="00DA067B" w:rsidRPr="00BE48BB">
        <w:t>formation sécurité ou QHP</w:t>
      </w:r>
    </w:p>
    <w:p w:rsidR="00580784" w:rsidRPr="00BE48BB" w:rsidRDefault="00580784" w:rsidP="008A3F12">
      <w:pPr>
        <w:pStyle w:val="NormalArial"/>
      </w:pPr>
    </w:p>
    <w:p w:rsidR="00580784" w:rsidRPr="00BE48BB" w:rsidRDefault="00580784" w:rsidP="008A3F12">
      <w:pPr>
        <w:pStyle w:val="NormalArial"/>
        <w:numPr>
          <w:ilvl w:val="0"/>
          <w:numId w:val="79"/>
        </w:numPr>
      </w:pPr>
      <w:r w:rsidRPr="00BE48BB">
        <w:t>L'acteur clique sur "</w:t>
      </w:r>
      <w:r w:rsidR="00E74E88" w:rsidRPr="00BE48BB">
        <w:t>Nouveau</w:t>
      </w:r>
      <w:r w:rsidRPr="00BE48BB">
        <w:t>"</w:t>
      </w:r>
    </w:p>
    <w:p w:rsidR="00580784" w:rsidRPr="00BE48BB" w:rsidRDefault="00580784" w:rsidP="008A3F12">
      <w:pPr>
        <w:pStyle w:val="NormalArial"/>
        <w:numPr>
          <w:ilvl w:val="0"/>
          <w:numId w:val="79"/>
        </w:numPr>
      </w:pPr>
      <w:r w:rsidRPr="00BE48BB">
        <w:t xml:space="preserve">Le système affiche le formulaire </w:t>
      </w:r>
      <w:r w:rsidR="00DA067B" w:rsidRPr="00BE48BB">
        <w:t>formation sécurité et QHP</w:t>
      </w:r>
    </w:p>
    <w:p w:rsidR="00580784" w:rsidRPr="00BE48BB" w:rsidRDefault="00580784" w:rsidP="008A3F12">
      <w:pPr>
        <w:pStyle w:val="NormalArial"/>
        <w:numPr>
          <w:ilvl w:val="0"/>
          <w:numId w:val="79"/>
        </w:numPr>
      </w:pPr>
      <w:r w:rsidRPr="00BE48BB">
        <w:t>L'acteur saisit les informations et valide.</w:t>
      </w:r>
      <w:r w:rsidR="00E74E88" w:rsidRPr="00BE48BB">
        <w:rPr>
          <w:b/>
          <w:color w:val="FF0000"/>
        </w:rPr>
        <w:t xml:space="preserve"> EXCEPTION1</w:t>
      </w:r>
    </w:p>
    <w:p w:rsidR="00E74E88" w:rsidRPr="00BE48BB" w:rsidRDefault="00580784" w:rsidP="008A3F12">
      <w:pPr>
        <w:pStyle w:val="NormalArial"/>
        <w:numPr>
          <w:ilvl w:val="0"/>
          <w:numId w:val="79"/>
        </w:numPr>
      </w:pPr>
      <w:r w:rsidRPr="00BE48BB">
        <w:t>Le système enregistre les données</w:t>
      </w:r>
    </w:p>
    <w:p w:rsidR="00580784" w:rsidRPr="00BE48BB" w:rsidRDefault="00580784" w:rsidP="008A3F12">
      <w:pPr>
        <w:pStyle w:val="NormalArial"/>
        <w:numPr>
          <w:ilvl w:val="0"/>
          <w:numId w:val="79"/>
        </w:numPr>
      </w:pPr>
      <w:r w:rsidRPr="00BE48BB">
        <w:t xml:space="preserve">Le système redirige </w:t>
      </w:r>
      <w:r w:rsidR="002F4B3A" w:rsidRPr="00BE48BB">
        <w:t>l</w:t>
      </w:r>
      <w:r w:rsidRPr="00BE48BB">
        <w:t xml:space="preserve">'acteur vers la </w:t>
      </w:r>
      <w:r w:rsidR="002F4B3A" w:rsidRPr="00BE48BB">
        <w:t>liste des formations sécurité et QHP</w:t>
      </w:r>
    </w:p>
    <w:p w:rsidR="00580784" w:rsidRPr="00BE48BB" w:rsidRDefault="00580784" w:rsidP="008A3F12">
      <w:pPr>
        <w:pStyle w:val="NormalArial"/>
      </w:pPr>
    </w:p>
    <w:p w:rsidR="00580784" w:rsidRPr="00BE48BB" w:rsidRDefault="00580784" w:rsidP="008A3F12">
      <w:pPr>
        <w:pStyle w:val="Titre4bis"/>
      </w:pPr>
      <w:bookmarkStart w:id="4367" w:name="_Toc286245981"/>
      <w:bookmarkStart w:id="4368" w:name="_Toc286299959"/>
      <w:bookmarkStart w:id="4369" w:name="_Toc286336667"/>
      <w:bookmarkEnd w:id="4367"/>
      <w:bookmarkEnd w:id="4368"/>
      <w:bookmarkEnd w:id="4369"/>
      <w:r w:rsidRPr="00BE48BB">
        <w:t xml:space="preserve">Scénario 3 – Modifier une </w:t>
      </w:r>
      <w:r w:rsidR="002F4B3A" w:rsidRPr="00BE48BB">
        <w:t>formation sécurité ou QHP</w:t>
      </w:r>
    </w:p>
    <w:p w:rsidR="00580784" w:rsidRPr="00BE48BB" w:rsidRDefault="00580784" w:rsidP="008A3F12">
      <w:pPr>
        <w:pStyle w:val="NormalArial"/>
        <w:numPr>
          <w:ilvl w:val="2"/>
          <w:numId w:val="80"/>
        </w:numPr>
      </w:pPr>
      <w:r w:rsidRPr="00BE48BB">
        <w:t xml:space="preserve">A partir de la liste des </w:t>
      </w:r>
      <w:r w:rsidR="002F4B3A" w:rsidRPr="00BE48BB">
        <w:t>formations sécurité et QHP</w:t>
      </w:r>
      <w:r w:rsidRPr="00BE48BB">
        <w:t xml:space="preserve">, </w:t>
      </w:r>
      <w:r w:rsidR="000811EA" w:rsidRPr="00BE48BB">
        <w:t>l</w:t>
      </w:r>
      <w:r w:rsidRPr="00BE48BB">
        <w:t>'acteur clique sur "Modifier "</w:t>
      </w:r>
    </w:p>
    <w:p w:rsidR="00580784" w:rsidRPr="00BE48BB" w:rsidRDefault="00580784" w:rsidP="008A3F12">
      <w:pPr>
        <w:pStyle w:val="NormalArial"/>
        <w:numPr>
          <w:ilvl w:val="2"/>
          <w:numId w:val="80"/>
        </w:numPr>
      </w:pPr>
      <w:r w:rsidRPr="00BE48BB">
        <w:t xml:space="preserve">Le système affiche un formulaire </w:t>
      </w:r>
      <w:r w:rsidR="00FA31CA" w:rsidRPr="00BE48BB">
        <w:t xml:space="preserve">formation sécurité et QHP </w:t>
      </w:r>
      <w:r w:rsidRPr="00BE48BB">
        <w:t>pré-rempli</w:t>
      </w:r>
      <w:r w:rsidR="002F4B3A" w:rsidRPr="00BE48BB">
        <w:t>. Le champ centre n'est pas modifiable.</w:t>
      </w:r>
    </w:p>
    <w:p w:rsidR="00580784" w:rsidRPr="00BE48BB" w:rsidRDefault="00580784" w:rsidP="008A3F12">
      <w:pPr>
        <w:pStyle w:val="NormalArial"/>
        <w:numPr>
          <w:ilvl w:val="2"/>
          <w:numId w:val="80"/>
        </w:numPr>
      </w:pPr>
      <w:r w:rsidRPr="00BE48BB">
        <w:t xml:space="preserve">L'acteur modifie les données et valide </w:t>
      </w:r>
      <w:r w:rsidR="00E74E88" w:rsidRPr="00BE48BB">
        <w:rPr>
          <w:b/>
          <w:color w:val="FF0000"/>
        </w:rPr>
        <w:t>EXCEPTION1</w:t>
      </w:r>
    </w:p>
    <w:p w:rsidR="00580784" w:rsidRPr="00BE48BB" w:rsidRDefault="00580784" w:rsidP="008A3F12">
      <w:pPr>
        <w:pStyle w:val="NormalArial"/>
        <w:numPr>
          <w:ilvl w:val="2"/>
          <w:numId w:val="80"/>
        </w:numPr>
      </w:pPr>
      <w:r w:rsidRPr="00BE48BB">
        <w:t>Le système enregistre les données</w:t>
      </w:r>
    </w:p>
    <w:p w:rsidR="00580784" w:rsidRPr="00BE48BB" w:rsidRDefault="00580784" w:rsidP="008A3F12">
      <w:pPr>
        <w:pStyle w:val="NormalArial"/>
        <w:numPr>
          <w:ilvl w:val="2"/>
          <w:numId w:val="80"/>
        </w:numPr>
      </w:pPr>
      <w:r w:rsidRPr="00BE48BB">
        <w:t xml:space="preserve">Le système redirige l'acteur vers la liste des </w:t>
      </w:r>
      <w:r w:rsidR="002F4B3A" w:rsidRPr="00BE48BB">
        <w:t>formations sécurité et QHP</w:t>
      </w:r>
    </w:p>
    <w:p w:rsidR="00580784" w:rsidRPr="00BE48BB" w:rsidRDefault="00580784" w:rsidP="008A3F12">
      <w:pPr>
        <w:pStyle w:val="Titre4bis"/>
      </w:pPr>
      <w:r w:rsidRPr="00BE48BB">
        <w:t xml:space="preserve">Scénario 4 – Supprimer une </w:t>
      </w:r>
      <w:r w:rsidR="002F4B3A" w:rsidRPr="00BE48BB">
        <w:t>formations sécurité ou QHP</w:t>
      </w:r>
    </w:p>
    <w:p w:rsidR="00580784" w:rsidRPr="00BE48BB" w:rsidRDefault="00580784" w:rsidP="008A3F12">
      <w:pPr>
        <w:pStyle w:val="NormalArial"/>
        <w:numPr>
          <w:ilvl w:val="3"/>
          <w:numId w:val="81"/>
        </w:numPr>
      </w:pPr>
      <w:r w:rsidRPr="00BE48BB">
        <w:t xml:space="preserve">A partir de la liste des </w:t>
      </w:r>
      <w:r w:rsidR="002F4B3A" w:rsidRPr="00BE48BB">
        <w:t>formations sécurité et QHP</w:t>
      </w:r>
      <w:r w:rsidRPr="00BE48BB">
        <w:t xml:space="preserve">, </w:t>
      </w:r>
      <w:r w:rsidR="002F4B3A" w:rsidRPr="00BE48BB">
        <w:t>l</w:t>
      </w:r>
      <w:r w:rsidRPr="00BE48BB">
        <w:t>'acteur clique sur "Supprimer"</w:t>
      </w:r>
    </w:p>
    <w:p w:rsidR="00580784" w:rsidRPr="00BE48BB" w:rsidRDefault="00580784" w:rsidP="008A3F12">
      <w:pPr>
        <w:pStyle w:val="NormalArial"/>
        <w:numPr>
          <w:ilvl w:val="3"/>
          <w:numId w:val="81"/>
        </w:numPr>
      </w:pPr>
      <w:r w:rsidRPr="00BE48BB">
        <w:t>Le système demande confirmation</w:t>
      </w:r>
    </w:p>
    <w:p w:rsidR="00580784" w:rsidRPr="00BE48BB" w:rsidRDefault="00580784" w:rsidP="008A3F12">
      <w:pPr>
        <w:pStyle w:val="NormalArial"/>
        <w:numPr>
          <w:ilvl w:val="3"/>
          <w:numId w:val="81"/>
        </w:numPr>
      </w:pPr>
      <w:r w:rsidRPr="00BE48BB">
        <w:t>L'acteur confirme</w:t>
      </w:r>
      <w:r w:rsidR="002F4B3A" w:rsidRPr="00BE48BB">
        <w:t xml:space="preserve"> la suppression</w:t>
      </w:r>
      <w:r w:rsidRPr="00BE48BB">
        <w:t xml:space="preserve">  </w:t>
      </w:r>
    </w:p>
    <w:p w:rsidR="00580784" w:rsidRPr="00BE48BB" w:rsidRDefault="00580784" w:rsidP="008A3F12">
      <w:pPr>
        <w:pStyle w:val="NormalArial"/>
        <w:numPr>
          <w:ilvl w:val="3"/>
          <w:numId w:val="81"/>
        </w:numPr>
      </w:pPr>
      <w:r w:rsidRPr="00BE48BB">
        <w:t xml:space="preserve">Le système supprime la </w:t>
      </w:r>
      <w:r w:rsidR="002F4B3A" w:rsidRPr="00BE48BB">
        <w:t>formation sécurité ou QHP</w:t>
      </w:r>
    </w:p>
    <w:p w:rsidR="00A34DB1" w:rsidRPr="00BE48BB" w:rsidRDefault="00580784" w:rsidP="008A3F12">
      <w:pPr>
        <w:pStyle w:val="NormalArial"/>
        <w:numPr>
          <w:ilvl w:val="3"/>
          <w:numId w:val="81"/>
        </w:numPr>
      </w:pPr>
      <w:r w:rsidRPr="00BE48BB">
        <w:t xml:space="preserve">Le système redirige l'acteur vers la liste des </w:t>
      </w:r>
      <w:r w:rsidR="002F4B3A" w:rsidRPr="00BE48BB">
        <w:t>formations sécurité et QHP</w:t>
      </w:r>
    </w:p>
    <w:p w:rsidR="00580784" w:rsidRPr="00BE48BB" w:rsidRDefault="00580784" w:rsidP="008A3F12">
      <w:pPr>
        <w:pStyle w:val="NormalArial"/>
      </w:pPr>
    </w:p>
    <w:p w:rsidR="00580784" w:rsidRPr="00BE48BB" w:rsidRDefault="00580784" w:rsidP="008A3F12">
      <w:pPr>
        <w:pStyle w:val="Titre4bis"/>
      </w:pPr>
      <w:r w:rsidRPr="00BE48BB">
        <w:t>Cas d'exception</w:t>
      </w:r>
    </w:p>
    <w:p w:rsidR="00E74E88" w:rsidRPr="00BE48BB" w:rsidRDefault="00E74E88" w:rsidP="008A3F12">
      <w:pPr>
        <w:pStyle w:val="NormalArial"/>
        <w:jc w:val="both"/>
      </w:pPr>
      <w:r w:rsidRPr="00BE48BB">
        <w:rPr>
          <w:b/>
          <w:color w:val="FF0000"/>
        </w:rPr>
        <w:t xml:space="preserve">EXCEPTION1 : </w:t>
      </w:r>
      <w:r w:rsidRPr="00BE48BB">
        <w:t xml:space="preserve">si </w:t>
      </w:r>
      <w:r w:rsidR="00DA067B" w:rsidRPr="00BE48BB">
        <w:t xml:space="preserve">le code n'est pas renseigné, ou si le couple (centre, code) existe déjà pour une formation ou QHP, </w:t>
      </w:r>
      <w:r w:rsidRPr="00BE48BB">
        <w:t>l'acteur est redirigé vers le formulaire et un message d’erreur est affiché</w:t>
      </w:r>
    </w:p>
    <w:p w:rsidR="00C444A5" w:rsidRPr="00BE48BB" w:rsidRDefault="00C444A5" w:rsidP="008A3F12">
      <w:pPr>
        <w:pStyle w:val="NormalArial"/>
        <w:jc w:val="both"/>
      </w:pPr>
    </w:p>
    <w:p w:rsidR="00C444A5" w:rsidRPr="00BE48BB" w:rsidRDefault="00C15474" w:rsidP="008A3F12">
      <w:pPr>
        <w:pStyle w:val="NormalArial"/>
        <w:jc w:val="both"/>
      </w:pPr>
      <w:r>
        <w:br w:type="page"/>
      </w:r>
    </w:p>
    <w:p w:rsidR="00BC0C25" w:rsidRPr="00BE48BB" w:rsidRDefault="00BC0C25" w:rsidP="00BC0C25">
      <w:pPr>
        <w:pStyle w:val="Titre2"/>
      </w:pPr>
      <w:bookmarkStart w:id="4370" w:name="_Toc286221164"/>
      <w:bookmarkStart w:id="4371" w:name="_Toc286245991"/>
      <w:bookmarkStart w:id="4372" w:name="_Toc286299969"/>
      <w:bookmarkStart w:id="4373" w:name="_Toc286336677"/>
      <w:bookmarkStart w:id="4374" w:name="_Toc286381474"/>
      <w:bookmarkStart w:id="4375" w:name="_Toc286417465"/>
      <w:bookmarkStart w:id="4376" w:name="_Toc286425522"/>
      <w:bookmarkStart w:id="4377" w:name="_Toc286221172"/>
      <w:bookmarkStart w:id="4378" w:name="_Toc286245999"/>
      <w:bookmarkStart w:id="4379" w:name="_Toc286299977"/>
      <w:bookmarkStart w:id="4380" w:name="_Toc286336685"/>
      <w:bookmarkStart w:id="4381" w:name="_Toc286381482"/>
      <w:bookmarkStart w:id="4382" w:name="_Toc286417473"/>
      <w:bookmarkStart w:id="4383" w:name="_Toc286425530"/>
      <w:bookmarkStart w:id="4384" w:name="_Toc286221176"/>
      <w:bookmarkStart w:id="4385" w:name="_Toc286246003"/>
      <w:bookmarkStart w:id="4386" w:name="_Toc286299981"/>
      <w:bookmarkStart w:id="4387" w:name="_Toc286336689"/>
      <w:bookmarkStart w:id="4388" w:name="_Toc286381486"/>
      <w:bookmarkStart w:id="4389" w:name="_Toc286417477"/>
      <w:bookmarkStart w:id="4390" w:name="_Toc286425534"/>
      <w:bookmarkStart w:id="4391" w:name="_Toc286221178"/>
      <w:bookmarkStart w:id="4392" w:name="_Toc286246005"/>
      <w:bookmarkStart w:id="4393" w:name="_Toc286299983"/>
      <w:bookmarkStart w:id="4394" w:name="_Toc286336691"/>
      <w:bookmarkStart w:id="4395" w:name="_Toc286381488"/>
      <w:bookmarkStart w:id="4396" w:name="_Toc286417479"/>
      <w:bookmarkStart w:id="4397" w:name="_Toc286425536"/>
      <w:bookmarkStart w:id="4398" w:name="_Toc286221184"/>
      <w:bookmarkStart w:id="4399" w:name="_Toc286246011"/>
      <w:bookmarkStart w:id="4400" w:name="_Toc286299989"/>
      <w:bookmarkStart w:id="4401" w:name="_Toc286336697"/>
      <w:bookmarkStart w:id="4402" w:name="_Toc286381494"/>
      <w:bookmarkStart w:id="4403" w:name="_Toc286417485"/>
      <w:bookmarkStart w:id="4404" w:name="_Toc286425542"/>
      <w:bookmarkStart w:id="4405" w:name="_Toc286221187"/>
      <w:bookmarkStart w:id="4406" w:name="_Toc286246014"/>
      <w:bookmarkStart w:id="4407" w:name="_Toc286299992"/>
      <w:bookmarkStart w:id="4408" w:name="_Toc286336700"/>
      <w:bookmarkStart w:id="4409" w:name="_Toc286381497"/>
      <w:bookmarkStart w:id="4410" w:name="_Toc286417488"/>
      <w:bookmarkStart w:id="4411" w:name="_Toc286425545"/>
      <w:bookmarkStart w:id="4412" w:name="_Toc286221188"/>
      <w:bookmarkStart w:id="4413" w:name="_Toc286246015"/>
      <w:bookmarkStart w:id="4414" w:name="_Toc286299993"/>
      <w:bookmarkStart w:id="4415" w:name="_Toc286336701"/>
      <w:bookmarkStart w:id="4416" w:name="_Toc286381498"/>
      <w:bookmarkStart w:id="4417" w:name="_Toc286417489"/>
      <w:bookmarkStart w:id="4418" w:name="_Toc286425546"/>
      <w:bookmarkStart w:id="4419" w:name="_Toc286221190"/>
      <w:bookmarkStart w:id="4420" w:name="_Toc286246017"/>
      <w:bookmarkStart w:id="4421" w:name="_Toc286299995"/>
      <w:bookmarkStart w:id="4422" w:name="_Toc286336703"/>
      <w:bookmarkStart w:id="4423" w:name="_Toc286381500"/>
      <w:bookmarkStart w:id="4424" w:name="_Toc286417491"/>
      <w:bookmarkStart w:id="4425" w:name="_Toc286425548"/>
      <w:bookmarkStart w:id="4426" w:name="_Toc286221191"/>
      <w:bookmarkStart w:id="4427" w:name="_Toc286246018"/>
      <w:bookmarkStart w:id="4428" w:name="_Toc286299996"/>
      <w:bookmarkStart w:id="4429" w:name="_Toc286336704"/>
      <w:bookmarkStart w:id="4430" w:name="_Toc286381501"/>
      <w:bookmarkStart w:id="4431" w:name="_Toc286417492"/>
      <w:bookmarkStart w:id="4432" w:name="_Toc286425549"/>
      <w:bookmarkStart w:id="4433" w:name="_Toc286221193"/>
      <w:bookmarkStart w:id="4434" w:name="_Toc286246020"/>
      <w:bookmarkStart w:id="4435" w:name="_Toc286299998"/>
      <w:bookmarkStart w:id="4436" w:name="_Toc286336706"/>
      <w:bookmarkStart w:id="4437" w:name="_Toc286381503"/>
      <w:bookmarkStart w:id="4438" w:name="_Toc286417494"/>
      <w:bookmarkStart w:id="4439" w:name="_Toc286425551"/>
      <w:bookmarkStart w:id="4440" w:name="_Toc286221195"/>
      <w:bookmarkStart w:id="4441" w:name="_Toc286246022"/>
      <w:bookmarkStart w:id="4442" w:name="_Toc286300000"/>
      <w:bookmarkStart w:id="4443" w:name="_Toc286336708"/>
      <w:bookmarkStart w:id="4444" w:name="_Toc286381505"/>
      <w:bookmarkStart w:id="4445" w:name="_Toc286417496"/>
      <w:bookmarkStart w:id="4446" w:name="_Toc286425553"/>
      <w:bookmarkStart w:id="4447" w:name="_Toc286221196"/>
      <w:bookmarkStart w:id="4448" w:name="_Toc286246023"/>
      <w:bookmarkStart w:id="4449" w:name="_Toc286300001"/>
      <w:bookmarkStart w:id="4450" w:name="_Toc286336709"/>
      <w:bookmarkStart w:id="4451" w:name="_Toc286381506"/>
      <w:bookmarkStart w:id="4452" w:name="_Toc286417497"/>
      <w:bookmarkStart w:id="4453" w:name="_Toc286425554"/>
      <w:bookmarkStart w:id="4454" w:name="_Toc286221197"/>
      <w:bookmarkStart w:id="4455" w:name="_Toc286246024"/>
      <w:bookmarkStart w:id="4456" w:name="_Toc286300002"/>
      <w:bookmarkStart w:id="4457" w:name="_Toc286336710"/>
      <w:bookmarkStart w:id="4458" w:name="_Toc286381507"/>
      <w:bookmarkStart w:id="4459" w:name="_Toc286417498"/>
      <w:bookmarkStart w:id="4460" w:name="_Toc286425555"/>
      <w:bookmarkStart w:id="4461" w:name="_Toc286221198"/>
      <w:bookmarkStart w:id="4462" w:name="_Toc286246025"/>
      <w:bookmarkStart w:id="4463" w:name="_Toc286300003"/>
      <w:bookmarkStart w:id="4464" w:name="_Toc286336711"/>
      <w:bookmarkStart w:id="4465" w:name="_Toc286381508"/>
      <w:bookmarkStart w:id="4466" w:name="_Toc286417499"/>
      <w:bookmarkStart w:id="4467" w:name="_Toc286425556"/>
      <w:bookmarkStart w:id="4468" w:name="_Toc286221199"/>
      <w:bookmarkStart w:id="4469" w:name="_Toc286246026"/>
      <w:bookmarkStart w:id="4470" w:name="_Toc286300004"/>
      <w:bookmarkStart w:id="4471" w:name="_Toc286336712"/>
      <w:bookmarkStart w:id="4472" w:name="_Toc286381509"/>
      <w:bookmarkStart w:id="4473" w:name="_Toc286417500"/>
      <w:bookmarkStart w:id="4474" w:name="_Toc286425557"/>
      <w:bookmarkStart w:id="4475" w:name="_Toc286221201"/>
      <w:bookmarkStart w:id="4476" w:name="_Toc286246028"/>
      <w:bookmarkStart w:id="4477" w:name="_Toc286300006"/>
      <w:bookmarkStart w:id="4478" w:name="_Toc286336714"/>
      <w:bookmarkStart w:id="4479" w:name="_Toc286381511"/>
      <w:bookmarkStart w:id="4480" w:name="_Toc286417502"/>
      <w:bookmarkStart w:id="4481" w:name="_Toc286425559"/>
      <w:bookmarkStart w:id="4482" w:name="_Toc286221202"/>
      <w:bookmarkStart w:id="4483" w:name="_Toc286246029"/>
      <w:bookmarkStart w:id="4484" w:name="_Toc286300007"/>
      <w:bookmarkStart w:id="4485" w:name="_Toc286336715"/>
      <w:bookmarkStart w:id="4486" w:name="_Toc286381512"/>
      <w:bookmarkStart w:id="4487" w:name="_Toc286417503"/>
      <w:bookmarkStart w:id="4488" w:name="_Toc286425560"/>
      <w:bookmarkStart w:id="4489" w:name="_Toc286221204"/>
      <w:bookmarkStart w:id="4490" w:name="_Toc286246031"/>
      <w:bookmarkStart w:id="4491" w:name="_Toc286300009"/>
      <w:bookmarkStart w:id="4492" w:name="_Toc286336717"/>
      <w:bookmarkStart w:id="4493" w:name="_Toc286381514"/>
      <w:bookmarkStart w:id="4494" w:name="_Toc286417505"/>
      <w:bookmarkStart w:id="4495" w:name="_Toc286425562"/>
      <w:bookmarkStart w:id="4496" w:name="_Toc286221205"/>
      <w:bookmarkStart w:id="4497" w:name="_Toc286246032"/>
      <w:bookmarkStart w:id="4498" w:name="_Toc286300010"/>
      <w:bookmarkStart w:id="4499" w:name="_Toc286336718"/>
      <w:bookmarkStart w:id="4500" w:name="_Toc286381515"/>
      <w:bookmarkStart w:id="4501" w:name="_Toc286417506"/>
      <w:bookmarkStart w:id="4502" w:name="_Toc286425563"/>
      <w:bookmarkStart w:id="4503" w:name="_Toc286221208"/>
      <w:bookmarkStart w:id="4504" w:name="_Toc286246035"/>
      <w:bookmarkStart w:id="4505" w:name="_Toc286300013"/>
      <w:bookmarkStart w:id="4506" w:name="_Toc286336721"/>
      <w:bookmarkStart w:id="4507" w:name="_Toc286381518"/>
      <w:bookmarkStart w:id="4508" w:name="_Toc286417509"/>
      <w:bookmarkStart w:id="4509" w:name="_Toc286425566"/>
      <w:bookmarkStart w:id="4510" w:name="_Toc286221209"/>
      <w:bookmarkStart w:id="4511" w:name="_Toc286246036"/>
      <w:bookmarkStart w:id="4512" w:name="_Toc286300014"/>
      <w:bookmarkStart w:id="4513" w:name="_Toc286336722"/>
      <w:bookmarkStart w:id="4514" w:name="_Toc286381519"/>
      <w:bookmarkStart w:id="4515" w:name="_Toc286417510"/>
      <w:bookmarkStart w:id="4516" w:name="_Toc286425567"/>
      <w:bookmarkStart w:id="4517" w:name="_Toc286221210"/>
      <w:bookmarkStart w:id="4518" w:name="_Toc286246037"/>
      <w:bookmarkStart w:id="4519" w:name="_Toc286300015"/>
      <w:bookmarkStart w:id="4520" w:name="_Toc286336723"/>
      <w:bookmarkStart w:id="4521" w:name="_Toc286381520"/>
      <w:bookmarkStart w:id="4522" w:name="_Toc286417511"/>
      <w:bookmarkStart w:id="4523" w:name="_Toc286425568"/>
      <w:bookmarkStart w:id="4524" w:name="_Toc286221213"/>
      <w:bookmarkStart w:id="4525" w:name="_Toc286246040"/>
      <w:bookmarkStart w:id="4526" w:name="_Toc286300018"/>
      <w:bookmarkStart w:id="4527" w:name="_Toc286336726"/>
      <w:bookmarkStart w:id="4528" w:name="_Toc286381523"/>
      <w:bookmarkStart w:id="4529" w:name="_Toc286417514"/>
      <w:bookmarkStart w:id="4530" w:name="_Toc286425571"/>
      <w:bookmarkStart w:id="4531" w:name="_Toc286221215"/>
      <w:bookmarkStart w:id="4532" w:name="_Toc286246042"/>
      <w:bookmarkStart w:id="4533" w:name="_Toc286300020"/>
      <w:bookmarkStart w:id="4534" w:name="_Toc286336728"/>
      <w:bookmarkStart w:id="4535" w:name="_Toc286381525"/>
      <w:bookmarkStart w:id="4536" w:name="_Toc286417516"/>
      <w:bookmarkStart w:id="4537" w:name="_Toc286425573"/>
      <w:bookmarkStart w:id="4538" w:name="_Toc286221216"/>
      <w:bookmarkStart w:id="4539" w:name="_Toc286246043"/>
      <w:bookmarkStart w:id="4540" w:name="_Toc286300021"/>
      <w:bookmarkStart w:id="4541" w:name="_Toc286336729"/>
      <w:bookmarkStart w:id="4542" w:name="_Toc286381526"/>
      <w:bookmarkStart w:id="4543" w:name="_Toc286417517"/>
      <w:bookmarkStart w:id="4544" w:name="_Toc286425574"/>
      <w:bookmarkStart w:id="4545" w:name="_Toc29245419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r w:rsidRPr="00BE48BB">
        <w:lastRenderedPageBreak/>
        <w:t>Cas d'utilisation Gestion des entités</w:t>
      </w:r>
      <w:bookmarkEnd w:id="4545"/>
    </w:p>
    <w:p w:rsidR="00BC0C25" w:rsidRPr="00BE48BB" w:rsidRDefault="00BC0C25" w:rsidP="00D23387">
      <w:pPr>
        <w:pStyle w:val="Titre3"/>
      </w:pPr>
      <w:bookmarkStart w:id="4546" w:name="_Toc292454199"/>
      <w:r w:rsidRPr="00BE48BB">
        <w:t>Consulter la liste des entités</w:t>
      </w:r>
      <w:bookmarkEnd w:id="4546"/>
    </w:p>
    <w:p w:rsidR="00BC0C25" w:rsidRPr="00BE48BB" w:rsidRDefault="00BC0C25" w:rsidP="00BC0C25">
      <w:pPr>
        <w:pStyle w:val="NormalArial"/>
      </w:pPr>
      <w:r w:rsidRPr="00BE48BB">
        <w:rPr>
          <w:b/>
        </w:rPr>
        <w:t>Résumé</w:t>
      </w:r>
      <w:r w:rsidRPr="00BE48BB">
        <w:t xml:space="preserve"> : Cette fonctionnalité permet à l'acteur d'afficher les entités</w:t>
      </w:r>
    </w:p>
    <w:p w:rsidR="00BC0C25" w:rsidRPr="00BE48BB" w:rsidRDefault="00BC0C25" w:rsidP="00BC0C25">
      <w:pPr>
        <w:pStyle w:val="NormalArial"/>
      </w:pPr>
      <w:r w:rsidRPr="00BE48BB">
        <w:rPr>
          <w:b/>
        </w:rPr>
        <w:t>Acteur(s)</w:t>
      </w:r>
      <w:r w:rsidRPr="00BE48BB">
        <w:t xml:space="preserve"> : Accueil, </w:t>
      </w:r>
      <w:r w:rsidR="00B22814" w:rsidRPr="00BE48BB">
        <w:t>OS de Pôle</w:t>
      </w:r>
    </w:p>
    <w:p w:rsidR="00BC0C25" w:rsidRPr="00BE48BB" w:rsidRDefault="00BC0C25" w:rsidP="00BC0C25">
      <w:pPr>
        <w:pStyle w:val="NormalArial"/>
      </w:pPr>
      <w:r w:rsidRPr="00BE48BB">
        <w:rPr>
          <w:b/>
        </w:rPr>
        <w:t>Pré-condition</w:t>
      </w:r>
      <w:r w:rsidRPr="00BE48BB">
        <w:t xml:space="preserve"> : L'acteur est identifié </w:t>
      </w:r>
    </w:p>
    <w:p w:rsidR="00BC0C25" w:rsidRPr="00BE48BB" w:rsidRDefault="00BC0C25" w:rsidP="00BC0C25">
      <w:pPr>
        <w:pStyle w:val="NormalArial"/>
      </w:pPr>
      <w:r w:rsidRPr="00BE48BB">
        <w:rPr>
          <w:b/>
        </w:rPr>
        <w:t>Post-condition</w:t>
      </w:r>
      <w:r w:rsidRPr="00BE48BB">
        <w:t xml:space="preserve"> : les entités sont affichées</w:t>
      </w:r>
    </w:p>
    <w:p w:rsidR="00BC0C25" w:rsidRPr="00BE48BB" w:rsidRDefault="00BC0C25" w:rsidP="008A3F12">
      <w:pPr>
        <w:pStyle w:val="Titre4bis"/>
      </w:pPr>
      <w:r w:rsidRPr="00BE48BB">
        <w:t>Interface Liste des entités</w:t>
      </w:r>
    </w:p>
    <w:p w:rsidR="00BC0C25" w:rsidRPr="00BE48BB" w:rsidRDefault="00BC0C25" w:rsidP="008A3F12">
      <w:pPr>
        <w:pStyle w:val="NormalArial"/>
        <w:rPr>
          <w:bCs/>
        </w:rPr>
      </w:pPr>
      <w:r w:rsidRPr="00BE48BB">
        <w:rPr>
          <w:bCs/>
        </w:rPr>
        <w:t xml:space="preserve">L'écran affiche la liste des </w:t>
      </w:r>
      <w:r w:rsidRPr="00BE48BB">
        <w:t>entités</w:t>
      </w:r>
      <w:r w:rsidRPr="00BE48BB">
        <w:rPr>
          <w:bCs/>
        </w:rPr>
        <w:t xml:space="preserve">. La liste est composée de la colonne </w:t>
      </w:r>
      <w:r w:rsidR="00FE41D5" w:rsidRPr="00BE48BB">
        <w:rPr>
          <w:bCs/>
        </w:rPr>
        <w:t>:</w:t>
      </w:r>
    </w:p>
    <w:p w:rsidR="00FE41D5" w:rsidRPr="00BE48BB" w:rsidRDefault="00FE41D5" w:rsidP="008A3F12">
      <w:pPr>
        <w:pStyle w:val="NormalArial"/>
        <w:rPr>
          <w:bCs/>
        </w:rPr>
      </w:pPr>
    </w:p>
    <w:p w:rsidR="00BC0C25" w:rsidRPr="00BE48BB" w:rsidRDefault="00BC0C25" w:rsidP="008A3F12">
      <w:pPr>
        <w:pStyle w:val="NormalArial"/>
        <w:numPr>
          <w:ilvl w:val="0"/>
          <w:numId w:val="10"/>
        </w:numPr>
        <w:rPr>
          <w:bCs/>
        </w:rPr>
      </w:pPr>
      <w:r w:rsidRPr="00BE48BB">
        <w:rPr>
          <w:bCs/>
        </w:rPr>
        <w:t>Code de l'entité</w:t>
      </w:r>
    </w:p>
    <w:p w:rsidR="00BC0C25" w:rsidRPr="00BE48BB" w:rsidRDefault="00BC0C25" w:rsidP="008A3F12">
      <w:pPr>
        <w:pStyle w:val="NormalArial"/>
        <w:rPr>
          <w:bCs/>
        </w:rPr>
      </w:pPr>
    </w:p>
    <w:p w:rsidR="00BC0C25" w:rsidRPr="00BE48BB" w:rsidRDefault="00BC0C25" w:rsidP="008A3F12">
      <w:pPr>
        <w:pStyle w:val="NormalArial"/>
        <w:rPr>
          <w:bCs/>
        </w:rPr>
      </w:pPr>
      <w:r w:rsidRPr="00BE48BB">
        <w:rPr>
          <w:bCs/>
        </w:rPr>
        <w:t>La liste est affichée par ordre alphabétique sur le code.</w:t>
      </w:r>
    </w:p>
    <w:p w:rsidR="00BC0C25" w:rsidRPr="00BE48BB" w:rsidRDefault="00BC0C25" w:rsidP="008A3F12">
      <w:pPr>
        <w:pStyle w:val="Titre4bis"/>
      </w:pPr>
      <w:r w:rsidRPr="00BE48BB">
        <w:t>Scénario 1 – Afficher la liste des entités</w:t>
      </w:r>
    </w:p>
    <w:p w:rsidR="00BC0C25" w:rsidRPr="00BE48BB" w:rsidRDefault="00BC0C25" w:rsidP="008A3F12">
      <w:pPr>
        <w:pStyle w:val="NormalArial"/>
        <w:numPr>
          <w:ilvl w:val="0"/>
          <w:numId w:val="82"/>
        </w:numPr>
        <w:rPr>
          <w:bCs/>
        </w:rPr>
      </w:pPr>
      <w:r w:rsidRPr="00BE48BB">
        <w:rPr>
          <w:bCs/>
        </w:rPr>
        <w:t>L'acteur arrive sur le module.</w:t>
      </w:r>
    </w:p>
    <w:p w:rsidR="00BC0C25" w:rsidRPr="00BE48BB" w:rsidRDefault="00BC0C25" w:rsidP="008A3F12">
      <w:pPr>
        <w:pStyle w:val="NormalArial"/>
        <w:numPr>
          <w:ilvl w:val="0"/>
          <w:numId w:val="82"/>
        </w:numPr>
        <w:rPr>
          <w:bCs/>
        </w:rPr>
      </w:pPr>
      <w:r w:rsidRPr="00BE48BB">
        <w:rPr>
          <w:bCs/>
        </w:rPr>
        <w:t xml:space="preserve">Le système affiche la liste de toutes les </w:t>
      </w:r>
      <w:r w:rsidRPr="00BE48BB">
        <w:t xml:space="preserve">entités </w:t>
      </w:r>
    </w:p>
    <w:p w:rsidR="00BC0C25" w:rsidRPr="00BE48BB" w:rsidRDefault="00BC0C25" w:rsidP="008A3F12">
      <w:pPr>
        <w:pStyle w:val="NormalArial"/>
        <w:ind w:left="720"/>
        <w:rPr>
          <w:bCs/>
        </w:rPr>
      </w:pPr>
    </w:p>
    <w:p w:rsidR="00BC0C25" w:rsidRPr="00BE48BB" w:rsidRDefault="00BC0C25" w:rsidP="00D23387">
      <w:pPr>
        <w:pStyle w:val="Titre3"/>
      </w:pPr>
      <w:bookmarkStart w:id="4547" w:name="_Toc292454200"/>
      <w:r w:rsidRPr="00BE48BB">
        <w:t>Gérer les entités</w:t>
      </w:r>
      <w:bookmarkEnd w:id="4547"/>
    </w:p>
    <w:p w:rsidR="00BC0C25" w:rsidRPr="00BE48BB" w:rsidRDefault="00BC0C25" w:rsidP="00BC0C25">
      <w:pPr>
        <w:pStyle w:val="NormalArial"/>
        <w:rPr>
          <w:bCs/>
        </w:rPr>
      </w:pPr>
      <w:r w:rsidRPr="00BE48BB">
        <w:rPr>
          <w:b/>
          <w:bCs/>
        </w:rPr>
        <w:t>Résumé</w:t>
      </w:r>
      <w:r w:rsidRPr="00BE48BB">
        <w:rPr>
          <w:bCs/>
        </w:rPr>
        <w:t xml:space="preserve"> : Cette fonctionnalité permet à l'acteur de gérer les </w:t>
      </w:r>
      <w:r w:rsidRPr="00BE48BB">
        <w:t>entités</w:t>
      </w:r>
      <w:r w:rsidRPr="00BE48BB">
        <w:rPr>
          <w:bCs/>
        </w:rPr>
        <w:t xml:space="preserve"> (création, modification, suppression)</w:t>
      </w:r>
    </w:p>
    <w:p w:rsidR="00BC0C25" w:rsidRPr="00BE48BB" w:rsidRDefault="00BC0C25" w:rsidP="00BC0C25">
      <w:pPr>
        <w:pStyle w:val="NormalArial"/>
        <w:rPr>
          <w:bCs/>
        </w:rPr>
      </w:pPr>
      <w:r w:rsidRPr="00BE48BB">
        <w:rPr>
          <w:b/>
          <w:bCs/>
        </w:rPr>
        <w:t xml:space="preserve">Acteur(s) </w:t>
      </w:r>
      <w:r w:rsidRPr="00BE48BB">
        <w:rPr>
          <w:bCs/>
        </w:rPr>
        <w:t xml:space="preserve">: Administrateur National, </w:t>
      </w:r>
      <w:r w:rsidRPr="00BE48BB">
        <w:t>Administrateur de Centre</w:t>
      </w:r>
    </w:p>
    <w:p w:rsidR="00BC0C25" w:rsidRPr="00BE48BB" w:rsidRDefault="00BC0C25" w:rsidP="00BC0C25">
      <w:pPr>
        <w:pStyle w:val="NormalArial"/>
        <w:rPr>
          <w:bCs/>
        </w:rPr>
      </w:pPr>
      <w:r w:rsidRPr="00BE48BB">
        <w:rPr>
          <w:b/>
          <w:bCs/>
        </w:rPr>
        <w:t>Pré-condition</w:t>
      </w:r>
      <w:r w:rsidRPr="00BE48BB">
        <w:rPr>
          <w:bCs/>
        </w:rPr>
        <w:t xml:space="preserve"> : L'acteur est identifié</w:t>
      </w:r>
    </w:p>
    <w:p w:rsidR="00BC0C25" w:rsidRPr="00BE48BB" w:rsidRDefault="00BC0C25" w:rsidP="00BC0C25">
      <w:pPr>
        <w:pStyle w:val="NormalArial"/>
        <w:rPr>
          <w:bCs/>
        </w:rPr>
      </w:pPr>
      <w:r w:rsidRPr="00BE48BB">
        <w:rPr>
          <w:b/>
          <w:bCs/>
        </w:rPr>
        <w:t>Post-condition</w:t>
      </w:r>
      <w:r w:rsidRPr="00BE48BB">
        <w:rPr>
          <w:bCs/>
        </w:rPr>
        <w:t xml:space="preserve"> : les </w:t>
      </w:r>
      <w:r w:rsidRPr="00BE48BB">
        <w:t>entités</w:t>
      </w:r>
      <w:r w:rsidRPr="00BE48BB">
        <w:rPr>
          <w:bCs/>
        </w:rPr>
        <w:t xml:space="preserve"> sont gérées</w:t>
      </w:r>
    </w:p>
    <w:p w:rsidR="00BC0C25" w:rsidRPr="00BE48BB" w:rsidRDefault="00BC0C25" w:rsidP="008A3F12">
      <w:pPr>
        <w:pStyle w:val="Titre4bis"/>
      </w:pPr>
      <w:r w:rsidRPr="00BE48BB">
        <w:t>Interface Liste des entités</w:t>
      </w:r>
    </w:p>
    <w:p w:rsidR="00FE41D5" w:rsidRPr="00BE48BB" w:rsidRDefault="00BC0C25" w:rsidP="008A3F12">
      <w:pPr>
        <w:pStyle w:val="NormalArial"/>
        <w:rPr>
          <w:bCs/>
        </w:rPr>
      </w:pPr>
      <w:r w:rsidRPr="00BE48BB">
        <w:rPr>
          <w:bCs/>
        </w:rPr>
        <w:t xml:space="preserve">L'écran affiche la liste des </w:t>
      </w:r>
      <w:r w:rsidRPr="00BE48BB">
        <w:t>entités</w:t>
      </w:r>
      <w:r w:rsidRPr="00BE48BB">
        <w:rPr>
          <w:bCs/>
        </w:rPr>
        <w:t>. La liste est composée de</w:t>
      </w:r>
      <w:r w:rsidR="00FE41D5" w:rsidRPr="00BE48BB">
        <w:rPr>
          <w:bCs/>
        </w:rPr>
        <w:t>s</w:t>
      </w:r>
      <w:r w:rsidRPr="00BE48BB">
        <w:rPr>
          <w:bCs/>
        </w:rPr>
        <w:t xml:space="preserve"> colonne</w:t>
      </w:r>
      <w:r w:rsidR="00FE41D5" w:rsidRPr="00BE48BB">
        <w:rPr>
          <w:bCs/>
        </w:rPr>
        <w:t>s :</w:t>
      </w:r>
    </w:p>
    <w:p w:rsidR="00BC0C25" w:rsidRPr="00BE48BB" w:rsidRDefault="00BC0C25" w:rsidP="008A3F12">
      <w:pPr>
        <w:pStyle w:val="NormalArial"/>
        <w:rPr>
          <w:bCs/>
        </w:rPr>
      </w:pPr>
      <w:r w:rsidRPr="00BE48BB">
        <w:rPr>
          <w:bCs/>
        </w:rPr>
        <w:t xml:space="preserve"> </w:t>
      </w:r>
    </w:p>
    <w:p w:rsidR="00BC0C25" w:rsidRPr="00BE48BB" w:rsidRDefault="00BC0C25" w:rsidP="008A3F12">
      <w:pPr>
        <w:pStyle w:val="NormalArial"/>
        <w:numPr>
          <w:ilvl w:val="0"/>
          <w:numId w:val="10"/>
        </w:numPr>
        <w:rPr>
          <w:bCs/>
        </w:rPr>
      </w:pPr>
      <w:r w:rsidRPr="00BE48BB">
        <w:rPr>
          <w:bCs/>
        </w:rPr>
        <w:t>Code de l'entité</w:t>
      </w:r>
    </w:p>
    <w:p w:rsidR="00BC0C25" w:rsidRPr="00BE48BB" w:rsidRDefault="00BC0C25" w:rsidP="008A3F12">
      <w:pPr>
        <w:pStyle w:val="NormalArial"/>
        <w:numPr>
          <w:ilvl w:val="0"/>
          <w:numId w:val="10"/>
        </w:numPr>
        <w:rPr>
          <w:bCs/>
        </w:rPr>
      </w:pPr>
      <w:r w:rsidRPr="00BE48BB">
        <w:rPr>
          <w:bCs/>
        </w:rPr>
        <w:t>Un bouton "Supprimer"</w:t>
      </w:r>
    </w:p>
    <w:p w:rsidR="00BC0C25" w:rsidRPr="00BE48BB" w:rsidRDefault="00BC0C25" w:rsidP="008A3F12">
      <w:pPr>
        <w:pStyle w:val="NormalArial"/>
        <w:numPr>
          <w:ilvl w:val="0"/>
          <w:numId w:val="10"/>
        </w:numPr>
        <w:rPr>
          <w:bCs/>
        </w:rPr>
      </w:pPr>
      <w:r w:rsidRPr="00BE48BB">
        <w:rPr>
          <w:bCs/>
        </w:rPr>
        <w:t xml:space="preserve">Un bouton "Modifier" </w:t>
      </w:r>
    </w:p>
    <w:p w:rsidR="00FE41D5" w:rsidRPr="00BE48BB" w:rsidRDefault="00FE41D5" w:rsidP="008A3F12">
      <w:pPr>
        <w:pStyle w:val="NormalArial"/>
        <w:rPr>
          <w:bCs/>
        </w:rPr>
      </w:pPr>
    </w:p>
    <w:p w:rsidR="00BC0C25" w:rsidRPr="00BE48BB" w:rsidRDefault="00BC0C25" w:rsidP="008A3F12">
      <w:pPr>
        <w:pStyle w:val="NormalArial"/>
        <w:rPr>
          <w:bCs/>
        </w:rPr>
      </w:pPr>
      <w:r w:rsidRPr="00BE48BB">
        <w:rPr>
          <w:bCs/>
        </w:rPr>
        <w:t>Un bouton "Nouveau" permet de créer une nouvelle entité</w:t>
      </w:r>
    </w:p>
    <w:p w:rsidR="00BC0C25" w:rsidRPr="00BE48BB" w:rsidRDefault="00BC0C25" w:rsidP="008A3F12">
      <w:pPr>
        <w:pStyle w:val="NormalArial"/>
        <w:rPr>
          <w:bCs/>
        </w:rPr>
      </w:pPr>
      <w:r w:rsidRPr="00BE48BB">
        <w:rPr>
          <w:bCs/>
        </w:rPr>
        <w:t>La liste est affichée par ordre alphabétique sur le code.</w:t>
      </w:r>
    </w:p>
    <w:p w:rsidR="00BC0C25" w:rsidRPr="00BE48BB" w:rsidRDefault="00BC0C25" w:rsidP="008A3F12">
      <w:pPr>
        <w:pStyle w:val="Titre4bis"/>
      </w:pPr>
      <w:r w:rsidRPr="00BE48BB">
        <w:t>Interface – Formulaire entité</w:t>
      </w:r>
    </w:p>
    <w:p w:rsidR="00BC0C25" w:rsidRPr="00BE48BB" w:rsidRDefault="00BC0C25" w:rsidP="008A3F12">
      <w:pPr>
        <w:pStyle w:val="NormalArial"/>
        <w:rPr>
          <w:bCs/>
        </w:rPr>
      </w:pPr>
      <w:r w:rsidRPr="00BE48BB">
        <w:rPr>
          <w:bCs/>
        </w:rPr>
        <w:t>L'écran affiche un formulaire composé du champ :</w:t>
      </w:r>
    </w:p>
    <w:p w:rsidR="00FE41D5" w:rsidRPr="00BE48BB" w:rsidRDefault="00FE41D5" w:rsidP="008A3F12">
      <w:pPr>
        <w:pStyle w:val="NormalArial"/>
        <w:rPr>
          <w:bCs/>
        </w:rPr>
      </w:pPr>
    </w:p>
    <w:p w:rsidR="00BC0C25" w:rsidRPr="00BE48BB" w:rsidRDefault="00BC0C25" w:rsidP="008A3F12">
      <w:pPr>
        <w:pStyle w:val="NormalArial"/>
        <w:numPr>
          <w:ilvl w:val="0"/>
          <w:numId w:val="12"/>
        </w:numPr>
        <w:rPr>
          <w:bCs/>
        </w:rPr>
      </w:pPr>
      <w:r w:rsidRPr="00BE48BB">
        <w:rPr>
          <w:bCs/>
        </w:rPr>
        <w:t>Code de l'entité (saisie texte libre - obligatoire)</w:t>
      </w:r>
    </w:p>
    <w:p w:rsidR="00FE41D5" w:rsidRPr="00BE48BB" w:rsidRDefault="00FE41D5" w:rsidP="008A3F12">
      <w:pPr>
        <w:pStyle w:val="NormalArial"/>
        <w:rPr>
          <w:bCs/>
        </w:rPr>
      </w:pPr>
    </w:p>
    <w:p w:rsidR="00BC0C25" w:rsidRPr="00BE48BB" w:rsidRDefault="00BC0C25" w:rsidP="008A3F12">
      <w:pPr>
        <w:pStyle w:val="NormalArial"/>
        <w:rPr>
          <w:bCs/>
        </w:rPr>
      </w:pPr>
      <w:r w:rsidRPr="00BE48BB">
        <w:rPr>
          <w:bCs/>
        </w:rPr>
        <w:t>Un bouton "Valider" permet d'enregistrer le formulaire.</w:t>
      </w:r>
    </w:p>
    <w:p w:rsidR="00BC0C25" w:rsidRPr="00BE48BB" w:rsidRDefault="00BC0C25" w:rsidP="008A3F12">
      <w:pPr>
        <w:pStyle w:val="NormalArial"/>
        <w:rPr>
          <w:bCs/>
        </w:rPr>
      </w:pPr>
      <w:r w:rsidRPr="00BE48BB">
        <w:rPr>
          <w:bCs/>
        </w:rPr>
        <w:t>Un bouton "Annuler" permet de revenir à la liste sans sauvegarder.</w:t>
      </w:r>
    </w:p>
    <w:p w:rsidR="00FE41D5" w:rsidRPr="00BE48BB" w:rsidRDefault="00FE41D5" w:rsidP="008A3F12">
      <w:pPr>
        <w:pStyle w:val="NormalArial"/>
        <w:rPr>
          <w:bCs/>
        </w:rPr>
      </w:pPr>
    </w:p>
    <w:p w:rsidR="00BC0C25" w:rsidRPr="00BE48BB" w:rsidRDefault="00BC0C25" w:rsidP="008A3F12">
      <w:pPr>
        <w:pStyle w:val="Titre4bis"/>
      </w:pPr>
      <w:r w:rsidRPr="00BE48BB">
        <w:t>Scénario 1 – Afficher la liste des entités</w:t>
      </w:r>
    </w:p>
    <w:p w:rsidR="00BC0C25" w:rsidRPr="00BE48BB" w:rsidRDefault="00BC0C25" w:rsidP="008A3F12">
      <w:pPr>
        <w:pStyle w:val="NormalArial"/>
        <w:numPr>
          <w:ilvl w:val="0"/>
          <w:numId w:val="83"/>
        </w:numPr>
      </w:pPr>
      <w:r w:rsidRPr="00BE48BB">
        <w:t>L'acteur arrive sur le module.</w:t>
      </w:r>
    </w:p>
    <w:p w:rsidR="00BC0C25" w:rsidRPr="00BE48BB" w:rsidRDefault="00BC0C25" w:rsidP="008A3F12">
      <w:pPr>
        <w:pStyle w:val="NormalArial"/>
        <w:numPr>
          <w:ilvl w:val="0"/>
          <w:numId w:val="83"/>
        </w:numPr>
      </w:pPr>
      <w:r w:rsidRPr="00BE48BB">
        <w:t>Le système affiche la liste de toutes les entités</w:t>
      </w:r>
    </w:p>
    <w:p w:rsidR="00FE41D5" w:rsidRPr="00BE48BB" w:rsidRDefault="00FE41D5" w:rsidP="008A3F12">
      <w:pPr>
        <w:pStyle w:val="NormalArial"/>
      </w:pPr>
    </w:p>
    <w:p w:rsidR="00BC0C25" w:rsidRPr="00BE48BB" w:rsidRDefault="00BC0C25" w:rsidP="008A3F12">
      <w:pPr>
        <w:pStyle w:val="Titre4bis"/>
      </w:pPr>
      <w:r w:rsidRPr="00BE48BB">
        <w:t>Scénario 2 – Créer une nouvelle entité</w:t>
      </w:r>
    </w:p>
    <w:p w:rsidR="00BC0C25" w:rsidRPr="00BE48BB" w:rsidRDefault="00BC0C25" w:rsidP="008A3F12">
      <w:pPr>
        <w:pStyle w:val="NormalArial"/>
        <w:numPr>
          <w:ilvl w:val="0"/>
          <w:numId w:val="84"/>
        </w:numPr>
      </w:pPr>
      <w:r w:rsidRPr="00BE48BB">
        <w:t>L'acteur clique sur "Nouveau"</w:t>
      </w:r>
    </w:p>
    <w:p w:rsidR="00BC0C25" w:rsidRPr="00BE48BB" w:rsidRDefault="00BC0C25" w:rsidP="008A3F12">
      <w:pPr>
        <w:pStyle w:val="NormalArial"/>
        <w:numPr>
          <w:ilvl w:val="0"/>
          <w:numId w:val="84"/>
        </w:numPr>
      </w:pPr>
      <w:r w:rsidRPr="00BE48BB">
        <w:t xml:space="preserve">Le système affiche le formulaire </w:t>
      </w:r>
      <w:r w:rsidRPr="00BE48BB">
        <w:rPr>
          <w:bCs/>
        </w:rPr>
        <w:t>entité</w:t>
      </w:r>
      <w:r w:rsidR="00FE41D5" w:rsidRPr="00BE48BB">
        <w:rPr>
          <w:bCs/>
        </w:rPr>
        <w:t xml:space="preserve"> vierge</w:t>
      </w:r>
    </w:p>
    <w:p w:rsidR="00BC0C25" w:rsidRPr="00BE48BB" w:rsidRDefault="00BC0C25" w:rsidP="008A3F12">
      <w:pPr>
        <w:pStyle w:val="NormalArial"/>
        <w:numPr>
          <w:ilvl w:val="0"/>
          <w:numId w:val="84"/>
        </w:numPr>
      </w:pPr>
      <w:r w:rsidRPr="00BE48BB">
        <w:t>L'acteur saisit les informations et valide.</w:t>
      </w:r>
      <w:r w:rsidRPr="00BE48BB">
        <w:rPr>
          <w:b/>
          <w:color w:val="FF0000"/>
        </w:rPr>
        <w:t xml:space="preserve"> EXCEPTION1</w:t>
      </w:r>
    </w:p>
    <w:p w:rsidR="00BC0C25" w:rsidRPr="00BE48BB" w:rsidRDefault="00BC0C25" w:rsidP="008A3F12">
      <w:pPr>
        <w:pStyle w:val="NormalArial"/>
        <w:numPr>
          <w:ilvl w:val="0"/>
          <w:numId w:val="84"/>
        </w:numPr>
      </w:pPr>
      <w:r w:rsidRPr="00BE48BB">
        <w:lastRenderedPageBreak/>
        <w:t>Le système enregistre les données</w:t>
      </w:r>
    </w:p>
    <w:p w:rsidR="00BC0C25" w:rsidRPr="00BE48BB" w:rsidRDefault="00BC0C25" w:rsidP="008A3F12">
      <w:pPr>
        <w:pStyle w:val="NormalArial"/>
        <w:numPr>
          <w:ilvl w:val="0"/>
          <w:numId w:val="84"/>
        </w:numPr>
      </w:pPr>
      <w:r w:rsidRPr="00BE48BB">
        <w:t xml:space="preserve">Le système redirige l'acteur vers la liste des </w:t>
      </w:r>
      <w:r w:rsidRPr="00BE48BB">
        <w:rPr>
          <w:bCs/>
        </w:rPr>
        <w:t>entités</w:t>
      </w:r>
    </w:p>
    <w:p w:rsidR="00BC0C25" w:rsidRPr="00BE48BB" w:rsidRDefault="00BC0C25" w:rsidP="008A3F12">
      <w:pPr>
        <w:pStyle w:val="Titre4bis"/>
      </w:pPr>
      <w:r w:rsidRPr="00BE48BB">
        <w:t>Scénario 3 – Modifier une entité</w:t>
      </w:r>
    </w:p>
    <w:p w:rsidR="00BC0C25" w:rsidRPr="00BE48BB" w:rsidRDefault="00BC0C25" w:rsidP="008A3F12">
      <w:pPr>
        <w:pStyle w:val="NormalArial"/>
        <w:numPr>
          <w:ilvl w:val="2"/>
          <w:numId w:val="85"/>
        </w:numPr>
      </w:pPr>
      <w:r w:rsidRPr="00BE48BB">
        <w:t xml:space="preserve">A partir de la liste des </w:t>
      </w:r>
      <w:r w:rsidRPr="00BE48BB">
        <w:rPr>
          <w:bCs/>
        </w:rPr>
        <w:t>entités</w:t>
      </w:r>
      <w:r w:rsidRPr="00BE48BB">
        <w:t>, l'acteur clique sur "Modifier"</w:t>
      </w:r>
    </w:p>
    <w:p w:rsidR="00BC0C25" w:rsidRPr="00BE48BB" w:rsidRDefault="00BC0C25" w:rsidP="008A3F12">
      <w:pPr>
        <w:pStyle w:val="NormalArial"/>
        <w:numPr>
          <w:ilvl w:val="2"/>
          <w:numId w:val="85"/>
        </w:numPr>
      </w:pPr>
      <w:r w:rsidRPr="00BE48BB">
        <w:t xml:space="preserve">Le système affiche un formulaire </w:t>
      </w:r>
      <w:r w:rsidRPr="00BE48BB">
        <w:rPr>
          <w:bCs/>
        </w:rPr>
        <w:t>entité</w:t>
      </w:r>
      <w:r w:rsidRPr="00BE48BB">
        <w:t xml:space="preserve"> pré-rempli</w:t>
      </w:r>
    </w:p>
    <w:p w:rsidR="00BC0C25" w:rsidRPr="00BE48BB" w:rsidRDefault="00BC0C25" w:rsidP="008A3F12">
      <w:pPr>
        <w:pStyle w:val="NormalArial"/>
        <w:numPr>
          <w:ilvl w:val="2"/>
          <w:numId w:val="85"/>
        </w:numPr>
      </w:pPr>
      <w:r w:rsidRPr="00BE48BB">
        <w:t xml:space="preserve">L'acteur modifie les données et valide </w:t>
      </w:r>
      <w:r w:rsidRPr="00BE48BB">
        <w:rPr>
          <w:b/>
          <w:color w:val="FF0000"/>
        </w:rPr>
        <w:t>EXCEPTION1</w:t>
      </w:r>
    </w:p>
    <w:p w:rsidR="00BC0C25" w:rsidRPr="00BE48BB" w:rsidRDefault="00BC0C25" w:rsidP="008A3F12">
      <w:pPr>
        <w:pStyle w:val="NormalArial"/>
        <w:numPr>
          <w:ilvl w:val="2"/>
          <w:numId w:val="85"/>
        </w:numPr>
      </w:pPr>
      <w:r w:rsidRPr="00BE48BB">
        <w:t>Le système enregistre les données</w:t>
      </w:r>
    </w:p>
    <w:p w:rsidR="00BC0C25" w:rsidRPr="00BE48BB" w:rsidRDefault="00BC0C25" w:rsidP="008A3F12">
      <w:pPr>
        <w:pStyle w:val="NormalArial"/>
        <w:numPr>
          <w:ilvl w:val="2"/>
          <w:numId w:val="85"/>
        </w:numPr>
      </w:pPr>
      <w:r w:rsidRPr="00BE48BB">
        <w:t xml:space="preserve">Le système redirige l'acteur vers la liste des </w:t>
      </w:r>
      <w:r w:rsidRPr="00BE48BB">
        <w:rPr>
          <w:bCs/>
        </w:rPr>
        <w:t>entités</w:t>
      </w:r>
    </w:p>
    <w:p w:rsidR="00BC0C25" w:rsidRPr="00BE48BB" w:rsidRDefault="00BC0C25" w:rsidP="008A3F12">
      <w:pPr>
        <w:pStyle w:val="Titre4bis"/>
      </w:pPr>
      <w:r w:rsidRPr="00BE48BB">
        <w:t>Scénario 4 – Supprimer une entité</w:t>
      </w:r>
    </w:p>
    <w:p w:rsidR="00BC0C25" w:rsidRPr="00BE48BB" w:rsidRDefault="00BC0C25" w:rsidP="008A3F12">
      <w:pPr>
        <w:pStyle w:val="NormalArial"/>
        <w:numPr>
          <w:ilvl w:val="3"/>
          <w:numId w:val="86"/>
        </w:numPr>
      </w:pPr>
      <w:r w:rsidRPr="00BE48BB">
        <w:t xml:space="preserve">A partir de la liste des </w:t>
      </w:r>
      <w:r w:rsidRPr="00BE48BB">
        <w:rPr>
          <w:bCs/>
        </w:rPr>
        <w:t>entités</w:t>
      </w:r>
      <w:r w:rsidRPr="00BE48BB">
        <w:t>, l'acteur clique sur "Supprimer"</w:t>
      </w:r>
    </w:p>
    <w:p w:rsidR="00BC0C25" w:rsidRPr="00BE48BB" w:rsidRDefault="00BC0C25" w:rsidP="008A3F12">
      <w:pPr>
        <w:pStyle w:val="NormalArial"/>
        <w:numPr>
          <w:ilvl w:val="3"/>
          <w:numId w:val="86"/>
        </w:numPr>
      </w:pPr>
      <w:r w:rsidRPr="00BE48BB">
        <w:t>Le système demande confirmation</w:t>
      </w:r>
    </w:p>
    <w:p w:rsidR="00BC0C25" w:rsidRPr="00BE48BB" w:rsidRDefault="00BC0C25" w:rsidP="008A3F12">
      <w:pPr>
        <w:pStyle w:val="NormalArial"/>
        <w:numPr>
          <w:ilvl w:val="3"/>
          <w:numId w:val="86"/>
        </w:numPr>
      </w:pPr>
      <w:r w:rsidRPr="00BE48BB">
        <w:t xml:space="preserve">L'acteur confirme la suppression </w:t>
      </w:r>
    </w:p>
    <w:p w:rsidR="00BC0C25" w:rsidRPr="00BE48BB" w:rsidRDefault="00BC0C25" w:rsidP="008A3F12">
      <w:pPr>
        <w:pStyle w:val="NormalArial"/>
        <w:numPr>
          <w:ilvl w:val="3"/>
          <w:numId w:val="86"/>
        </w:numPr>
      </w:pPr>
      <w:r w:rsidRPr="00BE48BB">
        <w:t>Le système supprime l'</w:t>
      </w:r>
      <w:r w:rsidRPr="00BE48BB">
        <w:rPr>
          <w:bCs/>
        </w:rPr>
        <w:t>entité</w:t>
      </w:r>
      <w:r w:rsidR="008F7E86" w:rsidRPr="00BE48BB">
        <w:rPr>
          <w:bCs/>
        </w:rPr>
        <w:t xml:space="preserve"> </w:t>
      </w:r>
    </w:p>
    <w:p w:rsidR="00BC0C25" w:rsidRPr="00BE48BB" w:rsidRDefault="00BC0C25" w:rsidP="008A3F12">
      <w:pPr>
        <w:pStyle w:val="NormalArial"/>
        <w:numPr>
          <w:ilvl w:val="3"/>
          <w:numId w:val="86"/>
        </w:numPr>
      </w:pPr>
      <w:r w:rsidRPr="00BE48BB">
        <w:t xml:space="preserve">Le système redirige l'acteur vers la liste des </w:t>
      </w:r>
      <w:r w:rsidRPr="00BE48BB">
        <w:rPr>
          <w:bCs/>
        </w:rPr>
        <w:t>entités</w:t>
      </w:r>
    </w:p>
    <w:p w:rsidR="00BC0C25" w:rsidRPr="00BE48BB" w:rsidRDefault="00BC0C25" w:rsidP="008A3F12">
      <w:pPr>
        <w:pStyle w:val="Titre4bis"/>
      </w:pPr>
      <w:r w:rsidRPr="00BE48BB">
        <w:t>Cas d'exception</w:t>
      </w:r>
    </w:p>
    <w:p w:rsidR="00BC0C25" w:rsidRPr="00BE48BB" w:rsidRDefault="00BC0C25" w:rsidP="008A3F12">
      <w:pPr>
        <w:pStyle w:val="NormalArial"/>
        <w:jc w:val="both"/>
      </w:pPr>
      <w:r w:rsidRPr="00BE48BB">
        <w:rPr>
          <w:b/>
          <w:color w:val="FF0000"/>
        </w:rPr>
        <w:t xml:space="preserve">EXCEPTION1 : </w:t>
      </w:r>
      <w:r w:rsidRPr="00BE48BB">
        <w:t xml:space="preserve">si le code n'est pas renseigné ou si le code existe déjà pour une autre </w:t>
      </w:r>
      <w:r w:rsidR="00FE41D5" w:rsidRPr="00BE48BB">
        <w:t>entité</w:t>
      </w:r>
      <w:r w:rsidRPr="00BE48BB">
        <w:t>, l'acteur est redirigé vers le formulaire et un message d’erreur est affiché</w:t>
      </w:r>
    </w:p>
    <w:p w:rsidR="008F7E86" w:rsidRPr="00BE48BB" w:rsidRDefault="008F7E86" w:rsidP="008A3F12">
      <w:pPr>
        <w:pStyle w:val="NormalArial"/>
        <w:jc w:val="both"/>
      </w:pPr>
    </w:p>
    <w:p w:rsidR="008F7E86" w:rsidRPr="00BE48BB" w:rsidRDefault="008F7E86" w:rsidP="008A3F12">
      <w:pPr>
        <w:pStyle w:val="NormalArial"/>
        <w:jc w:val="both"/>
      </w:pPr>
      <w:r w:rsidRPr="00BE48BB">
        <w:br w:type="page"/>
      </w:r>
    </w:p>
    <w:p w:rsidR="007C2486" w:rsidRPr="00BE48BB" w:rsidRDefault="007C2486" w:rsidP="007C2486">
      <w:pPr>
        <w:pStyle w:val="Titre2"/>
      </w:pPr>
      <w:bookmarkStart w:id="4548" w:name="_Toc286221223"/>
      <w:bookmarkStart w:id="4549" w:name="_Toc286246059"/>
      <w:bookmarkStart w:id="4550" w:name="_Toc286300037"/>
      <w:bookmarkStart w:id="4551" w:name="_Toc286336745"/>
      <w:bookmarkStart w:id="4552" w:name="_Toc286381533"/>
      <w:bookmarkStart w:id="4553" w:name="_Toc286417524"/>
      <w:bookmarkStart w:id="4554" w:name="_Toc286425581"/>
      <w:bookmarkStart w:id="4555" w:name="_Toc286221229"/>
      <w:bookmarkStart w:id="4556" w:name="_Toc286246065"/>
      <w:bookmarkStart w:id="4557" w:name="_Toc286300043"/>
      <w:bookmarkStart w:id="4558" w:name="_Toc286336751"/>
      <w:bookmarkStart w:id="4559" w:name="_Toc286381539"/>
      <w:bookmarkStart w:id="4560" w:name="_Toc286417530"/>
      <w:bookmarkStart w:id="4561" w:name="_Toc286425587"/>
      <w:bookmarkStart w:id="4562" w:name="_Toc286221232"/>
      <w:bookmarkStart w:id="4563" w:name="_Toc286246068"/>
      <w:bookmarkStart w:id="4564" w:name="_Toc286300046"/>
      <w:bookmarkStart w:id="4565" w:name="_Toc286336754"/>
      <w:bookmarkStart w:id="4566" w:name="_Toc286381542"/>
      <w:bookmarkStart w:id="4567" w:name="_Toc286417533"/>
      <w:bookmarkStart w:id="4568" w:name="_Toc286425590"/>
      <w:bookmarkStart w:id="4569" w:name="_Toc286221233"/>
      <w:bookmarkStart w:id="4570" w:name="_Toc286246069"/>
      <w:bookmarkStart w:id="4571" w:name="_Toc286300047"/>
      <w:bookmarkStart w:id="4572" w:name="_Toc286336755"/>
      <w:bookmarkStart w:id="4573" w:name="_Toc286381543"/>
      <w:bookmarkStart w:id="4574" w:name="_Toc286417534"/>
      <w:bookmarkStart w:id="4575" w:name="_Toc286425591"/>
      <w:bookmarkStart w:id="4576" w:name="_Toc286221234"/>
      <w:bookmarkStart w:id="4577" w:name="_Toc286246070"/>
      <w:bookmarkStart w:id="4578" w:name="_Toc286300048"/>
      <w:bookmarkStart w:id="4579" w:name="_Toc286336756"/>
      <w:bookmarkStart w:id="4580" w:name="_Toc286381544"/>
      <w:bookmarkStart w:id="4581" w:name="_Toc286417535"/>
      <w:bookmarkStart w:id="4582" w:name="_Toc286425592"/>
      <w:bookmarkStart w:id="4583" w:name="_Toc286221246"/>
      <w:bookmarkStart w:id="4584" w:name="_Toc286246082"/>
      <w:bookmarkStart w:id="4585" w:name="_Toc286300060"/>
      <w:bookmarkStart w:id="4586" w:name="_Toc286336768"/>
      <w:bookmarkStart w:id="4587" w:name="_Toc286381556"/>
      <w:bookmarkStart w:id="4588" w:name="_Toc286417547"/>
      <w:bookmarkStart w:id="4589" w:name="_Toc286425604"/>
      <w:bookmarkStart w:id="4590" w:name="_Toc286221255"/>
      <w:bookmarkStart w:id="4591" w:name="_Toc286246091"/>
      <w:bookmarkStart w:id="4592" w:name="_Toc286300069"/>
      <w:bookmarkStart w:id="4593" w:name="_Toc286336777"/>
      <w:bookmarkStart w:id="4594" w:name="_Toc286381565"/>
      <w:bookmarkStart w:id="4595" w:name="_Toc286417556"/>
      <w:bookmarkStart w:id="4596" w:name="_Toc286425613"/>
      <w:bookmarkStart w:id="4597" w:name="_Toc286221257"/>
      <w:bookmarkStart w:id="4598" w:name="_Toc286246093"/>
      <w:bookmarkStart w:id="4599" w:name="_Toc286300071"/>
      <w:bookmarkStart w:id="4600" w:name="_Toc286336779"/>
      <w:bookmarkStart w:id="4601" w:name="_Toc286381567"/>
      <w:bookmarkStart w:id="4602" w:name="_Toc286417558"/>
      <w:bookmarkStart w:id="4603" w:name="_Toc286425615"/>
      <w:bookmarkStart w:id="4604" w:name="_Toc286221258"/>
      <w:bookmarkStart w:id="4605" w:name="_Toc286246094"/>
      <w:bookmarkStart w:id="4606" w:name="_Toc286300072"/>
      <w:bookmarkStart w:id="4607" w:name="_Toc286336780"/>
      <w:bookmarkStart w:id="4608" w:name="_Toc286381568"/>
      <w:bookmarkStart w:id="4609" w:name="_Toc286417559"/>
      <w:bookmarkStart w:id="4610" w:name="_Toc286425616"/>
      <w:bookmarkStart w:id="4611" w:name="_Toc286221260"/>
      <w:bookmarkStart w:id="4612" w:name="_Toc286246096"/>
      <w:bookmarkStart w:id="4613" w:name="_Toc286300074"/>
      <w:bookmarkStart w:id="4614" w:name="_Toc286336782"/>
      <w:bookmarkStart w:id="4615" w:name="_Toc286381570"/>
      <w:bookmarkStart w:id="4616" w:name="_Toc286417561"/>
      <w:bookmarkStart w:id="4617" w:name="_Toc286425618"/>
      <w:bookmarkStart w:id="4618" w:name="_Toc286221261"/>
      <w:bookmarkStart w:id="4619" w:name="_Toc286246097"/>
      <w:bookmarkStart w:id="4620" w:name="_Toc286300075"/>
      <w:bookmarkStart w:id="4621" w:name="_Toc286336783"/>
      <w:bookmarkStart w:id="4622" w:name="_Toc286381571"/>
      <w:bookmarkStart w:id="4623" w:name="_Toc286417562"/>
      <w:bookmarkStart w:id="4624" w:name="_Toc286425619"/>
      <w:bookmarkStart w:id="4625" w:name="_Toc286221264"/>
      <w:bookmarkStart w:id="4626" w:name="_Toc286246100"/>
      <w:bookmarkStart w:id="4627" w:name="_Toc286300078"/>
      <w:bookmarkStart w:id="4628" w:name="_Toc286336786"/>
      <w:bookmarkStart w:id="4629" w:name="_Toc286381574"/>
      <w:bookmarkStart w:id="4630" w:name="_Toc286417565"/>
      <w:bookmarkStart w:id="4631" w:name="_Toc286425622"/>
      <w:bookmarkStart w:id="4632" w:name="_Toc286221266"/>
      <w:bookmarkStart w:id="4633" w:name="_Toc286246102"/>
      <w:bookmarkStart w:id="4634" w:name="_Toc286300080"/>
      <w:bookmarkStart w:id="4635" w:name="_Toc286336788"/>
      <w:bookmarkStart w:id="4636" w:name="_Toc286381576"/>
      <w:bookmarkStart w:id="4637" w:name="_Toc286417567"/>
      <w:bookmarkStart w:id="4638" w:name="_Toc286425624"/>
      <w:bookmarkStart w:id="4639" w:name="_Toc286221267"/>
      <w:bookmarkStart w:id="4640" w:name="_Toc286246103"/>
      <w:bookmarkStart w:id="4641" w:name="_Toc286300081"/>
      <w:bookmarkStart w:id="4642" w:name="_Toc286336789"/>
      <w:bookmarkStart w:id="4643" w:name="_Toc286381577"/>
      <w:bookmarkStart w:id="4644" w:name="_Toc286417568"/>
      <w:bookmarkStart w:id="4645" w:name="_Toc286425625"/>
      <w:bookmarkStart w:id="4646" w:name="_Toc286221270"/>
      <w:bookmarkStart w:id="4647" w:name="_Toc286246106"/>
      <w:bookmarkStart w:id="4648" w:name="_Toc286300084"/>
      <w:bookmarkStart w:id="4649" w:name="_Toc286336792"/>
      <w:bookmarkStart w:id="4650" w:name="_Toc286381580"/>
      <w:bookmarkStart w:id="4651" w:name="_Toc286417571"/>
      <w:bookmarkStart w:id="4652" w:name="_Toc286425628"/>
      <w:bookmarkStart w:id="4653" w:name="_Toc286221271"/>
      <w:bookmarkStart w:id="4654" w:name="_Toc286246107"/>
      <w:bookmarkStart w:id="4655" w:name="_Toc286300085"/>
      <w:bookmarkStart w:id="4656" w:name="_Toc286336793"/>
      <w:bookmarkStart w:id="4657" w:name="_Toc286381581"/>
      <w:bookmarkStart w:id="4658" w:name="_Toc286417572"/>
      <w:bookmarkStart w:id="4659" w:name="_Toc286425629"/>
      <w:bookmarkStart w:id="4660" w:name="_Toc286221272"/>
      <w:bookmarkStart w:id="4661" w:name="_Toc286246108"/>
      <w:bookmarkStart w:id="4662" w:name="_Toc286300086"/>
      <w:bookmarkStart w:id="4663" w:name="_Toc286336794"/>
      <w:bookmarkStart w:id="4664" w:name="_Toc286381582"/>
      <w:bookmarkStart w:id="4665" w:name="_Toc286417573"/>
      <w:bookmarkStart w:id="4666" w:name="_Toc286425630"/>
      <w:bookmarkStart w:id="4667" w:name="_Toc292454201"/>
      <w:bookmarkStart w:id="4668" w:name="_Toc284426249"/>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r w:rsidRPr="00BE48BB">
        <w:lastRenderedPageBreak/>
        <w:t>Cas d'utilisation Gestion des types HNO</w:t>
      </w:r>
      <w:bookmarkEnd w:id="4667"/>
    </w:p>
    <w:p w:rsidR="007C2486" w:rsidRPr="00BE48BB" w:rsidRDefault="007C2486" w:rsidP="007C2486">
      <w:pPr>
        <w:pStyle w:val="Titre3"/>
      </w:pPr>
      <w:bookmarkStart w:id="4669" w:name="_Toc292454202"/>
      <w:r w:rsidRPr="00BE48BB">
        <w:t>Consulter la liste des types HNO</w:t>
      </w:r>
      <w:bookmarkEnd w:id="4669"/>
    </w:p>
    <w:p w:rsidR="007C2486" w:rsidRPr="00BE48BB" w:rsidRDefault="007C2486" w:rsidP="007C2486">
      <w:pPr>
        <w:pStyle w:val="NormalArial"/>
      </w:pPr>
      <w:r w:rsidRPr="00BE48BB">
        <w:rPr>
          <w:b/>
        </w:rPr>
        <w:t>Résumé</w:t>
      </w:r>
      <w:r w:rsidRPr="00BE48BB">
        <w:t xml:space="preserve"> : Cette fonctionnalité permet à l'acteur d'afficher les types HNO de ses centres d'habilitation</w:t>
      </w:r>
    </w:p>
    <w:p w:rsidR="007C2486" w:rsidRPr="00BE48BB" w:rsidRDefault="007C2486" w:rsidP="007C2486">
      <w:pPr>
        <w:pStyle w:val="NormalArial"/>
      </w:pPr>
      <w:r w:rsidRPr="00BE48BB">
        <w:rPr>
          <w:b/>
        </w:rPr>
        <w:t>Acteur(s)</w:t>
      </w:r>
      <w:r w:rsidRPr="00BE48BB">
        <w:t xml:space="preserve"> : Accueil, OS de Pôle</w:t>
      </w:r>
    </w:p>
    <w:p w:rsidR="007C2486" w:rsidRPr="00BE48BB" w:rsidRDefault="007C2486" w:rsidP="007C2486">
      <w:pPr>
        <w:pStyle w:val="NormalArial"/>
      </w:pPr>
      <w:r w:rsidRPr="00BE48BB">
        <w:rPr>
          <w:b/>
        </w:rPr>
        <w:t>Pré-condition</w:t>
      </w:r>
      <w:r w:rsidRPr="00BE48BB">
        <w:t xml:space="preserve"> : L'acteur est identifié </w:t>
      </w:r>
    </w:p>
    <w:p w:rsidR="007C2486" w:rsidRPr="00BE48BB" w:rsidRDefault="007C2486" w:rsidP="007C2486">
      <w:pPr>
        <w:pStyle w:val="NormalArial"/>
      </w:pPr>
      <w:r w:rsidRPr="00BE48BB">
        <w:rPr>
          <w:b/>
        </w:rPr>
        <w:t>Post-condition</w:t>
      </w:r>
      <w:r w:rsidRPr="00BE48BB">
        <w:t xml:space="preserve"> : les types HNO sont affichés</w:t>
      </w:r>
    </w:p>
    <w:p w:rsidR="007C2486" w:rsidRPr="00BE48BB" w:rsidRDefault="007C2486" w:rsidP="008A3F12">
      <w:pPr>
        <w:pStyle w:val="Titre4bis"/>
      </w:pPr>
      <w:r w:rsidRPr="00BE48BB">
        <w:t>Interface Liste des types HNO</w:t>
      </w:r>
    </w:p>
    <w:p w:rsidR="007C2486" w:rsidRPr="00BE48BB" w:rsidRDefault="007C2486" w:rsidP="008A3F12">
      <w:pPr>
        <w:pStyle w:val="NormalArial"/>
        <w:rPr>
          <w:bCs/>
        </w:rPr>
      </w:pPr>
      <w:r w:rsidRPr="00BE48BB">
        <w:rPr>
          <w:bCs/>
        </w:rPr>
        <w:t xml:space="preserve">L'écran affiche la liste des </w:t>
      </w:r>
      <w:r w:rsidRPr="00BE48BB">
        <w:t>types HNO</w:t>
      </w:r>
      <w:r w:rsidRPr="00BE48BB">
        <w:rPr>
          <w:bCs/>
        </w:rPr>
        <w:t>. La liste est composée des colonnes :</w:t>
      </w:r>
    </w:p>
    <w:p w:rsidR="007C2486" w:rsidRPr="00BE48BB" w:rsidRDefault="007C2486" w:rsidP="008A3F12">
      <w:pPr>
        <w:pStyle w:val="NormalArial"/>
        <w:numPr>
          <w:ilvl w:val="0"/>
          <w:numId w:val="10"/>
        </w:numPr>
        <w:jc w:val="both"/>
        <w:rPr>
          <w:bCs/>
        </w:rPr>
      </w:pPr>
      <w:r w:rsidRPr="00BE48BB">
        <w:rPr>
          <w:bCs/>
        </w:rPr>
        <w:t xml:space="preserve">Centre (code du centre du </w:t>
      </w:r>
      <w:r w:rsidRPr="00BE48BB">
        <w:t>type HNO</w:t>
      </w:r>
      <w:r w:rsidRPr="00BE48BB">
        <w:rPr>
          <w:bCs/>
        </w:rPr>
        <w:t xml:space="preserve"> - texte non modifiable)</w:t>
      </w:r>
    </w:p>
    <w:p w:rsidR="007C2486" w:rsidRPr="00BE48BB" w:rsidRDefault="007C2486" w:rsidP="008A3F12">
      <w:pPr>
        <w:pStyle w:val="NormalArial"/>
        <w:numPr>
          <w:ilvl w:val="0"/>
          <w:numId w:val="10"/>
        </w:numPr>
        <w:rPr>
          <w:bCs/>
        </w:rPr>
      </w:pPr>
      <w:r w:rsidRPr="00BE48BB">
        <w:rPr>
          <w:bCs/>
        </w:rPr>
        <w:t>Code (texte – non modifiable)</w:t>
      </w:r>
    </w:p>
    <w:p w:rsidR="007C2486" w:rsidRPr="00BE48BB" w:rsidRDefault="007C2486" w:rsidP="008A3F12">
      <w:pPr>
        <w:pStyle w:val="NormalArial"/>
        <w:rPr>
          <w:bCs/>
        </w:rPr>
      </w:pPr>
    </w:p>
    <w:p w:rsidR="007C2486" w:rsidRPr="00BE48BB" w:rsidRDefault="007C2486" w:rsidP="008A3F12">
      <w:pPr>
        <w:pStyle w:val="NormalArial"/>
        <w:rPr>
          <w:bCs/>
        </w:rPr>
      </w:pPr>
      <w:r w:rsidRPr="00BE48BB">
        <w:rPr>
          <w:bCs/>
        </w:rPr>
        <w:t>La liste est affichée par ordre alphabétique sur le centre puis sur le code.</w:t>
      </w:r>
    </w:p>
    <w:p w:rsidR="007C2486" w:rsidRPr="00BE48BB" w:rsidRDefault="007C2486" w:rsidP="008A3F12">
      <w:pPr>
        <w:pStyle w:val="Titre4bis"/>
      </w:pPr>
      <w:r w:rsidRPr="00BE48BB">
        <w:t>Scénario 1 – Afficher la liste des types HNO</w:t>
      </w:r>
    </w:p>
    <w:p w:rsidR="007C2486" w:rsidRPr="00BE48BB" w:rsidRDefault="007C2486" w:rsidP="008A3F12">
      <w:pPr>
        <w:pStyle w:val="NormalArial"/>
        <w:numPr>
          <w:ilvl w:val="0"/>
          <w:numId w:val="120"/>
        </w:numPr>
        <w:rPr>
          <w:bCs/>
        </w:rPr>
      </w:pPr>
      <w:r w:rsidRPr="00BE48BB">
        <w:rPr>
          <w:bCs/>
        </w:rPr>
        <w:t>L'acteur arrive sur le module.</w:t>
      </w:r>
    </w:p>
    <w:p w:rsidR="007C2486" w:rsidRPr="00BE48BB" w:rsidRDefault="007C2486" w:rsidP="008A3F12">
      <w:pPr>
        <w:pStyle w:val="NormalArial"/>
        <w:numPr>
          <w:ilvl w:val="0"/>
          <w:numId w:val="120"/>
        </w:numPr>
        <w:rPr>
          <w:bCs/>
        </w:rPr>
      </w:pPr>
      <w:r w:rsidRPr="00BE48BB">
        <w:rPr>
          <w:bCs/>
        </w:rPr>
        <w:t xml:space="preserve">Le système affiche la liste </w:t>
      </w:r>
      <w:r w:rsidRPr="00BE48BB">
        <w:t xml:space="preserve">des types HNO tels que </w:t>
      </w:r>
    </w:p>
    <w:p w:rsidR="007C2486" w:rsidRPr="00BE48BB" w:rsidRDefault="007C2486" w:rsidP="008A3F12">
      <w:pPr>
        <w:pStyle w:val="NormalArial"/>
        <w:numPr>
          <w:ilvl w:val="0"/>
          <w:numId w:val="153"/>
        </w:numPr>
        <w:rPr>
          <w:bCs/>
        </w:rPr>
      </w:pPr>
      <w:r w:rsidRPr="00BE48BB">
        <w:rPr>
          <w:bCs/>
        </w:rPr>
        <w:t>Le centre fait partie des centres d'habilitation de l'acteur</w:t>
      </w:r>
      <w:r w:rsidRPr="00BE48BB">
        <w:t>.</w:t>
      </w:r>
    </w:p>
    <w:p w:rsidR="007C2486" w:rsidRPr="00BE48BB" w:rsidRDefault="007C2486" w:rsidP="008A3F12">
      <w:pPr>
        <w:pStyle w:val="NormalArial"/>
        <w:rPr>
          <w:bCs/>
        </w:rPr>
      </w:pPr>
    </w:p>
    <w:p w:rsidR="007C2486" w:rsidRPr="00BE48BB" w:rsidRDefault="007C2486" w:rsidP="007C2486">
      <w:pPr>
        <w:pStyle w:val="Titre3"/>
      </w:pPr>
      <w:bookmarkStart w:id="4670" w:name="_Toc292454203"/>
      <w:r w:rsidRPr="00BE48BB">
        <w:t>Gérer les types HNO</w:t>
      </w:r>
      <w:bookmarkEnd w:id="4670"/>
    </w:p>
    <w:p w:rsidR="007C2486" w:rsidRPr="00BE48BB" w:rsidRDefault="007C2486" w:rsidP="007C2486">
      <w:pPr>
        <w:pStyle w:val="NormalArial"/>
        <w:rPr>
          <w:bCs/>
        </w:rPr>
      </w:pPr>
      <w:r w:rsidRPr="00BE48BB">
        <w:rPr>
          <w:b/>
          <w:bCs/>
        </w:rPr>
        <w:t>Résumé</w:t>
      </w:r>
      <w:r w:rsidRPr="00BE48BB">
        <w:rPr>
          <w:bCs/>
        </w:rPr>
        <w:t xml:space="preserve"> : Cette fonctionnalité permet à l'acteur de gérer les </w:t>
      </w:r>
      <w:r w:rsidRPr="00BE48BB">
        <w:t>types HNO dont le centre fait partie de ses centres d'habilitation</w:t>
      </w:r>
      <w:r w:rsidRPr="00BE48BB">
        <w:rPr>
          <w:bCs/>
        </w:rPr>
        <w:t xml:space="preserve"> (création, modification, suppression)</w:t>
      </w:r>
    </w:p>
    <w:p w:rsidR="007C2486" w:rsidRPr="00BE48BB" w:rsidRDefault="007C2486" w:rsidP="007C2486">
      <w:pPr>
        <w:pStyle w:val="NormalArial"/>
        <w:rPr>
          <w:bCs/>
        </w:rPr>
      </w:pPr>
      <w:r w:rsidRPr="00BE48BB">
        <w:rPr>
          <w:b/>
          <w:bCs/>
        </w:rPr>
        <w:t xml:space="preserve">Acteur(s) </w:t>
      </w:r>
      <w:r w:rsidRPr="00BE48BB">
        <w:rPr>
          <w:bCs/>
        </w:rPr>
        <w:t xml:space="preserve">: Administrateur National, </w:t>
      </w:r>
      <w:r w:rsidRPr="00BE48BB">
        <w:t>Administrateur de Centre</w:t>
      </w:r>
    </w:p>
    <w:p w:rsidR="007C2486" w:rsidRPr="00BE48BB" w:rsidRDefault="007C2486" w:rsidP="007C2486">
      <w:pPr>
        <w:pStyle w:val="NormalArial"/>
        <w:rPr>
          <w:bCs/>
        </w:rPr>
      </w:pPr>
      <w:r w:rsidRPr="00BE48BB">
        <w:rPr>
          <w:b/>
          <w:bCs/>
        </w:rPr>
        <w:t>Pré-condition</w:t>
      </w:r>
      <w:r w:rsidRPr="00BE48BB">
        <w:rPr>
          <w:bCs/>
        </w:rPr>
        <w:t xml:space="preserve"> : L'acteur est identifié</w:t>
      </w:r>
    </w:p>
    <w:p w:rsidR="007C2486" w:rsidRPr="00BE48BB" w:rsidRDefault="007C2486" w:rsidP="007C2486">
      <w:pPr>
        <w:pStyle w:val="NormalArial"/>
        <w:rPr>
          <w:bCs/>
        </w:rPr>
      </w:pPr>
      <w:r w:rsidRPr="00BE48BB">
        <w:rPr>
          <w:b/>
          <w:bCs/>
        </w:rPr>
        <w:t>Post-condition</w:t>
      </w:r>
      <w:r w:rsidRPr="00BE48BB">
        <w:rPr>
          <w:bCs/>
        </w:rPr>
        <w:t xml:space="preserve"> : les </w:t>
      </w:r>
      <w:r w:rsidRPr="00BE48BB">
        <w:t>types HNO</w:t>
      </w:r>
      <w:r w:rsidRPr="00BE48BB">
        <w:rPr>
          <w:bCs/>
        </w:rPr>
        <w:t xml:space="preserve"> sont gérés</w:t>
      </w:r>
    </w:p>
    <w:p w:rsidR="007C2486" w:rsidRPr="00BE48BB" w:rsidRDefault="007C2486" w:rsidP="008A3F12">
      <w:pPr>
        <w:pStyle w:val="Titre4bis"/>
      </w:pPr>
      <w:r w:rsidRPr="00BE48BB">
        <w:t>Interface Liste des types HNO</w:t>
      </w:r>
    </w:p>
    <w:p w:rsidR="007C2486" w:rsidRPr="00BE48BB" w:rsidRDefault="007C2486" w:rsidP="008A3F12">
      <w:pPr>
        <w:pStyle w:val="NormalArial"/>
        <w:rPr>
          <w:bCs/>
        </w:rPr>
      </w:pPr>
      <w:r w:rsidRPr="00BE48BB">
        <w:rPr>
          <w:bCs/>
        </w:rPr>
        <w:t xml:space="preserve">L'écran affiche la liste des </w:t>
      </w:r>
      <w:r w:rsidRPr="00BE48BB">
        <w:t>types HNO</w:t>
      </w:r>
      <w:r w:rsidRPr="00BE48BB">
        <w:rPr>
          <w:bCs/>
        </w:rPr>
        <w:t xml:space="preserve">. La liste est composée des colonnes : </w:t>
      </w:r>
    </w:p>
    <w:p w:rsidR="007C2486" w:rsidRPr="00BE48BB" w:rsidRDefault="007C2486" w:rsidP="008A3F12">
      <w:pPr>
        <w:pStyle w:val="NormalArial"/>
        <w:rPr>
          <w:bCs/>
        </w:rPr>
      </w:pPr>
    </w:p>
    <w:p w:rsidR="007C2486" w:rsidRPr="00BE48BB" w:rsidRDefault="007C2486" w:rsidP="008A3F12">
      <w:pPr>
        <w:pStyle w:val="NormalArial"/>
        <w:numPr>
          <w:ilvl w:val="0"/>
          <w:numId w:val="10"/>
        </w:numPr>
        <w:rPr>
          <w:bCs/>
        </w:rPr>
      </w:pPr>
      <w:r w:rsidRPr="00BE48BB">
        <w:rPr>
          <w:bCs/>
        </w:rPr>
        <w:t xml:space="preserve">Code (code du centre du </w:t>
      </w:r>
      <w:r w:rsidRPr="00BE48BB">
        <w:t>type HNO</w:t>
      </w:r>
      <w:r w:rsidRPr="00BE48BB">
        <w:rPr>
          <w:bCs/>
        </w:rPr>
        <w:t xml:space="preserve"> - texte non modifiable)</w:t>
      </w:r>
    </w:p>
    <w:p w:rsidR="007C2486" w:rsidRPr="00BE48BB" w:rsidRDefault="007C2486" w:rsidP="008A3F12">
      <w:pPr>
        <w:pStyle w:val="NormalArial"/>
        <w:numPr>
          <w:ilvl w:val="0"/>
          <w:numId w:val="10"/>
        </w:numPr>
        <w:rPr>
          <w:bCs/>
        </w:rPr>
      </w:pPr>
      <w:r w:rsidRPr="00BE48BB">
        <w:rPr>
          <w:bCs/>
        </w:rPr>
        <w:t>Code (texte – non modifiable)</w:t>
      </w:r>
    </w:p>
    <w:p w:rsidR="007C2486" w:rsidRPr="00BE48BB" w:rsidRDefault="007C2486" w:rsidP="008A3F12">
      <w:pPr>
        <w:pStyle w:val="NormalArial"/>
        <w:numPr>
          <w:ilvl w:val="0"/>
          <w:numId w:val="10"/>
        </w:numPr>
        <w:rPr>
          <w:bCs/>
        </w:rPr>
      </w:pPr>
      <w:r w:rsidRPr="00BE48BB">
        <w:rPr>
          <w:bCs/>
        </w:rPr>
        <w:t>Un bouton "Supprimer"</w:t>
      </w:r>
    </w:p>
    <w:p w:rsidR="007C2486" w:rsidRPr="00BE48BB" w:rsidRDefault="007C2486" w:rsidP="008A3F12">
      <w:pPr>
        <w:pStyle w:val="NormalArial"/>
        <w:numPr>
          <w:ilvl w:val="0"/>
          <w:numId w:val="10"/>
        </w:numPr>
        <w:rPr>
          <w:bCs/>
        </w:rPr>
      </w:pPr>
      <w:r w:rsidRPr="00BE48BB">
        <w:rPr>
          <w:bCs/>
        </w:rPr>
        <w:t xml:space="preserve">Un bouton "Modifier" </w:t>
      </w:r>
    </w:p>
    <w:p w:rsidR="007C2486" w:rsidRPr="00BE48BB" w:rsidRDefault="007C2486" w:rsidP="008A3F12">
      <w:pPr>
        <w:pStyle w:val="NormalArial"/>
        <w:rPr>
          <w:bCs/>
        </w:rPr>
      </w:pPr>
    </w:p>
    <w:p w:rsidR="007C2486" w:rsidRPr="00BE48BB" w:rsidRDefault="007C2486" w:rsidP="008A3F12">
      <w:pPr>
        <w:pStyle w:val="NormalArial"/>
        <w:rPr>
          <w:bCs/>
        </w:rPr>
      </w:pPr>
      <w:r w:rsidRPr="00BE48BB">
        <w:rPr>
          <w:bCs/>
        </w:rPr>
        <w:t xml:space="preserve">Un bouton "Nouveau" permet de créer un nouveau </w:t>
      </w:r>
      <w:r w:rsidRPr="00BE48BB">
        <w:t>type HNO</w:t>
      </w:r>
      <w:r w:rsidRPr="00BE48BB">
        <w:rPr>
          <w:bCs/>
        </w:rPr>
        <w:t xml:space="preserve"> </w:t>
      </w:r>
    </w:p>
    <w:p w:rsidR="007C2486" w:rsidRPr="00BE48BB" w:rsidRDefault="007C2486" w:rsidP="008A3F12">
      <w:pPr>
        <w:pStyle w:val="NormalArial"/>
        <w:rPr>
          <w:bCs/>
        </w:rPr>
      </w:pPr>
      <w:r w:rsidRPr="00BE48BB">
        <w:rPr>
          <w:bCs/>
        </w:rPr>
        <w:t>La liste est affichée par ordre alphabétique sur le centre puis sur le code.</w:t>
      </w:r>
    </w:p>
    <w:p w:rsidR="007C2486" w:rsidRPr="00BE48BB" w:rsidRDefault="007C2486" w:rsidP="008A3F12">
      <w:pPr>
        <w:pStyle w:val="Titre4bis"/>
      </w:pPr>
      <w:r w:rsidRPr="00BE48BB">
        <w:t>Interface – Formulaire type HNO</w:t>
      </w:r>
    </w:p>
    <w:p w:rsidR="007C2486" w:rsidRPr="00BE48BB" w:rsidRDefault="007C2486" w:rsidP="008A3F12">
      <w:pPr>
        <w:pStyle w:val="NormalArial"/>
        <w:rPr>
          <w:bCs/>
        </w:rPr>
      </w:pPr>
      <w:r w:rsidRPr="00BE48BB">
        <w:rPr>
          <w:bCs/>
        </w:rPr>
        <w:t>L'écran affiche un formulaire composé des champs :</w:t>
      </w:r>
    </w:p>
    <w:p w:rsidR="007C2486" w:rsidRPr="00BE48BB" w:rsidRDefault="007C2486" w:rsidP="008A3F12">
      <w:pPr>
        <w:pStyle w:val="NormalArial"/>
        <w:rPr>
          <w:bCs/>
        </w:rPr>
      </w:pPr>
    </w:p>
    <w:p w:rsidR="007C2486" w:rsidRPr="00BE48BB" w:rsidRDefault="007C2486" w:rsidP="008A3F12">
      <w:pPr>
        <w:pStyle w:val="NormalArial"/>
        <w:numPr>
          <w:ilvl w:val="0"/>
          <w:numId w:val="12"/>
        </w:numPr>
        <w:jc w:val="both"/>
        <w:rPr>
          <w:bCs/>
        </w:rPr>
      </w:pPr>
      <w:r w:rsidRPr="00BE48BB">
        <w:rPr>
          <w:bCs/>
        </w:rPr>
        <w:t>Centre : (Liste contenant les centres faisant partie des centres d'habilitation de l'acteur – un seul choix possible - obligatoire). Si la liste ne contient qu'un centre, il est sélectionné par défaut.</w:t>
      </w:r>
    </w:p>
    <w:p w:rsidR="007C2486" w:rsidRPr="00BE48BB" w:rsidRDefault="007C2486" w:rsidP="008A3F12">
      <w:pPr>
        <w:pStyle w:val="NormalArial"/>
        <w:numPr>
          <w:ilvl w:val="0"/>
          <w:numId w:val="12"/>
        </w:numPr>
        <w:rPr>
          <w:bCs/>
        </w:rPr>
      </w:pPr>
      <w:r w:rsidRPr="00BE48BB">
        <w:rPr>
          <w:bCs/>
        </w:rPr>
        <w:t>Code (saisie texte libre - obligatoire)</w:t>
      </w:r>
    </w:p>
    <w:p w:rsidR="007C2486" w:rsidRPr="00BE48BB" w:rsidRDefault="007C2486" w:rsidP="008A3F12">
      <w:pPr>
        <w:pStyle w:val="NormalArial"/>
        <w:rPr>
          <w:bCs/>
        </w:rPr>
      </w:pPr>
    </w:p>
    <w:p w:rsidR="007C2486" w:rsidRPr="00BE48BB" w:rsidRDefault="007C2486" w:rsidP="008A3F12">
      <w:pPr>
        <w:pStyle w:val="NormalArial"/>
        <w:rPr>
          <w:bCs/>
        </w:rPr>
      </w:pPr>
      <w:r w:rsidRPr="00BE48BB">
        <w:rPr>
          <w:bCs/>
        </w:rPr>
        <w:t>Un bouton "Valider" permet d'enregistrer le formulaire.</w:t>
      </w:r>
    </w:p>
    <w:p w:rsidR="007C2486" w:rsidRPr="00BE48BB" w:rsidRDefault="007C2486" w:rsidP="008A3F12">
      <w:pPr>
        <w:pStyle w:val="NormalArial"/>
        <w:rPr>
          <w:bCs/>
        </w:rPr>
      </w:pPr>
      <w:r w:rsidRPr="00BE48BB">
        <w:rPr>
          <w:bCs/>
        </w:rPr>
        <w:t>Un bouton "Annuler" permet de revenir à la liste sans sauvegarder.</w:t>
      </w:r>
    </w:p>
    <w:p w:rsidR="007C2486" w:rsidRPr="00BE48BB" w:rsidRDefault="007C2486" w:rsidP="008A3F12">
      <w:pPr>
        <w:pStyle w:val="Titre4bis"/>
      </w:pPr>
      <w:r w:rsidRPr="00BE48BB">
        <w:t>Scénario 1 – Afficher la liste des types HNO</w:t>
      </w:r>
    </w:p>
    <w:p w:rsidR="007C2486" w:rsidRPr="00BE48BB" w:rsidRDefault="007C2486" w:rsidP="008A3F12">
      <w:pPr>
        <w:pStyle w:val="NormalArial"/>
      </w:pPr>
    </w:p>
    <w:p w:rsidR="007C2486" w:rsidRPr="00BE48BB" w:rsidRDefault="007C2486" w:rsidP="008A3F12">
      <w:pPr>
        <w:pStyle w:val="NormalArial"/>
        <w:numPr>
          <w:ilvl w:val="0"/>
          <w:numId w:val="154"/>
        </w:numPr>
        <w:rPr>
          <w:bCs/>
        </w:rPr>
      </w:pPr>
      <w:r w:rsidRPr="00BE48BB">
        <w:rPr>
          <w:bCs/>
        </w:rPr>
        <w:t>L'acteur arrive sur le module.</w:t>
      </w:r>
    </w:p>
    <w:p w:rsidR="007C2486" w:rsidRPr="00BE48BB" w:rsidRDefault="007C2486" w:rsidP="008A3F12">
      <w:pPr>
        <w:pStyle w:val="NormalArial"/>
        <w:numPr>
          <w:ilvl w:val="0"/>
          <w:numId w:val="154"/>
        </w:numPr>
        <w:rPr>
          <w:bCs/>
        </w:rPr>
      </w:pPr>
      <w:r w:rsidRPr="00BE48BB">
        <w:rPr>
          <w:bCs/>
        </w:rPr>
        <w:t xml:space="preserve">Le système affiche la liste </w:t>
      </w:r>
      <w:r w:rsidRPr="00BE48BB">
        <w:t xml:space="preserve">des types HNO tels que </w:t>
      </w:r>
    </w:p>
    <w:p w:rsidR="007C2486" w:rsidRPr="00BE48BB" w:rsidRDefault="007C2486" w:rsidP="008A3F12">
      <w:pPr>
        <w:pStyle w:val="NormalArial"/>
        <w:numPr>
          <w:ilvl w:val="0"/>
          <w:numId w:val="153"/>
        </w:numPr>
        <w:rPr>
          <w:bCs/>
        </w:rPr>
      </w:pPr>
      <w:r w:rsidRPr="00BE48BB">
        <w:rPr>
          <w:bCs/>
        </w:rPr>
        <w:lastRenderedPageBreak/>
        <w:t>Le centre fait partie des centres d'habilitation de l'acteur</w:t>
      </w:r>
      <w:r w:rsidRPr="00BE48BB">
        <w:t>.</w:t>
      </w:r>
    </w:p>
    <w:p w:rsidR="007C2486" w:rsidRPr="00BE48BB" w:rsidRDefault="007C2486" w:rsidP="008A3F12">
      <w:pPr>
        <w:pStyle w:val="NormalArial"/>
      </w:pPr>
    </w:p>
    <w:p w:rsidR="007C2486" w:rsidRPr="00BE48BB" w:rsidRDefault="007C2486" w:rsidP="008A3F12">
      <w:pPr>
        <w:pStyle w:val="Titre4bis"/>
      </w:pPr>
      <w:r w:rsidRPr="00BE48BB">
        <w:t>Scénario 2 – Créer un nouveau type HNO</w:t>
      </w:r>
    </w:p>
    <w:p w:rsidR="007C2486" w:rsidRPr="00BE48BB" w:rsidRDefault="007C2486" w:rsidP="008A3F12">
      <w:pPr>
        <w:pStyle w:val="NormalArial"/>
        <w:numPr>
          <w:ilvl w:val="0"/>
          <w:numId w:val="121"/>
        </w:numPr>
      </w:pPr>
      <w:r w:rsidRPr="00BE48BB">
        <w:t>L'acteur clique sur "Nouveau"</w:t>
      </w:r>
    </w:p>
    <w:p w:rsidR="007C2486" w:rsidRPr="00BE48BB" w:rsidRDefault="007C2486" w:rsidP="008A3F12">
      <w:pPr>
        <w:pStyle w:val="NormalArial"/>
        <w:numPr>
          <w:ilvl w:val="0"/>
          <w:numId w:val="121"/>
        </w:numPr>
      </w:pPr>
      <w:r w:rsidRPr="00BE48BB">
        <w:t>Le système affiche le formulaire type HNO</w:t>
      </w:r>
      <w:r w:rsidR="00AA1FB9">
        <w:t xml:space="preserve"> vierge</w:t>
      </w:r>
    </w:p>
    <w:p w:rsidR="007C2486" w:rsidRPr="00BE48BB" w:rsidRDefault="007C2486" w:rsidP="008A3F12">
      <w:pPr>
        <w:pStyle w:val="NormalArial"/>
        <w:numPr>
          <w:ilvl w:val="0"/>
          <w:numId w:val="121"/>
        </w:numPr>
      </w:pPr>
      <w:r w:rsidRPr="00BE48BB">
        <w:t>L'acteur saisit les informations et valide</w:t>
      </w:r>
      <w:r w:rsidRPr="00BE48BB">
        <w:rPr>
          <w:b/>
          <w:color w:val="FF0000"/>
        </w:rPr>
        <w:t xml:space="preserve"> EXCEPTION1</w:t>
      </w:r>
    </w:p>
    <w:p w:rsidR="007C2486" w:rsidRPr="00BE48BB" w:rsidRDefault="007C2486" w:rsidP="008A3F12">
      <w:pPr>
        <w:pStyle w:val="NormalArial"/>
        <w:numPr>
          <w:ilvl w:val="0"/>
          <w:numId w:val="121"/>
        </w:numPr>
      </w:pPr>
      <w:r w:rsidRPr="00BE48BB">
        <w:t>Le système enregistre les données</w:t>
      </w:r>
    </w:p>
    <w:p w:rsidR="007C2486" w:rsidRPr="00BE48BB" w:rsidRDefault="007C2486" w:rsidP="008A3F12">
      <w:pPr>
        <w:pStyle w:val="NormalArial"/>
        <w:numPr>
          <w:ilvl w:val="0"/>
          <w:numId w:val="121"/>
        </w:numPr>
      </w:pPr>
      <w:r w:rsidRPr="00BE48BB">
        <w:t>Le système redirige l'acteur vers la liste des types HNO</w:t>
      </w:r>
    </w:p>
    <w:p w:rsidR="007C2486" w:rsidRPr="00BE48BB" w:rsidRDefault="007C2486" w:rsidP="008A3F12">
      <w:pPr>
        <w:pStyle w:val="Titre4bis"/>
      </w:pPr>
      <w:r w:rsidRPr="00BE48BB">
        <w:t>Scénario 3 – Modifier un type HNO</w:t>
      </w:r>
    </w:p>
    <w:p w:rsidR="007C2486" w:rsidRPr="00BE48BB" w:rsidRDefault="007C2486" w:rsidP="008A3F12">
      <w:pPr>
        <w:pStyle w:val="NormalArial"/>
        <w:numPr>
          <w:ilvl w:val="0"/>
          <w:numId w:val="122"/>
        </w:numPr>
      </w:pPr>
      <w:r w:rsidRPr="00BE48BB">
        <w:t>A partir de la liste des types HNO, l'acteur clique sur "Modifier "</w:t>
      </w:r>
    </w:p>
    <w:p w:rsidR="007C2486" w:rsidRPr="00BE48BB" w:rsidRDefault="007C2486" w:rsidP="008A3F12">
      <w:pPr>
        <w:pStyle w:val="NormalArial"/>
        <w:numPr>
          <w:ilvl w:val="0"/>
          <w:numId w:val="122"/>
        </w:numPr>
      </w:pPr>
      <w:r w:rsidRPr="00BE48BB">
        <w:t>Le système affiche un formulaire type HNO pré-rempli. Le champ centre est non modifiable.</w:t>
      </w:r>
    </w:p>
    <w:p w:rsidR="007C2486" w:rsidRPr="00BE48BB" w:rsidRDefault="007C2486" w:rsidP="008A3F12">
      <w:pPr>
        <w:pStyle w:val="NormalArial"/>
        <w:numPr>
          <w:ilvl w:val="0"/>
          <w:numId w:val="122"/>
        </w:numPr>
      </w:pPr>
      <w:r w:rsidRPr="00BE48BB">
        <w:t xml:space="preserve">L'acteur modifie les données et valide </w:t>
      </w:r>
      <w:r w:rsidRPr="00BE48BB">
        <w:rPr>
          <w:b/>
          <w:color w:val="FF0000"/>
        </w:rPr>
        <w:t>EXCEPTION1</w:t>
      </w:r>
    </w:p>
    <w:p w:rsidR="007C2486" w:rsidRPr="00BE48BB" w:rsidRDefault="007C2486" w:rsidP="008A3F12">
      <w:pPr>
        <w:pStyle w:val="NormalArial"/>
        <w:numPr>
          <w:ilvl w:val="0"/>
          <w:numId w:val="122"/>
        </w:numPr>
      </w:pPr>
      <w:r w:rsidRPr="00BE48BB">
        <w:t>Le système enregistre les données</w:t>
      </w:r>
    </w:p>
    <w:p w:rsidR="007C2486" w:rsidRPr="00BE48BB" w:rsidRDefault="007C2486" w:rsidP="008A3F12">
      <w:pPr>
        <w:pStyle w:val="NormalArial"/>
        <w:numPr>
          <w:ilvl w:val="0"/>
          <w:numId w:val="122"/>
        </w:numPr>
      </w:pPr>
      <w:r w:rsidRPr="00BE48BB">
        <w:t>Le système redirige l'acteur vers la liste des types HNO</w:t>
      </w:r>
    </w:p>
    <w:p w:rsidR="007C2486" w:rsidRPr="00BE48BB" w:rsidRDefault="007C2486" w:rsidP="008A3F12">
      <w:pPr>
        <w:pStyle w:val="Titre4bis"/>
      </w:pPr>
      <w:r w:rsidRPr="00BE48BB">
        <w:t>Scénario 4 – Supprimer un type HNO</w:t>
      </w:r>
    </w:p>
    <w:p w:rsidR="007C2486" w:rsidRPr="00BE48BB" w:rsidRDefault="007C2486" w:rsidP="008A3F12">
      <w:pPr>
        <w:pStyle w:val="NormalArial"/>
        <w:numPr>
          <w:ilvl w:val="0"/>
          <w:numId w:val="123"/>
        </w:numPr>
      </w:pPr>
      <w:r w:rsidRPr="00BE48BB">
        <w:t>A partir de la liste des types HNO, l'acteur clique sur "Supprimer"</w:t>
      </w:r>
    </w:p>
    <w:p w:rsidR="007C2486" w:rsidRPr="00BE48BB" w:rsidRDefault="007C2486" w:rsidP="008A3F12">
      <w:pPr>
        <w:pStyle w:val="NormalArial"/>
        <w:numPr>
          <w:ilvl w:val="0"/>
          <w:numId w:val="123"/>
        </w:numPr>
      </w:pPr>
      <w:r w:rsidRPr="00BE48BB">
        <w:t>Le système demande confirmation</w:t>
      </w:r>
    </w:p>
    <w:p w:rsidR="007C2486" w:rsidRPr="00BE48BB" w:rsidRDefault="007C2486" w:rsidP="008A3F12">
      <w:pPr>
        <w:pStyle w:val="NormalArial"/>
        <w:numPr>
          <w:ilvl w:val="0"/>
          <w:numId w:val="123"/>
        </w:numPr>
      </w:pPr>
      <w:r w:rsidRPr="00BE48BB">
        <w:t xml:space="preserve">L'acteur confirme la suppression </w:t>
      </w:r>
    </w:p>
    <w:p w:rsidR="007C2486" w:rsidRPr="00BE48BB" w:rsidRDefault="007C2486" w:rsidP="008A3F12">
      <w:pPr>
        <w:pStyle w:val="NormalArial"/>
        <w:numPr>
          <w:ilvl w:val="0"/>
          <w:numId w:val="123"/>
        </w:numPr>
      </w:pPr>
      <w:r w:rsidRPr="00BE48BB">
        <w:t>Le système supprime le type HNO</w:t>
      </w:r>
    </w:p>
    <w:p w:rsidR="007C2486" w:rsidRPr="00BE48BB" w:rsidRDefault="007C2486" w:rsidP="008A3F12">
      <w:pPr>
        <w:pStyle w:val="NormalArial"/>
        <w:numPr>
          <w:ilvl w:val="0"/>
          <w:numId w:val="123"/>
        </w:numPr>
      </w:pPr>
      <w:r w:rsidRPr="00BE48BB">
        <w:t>Le système redirige l'acteur vers la liste des types HNO</w:t>
      </w:r>
    </w:p>
    <w:p w:rsidR="007C2486" w:rsidRPr="00BE48BB" w:rsidRDefault="007C2486" w:rsidP="008A3F12">
      <w:pPr>
        <w:pStyle w:val="Titre4bis"/>
      </w:pPr>
      <w:r w:rsidRPr="00BE48BB">
        <w:t>Cas d'exception</w:t>
      </w:r>
    </w:p>
    <w:p w:rsidR="007C2486" w:rsidRPr="00BE48BB" w:rsidRDefault="007C2486" w:rsidP="008A3F12">
      <w:pPr>
        <w:pStyle w:val="NormalArial"/>
        <w:jc w:val="both"/>
      </w:pPr>
      <w:r w:rsidRPr="00BE48BB">
        <w:rPr>
          <w:b/>
          <w:color w:val="FF0000"/>
        </w:rPr>
        <w:t xml:space="preserve">EXCEPTION1 : </w:t>
      </w:r>
      <w:r w:rsidRPr="00BE48BB">
        <w:t>si le code n'est pas renseigné ou si le couple (centre, code) existe déjà pour un autre type HNO, l'acteur est redirigé vers le formulaire et un message d’erreur est affiché</w:t>
      </w:r>
    </w:p>
    <w:p w:rsidR="007C2486" w:rsidRDefault="007C2486" w:rsidP="008A3F12">
      <w:pPr>
        <w:pStyle w:val="NormalArial"/>
        <w:jc w:val="both"/>
      </w:pPr>
    </w:p>
    <w:p w:rsidR="001A02B9" w:rsidRDefault="001A02B9" w:rsidP="001A02B9">
      <w:pPr>
        <w:pStyle w:val="Titre2"/>
      </w:pPr>
      <w:r>
        <w:br w:type="page"/>
      </w:r>
      <w:bookmarkStart w:id="4671" w:name="_Toc292454204"/>
      <w:r w:rsidRPr="00BE48BB">
        <w:lastRenderedPageBreak/>
        <w:t xml:space="preserve">Cas d'utilisation Gestion des </w:t>
      </w:r>
      <w:r>
        <w:t>villes/CP</w:t>
      </w:r>
      <w:bookmarkEnd w:id="4671"/>
    </w:p>
    <w:p w:rsidR="001A02B9" w:rsidRPr="00BE48BB" w:rsidRDefault="001A02B9" w:rsidP="001A02B9">
      <w:pPr>
        <w:pStyle w:val="Titre3"/>
      </w:pPr>
      <w:bookmarkStart w:id="4672" w:name="_Toc292454205"/>
      <w:r>
        <w:t>Alimenter la table des Villes/CP</w:t>
      </w:r>
      <w:bookmarkEnd w:id="4672"/>
    </w:p>
    <w:p w:rsidR="001A02B9" w:rsidRPr="00BE48BB" w:rsidRDefault="001A02B9" w:rsidP="001A02B9">
      <w:pPr>
        <w:pStyle w:val="NormalArial"/>
      </w:pPr>
      <w:r w:rsidRPr="00BE48BB">
        <w:rPr>
          <w:b/>
        </w:rPr>
        <w:t>Résumé</w:t>
      </w:r>
      <w:r w:rsidRPr="00BE48BB">
        <w:t xml:space="preserve"> : Cette fonctionnalité permet à l'acteur </w:t>
      </w:r>
      <w:r>
        <w:t xml:space="preserve">d'alimenter la table de correspondance des </w:t>
      </w:r>
      <w:r w:rsidR="00511985">
        <w:t>v</w:t>
      </w:r>
      <w:r>
        <w:t>illes/CP à partir d'un fichier Excel</w:t>
      </w:r>
    </w:p>
    <w:p w:rsidR="001A02B9" w:rsidRPr="00BE48BB" w:rsidRDefault="001A02B9" w:rsidP="001A02B9">
      <w:pPr>
        <w:pStyle w:val="NormalArial"/>
      </w:pPr>
      <w:r w:rsidRPr="00BE48BB">
        <w:rPr>
          <w:b/>
        </w:rPr>
        <w:t>Acteur(s)</w:t>
      </w:r>
      <w:r w:rsidRPr="00BE48BB">
        <w:t xml:space="preserve"> : </w:t>
      </w:r>
      <w:r>
        <w:t xml:space="preserve">Administrateur National </w:t>
      </w:r>
    </w:p>
    <w:p w:rsidR="001A02B9" w:rsidRPr="00BE48BB" w:rsidRDefault="001A02B9" w:rsidP="001A02B9">
      <w:pPr>
        <w:pStyle w:val="NormalArial"/>
      </w:pPr>
      <w:r w:rsidRPr="00BE48BB">
        <w:rPr>
          <w:b/>
        </w:rPr>
        <w:t>Pré-condition</w:t>
      </w:r>
      <w:r w:rsidRPr="00BE48BB">
        <w:t xml:space="preserve"> : L'acteur est identifié </w:t>
      </w:r>
    </w:p>
    <w:p w:rsidR="001A02B9" w:rsidRPr="00BE48BB" w:rsidRDefault="001A02B9" w:rsidP="001A02B9">
      <w:pPr>
        <w:pStyle w:val="NormalArial"/>
      </w:pPr>
      <w:r w:rsidRPr="00BE48BB">
        <w:rPr>
          <w:b/>
        </w:rPr>
        <w:t>Post-condition</w:t>
      </w:r>
      <w:r w:rsidRPr="00BE48BB">
        <w:t xml:space="preserve"> : </w:t>
      </w:r>
      <w:r>
        <w:t>la table des Villes/CP est alimentée</w:t>
      </w:r>
    </w:p>
    <w:p w:rsidR="001A02B9" w:rsidRDefault="001A02B9" w:rsidP="008A3F12">
      <w:pPr>
        <w:pStyle w:val="NormalArial"/>
        <w:jc w:val="both"/>
      </w:pPr>
    </w:p>
    <w:p w:rsidR="00FC5294" w:rsidRDefault="00FC5294" w:rsidP="00FC5294">
      <w:pPr>
        <w:pStyle w:val="Titre4bis"/>
      </w:pPr>
      <w:r w:rsidRPr="00BE48BB">
        <w:t xml:space="preserve">Interface </w:t>
      </w:r>
      <w:r>
        <w:t>Import des Villes/CP</w:t>
      </w:r>
    </w:p>
    <w:p w:rsidR="00FC5294" w:rsidRDefault="00FC5294" w:rsidP="00FC5294">
      <w:pPr>
        <w:pStyle w:val="NormalArial"/>
      </w:pPr>
      <w:r>
        <w:t xml:space="preserve">L'écran affiche : </w:t>
      </w:r>
    </w:p>
    <w:p w:rsidR="00FC5294" w:rsidRDefault="00FC5294" w:rsidP="00FC5294">
      <w:pPr>
        <w:pStyle w:val="NormalArial"/>
        <w:numPr>
          <w:ilvl w:val="0"/>
          <w:numId w:val="153"/>
        </w:numPr>
      </w:pPr>
      <w:r>
        <w:t>un champ texte pour saisir le chemin d'accès au fichier Excel à importer.</w:t>
      </w:r>
    </w:p>
    <w:p w:rsidR="00FC5294" w:rsidRDefault="00FC5294" w:rsidP="00FC5294">
      <w:pPr>
        <w:pStyle w:val="NormalArial"/>
        <w:numPr>
          <w:ilvl w:val="0"/>
          <w:numId w:val="153"/>
        </w:numPr>
      </w:pPr>
      <w:r>
        <w:t>un bouton "Parcourir" pour sélectionner le chemin d'accès au fichier à partir d'une interface graphique</w:t>
      </w:r>
    </w:p>
    <w:p w:rsidR="00FC5294" w:rsidRPr="00FC5294" w:rsidRDefault="00FC5294" w:rsidP="00FC5294">
      <w:pPr>
        <w:pStyle w:val="NormalArial"/>
        <w:numPr>
          <w:ilvl w:val="0"/>
          <w:numId w:val="153"/>
        </w:numPr>
      </w:pPr>
      <w:r>
        <w:t>un bouton "Valider" pour lancer l'intégration</w:t>
      </w:r>
    </w:p>
    <w:p w:rsidR="00FC5294" w:rsidRDefault="00FC5294" w:rsidP="008A3F12">
      <w:pPr>
        <w:pStyle w:val="NormalArial"/>
        <w:jc w:val="both"/>
      </w:pPr>
    </w:p>
    <w:p w:rsidR="00511985" w:rsidRDefault="00511985" w:rsidP="00511985">
      <w:pPr>
        <w:pStyle w:val="Titre4bis"/>
      </w:pPr>
      <w:r w:rsidRPr="00BE48BB">
        <w:t xml:space="preserve">Scénario 1 – </w:t>
      </w:r>
      <w:r>
        <w:t>Intégrer un fichier de correspondance Villes/CP</w:t>
      </w:r>
    </w:p>
    <w:p w:rsidR="00511985" w:rsidRDefault="00511985" w:rsidP="00511985">
      <w:pPr>
        <w:pStyle w:val="NormalArial"/>
        <w:numPr>
          <w:ilvl w:val="0"/>
          <w:numId w:val="210"/>
        </w:numPr>
        <w:rPr>
          <w:bCs/>
        </w:rPr>
      </w:pPr>
      <w:r w:rsidRPr="00BE48BB">
        <w:rPr>
          <w:bCs/>
        </w:rPr>
        <w:t>L'acteur arrive sur le module.</w:t>
      </w:r>
    </w:p>
    <w:p w:rsidR="00511985" w:rsidRDefault="00511985" w:rsidP="00511985">
      <w:pPr>
        <w:pStyle w:val="NormalArial"/>
        <w:numPr>
          <w:ilvl w:val="0"/>
          <w:numId w:val="210"/>
        </w:numPr>
        <w:rPr>
          <w:bCs/>
        </w:rPr>
      </w:pPr>
      <w:r>
        <w:rPr>
          <w:bCs/>
        </w:rPr>
        <w:t>Le système affiche l'interface d'import des Villes/CP</w:t>
      </w:r>
    </w:p>
    <w:p w:rsidR="00511985" w:rsidRDefault="00511985" w:rsidP="00511985">
      <w:pPr>
        <w:pStyle w:val="NormalArial"/>
        <w:numPr>
          <w:ilvl w:val="0"/>
          <w:numId w:val="210"/>
        </w:numPr>
        <w:rPr>
          <w:bCs/>
        </w:rPr>
      </w:pPr>
      <w:r>
        <w:rPr>
          <w:bCs/>
        </w:rPr>
        <w:t>L'acteur sélectionne un fichier à importer et clique sur "Valider"</w:t>
      </w:r>
    </w:p>
    <w:p w:rsidR="00511985" w:rsidRDefault="00511985" w:rsidP="00511985">
      <w:pPr>
        <w:pStyle w:val="NormalArial"/>
        <w:numPr>
          <w:ilvl w:val="0"/>
          <w:numId w:val="210"/>
        </w:numPr>
        <w:rPr>
          <w:bCs/>
        </w:rPr>
      </w:pPr>
      <w:r>
        <w:rPr>
          <w:bCs/>
        </w:rPr>
        <w:t>Le système :</w:t>
      </w:r>
    </w:p>
    <w:p w:rsidR="00511985" w:rsidRDefault="00511985" w:rsidP="00511985">
      <w:pPr>
        <w:pStyle w:val="NormalArial"/>
        <w:numPr>
          <w:ilvl w:val="1"/>
          <w:numId w:val="210"/>
        </w:numPr>
        <w:rPr>
          <w:bCs/>
        </w:rPr>
      </w:pPr>
      <w:r>
        <w:rPr>
          <w:bCs/>
        </w:rPr>
        <w:t xml:space="preserve">Vérifie que le format du fichier est conforme : une colonne CP et une colonne Ville </w:t>
      </w:r>
      <w:r w:rsidRPr="00511985">
        <w:rPr>
          <w:b/>
          <w:bCs/>
          <w:color w:val="FF0000"/>
        </w:rPr>
        <w:t>EXCEPTION1</w:t>
      </w:r>
    </w:p>
    <w:p w:rsidR="00511985" w:rsidRDefault="00511985" w:rsidP="00511985">
      <w:pPr>
        <w:pStyle w:val="NormalArial"/>
        <w:numPr>
          <w:ilvl w:val="1"/>
          <w:numId w:val="210"/>
        </w:numPr>
        <w:rPr>
          <w:bCs/>
        </w:rPr>
      </w:pPr>
      <w:r>
        <w:rPr>
          <w:bCs/>
        </w:rPr>
        <w:t>Supprime les éléments existants dans la table Villes/CP</w:t>
      </w:r>
    </w:p>
    <w:p w:rsidR="00511985" w:rsidRDefault="00511985" w:rsidP="00511985">
      <w:pPr>
        <w:pStyle w:val="NormalArial"/>
        <w:numPr>
          <w:ilvl w:val="1"/>
          <w:numId w:val="210"/>
        </w:numPr>
        <w:rPr>
          <w:bCs/>
        </w:rPr>
      </w:pPr>
      <w:r>
        <w:rPr>
          <w:bCs/>
        </w:rPr>
        <w:t>Insère les couples (Ville, CP) provenant du fichier Excel dans la table Villes/CP</w:t>
      </w:r>
      <w:r w:rsidR="00B2729D" w:rsidRPr="00B2729D">
        <w:rPr>
          <w:b/>
          <w:bCs/>
          <w:color w:val="FF0000"/>
        </w:rPr>
        <w:t xml:space="preserve"> </w:t>
      </w:r>
      <w:r w:rsidR="00B2729D">
        <w:rPr>
          <w:b/>
          <w:bCs/>
          <w:color w:val="FF0000"/>
        </w:rPr>
        <w:t>EXCEPTION2</w:t>
      </w:r>
    </w:p>
    <w:p w:rsidR="00511985" w:rsidRPr="00BE48BB" w:rsidRDefault="00511985" w:rsidP="00511985">
      <w:pPr>
        <w:pStyle w:val="NormalArial"/>
        <w:numPr>
          <w:ilvl w:val="0"/>
          <w:numId w:val="210"/>
        </w:numPr>
        <w:rPr>
          <w:bCs/>
        </w:rPr>
      </w:pPr>
      <w:r>
        <w:rPr>
          <w:bCs/>
        </w:rPr>
        <w:t>Le système affiche le nombre de lignes intégré</w:t>
      </w:r>
      <w:r w:rsidR="00B05248">
        <w:rPr>
          <w:bCs/>
        </w:rPr>
        <w:t>es</w:t>
      </w:r>
      <w:r>
        <w:rPr>
          <w:bCs/>
        </w:rPr>
        <w:t xml:space="preserve"> dans la table</w:t>
      </w:r>
    </w:p>
    <w:p w:rsidR="00511985" w:rsidRDefault="00511985" w:rsidP="00511985">
      <w:pPr>
        <w:pStyle w:val="NormalArial"/>
      </w:pPr>
    </w:p>
    <w:p w:rsidR="00511985" w:rsidRPr="00511985" w:rsidRDefault="00511985" w:rsidP="00511985">
      <w:pPr>
        <w:pStyle w:val="NormalArial"/>
      </w:pPr>
    </w:p>
    <w:p w:rsidR="00511985" w:rsidRPr="00BE48BB" w:rsidRDefault="00511985" w:rsidP="00511985">
      <w:pPr>
        <w:pStyle w:val="Titre4bis"/>
      </w:pPr>
      <w:r w:rsidRPr="00BE48BB">
        <w:t>Cas d'exception</w:t>
      </w:r>
    </w:p>
    <w:p w:rsidR="00511985" w:rsidRDefault="00511985" w:rsidP="00511985">
      <w:pPr>
        <w:pStyle w:val="NormalArial"/>
        <w:jc w:val="both"/>
      </w:pPr>
      <w:r w:rsidRPr="00BE48BB">
        <w:rPr>
          <w:b/>
          <w:color w:val="FF0000"/>
        </w:rPr>
        <w:t xml:space="preserve">EXCEPTION1 : </w:t>
      </w:r>
      <w:r>
        <w:t xml:space="preserve">Si le format du fichier n'est </w:t>
      </w:r>
      <w:r w:rsidR="003631C1">
        <w:t>pas conforme au format attendu, un message est affiché à l'écran et l'import est annulé.</w:t>
      </w:r>
    </w:p>
    <w:p w:rsidR="00B2729D" w:rsidRDefault="00B2729D" w:rsidP="00511985">
      <w:pPr>
        <w:pStyle w:val="NormalArial"/>
        <w:jc w:val="both"/>
      </w:pPr>
    </w:p>
    <w:p w:rsidR="00B2729D" w:rsidRDefault="00B2729D" w:rsidP="00B2729D">
      <w:pPr>
        <w:pStyle w:val="NormalArial"/>
        <w:jc w:val="both"/>
      </w:pPr>
      <w:r>
        <w:rPr>
          <w:b/>
          <w:color w:val="FF0000"/>
        </w:rPr>
        <w:t>EXCEPTION2</w:t>
      </w:r>
      <w:r w:rsidRPr="00BE48BB">
        <w:rPr>
          <w:b/>
          <w:color w:val="FF0000"/>
        </w:rPr>
        <w:t xml:space="preserve"> : </w:t>
      </w:r>
      <w:r>
        <w:t>Si dans la colonne CP, on trouve une valeur qui n'est pas formée de 5 chiffres, ou si l'on trouve dans la colonne Ville une valeur contenant des caractères autres que majuscules ou espaces, un message est affiché à l'écran et l'import est annulé.</w:t>
      </w:r>
    </w:p>
    <w:p w:rsidR="00B2729D" w:rsidRDefault="00B2729D" w:rsidP="00511985">
      <w:pPr>
        <w:pStyle w:val="NormalArial"/>
        <w:jc w:val="both"/>
      </w:pPr>
    </w:p>
    <w:p w:rsidR="00B2729D" w:rsidRDefault="00B2729D" w:rsidP="00511985">
      <w:pPr>
        <w:pStyle w:val="NormalArial"/>
        <w:jc w:val="both"/>
      </w:pPr>
    </w:p>
    <w:p w:rsidR="00B2729D" w:rsidRPr="00BE48BB" w:rsidRDefault="00B2729D" w:rsidP="00511985">
      <w:pPr>
        <w:pStyle w:val="NormalArial"/>
        <w:jc w:val="both"/>
      </w:pPr>
    </w:p>
    <w:p w:rsidR="00511985" w:rsidRPr="00BE48BB" w:rsidRDefault="00511985" w:rsidP="00511985">
      <w:pPr>
        <w:pStyle w:val="NormalArial"/>
        <w:rPr>
          <w:b/>
          <w:color w:val="FF0000"/>
        </w:rPr>
      </w:pPr>
    </w:p>
    <w:p w:rsidR="00511985" w:rsidRDefault="00511985" w:rsidP="008A3F12">
      <w:pPr>
        <w:pStyle w:val="NormalArial"/>
        <w:jc w:val="both"/>
      </w:pPr>
    </w:p>
    <w:p w:rsidR="00511985" w:rsidRDefault="00511985" w:rsidP="008A3F12">
      <w:pPr>
        <w:pStyle w:val="NormalArial"/>
        <w:jc w:val="both"/>
      </w:pPr>
    </w:p>
    <w:p w:rsidR="001A02B9" w:rsidRPr="00BE48BB" w:rsidRDefault="00FC5294" w:rsidP="008A3F12">
      <w:pPr>
        <w:pStyle w:val="NormalArial"/>
        <w:jc w:val="both"/>
      </w:pPr>
      <w:r>
        <w:br w:type="page"/>
      </w:r>
    </w:p>
    <w:p w:rsidR="00AA1FB9" w:rsidRPr="00BE48BB" w:rsidRDefault="00AA1FB9" w:rsidP="00AA1FB9">
      <w:pPr>
        <w:pStyle w:val="Titre2"/>
      </w:pPr>
      <w:bookmarkStart w:id="4673" w:name="_Toc292454206"/>
      <w:r w:rsidRPr="00BE48BB">
        <w:lastRenderedPageBreak/>
        <w:t>Cas d'utilisation Gestion de</w:t>
      </w:r>
      <w:r>
        <w:t xml:space="preserve"> </w:t>
      </w:r>
      <w:smartTag w:uri="urn:schemas-microsoft-com:office:smarttags" w:element="PersonName">
        <w:smartTagPr>
          <w:attr w:name="ProductID" w:val="LA TABLE DE"/>
        </w:smartTagPr>
        <w:r>
          <w:t>la table de</w:t>
        </w:r>
      </w:smartTag>
      <w:r>
        <w:t xml:space="preserve"> paramétrage</w:t>
      </w:r>
      <w:bookmarkEnd w:id="4673"/>
    </w:p>
    <w:p w:rsidR="00AA1FB9" w:rsidRPr="00BE48BB" w:rsidRDefault="00AA1FB9" w:rsidP="00AA1FB9">
      <w:pPr>
        <w:pStyle w:val="Titre3"/>
      </w:pPr>
      <w:bookmarkStart w:id="4674" w:name="_Toc292454207"/>
      <w:r w:rsidRPr="00BE48BB">
        <w:t>Consulter l</w:t>
      </w:r>
      <w:r>
        <w:t>e paramétrage de l'application</w:t>
      </w:r>
      <w:bookmarkEnd w:id="4674"/>
    </w:p>
    <w:p w:rsidR="00AA1FB9" w:rsidRPr="00BE48BB" w:rsidRDefault="00AA1FB9" w:rsidP="00AA1FB9">
      <w:pPr>
        <w:pStyle w:val="NormalArial"/>
      </w:pPr>
      <w:r w:rsidRPr="00BE48BB">
        <w:rPr>
          <w:b/>
        </w:rPr>
        <w:t>Résumé</w:t>
      </w:r>
      <w:r w:rsidRPr="00BE48BB">
        <w:t xml:space="preserve"> : Cette fonctionnalité permet à l'acteur </w:t>
      </w:r>
      <w:r>
        <w:t>de consulter le paramétrage de l'application</w:t>
      </w:r>
    </w:p>
    <w:p w:rsidR="00AA1FB9" w:rsidRPr="00BE48BB" w:rsidRDefault="00AA1FB9" w:rsidP="00AA1FB9">
      <w:pPr>
        <w:pStyle w:val="NormalArial"/>
      </w:pPr>
      <w:r w:rsidRPr="00BE48BB">
        <w:rPr>
          <w:b/>
        </w:rPr>
        <w:t>Acteur(s)</w:t>
      </w:r>
      <w:r w:rsidRPr="00BE48BB">
        <w:t xml:space="preserve"> : Accueil, OS de Pôle</w:t>
      </w:r>
      <w:r w:rsidR="0047079B">
        <w:t>, Administrateur Centre</w:t>
      </w:r>
    </w:p>
    <w:p w:rsidR="00AA1FB9" w:rsidRPr="00BE48BB" w:rsidRDefault="00AA1FB9" w:rsidP="00AA1FB9">
      <w:pPr>
        <w:pStyle w:val="NormalArial"/>
      </w:pPr>
      <w:r w:rsidRPr="00BE48BB">
        <w:rPr>
          <w:b/>
        </w:rPr>
        <w:t>Pré-condition</w:t>
      </w:r>
      <w:r w:rsidRPr="00BE48BB">
        <w:t xml:space="preserve"> : L'acteur est identifié </w:t>
      </w:r>
    </w:p>
    <w:p w:rsidR="00AA1FB9" w:rsidRPr="00BE48BB" w:rsidRDefault="00AA1FB9" w:rsidP="00AA1FB9">
      <w:pPr>
        <w:pStyle w:val="NormalArial"/>
      </w:pPr>
      <w:r w:rsidRPr="00BE48BB">
        <w:rPr>
          <w:b/>
        </w:rPr>
        <w:t>Post-condition</w:t>
      </w:r>
      <w:r w:rsidRPr="00BE48BB">
        <w:t xml:space="preserve"> : </w:t>
      </w:r>
      <w:r>
        <w:t>le paramétrage est affiché</w:t>
      </w:r>
    </w:p>
    <w:p w:rsidR="007C2486" w:rsidRDefault="007C2486" w:rsidP="008A3F12">
      <w:pPr>
        <w:pStyle w:val="NormalArial"/>
        <w:jc w:val="both"/>
      </w:pPr>
    </w:p>
    <w:p w:rsidR="00AA1FB9" w:rsidRPr="00BE48BB" w:rsidRDefault="00AA1FB9" w:rsidP="00AA1FB9">
      <w:pPr>
        <w:pStyle w:val="Titre4bis"/>
      </w:pPr>
      <w:r w:rsidRPr="00BE48BB">
        <w:t xml:space="preserve">Interface – Formulaire </w:t>
      </w:r>
      <w:r w:rsidR="0064660A">
        <w:t>paramétrage</w:t>
      </w:r>
    </w:p>
    <w:p w:rsidR="00AA1FB9" w:rsidRPr="00BE48BB" w:rsidRDefault="00AA1FB9" w:rsidP="00AA1FB9">
      <w:pPr>
        <w:pStyle w:val="NormalArial"/>
        <w:rPr>
          <w:bCs/>
        </w:rPr>
      </w:pPr>
      <w:r w:rsidRPr="00BE48BB">
        <w:rPr>
          <w:bCs/>
        </w:rPr>
        <w:t>L'écran affiche un formulaire composé des champs :</w:t>
      </w:r>
    </w:p>
    <w:p w:rsidR="00AA1FB9" w:rsidRPr="00BE48BB" w:rsidRDefault="00AA1FB9" w:rsidP="00AA1FB9">
      <w:pPr>
        <w:pStyle w:val="NormalArial"/>
        <w:rPr>
          <w:bCs/>
        </w:rPr>
      </w:pPr>
    </w:p>
    <w:p w:rsidR="00AA1FB9" w:rsidRPr="00BE48BB" w:rsidRDefault="00AA1FB9" w:rsidP="00AA1FB9">
      <w:pPr>
        <w:pStyle w:val="NormalArial"/>
        <w:numPr>
          <w:ilvl w:val="0"/>
          <w:numId w:val="12"/>
        </w:numPr>
        <w:jc w:val="both"/>
        <w:rPr>
          <w:bCs/>
        </w:rPr>
      </w:pPr>
      <w:r>
        <w:rPr>
          <w:bCs/>
        </w:rPr>
        <w:t>Debut_Plage_Badge_Pegase : affiche le début de la plage des numéros de badge auto-incrémentés</w:t>
      </w:r>
    </w:p>
    <w:p w:rsidR="00AA1FB9" w:rsidRPr="00BE48BB" w:rsidRDefault="00AA1FB9" w:rsidP="00AA1FB9">
      <w:pPr>
        <w:pStyle w:val="NormalArial"/>
        <w:numPr>
          <w:ilvl w:val="0"/>
          <w:numId w:val="12"/>
        </w:numPr>
        <w:jc w:val="both"/>
        <w:rPr>
          <w:bCs/>
        </w:rPr>
      </w:pPr>
      <w:r>
        <w:rPr>
          <w:bCs/>
        </w:rPr>
        <w:t>Fin_Plage_Badge_Pegase : affiche la fin de la plage des numéros de badge auto-incrémentés</w:t>
      </w:r>
    </w:p>
    <w:p w:rsidR="00AA1FB9" w:rsidRDefault="00AA1FB9" w:rsidP="00AA1FB9">
      <w:pPr>
        <w:pStyle w:val="NormalArial"/>
        <w:numPr>
          <w:ilvl w:val="0"/>
          <w:numId w:val="12"/>
        </w:numPr>
        <w:rPr>
          <w:bCs/>
        </w:rPr>
      </w:pPr>
      <w:r>
        <w:rPr>
          <w:bCs/>
        </w:rPr>
        <w:t>Duree_Conservation_Personne_Annees : affiche le nombre d'années que les personnes sont conservées dans Pégase avant d'être supprimées automatiquement</w:t>
      </w:r>
    </w:p>
    <w:p w:rsidR="00BC12D5" w:rsidRDefault="00BC12D5" w:rsidP="00AA1FB9">
      <w:pPr>
        <w:pStyle w:val="NormalArial"/>
        <w:numPr>
          <w:ilvl w:val="0"/>
          <w:numId w:val="12"/>
        </w:numPr>
        <w:rPr>
          <w:bCs/>
        </w:rPr>
      </w:pPr>
      <w:r>
        <w:rPr>
          <w:bCs/>
        </w:rPr>
        <w:t xml:space="preserve">Duree_Peremption_LPE : affiche le nombre de mois </w:t>
      </w:r>
      <w:r w:rsidR="007B484C">
        <w:rPr>
          <w:bCs/>
        </w:rPr>
        <w:t xml:space="preserve">à attendre </w:t>
      </w:r>
      <w:r>
        <w:rPr>
          <w:bCs/>
        </w:rPr>
        <w:t>avant qu'un type d'avis FSD de "type LPE" avec date de péremption dépassée soit supprimé</w:t>
      </w:r>
      <w:r w:rsidR="007B484C">
        <w:rPr>
          <w:bCs/>
        </w:rPr>
        <w:t xml:space="preserve"> automatiquement</w:t>
      </w:r>
    </w:p>
    <w:p w:rsidR="00BC12D5" w:rsidRDefault="00BC12D5" w:rsidP="00BC12D5">
      <w:pPr>
        <w:pStyle w:val="NormalArial"/>
        <w:numPr>
          <w:ilvl w:val="0"/>
          <w:numId w:val="12"/>
        </w:numPr>
        <w:rPr>
          <w:bCs/>
        </w:rPr>
      </w:pPr>
      <w:r>
        <w:rPr>
          <w:bCs/>
        </w:rPr>
        <w:t>Duree_Peremption_Non_LPE : affiche le nombre de mois avant qu'un type d'avis FSD différent du  "type LPE" avec date de péremption dépassée soit supprimé</w:t>
      </w:r>
      <w:r w:rsidR="007B484C">
        <w:rPr>
          <w:bCs/>
        </w:rPr>
        <w:t xml:space="preserve"> automatiquement</w:t>
      </w:r>
    </w:p>
    <w:p w:rsidR="00B061CF" w:rsidRDefault="00B061CF" w:rsidP="00BC12D5">
      <w:pPr>
        <w:pStyle w:val="NormalArial"/>
        <w:numPr>
          <w:ilvl w:val="0"/>
          <w:numId w:val="12"/>
        </w:numPr>
        <w:rPr>
          <w:bCs/>
        </w:rPr>
      </w:pPr>
      <w:r>
        <w:rPr>
          <w:bCs/>
        </w:rPr>
        <w:t>Duree_Conservation_HNO : affiche le nombre de mois avant qu'un HNO ne soit supprimé de la base</w:t>
      </w:r>
    </w:p>
    <w:p w:rsidR="00AA1FB9" w:rsidRDefault="00AA1FB9" w:rsidP="008A3F12">
      <w:pPr>
        <w:pStyle w:val="NormalArial"/>
        <w:jc w:val="both"/>
      </w:pPr>
    </w:p>
    <w:p w:rsidR="0064660A" w:rsidRDefault="0064660A" w:rsidP="0064660A">
      <w:pPr>
        <w:pStyle w:val="Titre4bis"/>
      </w:pPr>
      <w:r w:rsidRPr="00BE48BB">
        <w:t xml:space="preserve">Scénario </w:t>
      </w:r>
      <w:r>
        <w:t>1</w:t>
      </w:r>
      <w:r w:rsidRPr="00BE48BB">
        <w:t xml:space="preserve"> – </w:t>
      </w:r>
      <w:r>
        <w:t>Afficher le paramétrage</w:t>
      </w:r>
    </w:p>
    <w:p w:rsidR="0064660A" w:rsidRPr="0064660A" w:rsidRDefault="0064660A" w:rsidP="0064660A">
      <w:pPr>
        <w:pStyle w:val="NormalArial"/>
      </w:pPr>
    </w:p>
    <w:p w:rsidR="0064660A" w:rsidRPr="00BE48BB" w:rsidRDefault="0064660A" w:rsidP="0064660A">
      <w:pPr>
        <w:pStyle w:val="NormalArial"/>
        <w:numPr>
          <w:ilvl w:val="0"/>
          <w:numId w:val="167"/>
        </w:numPr>
      </w:pPr>
      <w:r w:rsidRPr="00BE48BB">
        <w:t xml:space="preserve">L'acteur </w:t>
      </w:r>
      <w:r>
        <w:t>arrive sur le module</w:t>
      </w:r>
    </w:p>
    <w:p w:rsidR="0064660A" w:rsidRDefault="0064660A" w:rsidP="0064660A">
      <w:pPr>
        <w:pStyle w:val="NormalArial"/>
        <w:numPr>
          <w:ilvl w:val="0"/>
          <w:numId w:val="167"/>
        </w:numPr>
      </w:pPr>
      <w:r w:rsidRPr="00BE48BB">
        <w:t xml:space="preserve">Le système </w:t>
      </w:r>
      <w:r>
        <w:t>affiche</w:t>
      </w:r>
      <w:r w:rsidRPr="00BE48BB">
        <w:t xml:space="preserve"> le</w:t>
      </w:r>
      <w:r>
        <w:t xml:space="preserve"> formulaire paramétrage</w:t>
      </w:r>
    </w:p>
    <w:p w:rsidR="0064660A" w:rsidRDefault="0064660A" w:rsidP="0064660A">
      <w:pPr>
        <w:pStyle w:val="NormalArial"/>
      </w:pPr>
    </w:p>
    <w:p w:rsidR="0064660A" w:rsidRPr="00BE48BB" w:rsidRDefault="0064660A" w:rsidP="0064660A">
      <w:pPr>
        <w:pStyle w:val="NormalArial"/>
      </w:pPr>
    </w:p>
    <w:p w:rsidR="0064660A" w:rsidRPr="00BE48BB" w:rsidRDefault="0064660A" w:rsidP="0064660A">
      <w:pPr>
        <w:pStyle w:val="Titre3"/>
      </w:pPr>
      <w:bookmarkStart w:id="4675" w:name="_Toc292454208"/>
      <w:r>
        <w:t>Gérer</w:t>
      </w:r>
      <w:r w:rsidRPr="00BE48BB">
        <w:t xml:space="preserve"> l</w:t>
      </w:r>
      <w:r>
        <w:t>e paramétrage de l'application</w:t>
      </w:r>
      <w:bookmarkEnd w:id="4675"/>
    </w:p>
    <w:p w:rsidR="0064660A" w:rsidRPr="00BE48BB" w:rsidRDefault="0064660A" w:rsidP="0064660A">
      <w:pPr>
        <w:pStyle w:val="NormalArial"/>
      </w:pPr>
      <w:r w:rsidRPr="00BE48BB">
        <w:rPr>
          <w:b/>
        </w:rPr>
        <w:t>Résumé</w:t>
      </w:r>
      <w:r w:rsidRPr="00BE48BB">
        <w:t xml:space="preserve"> : Cette fonctionnalité permet à l'acteur </w:t>
      </w:r>
      <w:r>
        <w:t>de gérer le paramétrage de l'application</w:t>
      </w:r>
    </w:p>
    <w:p w:rsidR="0064660A" w:rsidRPr="00BE48BB" w:rsidRDefault="0064660A" w:rsidP="0064660A">
      <w:pPr>
        <w:pStyle w:val="NormalArial"/>
      </w:pPr>
      <w:r w:rsidRPr="00BE48BB">
        <w:rPr>
          <w:b/>
        </w:rPr>
        <w:t>Acteur(s)</w:t>
      </w:r>
      <w:r w:rsidRPr="00BE48BB">
        <w:t xml:space="preserve"> :</w:t>
      </w:r>
      <w:r w:rsidR="008475A1">
        <w:t xml:space="preserve"> </w:t>
      </w:r>
      <w:r>
        <w:t>Administrateur National</w:t>
      </w:r>
    </w:p>
    <w:p w:rsidR="0064660A" w:rsidRPr="00BE48BB" w:rsidRDefault="0064660A" w:rsidP="0064660A">
      <w:pPr>
        <w:pStyle w:val="NormalArial"/>
      </w:pPr>
      <w:r w:rsidRPr="00BE48BB">
        <w:rPr>
          <w:b/>
        </w:rPr>
        <w:t>Pré-condition</w:t>
      </w:r>
      <w:r w:rsidRPr="00BE48BB">
        <w:t xml:space="preserve"> : L'acteur est identifié </w:t>
      </w:r>
    </w:p>
    <w:p w:rsidR="0064660A" w:rsidRPr="00BE48BB" w:rsidRDefault="0064660A" w:rsidP="0064660A">
      <w:pPr>
        <w:pStyle w:val="NormalArial"/>
      </w:pPr>
      <w:r w:rsidRPr="00BE48BB">
        <w:rPr>
          <w:b/>
        </w:rPr>
        <w:t>Post-condition</w:t>
      </w:r>
      <w:r w:rsidRPr="00BE48BB">
        <w:t xml:space="preserve"> : </w:t>
      </w:r>
      <w:r>
        <w:t>le paramétrage est géré</w:t>
      </w:r>
    </w:p>
    <w:p w:rsidR="0064660A" w:rsidRDefault="0064660A" w:rsidP="0064660A">
      <w:pPr>
        <w:pStyle w:val="NormalArial"/>
        <w:jc w:val="both"/>
      </w:pPr>
    </w:p>
    <w:p w:rsidR="0064660A" w:rsidRPr="00BE48BB" w:rsidRDefault="0064660A" w:rsidP="0064660A">
      <w:pPr>
        <w:pStyle w:val="Titre4bis"/>
      </w:pPr>
      <w:r w:rsidRPr="00BE48BB">
        <w:t xml:space="preserve">Interface – Formulaire </w:t>
      </w:r>
      <w:r>
        <w:t>paramétrage</w:t>
      </w:r>
    </w:p>
    <w:p w:rsidR="0064660A" w:rsidRPr="00BE48BB" w:rsidRDefault="0064660A" w:rsidP="0064660A">
      <w:pPr>
        <w:pStyle w:val="NormalArial"/>
        <w:rPr>
          <w:bCs/>
        </w:rPr>
      </w:pPr>
      <w:r w:rsidRPr="00BE48BB">
        <w:rPr>
          <w:bCs/>
        </w:rPr>
        <w:t>L'écran affiche un formulaire composé des champs :</w:t>
      </w:r>
    </w:p>
    <w:p w:rsidR="0064660A" w:rsidRPr="00BE48BB" w:rsidRDefault="0064660A" w:rsidP="0064660A">
      <w:pPr>
        <w:pStyle w:val="NormalArial"/>
        <w:rPr>
          <w:bCs/>
        </w:rPr>
      </w:pPr>
    </w:p>
    <w:p w:rsidR="0064660A" w:rsidRPr="00BE48BB" w:rsidRDefault="0064660A" w:rsidP="0064660A">
      <w:pPr>
        <w:pStyle w:val="NormalArial"/>
        <w:numPr>
          <w:ilvl w:val="0"/>
          <w:numId w:val="12"/>
        </w:numPr>
        <w:jc w:val="both"/>
        <w:rPr>
          <w:bCs/>
        </w:rPr>
      </w:pPr>
      <w:r>
        <w:rPr>
          <w:bCs/>
        </w:rPr>
        <w:t xml:space="preserve">Debut_Plage_Badge_Pegase : (saisie texte libre) </w:t>
      </w:r>
    </w:p>
    <w:p w:rsidR="0064660A" w:rsidRPr="00BE48BB" w:rsidRDefault="0064660A" w:rsidP="0064660A">
      <w:pPr>
        <w:pStyle w:val="NormalArial"/>
        <w:numPr>
          <w:ilvl w:val="0"/>
          <w:numId w:val="12"/>
        </w:numPr>
        <w:jc w:val="both"/>
        <w:rPr>
          <w:bCs/>
        </w:rPr>
      </w:pPr>
      <w:r>
        <w:rPr>
          <w:bCs/>
        </w:rPr>
        <w:t>Fin_Plage_Badge_Pegase : (saisie texte libre)</w:t>
      </w:r>
    </w:p>
    <w:p w:rsidR="0064660A" w:rsidRDefault="0064660A" w:rsidP="0064660A">
      <w:pPr>
        <w:pStyle w:val="NormalArial"/>
        <w:numPr>
          <w:ilvl w:val="0"/>
          <w:numId w:val="12"/>
        </w:numPr>
        <w:rPr>
          <w:bCs/>
        </w:rPr>
      </w:pPr>
      <w:r>
        <w:rPr>
          <w:bCs/>
        </w:rPr>
        <w:t xml:space="preserve">Duree_Conservation_Personne_Annees : (saisie texte libre) </w:t>
      </w:r>
    </w:p>
    <w:p w:rsidR="007B484C" w:rsidRDefault="007B484C" w:rsidP="007B484C">
      <w:pPr>
        <w:pStyle w:val="NormalArial"/>
        <w:numPr>
          <w:ilvl w:val="0"/>
          <w:numId w:val="12"/>
        </w:numPr>
        <w:rPr>
          <w:bCs/>
        </w:rPr>
      </w:pPr>
      <w:r>
        <w:rPr>
          <w:bCs/>
        </w:rPr>
        <w:t>Duree_Peremption_LPE : (saisie texte libre)</w:t>
      </w:r>
    </w:p>
    <w:p w:rsidR="007B484C" w:rsidRDefault="007B484C" w:rsidP="007B484C">
      <w:pPr>
        <w:pStyle w:val="NormalArial"/>
        <w:numPr>
          <w:ilvl w:val="0"/>
          <w:numId w:val="12"/>
        </w:numPr>
        <w:rPr>
          <w:bCs/>
        </w:rPr>
      </w:pPr>
      <w:r>
        <w:rPr>
          <w:bCs/>
        </w:rPr>
        <w:t>Duree_Peremption_Non_LPE : (saisie texte libre)</w:t>
      </w:r>
    </w:p>
    <w:p w:rsidR="00B061CF" w:rsidRDefault="00B061CF" w:rsidP="00B061CF">
      <w:pPr>
        <w:pStyle w:val="NormalArial"/>
        <w:numPr>
          <w:ilvl w:val="0"/>
          <w:numId w:val="12"/>
        </w:numPr>
        <w:rPr>
          <w:bCs/>
        </w:rPr>
      </w:pPr>
      <w:r>
        <w:rPr>
          <w:bCs/>
        </w:rPr>
        <w:t>Duree_Conservation_HNO : (saisie texte libre)</w:t>
      </w:r>
    </w:p>
    <w:p w:rsidR="0064660A" w:rsidRDefault="0064660A" w:rsidP="0064660A">
      <w:pPr>
        <w:pStyle w:val="NormalArial"/>
        <w:rPr>
          <w:bCs/>
        </w:rPr>
      </w:pPr>
    </w:p>
    <w:p w:rsidR="0064660A" w:rsidRPr="00BE48BB" w:rsidRDefault="0064660A" w:rsidP="0064660A">
      <w:pPr>
        <w:pStyle w:val="NormalArial"/>
        <w:rPr>
          <w:bCs/>
        </w:rPr>
      </w:pPr>
      <w:r w:rsidRPr="00BE48BB">
        <w:rPr>
          <w:bCs/>
        </w:rPr>
        <w:t>Un bouton "Valider" permet d'enregistrer le formulaire.</w:t>
      </w:r>
    </w:p>
    <w:p w:rsidR="0064660A" w:rsidRPr="00BE48BB" w:rsidRDefault="0064660A" w:rsidP="0064660A">
      <w:pPr>
        <w:pStyle w:val="NormalArial"/>
        <w:rPr>
          <w:bCs/>
        </w:rPr>
      </w:pPr>
      <w:r w:rsidRPr="00BE48BB">
        <w:rPr>
          <w:bCs/>
        </w:rPr>
        <w:t>Un bouton "Annuler" permet de revenir à la liste sans sauvegarder.</w:t>
      </w:r>
    </w:p>
    <w:p w:rsidR="0064660A" w:rsidRPr="00BE48BB" w:rsidRDefault="0064660A" w:rsidP="0064660A">
      <w:pPr>
        <w:pStyle w:val="NormalArial"/>
        <w:rPr>
          <w:bCs/>
        </w:rPr>
      </w:pPr>
    </w:p>
    <w:p w:rsidR="0064660A" w:rsidRDefault="0064660A" w:rsidP="0064660A">
      <w:pPr>
        <w:pStyle w:val="NormalArial"/>
        <w:jc w:val="both"/>
      </w:pPr>
    </w:p>
    <w:p w:rsidR="0064660A" w:rsidRDefault="0064660A" w:rsidP="0064660A">
      <w:pPr>
        <w:pStyle w:val="Titre4bis"/>
      </w:pPr>
      <w:r w:rsidRPr="00BE48BB">
        <w:lastRenderedPageBreak/>
        <w:t xml:space="preserve">Scénario </w:t>
      </w:r>
      <w:r>
        <w:t>1</w:t>
      </w:r>
      <w:r w:rsidRPr="00BE48BB">
        <w:t xml:space="preserve"> – </w:t>
      </w:r>
      <w:r>
        <w:t>Modifier le paramétrage</w:t>
      </w:r>
    </w:p>
    <w:p w:rsidR="0064660A" w:rsidRPr="0064660A" w:rsidRDefault="0064660A" w:rsidP="0064660A">
      <w:pPr>
        <w:pStyle w:val="NormalArial"/>
      </w:pPr>
    </w:p>
    <w:p w:rsidR="0064660A" w:rsidRPr="00BE48BB" w:rsidRDefault="0064660A" w:rsidP="0064660A">
      <w:pPr>
        <w:pStyle w:val="NormalArial"/>
        <w:numPr>
          <w:ilvl w:val="0"/>
          <w:numId w:val="167"/>
        </w:numPr>
      </w:pPr>
      <w:r w:rsidRPr="00BE48BB">
        <w:t xml:space="preserve">L'acteur </w:t>
      </w:r>
      <w:r>
        <w:t>arrive sur le module</w:t>
      </w:r>
    </w:p>
    <w:p w:rsidR="0064660A" w:rsidRDefault="0064660A" w:rsidP="0064660A">
      <w:pPr>
        <w:pStyle w:val="NormalArial"/>
        <w:numPr>
          <w:ilvl w:val="0"/>
          <w:numId w:val="167"/>
        </w:numPr>
      </w:pPr>
      <w:r w:rsidRPr="00BE48BB">
        <w:t xml:space="preserve">Le système </w:t>
      </w:r>
      <w:r>
        <w:t>affiche</w:t>
      </w:r>
      <w:r w:rsidRPr="00BE48BB">
        <w:t xml:space="preserve"> le</w:t>
      </w:r>
      <w:r>
        <w:t xml:space="preserve"> formulaire paramétrage</w:t>
      </w:r>
    </w:p>
    <w:p w:rsidR="0064660A" w:rsidRDefault="0064660A" w:rsidP="0064660A">
      <w:pPr>
        <w:pStyle w:val="NormalArial"/>
        <w:numPr>
          <w:ilvl w:val="0"/>
          <w:numId w:val="167"/>
        </w:numPr>
      </w:pPr>
      <w:r>
        <w:t>L'acteur modifie les valeurs et valide</w:t>
      </w:r>
    </w:p>
    <w:p w:rsidR="0064660A" w:rsidRDefault="0064660A" w:rsidP="0064660A">
      <w:pPr>
        <w:pStyle w:val="NormalArial"/>
        <w:numPr>
          <w:ilvl w:val="0"/>
          <w:numId w:val="167"/>
        </w:numPr>
      </w:pPr>
      <w:r>
        <w:t>Le système enregistre les données</w:t>
      </w:r>
    </w:p>
    <w:p w:rsidR="00130DA3" w:rsidRDefault="00130DA3" w:rsidP="005A2ADC">
      <w:pPr>
        <w:pStyle w:val="Titre1"/>
      </w:pPr>
      <w:bookmarkStart w:id="4676" w:name="_Toc292454209"/>
      <w:r>
        <w:lastRenderedPageBreak/>
        <w:t>Gestion des personnels</w:t>
      </w:r>
      <w:bookmarkEnd w:id="4676"/>
    </w:p>
    <w:p w:rsidR="00130DA3" w:rsidRDefault="00130DA3" w:rsidP="00130DA3">
      <w:pPr>
        <w:pStyle w:val="Titre2"/>
      </w:pPr>
      <w:bookmarkStart w:id="4677" w:name="_Toc292454210"/>
      <w:r>
        <w:t>Cas d'utilisation recherche d'une personne</w:t>
      </w:r>
      <w:bookmarkEnd w:id="4677"/>
    </w:p>
    <w:p w:rsidR="00130DA3" w:rsidRPr="00241684" w:rsidRDefault="00130DA3" w:rsidP="00D23387">
      <w:pPr>
        <w:pStyle w:val="Titre3"/>
      </w:pPr>
      <w:bookmarkStart w:id="4678" w:name="_Toc292454211"/>
      <w:r>
        <w:t>Rechercher</w:t>
      </w:r>
      <w:r w:rsidRPr="00241684">
        <w:t xml:space="preserve"> une personne</w:t>
      </w:r>
      <w:r w:rsidR="004A400C">
        <w:t xml:space="preserve"> pour consultation ou modification</w:t>
      </w:r>
      <w:bookmarkEnd w:id="4678"/>
    </w:p>
    <w:p w:rsidR="00130DA3" w:rsidRDefault="00130DA3" w:rsidP="00130DA3">
      <w:pPr>
        <w:pStyle w:val="NormalArial"/>
      </w:pPr>
      <w:r w:rsidRPr="00795BE7">
        <w:rPr>
          <w:b/>
        </w:rPr>
        <w:t>Résumé</w:t>
      </w:r>
      <w:r>
        <w:t xml:space="preserve"> : Cette fonctionnalité permet à l'acteur </w:t>
      </w:r>
      <w:r w:rsidR="00DA361C">
        <w:t xml:space="preserve">de sélectionner </w:t>
      </w:r>
      <w:r>
        <w:t xml:space="preserve">une personne </w:t>
      </w:r>
      <w:r w:rsidR="00DA361C">
        <w:t xml:space="preserve">avec </w:t>
      </w:r>
      <w:r w:rsidR="00FC3DA4">
        <w:t>un centre faisant partie de ses centres d'habilitation</w:t>
      </w:r>
      <w:r w:rsidR="00B050A7">
        <w:t xml:space="preserve"> pour accéder à sa fiche</w:t>
      </w:r>
      <w:r w:rsidR="00051905">
        <w:t xml:space="preserve"> </w:t>
      </w:r>
      <w:r w:rsidR="001F2DD2">
        <w:t xml:space="preserve">en </w:t>
      </w:r>
      <w:r w:rsidR="00051905">
        <w:t>modification ou consultation</w:t>
      </w:r>
      <w:r w:rsidR="004A400C">
        <w:t>.</w:t>
      </w:r>
    </w:p>
    <w:p w:rsidR="00130DA3" w:rsidRDefault="00130DA3" w:rsidP="00130DA3">
      <w:pPr>
        <w:pStyle w:val="NormalArial"/>
      </w:pPr>
      <w:r w:rsidRPr="00795BE7">
        <w:rPr>
          <w:b/>
        </w:rPr>
        <w:t>Acteur(s)</w:t>
      </w:r>
      <w:r>
        <w:t xml:space="preserve"> : </w:t>
      </w:r>
      <w:r w:rsidRPr="00210253">
        <w:t>Médical</w:t>
      </w:r>
      <w:r>
        <w:t xml:space="preserve">, </w:t>
      </w:r>
      <w:r w:rsidRPr="00210253">
        <w:t>Sécurité</w:t>
      </w:r>
      <w:r>
        <w:t xml:space="preserve">, </w:t>
      </w:r>
      <w:r w:rsidRPr="00210253">
        <w:t>Consultation</w:t>
      </w:r>
      <w:r>
        <w:t xml:space="preserve">, FLS, Collaborateur SPAS, </w:t>
      </w:r>
      <w:r w:rsidR="00B22814">
        <w:rPr>
          <w:bCs/>
        </w:rPr>
        <w:t>OS de Pôle</w:t>
      </w:r>
    </w:p>
    <w:p w:rsidR="00130DA3" w:rsidRDefault="00130DA3" w:rsidP="00130DA3">
      <w:pPr>
        <w:pStyle w:val="NormalArial"/>
      </w:pPr>
      <w:r w:rsidRPr="00795BE7">
        <w:rPr>
          <w:b/>
        </w:rPr>
        <w:t>Pré-condition</w:t>
      </w:r>
      <w:r>
        <w:t xml:space="preserve"> : L'acteur est identifié </w:t>
      </w:r>
    </w:p>
    <w:p w:rsidR="00130DA3" w:rsidRDefault="00130DA3" w:rsidP="00130DA3">
      <w:pPr>
        <w:pStyle w:val="NormalArial"/>
      </w:pPr>
      <w:r w:rsidRPr="00795BE7">
        <w:rPr>
          <w:b/>
        </w:rPr>
        <w:t>Post-condition</w:t>
      </w:r>
      <w:r>
        <w:t xml:space="preserve"> : </w:t>
      </w:r>
      <w:r w:rsidR="000D1406">
        <w:t>Une personne et un centre sont sélectionnés</w:t>
      </w:r>
    </w:p>
    <w:p w:rsidR="00130DA3" w:rsidRDefault="00130DA3" w:rsidP="000C4949">
      <w:pPr>
        <w:pStyle w:val="Titre4bis"/>
      </w:pPr>
      <w:r>
        <w:t>Interface Critères de recherche d'une personne</w:t>
      </w:r>
    </w:p>
    <w:p w:rsidR="00130DA3" w:rsidRPr="004C2787" w:rsidRDefault="00130DA3" w:rsidP="000C4949">
      <w:pPr>
        <w:pStyle w:val="NormalArial"/>
        <w:rPr>
          <w:bCs/>
        </w:rPr>
      </w:pPr>
      <w:r w:rsidRPr="004C2787">
        <w:rPr>
          <w:bCs/>
        </w:rPr>
        <w:t xml:space="preserve">L'écran affiche </w:t>
      </w:r>
      <w:r>
        <w:rPr>
          <w:bCs/>
        </w:rPr>
        <w:t xml:space="preserve">les champs </w:t>
      </w:r>
      <w:r w:rsidR="00F52ABD">
        <w:rPr>
          <w:bCs/>
        </w:rPr>
        <w:t>pour saisir l</w:t>
      </w:r>
      <w:r>
        <w:rPr>
          <w:bCs/>
        </w:rPr>
        <w:t>es critères de recherche :</w:t>
      </w:r>
    </w:p>
    <w:p w:rsidR="00130DA3" w:rsidRDefault="00130DA3" w:rsidP="000C4949">
      <w:pPr>
        <w:pStyle w:val="NormalArial"/>
        <w:numPr>
          <w:ilvl w:val="0"/>
          <w:numId w:val="10"/>
        </w:numPr>
        <w:rPr>
          <w:bCs/>
        </w:rPr>
      </w:pPr>
      <w:r>
        <w:rPr>
          <w:bCs/>
        </w:rPr>
        <w:t>Numéro de badge (champ saisie texte)</w:t>
      </w:r>
    </w:p>
    <w:p w:rsidR="00130DA3" w:rsidRDefault="00130DA3" w:rsidP="000C4949">
      <w:pPr>
        <w:pStyle w:val="NormalArial"/>
        <w:numPr>
          <w:ilvl w:val="0"/>
          <w:numId w:val="10"/>
        </w:numPr>
        <w:rPr>
          <w:bCs/>
        </w:rPr>
      </w:pPr>
      <w:r>
        <w:rPr>
          <w:bCs/>
        </w:rPr>
        <w:t xml:space="preserve">Nom de naissance (champ saisie texte; seuls les caractères lettres </w:t>
      </w:r>
      <w:r w:rsidR="000E7E22">
        <w:rPr>
          <w:bCs/>
        </w:rPr>
        <w:t xml:space="preserve">majuscules </w:t>
      </w:r>
      <w:r>
        <w:rPr>
          <w:bCs/>
        </w:rPr>
        <w:t>et espaces sont autorisés)</w:t>
      </w:r>
    </w:p>
    <w:p w:rsidR="00130DA3" w:rsidRDefault="00130DA3" w:rsidP="000C4949">
      <w:pPr>
        <w:pStyle w:val="NormalArial"/>
        <w:numPr>
          <w:ilvl w:val="0"/>
          <w:numId w:val="10"/>
        </w:numPr>
        <w:rPr>
          <w:bCs/>
        </w:rPr>
      </w:pPr>
      <w:r>
        <w:rPr>
          <w:bCs/>
        </w:rPr>
        <w:t>Nom d'époux (se) (champ saisie texte</w:t>
      </w:r>
      <w:r w:rsidR="00F52ABD">
        <w:rPr>
          <w:bCs/>
        </w:rPr>
        <w:t>; seuls les caractères lettres majuscules et espaces sont autorisés</w:t>
      </w:r>
      <w:r>
        <w:rPr>
          <w:bCs/>
        </w:rPr>
        <w:t>)</w:t>
      </w:r>
    </w:p>
    <w:p w:rsidR="00130DA3" w:rsidRDefault="00130DA3" w:rsidP="000C4949">
      <w:pPr>
        <w:pStyle w:val="NormalArial"/>
        <w:numPr>
          <w:ilvl w:val="0"/>
          <w:numId w:val="10"/>
        </w:numPr>
        <w:rPr>
          <w:bCs/>
        </w:rPr>
      </w:pPr>
      <w:r>
        <w:rPr>
          <w:bCs/>
        </w:rPr>
        <w:t xml:space="preserve">Prénom (champ saisie texte; seuls les caractères lettres </w:t>
      </w:r>
      <w:r w:rsidR="000E7E22">
        <w:rPr>
          <w:bCs/>
        </w:rPr>
        <w:t xml:space="preserve">majuscules </w:t>
      </w:r>
      <w:r>
        <w:rPr>
          <w:bCs/>
        </w:rPr>
        <w:t>et espaces sont autorisés)</w:t>
      </w:r>
    </w:p>
    <w:p w:rsidR="00130DA3" w:rsidRDefault="00130DA3" w:rsidP="000C4949">
      <w:pPr>
        <w:pStyle w:val="NormalArial"/>
        <w:numPr>
          <w:ilvl w:val="0"/>
          <w:numId w:val="10"/>
        </w:numPr>
        <w:rPr>
          <w:bCs/>
        </w:rPr>
      </w:pPr>
      <w:r>
        <w:rPr>
          <w:bCs/>
        </w:rPr>
        <w:t xml:space="preserve">Date de naissance (champ saisie </w:t>
      </w:r>
      <w:r w:rsidR="00F52ABD">
        <w:rPr>
          <w:bCs/>
        </w:rPr>
        <w:t>date</w:t>
      </w:r>
      <w:r>
        <w:rPr>
          <w:bCs/>
        </w:rPr>
        <w:t xml:space="preserve"> au format JJ/MM/AAAA)</w:t>
      </w:r>
    </w:p>
    <w:p w:rsidR="00130DA3" w:rsidRDefault="00130DA3" w:rsidP="000C4949">
      <w:pPr>
        <w:pStyle w:val="NormalArial"/>
        <w:numPr>
          <w:ilvl w:val="0"/>
          <w:numId w:val="10"/>
        </w:numPr>
        <w:rPr>
          <w:bCs/>
        </w:rPr>
      </w:pPr>
      <w:r>
        <w:rPr>
          <w:bCs/>
        </w:rPr>
        <w:t>Numéro Siret ou Siren (champ saisie texte)</w:t>
      </w:r>
    </w:p>
    <w:p w:rsidR="00130DA3" w:rsidRDefault="00130DA3" w:rsidP="000C4949">
      <w:pPr>
        <w:pStyle w:val="NormalArial"/>
        <w:numPr>
          <w:ilvl w:val="0"/>
          <w:numId w:val="10"/>
        </w:numPr>
        <w:rPr>
          <w:bCs/>
        </w:rPr>
      </w:pPr>
      <w:r>
        <w:rPr>
          <w:bCs/>
        </w:rPr>
        <w:t>Raison sociale de l'entreprise du salarié (champ saisie texte)</w:t>
      </w:r>
    </w:p>
    <w:p w:rsidR="00130DA3" w:rsidRDefault="00130DA3" w:rsidP="000C4949">
      <w:pPr>
        <w:pStyle w:val="NormalArial"/>
        <w:numPr>
          <w:ilvl w:val="0"/>
          <w:numId w:val="10"/>
        </w:numPr>
        <w:rPr>
          <w:bCs/>
        </w:rPr>
      </w:pPr>
      <w:r>
        <w:rPr>
          <w:bCs/>
        </w:rPr>
        <w:t>Nom usuel de l'entreprise du salarié (champ saisie texte)</w:t>
      </w:r>
    </w:p>
    <w:p w:rsidR="000E7E22" w:rsidRDefault="000E7E22" w:rsidP="000C4949">
      <w:pPr>
        <w:pStyle w:val="NormalArial"/>
        <w:rPr>
          <w:bCs/>
        </w:rPr>
      </w:pPr>
    </w:p>
    <w:p w:rsidR="00130DA3" w:rsidRDefault="00130DA3" w:rsidP="000C4949">
      <w:pPr>
        <w:pStyle w:val="NormalArial"/>
        <w:rPr>
          <w:bCs/>
        </w:rPr>
      </w:pPr>
      <w:r>
        <w:rPr>
          <w:bCs/>
        </w:rPr>
        <w:t>Un bouton "Rechercher"</w:t>
      </w:r>
      <w:r w:rsidR="000C4949">
        <w:rPr>
          <w:bCs/>
        </w:rPr>
        <w:t xml:space="preserve"> permet de lancer la recherche selon les critères saisis.</w:t>
      </w:r>
    </w:p>
    <w:p w:rsidR="0064660A" w:rsidRDefault="0064660A" w:rsidP="000C4949">
      <w:pPr>
        <w:pStyle w:val="NormalArial"/>
        <w:rPr>
          <w:bCs/>
        </w:rPr>
      </w:pPr>
    </w:p>
    <w:p w:rsidR="0064660A" w:rsidRDefault="0064660A" w:rsidP="000C4949">
      <w:pPr>
        <w:pStyle w:val="NormalArial"/>
        <w:rPr>
          <w:bCs/>
        </w:rPr>
      </w:pPr>
    </w:p>
    <w:p w:rsidR="00130DA3" w:rsidRDefault="00130DA3" w:rsidP="000C4949">
      <w:pPr>
        <w:pStyle w:val="NormalArial"/>
        <w:rPr>
          <w:bCs/>
        </w:rPr>
      </w:pPr>
    </w:p>
    <w:p w:rsidR="00130DA3" w:rsidRDefault="00130DA3" w:rsidP="000C4949">
      <w:pPr>
        <w:pStyle w:val="Titre4bis"/>
      </w:pPr>
      <w:r>
        <w:t>Interface Résultat de la recherche d'une personne</w:t>
      </w:r>
    </w:p>
    <w:p w:rsidR="00130DA3" w:rsidRDefault="00130DA3" w:rsidP="000C4949">
      <w:pPr>
        <w:pStyle w:val="NormalArial"/>
        <w:rPr>
          <w:bCs/>
        </w:rPr>
      </w:pPr>
      <w:r>
        <w:rPr>
          <w:bCs/>
        </w:rPr>
        <w:t xml:space="preserve">L'écran </w:t>
      </w:r>
      <w:r w:rsidR="00B050A7">
        <w:rPr>
          <w:bCs/>
        </w:rPr>
        <w:t>ré</w:t>
      </w:r>
      <w:r>
        <w:rPr>
          <w:bCs/>
        </w:rPr>
        <w:t xml:space="preserve">affiche </w:t>
      </w:r>
      <w:r w:rsidR="00B050A7">
        <w:rPr>
          <w:bCs/>
        </w:rPr>
        <w:t xml:space="preserve">l'interface </w:t>
      </w:r>
      <w:r w:rsidR="00B050A7">
        <w:t>Critères de recherche d'une personne</w:t>
      </w:r>
      <w:r w:rsidR="00B050A7">
        <w:rPr>
          <w:bCs/>
        </w:rPr>
        <w:t xml:space="preserve"> pré-rempli avec</w:t>
      </w:r>
      <w:r>
        <w:rPr>
          <w:bCs/>
        </w:rPr>
        <w:t xml:space="preserve"> </w:t>
      </w:r>
      <w:r w:rsidR="00B050A7">
        <w:rPr>
          <w:bCs/>
        </w:rPr>
        <w:t>le</w:t>
      </w:r>
      <w:r>
        <w:rPr>
          <w:bCs/>
        </w:rPr>
        <w:t xml:space="preserve"> tableau </w:t>
      </w:r>
      <w:r w:rsidR="00B050A7">
        <w:rPr>
          <w:bCs/>
        </w:rPr>
        <w:t xml:space="preserve">de résultat </w:t>
      </w:r>
      <w:r>
        <w:rPr>
          <w:bCs/>
        </w:rPr>
        <w:t>contenant les colonnes :</w:t>
      </w:r>
    </w:p>
    <w:p w:rsidR="00B050A7" w:rsidRDefault="00B050A7" w:rsidP="000C4949">
      <w:pPr>
        <w:pStyle w:val="NormalArial"/>
        <w:rPr>
          <w:bCs/>
        </w:rPr>
      </w:pPr>
    </w:p>
    <w:p w:rsidR="00DA361C" w:rsidRDefault="00DA361C" w:rsidP="000C4949">
      <w:pPr>
        <w:pStyle w:val="NormalArial"/>
        <w:numPr>
          <w:ilvl w:val="0"/>
          <w:numId w:val="26"/>
        </w:numPr>
        <w:rPr>
          <w:bCs/>
        </w:rPr>
      </w:pPr>
      <w:r>
        <w:rPr>
          <w:bCs/>
        </w:rPr>
        <w:t>Centre de sélection pour l'accès à la fiche (champ texte – non modifiable)</w:t>
      </w:r>
    </w:p>
    <w:p w:rsidR="00130DA3" w:rsidRDefault="00130DA3" w:rsidP="000C4949">
      <w:pPr>
        <w:pStyle w:val="NormalArial"/>
        <w:numPr>
          <w:ilvl w:val="0"/>
          <w:numId w:val="26"/>
        </w:numPr>
        <w:rPr>
          <w:bCs/>
        </w:rPr>
      </w:pPr>
      <w:r w:rsidRPr="00F5210F">
        <w:rPr>
          <w:bCs/>
        </w:rPr>
        <w:t>Numéro de badge</w:t>
      </w:r>
      <w:r w:rsidR="00716F51">
        <w:rPr>
          <w:bCs/>
        </w:rPr>
        <w:t xml:space="preserve"> (champ texte – non modifiable)</w:t>
      </w:r>
    </w:p>
    <w:p w:rsidR="00130DA3" w:rsidRDefault="00130DA3" w:rsidP="000C4949">
      <w:pPr>
        <w:pStyle w:val="NormalArial"/>
        <w:numPr>
          <w:ilvl w:val="0"/>
          <w:numId w:val="26"/>
        </w:numPr>
        <w:rPr>
          <w:bCs/>
        </w:rPr>
      </w:pPr>
      <w:r w:rsidRPr="00F5210F">
        <w:rPr>
          <w:bCs/>
        </w:rPr>
        <w:t>Nom de naissance</w:t>
      </w:r>
      <w:r w:rsidR="00716F51">
        <w:rPr>
          <w:bCs/>
        </w:rPr>
        <w:t xml:space="preserve"> (champ texte – non modifiable)</w:t>
      </w:r>
    </w:p>
    <w:p w:rsidR="00130DA3" w:rsidRPr="00F5210F" w:rsidRDefault="00130DA3" w:rsidP="000C4949">
      <w:pPr>
        <w:pStyle w:val="NormalArial"/>
        <w:numPr>
          <w:ilvl w:val="0"/>
          <w:numId w:val="26"/>
        </w:numPr>
        <w:rPr>
          <w:bCs/>
        </w:rPr>
      </w:pPr>
      <w:r w:rsidRPr="00F5210F">
        <w:rPr>
          <w:bCs/>
        </w:rPr>
        <w:t>Nom d'époux</w:t>
      </w:r>
      <w:r>
        <w:rPr>
          <w:bCs/>
        </w:rPr>
        <w:t xml:space="preserve"> </w:t>
      </w:r>
      <w:r w:rsidRPr="00F5210F">
        <w:rPr>
          <w:bCs/>
        </w:rPr>
        <w:t>(se)</w:t>
      </w:r>
      <w:r w:rsidR="00716F51">
        <w:rPr>
          <w:bCs/>
        </w:rPr>
        <w:t xml:space="preserve"> (champ texte – non modifiable)</w:t>
      </w:r>
    </w:p>
    <w:p w:rsidR="00130DA3" w:rsidRDefault="00130DA3" w:rsidP="000C4949">
      <w:pPr>
        <w:pStyle w:val="NormalArial"/>
        <w:numPr>
          <w:ilvl w:val="0"/>
          <w:numId w:val="26"/>
        </w:numPr>
        <w:rPr>
          <w:bCs/>
        </w:rPr>
      </w:pPr>
      <w:r w:rsidRPr="00F5210F">
        <w:rPr>
          <w:bCs/>
        </w:rPr>
        <w:t>Prénom</w:t>
      </w:r>
      <w:r w:rsidR="00716F51">
        <w:rPr>
          <w:bCs/>
        </w:rPr>
        <w:t xml:space="preserve"> (champ texte – non modifiable)</w:t>
      </w:r>
    </w:p>
    <w:p w:rsidR="00130DA3" w:rsidRPr="00F5210F" w:rsidRDefault="00130DA3" w:rsidP="000C4949">
      <w:pPr>
        <w:pStyle w:val="NormalArial"/>
        <w:numPr>
          <w:ilvl w:val="0"/>
          <w:numId w:val="26"/>
        </w:numPr>
        <w:rPr>
          <w:bCs/>
        </w:rPr>
      </w:pPr>
      <w:r w:rsidRPr="00F5210F">
        <w:rPr>
          <w:bCs/>
        </w:rPr>
        <w:t>Date de naissance</w:t>
      </w:r>
      <w:r w:rsidR="00716F51">
        <w:rPr>
          <w:bCs/>
        </w:rPr>
        <w:t xml:space="preserve"> (champ date au format JJ/MM/AAAA – non modifiable)</w:t>
      </w:r>
    </w:p>
    <w:p w:rsidR="00130DA3" w:rsidRDefault="00130DA3" w:rsidP="000C4949">
      <w:pPr>
        <w:pStyle w:val="NormalArial"/>
        <w:numPr>
          <w:ilvl w:val="0"/>
          <w:numId w:val="26"/>
        </w:numPr>
        <w:rPr>
          <w:bCs/>
        </w:rPr>
      </w:pPr>
      <w:r>
        <w:rPr>
          <w:bCs/>
        </w:rPr>
        <w:t>Raison sociale de l'entreprise du salarié</w:t>
      </w:r>
      <w:r w:rsidR="00716F51">
        <w:rPr>
          <w:bCs/>
        </w:rPr>
        <w:t xml:space="preserve"> (champ texte – non modifiable)</w:t>
      </w:r>
    </w:p>
    <w:p w:rsidR="00130DA3" w:rsidRDefault="00130DA3" w:rsidP="000C4949">
      <w:pPr>
        <w:pStyle w:val="NormalArial"/>
        <w:numPr>
          <w:ilvl w:val="0"/>
          <w:numId w:val="26"/>
        </w:numPr>
        <w:rPr>
          <w:bCs/>
        </w:rPr>
      </w:pPr>
      <w:r>
        <w:rPr>
          <w:bCs/>
        </w:rPr>
        <w:t xml:space="preserve">Nom usuel de l'entreprise du salarié </w:t>
      </w:r>
      <w:r w:rsidR="00716F51">
        <w:rPr>
          <w:bCs/>
        </w:rPr>
        <w:t>(champ texte – non modifiable)</w:t>
      </w:r>
    </w:p>
    <w:p w:rsidR="00130DA3" w:rsidRDefault="00130DA3" w:rsidP="000C4949">
      <w:pPr>
        <w:pStyle w:val="NormalArial"/>
        <w:rPr>
          <w:bCs/>
        </w:rPr>
      </w:pPr>
    </w:p>
    <w:p w:rsidR="00F41548" w:rsidRDefault="00F41548" w:rsidP="000C4949">
      <w:pPr>
        <w:pStyle w:val="NormalArial"/>
        <w:rPr>
          <w:bCs/>
        </w:rPr>
      </w:pPr>
      <w:r>
        <w:rPr>
          <w:bCs/>
        </w:rPr>
        <w:t>Quand on clique sur une ligne, on accède à la fiche d'identité de la personne pour le centre indiqué en première colonne.</w:t>
      </w:r>
    </w:p>
    <w:p w:rsidR="00B017CD" w:rsidRDefault="00B017CD" w:rsidP="000C4949">
      <w:pPr>
        <w:pStyle w:val="NormalArial"/>
        <w:rPr>
          <w:bCs/>
        </w:rPr>
      </w:pPr>
      <w:r>
        <w:rPr>
          <w:bCs/>
        </w:rPr>
        <w:t xml:space="preserve">Si l'acteur n'a qu'un centre </w:t>
      </w:r>
      <w:r w:rsidR="00AD2AFA">
        <w:rPr>
          <w:bCs/>
        </w:rPr>
        <w:t>d'habilitation</w:t>
      </w:r>
      <w:r>
        <w:rPr>
          <w:bCs/>
        </w:rPr>
        <w:t>, la colonne centre n'est pas affichée. Le centre sélectionné est automatiquement le centre d'habilitation de l'acteur.</w:t>
      </w:r>
    </w:p>
    <w:p w:rsidR="00130DA3" w:rsidRDefault="00130DA3" w:rsidP="000C4949">
      <w:pPr>
        <w:pStyle w:val="Titre4bis"/>
      </w:pPr>
      <w:r>
        <w:t xml:space="preserve">Scénario 1 – </w:t>
      </w:r>
      <w:r w:rsidR="00DA361C">
        <w:t>Recherche d'une personne</w:t>
      </w:r>
      <w:r>
        <w:t xml:space="preserve"> </w:t>
      </w:r>
    </w:p>
    <w:p w:rsidR="00130DA3" w:rsidRPr="00C23EE9" w:rsidRDefault="00130DA3" w:rsidP="000C4949">
      <w:pPr>
        <w:pStyle w:val="NormalArial"/>
        <w:numPr>
          <w:ilvl w:val="0"/>
          <w:numId w:val="27"/>
        </w:numPr>
        <w:rPr>
          <w:bCs/>
        </w:rPr>
      </w:pPr>
      <w:r>
        <w:rPr>
          <w:bCs/>
        </w:rPr>
        <w:t>L'acteur</w:t>
      </w:r>
      <w:r w:rsidRPr="00C23EE9">
        <w:rPr>
          <w:bCs/>
        </w:rPr>
        <w:t xml:space="preserve"> arrive sur le modul</w:t>
      </w:r>
      <w:r w:rsidR="00DA361C">
        <w:rPr>
          <w:bCs/>
        </w:rPr>
        <w:t>e Gestion des personnels</w:t>
      </w:r>
    </w:p>
    <w:p w:rsidR="00130DA3" w:rsidRPr="007D0221" w:rsidRDefault="00130DA3" w:rsidP="000C4949">
      <w:pPr>
        <w:pStyle w:val="NormalArial"/>
        <w:numPr>
          <w:ilvl w:val="0"/>
          <w:numId w:val="27"/>
        </w:numPr>
        <w:rPr>
          <w:bCs/>
        </w:rPr>
      </w:pPr>
      <w:r w:rsidRPr="00C23EE9">
        <w:rPr>
          <w:bCs/>
        </w:rPr>
        <w:lastRenderedPageBreak/>
        <w:t xml:space="preserve">Le système affiche </w:t>
      </w:r>
      <w:r>
        <w:rPr>
          <w:bCs/>
        </w:rPr>
        <w:t xml:space="preserve">le formulaire </w:t>
      </w:r>
      <w:r>
        <w:t>Critères de recherche d'une personne</w:t>
      </w:r>
    </w:p>
    <w:p w:rsidR="00130DA3" w:rsidRPr="0077212D" w:rsidRDefault="00130DA3" w:rsidP="000C4949">
      <w:pPr>
        <w:pStyle w:val="NormalArial"/>
        <w:numPr>
          <w:ilvl w:val="0"/>
          <w:numId w:val="27"/>
        </w:numPr>
        <w:rPr>
          <w:bCs/>
        </w:rPr>
      </w:pPr>
      <w:r>
        <w:rPr>
          <w:bCs/>
        </w:rPr>
        <w:t>L'acteur</w:t>
      </w:r>
      <w:r w:rsidRPr="00C23EE9">
        <w:rPr>
          <w:bCs/>
        </w:rPr>
        <w:t xml:space="preserve"> </w:t>
      </w:r>
      <w:r>
        <w:t xml:space="preserve">saisi le ou les critères de recherche et clique sur Rechercher </w:t>
      </w:r>
      <w:r w:rsidRPr="001D04D2">
        <w:rPr>
          <w:b/>
          <w:color w:val="FF0000"/>
        </w:rPr>
        <w:t>EXCEPTION</w:t>
      </w:r>
      <w:r>
        <w:rPr>
          <w:b/>
          <w:color w:val="FF0000"/>
        </w:rPr>
        <w:t>1</w:t>
      </w:r>
    </w:p>
    <w:p w:rsidR="00130DA3" w:rsidRDefault="00130DA3" w:rsidP="000C4949">
      <w:pPr>
        <w:pStyle w:val="NormalArial"/>
        <w:numPr>
          <w:ilvl w:val="0"/>
          <w:numId w:val="27"/>
        </w:numPr>
        <w:rPr>
          <w:bCs/>
        </w:rPr>
      </w:pPr>
      <w:r>
        <w:rPr>
          <w:bCs/>
        </w:rPr>
        <w:t xml:space="preserve">Le système recherche les personnes en fonction des critères saisis </w:t>
      </w:r>
      <w:r w:rsidRPr="001D04D2">
        <w:rPr>
          <w:b/>
          <w:color w:val="FF0000"/>
        </w:rPr>
        <w:t>EXCEPTION</w:t>
      </w:r>
      <w:r>
        <w:rPr>
          <w:b/>
          <w:color w:val="FF0000"/>
        </w:rPr>
        <w:t>2</w:t>
      </w:r>
    </w:p>
    <w:p w:rsidR="00130DA3" w:rsidRPr="00CE569A" w:rsidRDefault="00AD2AFA" w:rsidP="000C4949">
      <w:pPr>
        <w:pStyle w:val="NormalArial"/>
        <w:numPr>
          <w:ilvl w:val="0"/>
          <w:numId w:val="27"/>
        </w:numPr>
        <w:rPr>
          <w:bCs/>
        </w:rPr>
      </w:pPr>
      <w:r>
        <w:rPr>
          <w:bCs/>
        </w:rPr>
        <w:t>Le système affiche le résultat de la recherche dans un tableau</w:t>
      </w:r>
      <w:r w:rsidR="004F6293">
        <w:rPr>
          <w:bCs/>
        </w:rPr>
        <w:t xml:space="preserve"> </w:t>
      </w:r>
      <w:r w:rsidR="004F6293" w:rsidRPr="001D04D2">
        <w:rPr>
          <w:b/>
          <w:color w:val="FF0000"/>
        </w:rPr>
        <w:t>EXCEPTION</w:t>
      </w:r>
      <w:r w:rsidR="004F6293">
        <w:rPr>
          <w:b/>
          <w:color w:val="FF0000"/>
        </w:rPr>
        <w:t>3</w:t>
      </w:r>
    </w:p>
    <w:p w:rsidR="00CE569A" w:rsidRPr="00AD2AFA" w:rsidRDefault="00AD2AFA" w:rsidP="000C4949">
      <w:pPr>
        <w:pStyle w:val="NormalArial"/>
        <w:numPr>
          <w:ilvl w:val="0"/>
          <w:numId w:val="27"/>
        </w:numPr>
        <w:rPr>
          <w:bCs/>
        </w:rPr>
      </w:pPr>
      <w:r>
        <w:t xml:space="preserve">L'utilisateur </w:t>
      </w:r>
      <w:r w:rsidR="00B050A7">
        <w:t xml:space="preserve">clique sur la ligne </w:t>
      </w:r>
      <w:r w:rsidR="004A400C">
        <w:t xml:space="preserve">de la personne à consulter ou modifier </w:t>
      </w:r>
    </w:p>
    <w:p w:rsidR="00AD2AFA" w:rsidRPr="00EC0E85" w:rsidRDefault="00AD2AFA" w:rsidP="000C4949">
      <w:pPr>
        <w:pStyle w:val="NormalArial"/>
        <w:numPr>
          <w:ilvl w:val="0"/>
          <w:numId w:val="27"/>
        </w:numPr>
        <w:rPr>
          <w:bCs/>
        </w:rPr>
      </w:pPr>
      <w:r>
        <w:t>Le système accède à la fiche de la personne avec le centre sélectionné</w:t>
      </w:r>
    </w:p>
    <w:p w:rsidR="00130DA3" w:rsidRDefault="00130DA3" w:rsidP="000C4949">
      <w:pPr>
        <w:pStyle w:val="NormalArial"/>
        <w:ind w:left="720"/>
        <w:rPr>
          <w:bCs/>
        </w:rPr>
      </w:pPr>
    </w:p>
    <w:p w:rsidR="00130DA3" w:rsidRPr="00F5210F" w:rsidRDefault="00130DA3" w:rsidP="000C4949">
      <w:pPr>
        <w:pStyle w:val="NormalArial"/>
        <w:rPr>
          <w:b/>
          <w:bCs/>
        </w:rPr>
      </w:pPr>
    </w:p>
    <w:p w:rsidR="00130DA3" w:rsidRDefault="00130DA3" w:rsidP="000C4949">
      <w:pPr>
        <w:pStyle w:val="NormalArial"/>
        <w:rPr>
          <w:b/>
          <w:bCs/>
        </w:rPr>
      </w:pPr>
      <w:r w:rsidRPr="00F5210F">
        <w:rPr>
          <w:b/>
          <w:bCs/>
        </w:rPr>
        <w:t>Règles pour la recherche :</w:t>
      </w:r>
    </w:p>
    <w:p w:rsidR="00B050A7" w:rsidRPr="00F5210F" w:rsidRDefault="00B050A7" w:rsidP="000C4949">
      <w:pPr>
        <w:pStyle w:val="NormalArial"/>
        <w:rPr>
          <w:b/>
          <w:bCs/>
        </w:rPr>
      </w:pPr>
    </w:p>
    <w:p w:rsidR="00130DA3" w:rsidRDefault="00130DA3" w:rsidP="000C4949">
      <w:pPr>
        <w:pStyle w:val="NormalArial"/>
        <w:numPr>
          <w:ilvl w:val="0"/>
          <w:numId w:val="87"/>
        </w:numPr>
        <w:rPr>
          <w:bCs/>
        </w:rPr>
      </w:pPr>
      <w:r>
        <w:rPr>
          <w:bCs/>
        </w:rPr>
        <w:t xml:space="preserve">Si le champ badge est rempli, le système recherche une personne dont le numéro de badge correspond exactement au numéro de badge saisi. </w:t>
      </w:r>
    </w:p>
    <w:p w:rsidR="00130DA3" w:rsidRDefault="00130DA3" w:rsidP="000C4949">
      <w:pPr>
        <w:pStyle w:val="NormalArial"/>
        <w:numPr>
          <w:ilvl w:val="0"/>
          <w:numId w:val="87"/>
        </w:numPr>
        <w:rPr>
          <w:bCs/>
        </w:rPr>
      </w:pPr>
      <w:r>
        <w:rPr>
          <w:bCs/>
        </w:rPr>
        <w:t>Si le nom de naissance est saisi, le système recherche une personne dont le nom de naissance commence par le nom saisi.</w:t>
      </w:r>
    </w:p>
    <w:p w:rsidR="00130DA3" w:rsidRDefault="00130DA3" w:rsidP="000C4949">
      <w:pPr>
        <w:pStyle w:val="NormalArial"/>
        <w:numPr>
          <w:ilvl w:val="0"/>
          <w:numId w:val="87"/>
        </w:numPr>
        <w:rPr>
          <w:bCs/>
        </w:rPr>
      </w:pPr>
      <w:r>
        <w:rPr>
          <w:bCs/>
        </w:rPr>
        <w:t>Si le nom d'époux (se) est saisi, le système recherche une personne dont le nom d'époux (se)  commence par le nom saisi.</w:t>
      </w:r>
    </w:p>
    <w:p w:rsidR="00130DA3" w:rsidRDefault="00130DA3" w:rsidP="000C4949">
      <w:pPr>
        <w:pStyle w:val="NormalArial"/>
        <w:numPr>
          <w:ilvl w:val="0"/>
          <w:numId w:val="87"/>
        </w:numPr>
        <w:rPr>
          <w:bCs/>
        </w:rPr>
      </w:pPr>
      <w:r>
        <w:rPr>
          <w:bCs/>
        </w:rPr>
        <w:t>Si le prénom est saisi, le système recherche une personne dont le prénom commence par le prénom saisi.</w:t>
      </w:r>
    </w:p>
    <w:p w:rsidR="00130DA3" w:rsidRDefault="00130DA3" w:rsidP="000C4949">
      <w:pPr>
        <w:pStyle w:val="NormalArial"/>
        <w:numPr>
          <w:ilvl w:val="0"/>
          <w:numId w:val="87"/>
        </w:numPr>
        <w:rPr>
          <w:bCs/>
        </w:rPr>
      </w:pPr>
      <w:r>
        <w:rPr>
          <w:bCs/>
        </w:rPr>
        <w:t>Si la date de naissance est saisie, le système recherche une personne dont la date de naissance correspond exactement à la date saisie.</w:t>
      </w:r>
    </w:p>
    <w:p w:rsidR="00130DA3" w:rsidRDefault="00130DA3" w:rsidP="000C4949">
      <w:pPr>
        <w:pStyle w:val="NormalArial"/>
        <w:numPr>
          <w:ilvl w:val="0"/>
          <w:numId w:val="87"/>
        </w:numPr>
        <w:rPr>
          <w:bCs/>
        </w:rPr>
      </w:pPr>
      <w:r>
        <w:rPr>
          <w:bCs/>
        </w:rPr>
        <w:t>Si le numéro Siret ou Siren est saisi, le système recherche une personne rattachée à une entreprise dont le numéro Siret ou Siren commence par le numéro saisi.</w:t>
      </w:r>
    </w:p>
    <w:p w:rsidR="00130DA3" w:rsidRDefault="00130DA3" w:rsidP="000C4949">
      <w:pPr>
        <w:pStyle w:val="NormalArial"/>
        <w:numPr>
          <w:ilvl w:val="0"/>
          <w:numId w:val="87"/>
        </w:numPr>
        <w:rPr>
          <w:bCs/>
        </w:rPr>
      </w:pPr>
      <w:r>
        <w:rPr>
          <w:bCs/>
        </w:rPr>
        <w:t>Si la raison sociale de l'entreprise du salarié est saisie, le système recherche une personne rattachée à une entreprise dont la raison sociale contient la raison sociale saisie.</w:t>
      </w:r>
    </w:p>
    <w:p w:rsidR="00130DA3" w:rsidRDefault="00130DA3" w:rsidP="000C4949">
      <w:pPr>
        <w:pStyle w:val="NormalArial"/>
        <w:numPr>
          <w:ilvl w:val="0"/>
          <w:numId w:val="87"/>
        </w:numPr>
        <w:rPr>
          <w:bCs/>
        </w:rPr>
      </w:pPr>
      <w:r>
        <w:rPr>
          <w:bCs/>
        </w:rPr>
        <w:t xml:space="preserve">Si le nom usuel de l'entreprise du salarié est saisi, le système recherche une personne rattachée à une entreprise dont le nom usuel contient le nom </w:t>
      </w:r>
      <w:r w:rsidR="00B050A7">
        <w:rPr>
          <w:bCs/>
        </w:rPr>
        <w:t xml:space="preserve">usuel </w:t>
      </w:r>
      <w:r>
        <w:rPr>
          <w:bCs/>
        </w:rPr>
        <w:t>saisi.</w:t>
      </w:r>
    </w:p>
    <w:p w:rsidR="00B050A7" w:rsidRDefault="00B050A7" w:rsidP="00B050A7">
      <w:pPr>
        <w:pStyle w:val="NormalArial"/>
        <w:rPr>
          <w:bCs/>
        </w:rPr>
      </w:pPr>
    </w:p>
    <w:p w:rsidR="00130DA3" w:rsidRDefault="00130DA3" w:rsidP="000C4949">
      <w:pPr>
        <w:pStyle w:val="NormalArial"/>
        <w:numPr>
          <w:ilvl w:val="0"/>
          <w:numId w:val="87"/>
        </w:numPr>
        <w:rPr>
          <w:bCs/>
        </w:rPr>
      </w:pPr>
      <w:r>
        <w:rPr>
          <w:bCs/>
        </w:rPr>
        <w:t xml:space="preserve">Il faut saisir au moins un critère. </w:t>
      </w:r>
    </w:p>
    <w:p w:rsidR="00130DA3" w:rsidRDefault="00130DA3" w:rsidP="000C4949">
      <w:pPr>
        <w:pStyle w:val="NormalArial"/>
        <w:numPr>
          <w:ilvl w:val="0"/>
          <w:numId w:val="87"/>
        </w:numPr>
        <w:rPr>
          <w:bCs/>
        </w:rPr>
      </w:pPr>
      <w:r>
        <w:rPr>
          <w:bCs/>
        </w:rPr>
        <w:t>Tous les critères restreignent la recherche (relation ET entre les critères).</w:t>
      </w:r>
    </w:p>
    <w:p w:rsidR="00130DA3" w:rsidRDefault="00130DA3" w:rsidP="000C4949">
      <w:pPr>
        <w:pStyle w:val="NormalArial"/>
        <w:rPr>
          <w:bCs/>
        </w:rPr>
      </w:pPr>
    </w:p>
    <w:p w:rsidR="00B017CD" w:rsidRDefault="00B017CD" w:rsidP="000C4949">
      <w:pPr>
        <w:pStyle w:val="NormalArial"/>
        <w:rPr>
          <w:b/>
          <w:bCs/>
        </w:rPr>
      </w:pPr>
      <w:r w:rsidRPr="00B017CD">
        <w:rPr>
          <w:b/>
          <w:bCs/>
        </w:rPr>
        <w:t>Contraintes supplémentaires pour la recherche en fonction des profils de l'acteur :</w:t>
      </w:r>
    </w:p>
    <w:p w:rsidR="00AD2AFA" w:rsidRPr="00AD2AFA" w:rsidRDefault="00B017CD" w:rsidP="00B017CD">
      <w:pPr>
        <w:pStyle w:val="NormalArial"/>
        <w:numPr>
          <w:ilvl w:val="0"/>
          <w:numId w:val="87"/>
        </w:numPr>
        <w:rPr>
          <w:bCs/>
        </w:rPr>
      </w:pPr>
      <w:r>
        <w:rPr>
          <w:bCs/>
        </w:rPr>
        <w:t xml:space="preserve">Profils </w:t>
      </w:r>
      <w:r>
        <w:t xml:space="preserve">Médical, Sécurité, Consultation, FLS, Collaborateur : le résultat de la recherche ne retient que les personnes </w:t>
      </w:r>
    </w:p>
    <w:p w:rsidR="00B017CD" w:rsidRPr="00AD2AFA" w:rsidRDefault="00B017CD" w:rsidP="00AD2AFA">
      <w:pPr>
        <w:pStyle w:val="NormalArial"/>
        <w:numPr>
          <w:ilvl w:val="1"/>
          <w:numId w:val="87"/>
        </w:numPr>
        <w:rPr>
          <w:bCs/>
        </w:rPr>
      </w:pPr>
      <w:r>
        <w:t>qui ont une demande d'accès pour le centre d'habilitation de l'acteur</w:t>
      </w:r>
      <w:r w:rsidR="00AD2AFA">
        <w:t xml:space="preserve"> </w:t>
      </w:r>
    </w:p>
    <w:p w:rsidR="00AD2AFA" w:rsidRPr="00B017CD" w:rsidRDefault="00AD2AFA" w:rsidP="00AD2AFA">
      <w:pPr>
        <w:pStyle w:val="NormalArial"/>
        <w:numPr>
          <w:ilvl w:val="1"/>
          <w:numId w:val="87"/>
        </w:numPr>
        <w:rPr>
          <w:bCs/>
        </w:rPr>
      </w:pPr>
      <w:r>
        <w:rPr>
          <w:bCs/>
        </w:rPr>
        <w:t>et tel que le couple (statut de la personne, profil de l'acteur) soit présent dans la table de correspondance Statut/Profil</w:t>
      </w:r>
    </w:p>
    <w:p w:rsidR="00AD2AFA" w:rsidRPr="00AD2AFA" w:rsidRDefault="00B017CD" w:rsidP="00B017CD">
      <w:pPr>
        <w:pStyle w:val="NormalArial"/>
        <w:numPr>
          <w:ilvl w:val="0"/>
          <w:numId w:val="87"/>
        </w:numPr>
        <w:rPr>
          <w:bCs/>
        </w:rPr>
      </w:pPr>
      <w:r>
        <w:rPr>
          <w:bCs/>
        </w:rPr>
        <w:t xml:space="preserve">Profil OS de Pôle : </w:t>
      </w:r>
      <w:r>
        <w:t xml:space="preserve">le résultat de la recherche ne retient que les personnes </w:t>
      </w:r>
      <w:r w:rsidR="00AD2AFA">
        <w:t>:</w:t>
      </w:r>
    </w:p>
    <w:p w:rsidR="008F7F9B" w:rsidRDefault="000E7E86">
      <w:pPr>
        <w:numPr>
          <w:ilvl w:val="1"/>
          <w:numId w:val="87"/>
        </w:numPr>
        <w:autoSpaceDE w:val="0"/>
        <w:autoSpaceDN w:val="0"/>
        <w:adjustRightInd w:val="0"/>
        <w:jc w:val="both"/>
        <w:rPr>
          <w:bCs/>
        </w:rPr>
        <w:pPrChange w:id="4679" w:author="WAWSZCZYK Eric WEBNET" w:date="2011-08-25T14:26:00Z">
          <w:pPr>
            <w:pStyle w:val="NormalArial"/>
            <w:numPr>
              <w:ilvl w:val="1"/>
              <w:numId w:val="87"/>
            </w:numPr>
            <w:ind w:left="1440" w:hanging="360"/>
          </w:pPr>
        </w:pPrChange>
      </w:pPr>
      <w:r>
        <w:rPr>
          <w:rFonts w:ascii="Arial" w:hAnsi="Arial" w:cs="Arial"/>
          <w:sz w:val="20"/>
          <w:szCs w:val="20"/>
        </w:rPr>
        <w:t xml:space="preserve">dont le pôle de l'unité à l'origine de la demande </w:t>
      </w:r>
      <w:ins w:id="4680" w:author="WAWSZCZYK Eric WEBNET" w:date="2011-08-25T14:21:00Z">
        <w:r>
          <w:rPr>
            <w:rFonts w:ascii="Arial" w:hAnsi="Arial" w:cs="Arial"/>
            <w:sz w:val="20"/>
            <w:szCs w:val="20"/>
          </w:rPr>
          <w:t>est</w:t>
        </w:r>
      </w:ins>
      <w:ins w:id="4681" w:author="WAWSZCZYK Eric WEBNET" w:date="2011-08-25T14:20:00Z">
        <w:r>
          <w:rPr>
            <w:rFonts w:ascii="Arial" w:hAnsi="Arial" w:cs="Arial"/>
            <w:sz w:val="20"/>
            <w:szCs w:val="20"/>
          </w:rPr>
          <w:t xml:space="preserve"> renseignée</w:t>
        </w:r>
      </w:ins>
      <w:ins w:id="4682" w:author="WAWSZCZYK Eric WEBNET" w:date="2011-08-25T14:28:00Z">
        <w:r w:rsidR="00655F7B">
          <w:rPr>
            <w:rFonts w:ascii="Arial" w:hAnsi="Arial" w:cs="Arial"/>
            <w:sz w:val="20"/>
            <w:szCs w:val="20"/>
          </w:rPr>
          <w:t xml:space="preserve"> et</w:t>
        </w:r>
      </w:ins>
      <w:ins w:id="4683" w:author="WAWSZCZYK Eric WEBNET" w:date="2011-08-25T14:20:00Z">
        <w:r>
          <w:rPr>
            <w:rFonts w:ascii="Arial" w:hAnsi="Arial" w:cs="Arial"/>
            <w:sz w:val="20"/>
            <w:szCs w:val="20"/>
          </w:rPr>
          <w:t xml:space="preserve"> </w:t>
        </w:r>
      </w:ins>
      <w:r>
        <w:rPr>
          <w:rFonts w:ascii="Arial" w:hAnsi="Arial" w:cs="Arial"/>
          <w:sz w:val="20"/>
          <w:szCs w:val="20"/>
        </w:rPr>
        <w:t xml:space="preserve">correspond au pôle d'habilitation de l'acteur </w:t>
      </w:r>
      <w:ins w:id="4684" w:author="WAWSZCZYK Eric WEBNET" w:date="2011-08-25T14:20:00Z">
        <w:r>
          <w:rPr>
            <w:rFonts w:ascii="Arial" w:hAnsi="Arial" w:cs="Arial"/>
            <w:sz w:val="20"/>
            <w:szCs w:val="20"/>
          </w:rPr>
          <w:t>(</w:t>
        </w:r>
      </w:ins>
      <w:ins w:id="4685" w:author="WAWSZCZYK Eric WEBNET" w:date="2011-08-25T14:21:00Z">
        <w:r>
          <w:rPr>
            <w:rFonts w:ascii="Arial" w:hAnsi="Arial" w:cs="Arial"/>
            <w:sz w:val="20"/>
            <w:szCs w:val="20"/>
          </w:rPr>
          <w:t xml:space="preserve">Evolution RF040 - </w:t>
        </w:r>
        <w:r w:rsidR="008F7F9B" w:rsidRPr="008F7F9B">
          <w:rPr>
            <w:rFonts w:ascii="Arial" w:hAnsi="Arial" w:cs="Arial"/>
            <w:sz w:val="20"/>
            <w:szCs w:val="20"/>
            <w:rPrChange w:id="4686" w:author="WAWSZCZYK Eric WEBNET" w:date="2011-08-25T14:25:00Z">
              <w:rPr>
                <w:sz w:val="22"/>
                <w:szCs w:val="22"/>
              </w:rPr>
            </w:rPrChange>
          </w:rPr>
          <w:t xml:space="preserve">Pour les personnes </w:t>
        </w:r>
      </w:ins>
      <w:ins w:id="4687" w:author="WAWSZCZYK Eric WEBNET" w:date="2011-08-25T14:22:00Z">
        <w:r w:rsidR="008F7F9B" w:rsidRPr="008F7F9B">
          <w:rPr>
            <w:rFonts w:ascii="Arial" w:hAnsi="Arial" w:cs="Arial"/>
            <w:sz w:val="20"/>
            <w:szCs w:val="20"/>
            <w:rPrChange w:id="4688" w:author="WAWSZCZYK Eric WEBNET" w:date="2011-08-25T14:25:00Z">
              <w:rPr>
                <w:sz w:val="22"/>
                <w:szCs w:val="22"/>
              </w:rPr>
            </w:rPrChange>
          </w:rPr>
          <w:t xml:space="preserve"> c</w:t>
        </w:r>
      </w:ins>
      <w:ins w:id="4689" w:author="WAWSZCZYK Eric WEBNET" w:date="2011-08-25T14:21:00Z">
        <w:r w:rsidR="008F7F9B" w:rsidRPr="008F7F9B">
          <w:rPr>
            <w:rFonts w:ascii="Arial" w:hAnsi="Arial" w:cs="Arial"/>
            <w:sz w:val="20"/>
            <w:szCs w:val="20"/>
            <w:rPrChange w:id="4690" w:author="WAWSZCZYK Eric WEBNET" w:date="2011-08-25T14:25:00Z">
              <w:rPr>
                <w:sz w:val="22"/>
                <w:szCs w:val="22"/>
              </w:rPr>
            </w:rPrChange>
          </w:rPr>
          <w:t>réées par l’intégration des avis FSD et dont l’unité à l’origine de la demande n’est pas</w:t>
        </w:r>
      </w:ins>
      <w:ins w:id="4691" w:author="WAWSZCZYK Eric WEBNET" w:date="2011-08-25T14:22:00Z">
        <w:r w:rsidR="008F7F9B" w:rsidRPr="008F7F9B">
          <w:rPr>
            <w:rFonts w:ascii="Arial" w:hAnsi="Arial" w:cs="Arial"/>
            <w:sz w:val="20"/>
            <w:szCs w:val="20"/>
            <w:rPrChange w:id="4692" w:author="WAWSZCZYK Eric WEBNET" w:date="2011-08-25T14:25:00Z">
              <w:rPr>
                <w:sz w:val="22"/>
                <w:szCs w:val="22"/>
              </w:rPr>
            </w:rPrChange>
          </w:rPr>
          <w:t xml:space="preserve"> </w:t>
        </w:r>
      </w:ins>
      <w:ins w:id="4693" w:author="WAWSZCZYK Eric WEBNET" w:date="2011-08-25T14:21:00Z">
        <w:r w:rsidR="008F7F9B" w:rsidRPr="008F7F9B">
          <w:rPr>
            <w:rFonts w:ascii="Arial" w:hAnsi="Arial" w:cs="Arial"/>
            <w:sz w:val="20"/>
            <w:szCs w:val="20"/>
            <w:rPrChange w:id="4694" w:author="WAWSZCZYK Eric WEBNET" w:date="2011-08-25T14:25:00Z">
              <w:rPr>
                <w:sz w:val="22"/>
                <w:szCs w:val="22"/>
              </w:rPr>
            </w:rPrChange>
          </w:rPr>
          <w:t>renseignée, le profil OS de Pôle doit avoir accès à ces personnes</w:t>
        </w:r>
      </w:ins>
      <w:ins w:id="4695" w:author="sq163607-2" w:date="2011-09-05T15:56:00Z">
        <w:r w:rsidR="000D0F0B">
          <w:rPr>
            <w:rFonts w:ascii="Arial" w:hAnsi="Arial" w:cs="Arial"/>
            <w:sz w:val="20"/>
            <w:szCs w:val="20"/>
          </w:rPr>
          <w:t xml:space="preserve"> si le centre de rattachement de la fiche fait partie du périmètre de l</w:t>
        </w:r>
      </w:ins>
      <w:ins w:id="4696" w:author="sq163607-2" w:date="2011-09-05T15:57:00Z">
        <w:r w:rsidR="000D0F0B">
          <w:rPr>
            <w:rFonts w:ascii="Arial" w:hAnsi="Arial" w:cs="Arial"/>
            <w:sz w:val="20"/>
            <w:szCs w:val="20"/>
          </w:rPr>
          <w:t>’utilisateu</w:t>
        </w:r>
        <w:r w:rsidR="008F7F9B">
          <w:rPr>
            <w:rFonts w:ascii="Arial" w:hAnsi="Arial" w:cs="Arial"/>
            <w:sz w:val="20"/>
            <w:szCs w:val="20"/>
          </w:rPr>
          <w:t>r</w:t>
        </w:r>
      </w:ins>
      <w:ins w:id="4697" w:author="sq163607-2" w:date="2011-09-05T15:58:00Z">
        <w:r w:rsidR="008F7F9B">
          <w:rPr>
            <w:rFonts w:ascii="Arial" w:hAnsi="Arial" w:cs="Arial"/>
            <w:sz w:val="20"/>
            <w:szCs w:val="20"/>
          </w:rPr>
          <w:t xml:space="preserve"> </w:t>
        </w:r>
        <w:r w:rsidR="008F7F9B">
          <w:rPr>
            <w:rFonts w:ascii="Arial" w:hAnsi="Arial" w:cs="Arial"/>
            <w:sz w:val="20"/>
            <w:szCs w:val="20"/>
            <w:highlight w:val="yellow"/>
          </w:rPr>
          <w:t>(centres qui ont des unités appartenant à son pôle)</w:t>
        </w:r>
      </w:ins>
      <w:ins w:id="4698" w:author="sq163607-2" w:date="2011-09-05T15:59:00Z">
        <w:r w:rsidR="000D0F0B">
          <w:rPr>
            <w:rFonts w:ascii="Arial" w:hAnsi="Arial" w:cs="Arial"/>
            <w:sz w:val="20"/>
            <w:szCs w:val="20"/>
          </w:rPr>
          <w:t xml:space="preserve"> </w:t>
        </w:r>
      </w:ins>
      <w:ins w:id="4699" w:author="WAWSZCZYK Eric WEBNET" w:date="2011-08-25T14:20:00Z">
        <w:r w:rsidR="008F7F9B">
          <w:rPr>
            <w:rFonts w:ascii="Arial" w:hAnsi="Arial" w:cs="Arial"/>
            <w:sz w:val="20"/>
            <w:szCs w:val="20"/>
          </w:rPr>
          <w:t>)</w:t>
        </w:r>
      </w:ins>
    </w:p>
    <w:p w:rsidR="008F7F9B" w:rsidRDefault="00B017CD">
      <w:pPr>
        <w:pStyle w:val="NormalArial"/>
        <w:numPr>
          <w:ilvl w:val="1"/>
          <w:numId w:val="87"/>
        </w:numPr>
        <w:autoSpaceDE w:val="0"/>
        <w:autoSpaceDN w:val="0"/>
        <w:adjustRightInd w:val="0"/>
        <w:jc w:val="both"/>
        <w:rPr>
          <w:ins w:id="4700" w:author="WAWSZCZYK Eric WEBNET" w:date="2011-08-25T14:24:00Z"/>
        </w:rPr>
        <w:pPrChange w:id="4701" w:author="WAWSZCZYK Eric WEBNET" w:date="2011-08-25T14:26:00Z">
          <w:pPr>
            <w:autoSpaceDE w:val="0"/>
            <w:autoSpaceDN w:val="0"/>
            <w:adjustRightInd w:val="0"/>
          </w:pPr>
        </w:pPrChange>
      </w:pPr>
      <w:r w:rsidRPr="00326FC0">
        <w:t>et qui ont une demande d'accès pour les centres d'habilitation de l'acteur</w:t>
      </w:r>
    </w:p>
    <w:p w:rsidR="008F7F9B" w:rsidRDefault="008F7F9B">
      <w:pPr>
        <w:pStyle w:val="NormalArial"/>
        <w:numPr>
          <w:ilvl w:val="1"/>
          <w:numId w:val="87"/>
        </w:numPr>
        <w:autoSpaceDE w:val="0"/>
        <w:autoSpaceDN w:val="0"/>
        <w:adjustRightInd w:val="0"/>
        <w:jc w:val="both"/>
        <w:rPr>
          <w:bCs/>
        </w:rPr>
        <w:pPrChange w:id="4702" w:author="WAWSZCZYK Eric WEBNET" w:date="2011-08-25T14:26:00Z">
          <w:pPr>
            <w:pStyle w:val="NormalArial"/>
            <w:numPr>
              <w:ilvl w:val="1"/>
              <w:numId w:val="87"/>
            </w:numPr>
            <w:ind w:left="1440" w:hanging="360"/>
          </w:pPr>
        </w:pPrChange>
      </w:pPr>
      <w:ins w:id="4703" w:author="WAWSZCZYK Eric WEBNET" w:date="2011-08-25T14:24:00Z">
        <w:del w:id="4704" w:author="sq163607-2" w:date="2011-09-05T15:58:00Z">
          <w:r w:rsidRPr="008F7F9B">
            <w:rPr>
              <w:highlight w:val="yellow"/>
              <w:rPrChange w:id="4705" w:author="WAWSZCZYK Eric WEBNET" w:date="2011-08-25T14:25:00Z">
                <w:rPr>
                  <w:sz w:val="22"/>
                  <w:szCs w:val="22"/>
                </w:rPr>
              </w:rPrChange>
            </w:rPr>
            <w:delText xml:space="preserve">en tenant compte du centre de rattachement de la fiche (centres qui ont des unités appartenant à son pôle) </w:delText>
          </w:r>
          <w:r w:rsidRPr="008F7F9B">
            <w:rPr>
              <w:highlight w:val="yellow"/>
              <w:rPrChange w:id="4706" w:author="WAWSZCZYK Eric WEBNET" w:date="2011-08-25T14:25:00Z">
                <w:rPr>
                  <w:sz w:val="22"/>
                  <w:szCs w:val="22"/>
                </w:rPr>
              </w:rPrChange>
            </w:rPr>
            <w:sym w:font="Wingdings" w:char="F0E0"/>
          </w:r>
          <w:r w:rsidRPr="008F7F9B">
            <w:rPr>
              <w:highlight w:val="yellow"/>
              <w:rPrChange w:id="4707" w:author="WAWSZCZYK Eric WEBNET" w:date="2011-08-25T14:25:00Z">
                <w:rPr>
                  <w:sz w:val="22"/>
                  <w:szCs w:val="22"/>
                </w:rPr>
              </w:rPrChange>
            </w:rPr>
            <w:delText xml:space="preserve"> A préciser par le CEA</w:delText>
          </w:r>
        </w:del>
        <w:r w:rsidRPr="008F7F9B">
          <w:rPr>
            <w:rPrChange w:id="4708" w:author="WAWSZCZYK Eric WEBNET" w:date="2011-08-25T14:25:00Z">
              <w:rPr>
                <w:sz w:val="22"/>
                <w:szCs w:val="22"/>
              </w:rPr>
            </w:rPrChange>
          </w:rPr>
          <w:t>,</w:t>
        </w:r>
      </w:ins>
    </w:p>
    <w:p w:rsidR="008F7F9B" w:rsidRDefault="00AD2AFA">
      <w:pPr>
        <w:pStyle w:val="NormalArial"/>
        <w:numPr>
          <w:ilvl w:val="1"/>
          <w:numId w:val="87"/>
        </w:numPr>
        <w:jc w:val="both"/>
        <w:rPr>
          <w:bCs/>
        </w:rPr>
        <w:pPrChange w:id="4709" w:author="WAWSZCZYK Eric WEBNET" w:date="2011-08-25T14:26:00Z">
          <w:pPr>
            <w:pStyle w:val="NormalArial"/>
            <w:numPr>
              <w:ilvl w:val="1"/>
              <w:numId w:val="87"/>
            </w:numPr>
            <w:ind w:left="1440" w:hanging="360"/>
          </w:pPr>
        </w:pPrChange>
      </w:pPr>
      <w:r w:rsidRPr="00326FC0">
        <w:rPr>
          <w:bCs/>
        </w:rPr>
        <w:t>et tel que le couple (statut de la personne, profil de l'acteur) soit présent dans la table de correspondance Statut/Profil</w:t>
      </w:r>
    </w:p>
    <w:p w:rsidR="00B017CD" w:rsidRPr="008636FB" w:rsidRDefault="00B017CD" w:rsidP="000C4949">
      <w:pPr>
        <w:pStyle w:val="NormalArial"/>
        <w:rPr>
          <w:bCs/>
        </w:rPr>
      </w:pPr>
    </w:p>
    <w:p w:rsidR="00130DA3" w:rsidRDefault="00130DA3" w:rsidP="000C4949">
      <w:pPr>
        <w:pStyle w:val="Titre4bis"/>
      </w:pPr>
      <w:r>
        <w:t>Cas d'exception</w:t>
      </w:r>
    </w:p>
    <w:p w:rsidR="00130DA3" w:rsidRPr="00914A85" w:rsidRDefault="00130DA3" w:rsidP="000C4949">
      <w:pPr>
        <w:pStyle w:val="NormalArial"/>
        <w:jc w:val="both"/>
      </w:pPr>
      <w:r>
        <w:rPr>
          <w:b/>
          <w:color w:val="FF0000"/>
        </w:rPr>
        <w:t xml:space="preserve">EXCEPTION1 : </w:t>
      </w:r>
      <w:r w:rsidRPr="00D4614D">
        <w:t xml:space="preserve">si </w:t>
      </w:r>
      <w:r w:rsidR="00B050A7">
        <w:t>aucun critère de recherche n'est renseigné</w:t>
      </w:r>
      <w:r w:rsidR="00293255">
        <w:t xml:space="preserve"> ou si les critères contiennent moins de 3 caractères</w:t>
      </w:r>
      <w:r w:rsidR="00FC5365">
        <w:t xml:space="preserve"> (sauf la date)</w:t>
      </w:r>
      <w:r>
        <w:t>, l'acteur est redirigé vers le formulaire et un message d’erreur est affiché</w:t>
      </w:r>
    </w:p>
    <w:p w:rsidR="004F6293" w:rsidRDefault="004F6293" w:rsidP="000C4949">
      <w:pPr>
        <w:pStyle w:val="NormalArial"/>
        <w:rPr>
          <w:b/>
          <w:color w:val="FF0000"/>
        </w:rPr>
      </w:pPr>
    </w:p>
    <w:p w:rsidR="00130DA3" w:rsidRDefault="00130DA3" w:rsidP="000C4949">
      <w:pPr>
        <w:pStyle w:val="NormalArial"/>
      </w:pPr>
      <w:r>
        <w:rPr>
          <w:b/>
          <w:color w:val="FF0000"/>
        </w:rPr>
        <w:t xml:space="preserve">EXCEPTION2 : </w:t>
      </w:r>
      <w:r w:rsidRPr="00D4614D">
        <w:t xml:space="preserve">si </w:t>
      </w:r>
      <w:r>
        <w:t>la recherche ne retourne aucune personne, le système affiche "Aucun personne n'a été trouvée. Veuillez reformuler les critères de recherche".</w:t>
      </w:r>
    </w:p>
    <w:p w:rsidR="00130DA3" w:rsidRDefault="00130DA3" w:rsidP="000C4949">
      <w:pPr>
        <w:pStyle w:val="NormalArial"/>
      </w:pPr>
    </w:p>
    <w:p w:rsidR="004F6293" w:rsidRDefault="00224FD5" w:rsidP="004F6293">
      <w:pPr>
        <w:pStyle w:val="NormalArial"/>
      </w:pPr>
      <w:r w:rsidRPr="001D04D2">
        <w:rPr>
          <w:b/>
          <w:color w:val="FF0000"/>
        </w:rPr>
        <w:lastRenderedPageBreak/>
        <w:t>EXCEPTION</w:t>
      </w:r>
      <w:r>
        <w:rPr>
          <w:b/>
          <w:color w:val="FF0000"/>
        </w:rPr>
        <w:t xml:space="preserve">3 : </w:t>
      </w:r>
      <w:r w:rsidRPr="00D4614D">
        <w:t xml:space="preserve">si </w:t>
      </w:r>
      <w:r>
        <w:t>le résultat de la recherche ne retourne qu'une ligne (un seul couple personne, centre), le système accède directement à la fiche sans afficher le tableau de résultats</w:t>
      </w:r>
    </w:p>
    <w:p w:rsidR="004F6293" w:rsidRDefault="004F6293" w:rsidP="000C4949">
      <w:pPr>
        <w:pStyle w:val="NormalArial"/>
      </w:pPr>
    </w:p>
    <w:p w:rsidR="006C25A1" w:rsidRDefault="006C25A1" w:rsidP="000C4949">
      <w:pPr>
        <w:pStyle w:val="NormalArial"/>
      </w:pPr>
    </w:p>
    <w:p w:rsidR="006C25A1" w:rsidRDefault="006C25A1" w:rsidP="000C4949">
      <w:pPr>
        <w:pStyle w:val="NormalArial"/>
      </w:pPr>
    </w:p>
    <w:p w:rsidR="004A400C" w:rsidRPr="00241684" w:rsidRDefault="004A400C" w:rsidP="004A400C">
      <w:pPr>
        <w:pStyle w:val="Titre3"/>
      </w:pPr>
      <w:bookmarkStart w:id="4710" w:name="_Toc292454212"/>
      <w:r>
        <w:t>Rechercher</w:t>
      </w:r>
      <w:r w:rsidRPr="00241684">
        <w:t xml:space="preserve"> une personne</w:t>
      </w:r>
      <w:r>
        <w:t xml:space="preserve"> pour création, modification ou ajout dans un centre</w:t>
      </w:r>
      <w:bookmarkEnd w:id="4710"/>
    </w:p>
    <w:p w:rsidR="004A400C" w:rsidRDefault="004A400C" w:rsidP="004A400C">
      <w:pPr>
        <w:pStyle w:val="NormalArial"/>
      </w:pPr>
      <w:r w:rsidRPr="00795BE7">
        <w:rPr>
          <w:b/>
        </w:rPr>
        <w:t>Résumé</w:t>
      </w:r>
      <w:r>
        <w:t xml:space="preserve"> : Cette fonctionnalité permet à l'acteur soit de créer une nouvelle personne</w:t>
      </w:r>
      <w:r w:rsidR="001F2DD2">
        <w:t xml:space="preserve"> dans la table personne et de choisir un centre où ajouter cette personne</w:t>
      </w:r>
      <w:r>
        <w:t xml:space="preserve">, soit d'ajouter </w:t>
      </w:r>
      <w:r w:rsidR="001F2DD2">
        <w:t xml:space="preserve">sur le centre sélectionné </w:t>
      </w:r>
      <w:r>
        <w:t>une personne existant</w:t>
      </w:r>
      <w:r w:rsidR="00B72C0B">
        <w:t xml:space="preserve"> dans la table des personnes </w:t>
      </w:r>
      <w:r w:rsidR="001F2DD2">
        <w:t>(si elle n'est pas sur ce centre)</w:t>
      </w:r>
      <w:r>
        <w:t>, soit de modifier les données d'une personne pour un centre</w:t>
      </w:r>
      <w:r w:rsidR="00B72C0B">
        <w:t xml:space="preserve"> où elle est déjà présente.</w:t>
      </w:r>
    </w:p>
    <w:p w:rsidR="004A400C" w:rsidRDefault="004A400C" w:rsidP="004A400C">
      <w:pPr>
        <w:pStyle w:val="NormalArial"/>
      </w:pPr>
      <w:r w:rsidRPr="00795BE7">
        <w:rPr>
          <w:b/>
        </w:rPr>
        <w:t>Acteur(s)</w:t>
      </w:r>
      <w:r>
        <w:t xml:space="preserve"> : </w:t>
      </w:r>
      <w:r w:rsidR="006C25A1">
        <w:rPr>
          <w:bCs/>
        </w:rPr>
        <w:t xml:space="preserve">Administrateur National, </w:t>
      </w:r>
      <w:r w:rsidR="006C25A1">
        <w:t xml:space="preserve"> Administrateur de Centre, </w:t>
      </w:r>
      <w:r w:rsidR="006C25A1" w:rsidRPr="00210253">
        <w:t>Accueil</w:t>
      </w:r>
      <w:r w:rsidR="006C25A1">
        <w:t>,</w:t>
      </w:r>
    </w:p>
    <w:p w:rsidR="004A400C" w:rsidRDefault="004A400C" w:rsidP="004A400C">
      <w:pPr>
        <w:pStyle w:val="NormalArial"/>
      </w:pPr>
      <w:r w:rsidRPr="00795BE7">
        <w:rPr>
          <w:b/>
        </w:rPr>
        <w:t>Pré-condition</w:t>
      </w:r>
      <w:r>
        <w:t xml:space="preserve"> : L'acteur est identifié </w:t>
      </w:r>
    </w:p>
    <w:p w:rsidR="004A400C" w:rsidRDefault="004A400C" w:rsidP="004A400C">
      <w:pPr>
        <w:pStyle w:val="NormalArial"/>
      </w:pPr>
      <w:r w:rsidRPr="00795BE7">
        <w:rPr>
          <w:b/>
        </w:rPr>
        <w:t>Post-condition</w:t>
      </w:r>
      <w:r>
        <w:t xml:space="preserve"> : </w:t>
      </w:r>
      <w:r w:rsidR="00B72C0B">
        <w:t>On accède à une fiche personne avec un centre courant en mode modification ou création.</w:t>
      </w:r>
    </w:p>
    <w:p w:rsidR="006C25A1" w:rsidRDefault="006C25A1" w:rsidP="000C4949">
      <w:pPr>
        <w:pStyle w:val="NormalArial"/>
      </w:pPr>
    </w:p>
    <w:p w:rsidR="006C25A1" w:rsidRDefault="006C25A1" w:rsidP="006C25A1">
      <w:pPr>
        <w:pStyle w:val="Titre4bis"/>
      </w:pPr>
      <w:r>
        <w:t>Interface Critères de recherche d'une personne</w:t>
      </w:r>
    </w:p>
    <w:p w:rsidR="006C25A1" w:rsidRDefault="006C25A1" w:rsidP="000C4949">
      <w:pPr>
        <w:pStyle w:val="NormalArial"/>
      </w:pPr>
      <w:r>
        <w:t>Cette interface est identique à l'interface "</w:t>
      </w:r>
      <w:r w:rsidRPr="006C25A1">
        <w:t xml:space="preserve"> </w:t>
      </w:r>
      <w:r>
        <w:t>Critères de recherche d'une personne" décrite ci-dessus.</w:t>
      </w:r>
      <w:r w:rsidR="001840BD">
        <w:t xml:space="preserve"> Elle possède en plus un bouton Nouveau qui permet de créer une nouvelle personne pour le centre d'habilitation de l'acteur. Si l'acteur possède plusieurs centres d'habilitation, une liste permet de choisir le centre sur lequel est créée la fiche personne.</w:t>
      </w:r>
    </w:p>
    <w:p w:rsidR="006C25A1" w:rsidRDefault="006C25A1" w:rsidP="000C4949">
      <w:pPr>
        <w:pStyle w:val="NormalArial"/>
      </w:pPr>
    </w:p>
    <w:p w:rsidR="006C25A1" w:rsidRDefault="006C25A1" w:rsidP="006C25A1">
      <w:pPr>
        <w:pStyle w:val="Titre4bis"/>
      </w:pPr>
      <w:r>
        <w:t>Interface Résultat de la recherche d'une personne</w:t>
      </w:r>
    </w:p>
    <w:p w:rsidR="006C25A1" w:rsidRDefault="006C25A1" w:rsidP="006C25A1">
      <w:pPr>
        <w:pStyle w:val="NormalArial"/>
        <w:rPr>
          <w:bCs/>
        </w:rPr>
      </w:pPr>
      <w:r>
        <w:rPr>
          <w:bCs/>
        </w:rPr>
        <w:t xml:space="preserve">L'écran réaffiche l'interface </w:t>
      </w:r>
      <w:r>
        <w:t>Critères de recherche d'une personne</w:t>
      </w:r>
      <w:r>
        <w:rPr>
          <w:bCs/>
        </w:rPr>
        <w:t xml:space="preserve"> pré-rempli avec le tableau de résultat contenant les colonnes :</w:t>
      </w:r>
    </w:p>
    <w:p w:rsidR="006C25A1" w:rsidRDefault="006C25A1" w:rsidP="006C25A1">
      <w:pPr>
        <w:pStyle w:val="NormalArial"/>
        <w:rPr>
          <w:bCs/>
        </w:rPr>
      </w:pPr>
    </w:p>
    <w:p w:rsidR="006C25A1" w:rsidRDefault="006C25A1" w:rsidP="006C25A1">
      <w:pPr>
        <w:pStyle w:val="NormalArial"/>
        <w:numPr>
          <w:ilvl w:val="0"/>
          <w:numId w:val="26"/>
        </w:numPr>
        <w:rPr>
          <w:bCs/>
        </w:rPr>
      </w:pPr>
      <w:r>
        <w:rPr>
          <w:bCs/>
        </w:rPr>
        <w:t>Centre de sélection pour l'accès à la fiche (champ texte – non modifiable)</w:t>
      </w:r>
    </w:p>
    <w:p w:rsidR="006C25A1" w:rsidRDefault="006C25A1" w:rsidP="006C25A1">
      <w:pPr>
        <w:pStyle w:val="NormalArial"/>
        <w:numPr>
          <w:ilvl w:val="0"/>
          <w:numId w:val="26"/>
        </w:numPr>
        <w:rPr>
          <w:bCs/>
        </w:rPr>
      </w:pPr>
      <w:r w:rsidRPr="00F5210F">
        <w:rPr>
          <w:bCs/>
        </w:rPr>
        <w:t>Numéro de badge</w:t>
      </w:r>
      <w:r>
        <w:rPr>
          <w:bCs/>
        </w:rPr>
        <w:t xml:space="preserve"> (champ texte – non modifiable)</w:t>
      </w:r>
    </w:p>
    <w:p w:rsidR="006C25A1" w:rsidRDefault="006C25A1" w:rsidP="006C25A1">
      <w:pPr>
        <w:pStyle w:val="NormalArial"/>
        <w:numPr>
          <w:ilvl w:val="0"/>
          <w:numId w:val="26"/>
        </w:numPr>
        <w:rPr>
          <w:bCs/>
        </w:rPr>
      </w:pPr>
      <w:r w:rsidRPr="00F5210F">
        <w:rPr>
          <w:bCs/>
        </w:rPr>
        <w:t>Nom de naissance</w:t>
      </w:r>
      <w:r>
        <w:rPr>
          <w:bCs/>
        </w:rPr>
        <w:t xml:space="preserve"> (champ texte – non modifiable)</w:t>
      </w:r>
    </w:p>
    <w:p w:rsidR="006C25A1" w:rsidRPr="00F5210F" w:rsidRDefault="006C25A1" w:rsidP="006C25A1">
      <w:pPr>
        <w:pStyle w:val="NormalArial"/>
        <w:numPr>
          <w:ilvl w:val="0"/>
          <w:numId w:val="26"/>
        </w:numPr>
        <w:rPr>
          <w:bCs/>
        </w:rPr>
      </w:pPr>
      <w:r w:rsidRPr="00F5210F">
        <w:rPr>
          <w:bCs/>
        </w:rPr>
        <w:t>Nom d'époux</w:t>
      </w:r>
      <w:r>
        <w:rPr>
          <w:bCs/>
        </w:rPr>
        <w:t xml:space="preserve"> </w:t>
      </w:r>
      <w:r w:rsidRPr="00F5210F">
        <w:rPr>
          <w:bCs/>
        </w:rPr>
        <w:t>(se)</w:t>
      </w:r>
      <w:r>
        <w:rPr>
          <w:bCs/>
        </w:rPr>
        <w:t xml:space="preserve"> (champ texte – non modifiable)</w:t>
      </w:r>
    </w:p>
    <w:p w:rsidR="006C25A1" w:rsidRDefault="006C25A1" w:rsidP="006C25A1">
      <w:pPr>
        <w:pStyle w:val="NormalArial"/>
        <w:numPr>
          <w:ilvl w:val="0"/>
          <w:numId w:val="26"/>
        </w:numPr>
        <w:rPr>
          <w:bCs/>
        </w:rPr>
      </w:pPr>
      <w:r w:rsidRPr="00F5210F">
        <w:rPr>
          <w:bCs/>
        </w:rPr>
        <w:t>Prénom</w:t>
      </w:r>
      <w:r>
        <w:rPr>
          <w:bCs/>
        </w:rPr>
        <w:t xml:space="preserve"> (champ texte – non modifiable)</w:t>
      </w:r>
    </w:p>
    <w:p w:rsidR="006C25A1" w:rsidRPr="00F5210F" w:rsidRDefault="006C25A1" w:rsidP="006C25A1">
      <w:pPr>
        <w:pStyle w:val="NormalArial"/>
        <w:numPr>
          <w:ilvl w:val="0"/>
          <w:numId w:val="26"/>
        </w:numPr>
        <w:rPr>
          <w:bCs/>
        </w:rPr>
      </w:pPr>
      <w:r w:rsidRPr="00F5210F">
        <w:rPr>
          <w:bCs/>
        </w:rPr>
        <w:t>Date de naissance</w:t>
      </w:r>
      <w:r>
        <w:rPr>
          <w:bCs/>
        </w:rPr>
        <w:t xml:space="preserve"> (champ date au format JJ/MM/AAAA – non modifiable)</w:t>
      </w:r>
    </w:p>
    <w:p w:rsidR="006C25A1" w:rsidRDefault="006C25A1" w:rsidP="006C25A1">
      <w:pPr>
        <w:pStyle w:val="NormalArial"/>
        <w:numPr>
          <w:ilvl w:val="0"/>
          <w:numId w:val="26"/>
        </w:numPr>
        <w:rPr>
          <w:bCs/>
        </w:rPr>
      </w:pPr>
      <w:r>
        <w:rPr>
          <w:bCs/>
        </w:rPr>
        <w:t>Raison sociale de l'entreprise du salarié (champ texte – non modifiable)</w:t>
      </w:r>
    </w:p>
    <w:p w:rsidR="006C25A1" w:rsidRDefault="006C25A1" w:rsidP="006C25A1">
      <w:pPr>
        <w:pStyle w:val="NormalArial"/>
        <w:numPr>
          <w:ilvl w:val="0"/>
          <w:numId w:val="26"/>
        </w:numPr>
        <w:rPr>
          <w:bCs/>
        </w:rPr>
      </w:pPr>
      <w:r>
        <w:rPr>
          <w:bCs/>
        </w:rPr>
        <w:t>Nom usuel de l'entreprise du salarié (champ texte – non modifiable)</w:t>
      </w:r>
    </w:p>
    <w:p w:rsidR="006C25A1" w:rsidRDefault="006C25A1" w:rsidP="006C25A1">
      <w:pPr>
        <w:pStyle w:val="NormalArial"/>
        <w:numPr>
          <w:ilvl w:val="0"/>
          <w:numId w:val="26"/>
        </w:numPr>
        <w:rPr>
          <w:bCs/>
        </w:rPr>
      </w:pPr>
      <w:r>
        <w:rPr>
          <w:bCs/>
        </w:rPr>
        <w:t>Un bouton indiquant "Accéder à la fiche" si la personne existe pour le centre de sélection ou un bouton indiquant "Ajouter la personne au centre" si la personne existe dans la table des personnes mais n'a pas été ajoutée au centre.</w:t>
      </w:r>
    </w:p>
    <w:p w:rsidR="006C25A1" w:rsidRDefault="006C25A1" w:rsidP="006C25A1">
      <w:pPr>
        <w:pStyle w:val="NormalArial"/>
        <w:rPr>
          <w:bCs/>
        </w:rPr>
      </w:pPr>
    </w:p>
    <w:p w:rsidR="006C25A1" w:rsidRDefault="006C25A1" w:rsidP="006C25A1">
      <w:pPr>
        <w:pStyle w:val="NormalArial"/>
        <w:rPr>
          <w:bCs/>
        </w:rPr>
      </w:pPr>
      <w:r>
        <w:rPr>
          <w:bCs/>
        </w:rPr>
        <w:t>Si l'acteur n'a qu'un centre d'habilitation, la colonne centre n'est pas affichée. Le centre sélectionné est automatiquement le centre d'habilitation de l'acteur.</w:t>
      </w:r>
    </w:p>
    <w:p w:rsidR="001840BD" w:rsidRDefault="001840BD" w:rsidP="001840BD">
      <w:pPr>
        <w:pStyle w:val="NormalArial"/>
      </w:pPr>
    </w:p>
    <w:p w:rsidR="001840BD" w:rsidRDefault="001840BD" w:rsidP="001840BD">
      <w:pPr>
        <w:pStyle w:val="NormalArial"/>
      </w:pPr>
      <w:r>
        <w:t>Elle possède en plus un bouton Nouveau qui permet de créer une nouvelle personne pour le centre d'habilitation de l'acteur. Si l'acteur possède plusieurs centres d'habilitation, une liste permet de choisir le centre sur lequel est créée la fiche personne.</w:t>
      </w:r>
    </w:p>
    <w:p w:rsidR="00726829" w:rsidRDefault="00726829" w:rsidP="000C4949">
      <w:pPr>
        <w:pStyle w:val="NormalArial"/>
      </w:pPr>
    </w:p>
    <w:p w:rsidR="00726829" w:rsidRDefault="00726829" w:rsidP="00726829">
      <w:pPr>
        <w:pStyle w:val="Titre4bis"/>
      </w:pPr>
      <w:r>
        <w:t xml:space="preserve">Scénario 1 – Recherche d'une personne </w:t>
      </w:r>
    </w:p>
    <w:p w:rsidR="00726829" w:rsidRPr="00C23EE9" w:rsidRDefault="00726829" w:rsidP="00726829">
      <w:pPr>
        <w:pStyle w:val="NormalArial"/>
        <w:numPr>
          <w:ilvl w:val="0"/>
          <w:numId w:val="190"/>
        </w:numPr>
        <w:rPr>
          <w:bCs/>
        </w:rPr>
      </w:pPr>
      <w:r>
        <w:rPr>
          <w:bCs/>
        </w:rPr>
        <w:t>L'acteur</w:t>
      </w:r>
      <w:r w:rsidRPr="00C23EE9">
        <w:rPr>
          <w:bCs/>
        </w:rPr>
        <w:t xml:space="preserve"> arrive sur le modul</w:t>
      </w:r>
      <w:r>
        <w:rPr>
          <w:bCs/>
        </w:rPr>
        <w:t>e Gestion des personnels</w:t>
      </w:r>
    </w:p>
    <w:p w:rsidR="00726829" w:rsidRPr="007D0221" w:rsidRDefault="00726829" w:rsidP="00726829">
      <w:pPr>
        <w:pStyle w:val="NormalArial"/>
        <w:numPr>
          <w:ilvl w:val="0"/>
          <w:numId w:val="190"/>
        </w:numPr>
        <w:rPr>
          <w:bCs/>
        </w:rPr>
      </w:pPr>
      <w:r w:rsidRPr="00C23EE9">
        <w:rPr>
          <w:bCs/>
        </w:rPr>
        <w:t xml:space="preserve">Le système affiche </w:t>
      </w:r>
      <w:r>
        <w:rPr>
          <w:bCs/>
        </w:rPr>
        <w:t xml:space="preserve">le formulaire </w:t>
      </w:r>
      <w:r>
        <w:t>Critères de recherche d'une personne</w:t>
      </w:r>
    </w:p>
    <w:p w:rsidR="00726829" w:rsidRPr="0077212D" w:rsidRDefault="00726829" w:rsidP="00726829">
      <w:pPr>
        <w:pStyle w:val="NormalArial"/>
        <w:numPr>
          <w:ilvl w:val="0"/>
          <w:numId w:val="190"/>
        </w:numPr>
        <w:rPr>
          <w:bCs/>
        </w:rPr>
      </w:pPr>
      <w:r>
        <w:rPr>
          <w:bCs/>
        </w:rPr>
        <w:t>L'acteur</w:t>
      </w:r>
      <w:r w:rsidRPr="00C23EE9">
        <w:rPr>
          <w:bCs/>
        </w:rPr>
        <w:t xml:space="preserve"> </w:t>
      </w:r>
      <w:r>
        <w:t>saisi</w:t>
      </w:r>
      <w:r w:rsidR="008475A1">
        <w:t>t</w:t>
      </w:r>
      <w:r>
        <w:t xml:space="preserve"> les critères de recherche et clique sur Rechercher </w:t>
      </w:r>
      <w:r w:rsidRPr="001D04D2">
        <w:rPr>
          <w:b/>
          <w:color w:val="FF0000"/>
        </w:rPr>
        <w:t>EXCEPTION</w:t>
      </w:r>
      <w:r>
        <w:rPr>
          <w:b/>
          <w:color w:val="FF0000"/>
        </w:rPr>
        <w:t>1</w:t>
      </w:r>
    </w:p>
    <w:p w:rsidR="00726829" w:rsidRDefault="00726829" w:rsidP="00726829">
      <w:pPr>
        <w:pStyle w:val="NormalArial"/>
        <w:numPr>
          <w:ilvl w:val="0"/>
          <w:numId w:val="190"/>
        </w:numPr>
        <w:rPr>
          <w:bCs/>
        </w:rPr>
      </w:pPr>
      <w:r>
        <w:rPr>
          <w:bCs/>
        </w:rPr>
        <w:t xml:space="preserve">Le système recherche les personnes en fonction des critères saisis </w:t>
      </w:r>
      <w:r w:rsidRPr="001D04D2">
        <w:rPr>
          <w:b/>
          <w:color w:val="FF0000"/>
        </w:rPr>
        <w:t>EXCEPTION</w:t>
      </w:r>
      <w:r>
        <w:rPr>
          <w:b/>
          <w:color w:val="FF0000"/>
        </w:rPr>
        <w:t>2</w:t>
      </w:r>
    </w:p>
    <w:p w:rsidR="00726829" w:rsidRPr="00CE569A" w:rsidRDefault="00726829" w:rsidP="00726829">
      <w:pPr>
        <w:pStyle w:val="NormalArial"/>
        <w:numPr>
          <w:ilvl w:val="0"/>
          <w:numId w:val="190"/>
        </w:numPr>
        <w:rPr>
          <w:bCs/>
        </w:rPr>
      </w:pPr>
      <w:r>
        <w:rPr>
          <w:bCs/>
        </w:rPr>
        <w:t>Le système affiche le résultat de la recherche dans un tableau</w:t>
      </w:r>
      <w:r w:rsidR="00051905">
        <w:rPr>
          <w:bCs/>
        </w:rPr>
        <w:t xml:space="preserve">. Si la personne a été ajoutée sur le centre, le bouton affiché est "Accéder à la fiche". Sinon, le bouton affiche "Ajouter au centre" </w:t>
      </w:r>
      <w:r w:rsidRPr="001D04D2">
        <w:rPr>
          <w:b/>
          <w:color w:val="FF0000"/>
        </w:rPr>
        <w:t>EXCEPTION</w:t>
      </w:r>
      <w:r>
        <w:rPr>
          <w:b/>
          <w:color w:val="FF0000"/>
        </w:rPr>
        <w:t>3</w:t>
      </w:r>
    </w:p>
    <w:p w:rsidR="00726829" w:rsidRPr="00AD2AFA" w:rsidRDefault="00726829" w:rsidP="00726829">
      <w:pPr>
        <w:pStyle w:val="NormalArial"/>
        <w:numPr>
          <w:ilvl w:val="0"/>
          <w:numId w:val="190"/>
        </w:numPr>
        <w:rPr>
          <w:bCs/>
        </w:rPr>
      </w:pPr>
      <w:r>
        <w:lastRenderedPageBreak/>
        <w:t>L'utilisateur clique sur le bouton "</w:t>
      </w:r>
      <w:r>
        <w:rPr>
          <w:bCs/>
        </w:rPr>
        <w:t xml:space="preserve">Accéder à la fiche" ou "Ajouter au centre" (selon les cas) </w:t>
      </w:r>
      <w:r>
        <w:t xml:space="preserve">pour la ligne choisie </w:t>
      </w:r>
    </w:p>
    <w:p w:rsidR="00726829" w:rsidRPr="00726829" w:rsidRDefault="00726829" w:rsidP="00726829">
      <w:pPr>
        <w:pStyle w:val="NormalArial"/>
        <w:numPr>
          <w:ilvl w:val="0"/>
          <w:numId w:val="190"/>
        </w:numPr>
        <w:rPr>
          <w:bCs/>
        </w:rPr>
      </w:pPr>
      <w:r>
        <w:t>Le système accède à la fiche de la personne avec le centre sélectionné</w:t>
      </w:r>
    </w:p>
    <w:p w:rsidR="00726829" w:rsidRDefault="00726829" w:rsidP="00726829">
      <w:pPr>
        <w:pStyle w:val="NormalArial"/>
        <w:ind w:left="720"/>
      </w:pPr>
    </w:p>
    <w:p w:rsidR="001840BD" w:rsidRDefault="001840BD" w:rsidP="001840BD">
      <w:pPr>
        <w:pStyle w:val="Titre4bis"/>
      </w:pPr>
      <w:r>
        <w:t>Scénario 2 – Créer une nouvelle fiche personne</w:t>
      </w:r>
    </w:p>
    <w:p w:rsidR="001840BD" w:rsidRDefault="001840BD" w:rsidP="001840BD">
      <w:pPr>
        <w:pStyle w:val="NormalArial"/>
        <w:ind w:left="864"/>
      </w:pPr>
    </w:p>
    <w:p w:rsidR="001840BD" w:rsidRPr="00C23EE9" w:rsidRDefault="001840BD" w:rsidP="001840BD">
      <w:pPr>
        <w:pStyle w:val="NormalArial"/>
        <w:numPr>
          <w:ilvl w:val="0"/>
          <w:numId w:val="231"/>
        </w:numPr>
        <w:rPr>
          <w:bCs/>
        </w:rPr>
      </w:pPr>
      <w:r>
        <w:rPr>
          <w:bCs/>
        </w:rPr>
        <w:t>L'acteur</w:t>
      </w:r>
      <w:r w:rsidRPr="00C23EE9">
        <w:rPr>
          <w:bCs/>
        </w:rPr>
        <w:t xml:space="preserve"> arrive sur le modul</w:t>
      </w:r>
      <w:r>
        <w:rPr>
          <w:bCs/>
        </w:rPr>
        <w:t>e Gestion des personnels</w:t>
      </w:r>
    </w:p>
    <w:p w:rsidR="001840BD" w:rsidRPr="007D0221" w:rsidRDefault="001840BD" w:rsidP="001840BD">
      <w:pPr>
        <w:pStyle w:val="NormalArial"/>
        <w:numPr>
          <w:ilvl w:val="0"/>
          <w:numId w:val="231"/>
        </w:numPr>
        <w:rPr>
          <w:bCs/>
        </w:rPr>
      </w:pPr>
      <w:r w:rsidRPr="00C23EE9">
        <w:rPr>
          <w:bCs/>
        </w:rPr>
        <w:t xml:space="preserve">Le système affiche </w:t>
      </w:r>
      <w:r>
        <w:rPr>
          <w:bCs/>
        </w:rPr>
        <w:t xml:space="preserve">le formulaire </w:t>
      </w:r>
      <w:r>
        <w:t>Critères de recherche d'une personne</w:t>
      </w:r>
    </w:p>
    <w:p w:rsidR="001840BD" w:rsidRPr="0077212D" w:rsidRDefault="001840BD" w:rsidP="001840BD">
      <w:pPr>
        <w:pStyle w:val="NormalArial"/>
        <w:numPr>
          <w:ilvl w:val="0"/>
          <w:numId w:val="231"/>
        </w:numPr>
        <w:rPr>
          <w:bCs/>
        </w:rPr>
      </w:pPr>
      <w:r>
        <w:rPr>
          <w:bCs/>
        </w:rPr>
        <w:t>L'acteur</w:t>
      </w:r>
      <w:r w:rsidRPr="00C23EE9">
        <w:rPr>
          <w:bCs/>
        </w:rPr>
        <w:t xml:space="preserve"> </w:t>
      </w:r>
      <w:r>
        <w:t>clique sur le bouton Nouveau et éventuellement sélectionne un centre s'il dispose de plusieurs centres d'habilitation</w:t>
      </w:r>
    </w:p>
    <w:p w:rsidR="001840BD" w:rsidRDefault="001840BD" w:rsidP="001840BD">
      <w:pPr>
        <w:pStyle w:val="NormalArial"/>
        <w:numPr>
          <w:ilvl w:val="0"/>
          <w:numId w:val="231"/>
        </w:numPr>
        <w:rPr>
          <w:bCs/>
        </w:rPr>
      </w:pPr>
      <w:r>
        <w:rPr>
          <w:bCs/>
        </w:rPr>
        <w:t>Le système donne accès à une fiche vierge pour le centre sélectionné.</w:t>
      </w:r>
    </w:p>
    <w:p w:rsidR="001840BD" w:rsidRPr="001840BD" w:rsidRDefault="001840BD" w:rsidP="001840BD">
      <w:pPr>
        <w:pStyle w:val="NormalArial"/>
      </w:pPr>
    </w:p>
    <w:p w:rsidR="00726829" w:rsidRDefault="00726829" w:rsidP="00726829">
      <w:pPr>
        <w:pStyle w:val="NormalArial"/>
      </w:pPr>
    </w:p>
    <w:p w:rsidR="00726829" w:rsidRDefault="00726829" w:rsidP="00726829">
      <w:pPr>
        <w:pStyle w:val="NormalArial"/>
        <w:rPr>
          <w:b/>
          <w:bCs/>
        </w:rPr>
      </w:pPr>
      <w:r w:rsidRPr="00F5210F">
        <w:rPr>
          <w:b/>
          <w:bCs/>
        </w:rPr>
        <w:t>Règles pour la recherche :</w:t>
      </w:r>
    </w:p>
    <w:p w:rsidR="00051905" w:rsidRDefault="00051905" w:rsidP="00726829">
      <w:pPr>
        <w:pStyle w:val="NormalArial"/>
        <w:rPr>
          <w:b/>
          <w:bCs/>
        </w:rPr>
      </w:pPr>
    </w:p>
    <w:p w:rsidR="00726829" w:rsidRDefault="00726829" w:rsidP="00726829">
      <w:pPr>
        <w:pStyle w:val="NormalArial"/>
        <w:rPr>
          <w:bCs/>
        </w:rPr>
      </w:pPr>
      <w:r>
        <w:rPr>
          <w:bCs/>
        </w:rPr>
        <w:t>Ces règles sont identiques à celles indiquées ci-dessus.</w:t>
      </w:r>
    </w:p>
    <w:p w:rsidR="00051905" w:rsidRDefault="00051905" w:rsidP="00726829">
      <w:pPr>
        <w:pStyle w:val="NormalArial"/>
        <w:rPr>
          <w:bCs/>
        </w:rPr>
      </w:pPr>
    </w:p>
    <w:p w:rsidR="00051905" w:rsidRDefault="00051905" w:rsidP="00726829">
      <w:pPr>
        <w:pStyle w:val="NormalArial"/>
        <w:rPr>
          <w:bCs/>
        </w:rPr>
      </w:pPr>
    </w:p>
    <w:p w:rsidR="00051905" w:rsidRDefault="00051905" w:rsidP="00051905">
      <w:pPr>
        <w:pStyle w:val="NormalArial"/>
        <w:rPr>
          <w:b/>
          <w:bCs/>
        </w:rPr>
      </w:pPr>
      <w:r w:rsidRPr="00B017CD">
        <w:rPr>
          <w:b/>
          <w:bCs/>
        </w:rPr>
        <w:t>Contraintes supplémentaires pour la recherche en fonction des profils de l'acteur :</w:t>
      </w:r>
    </w:p>
    <w:p w:rsidR="00051905" w:rsidRDefault="00051905" w:rsidP="00726829">
      <w:pPr>
        <w:pStyle w:val="NormalArial"/>
        <w:rPr>
          <w:bCs/>
        </w:rPr>
      </w:pPr>
    </w:p>
    <w:p w:rsidR="00051905" w:rsidRDefault="00051905" w:rsidP="00726829">
      <w:pPr>
        <w:pStyle w:val="NormalArial"/>
        <w:rPr>
          <w:bCs/>
        </w:rPr>
      </w:pPr>
      <w:r w:rsidRPr="00EE2AC4">
        <w:rPr>
          <w:bCs/>
        </w:rPr>
        <w:t>le couple (statut de la personne, profil de l'acteur) est présent dans la table de correspondance Statut/Profil.</w:t>
      </w:r>
    </w:p>
    <w:p w:rsidR="00051905" w:rsidRDefault="00051905" w:rsidP="00726829">
      <w:pPr>
        <w:pStyle w:val="NormalArial"/>
        <w:rPr>
          <w:bCs/>
        </w:rPr>
      </w:pPr>
    </w:p>
    <w:p w:rsidR="00051905" w:rsidRDefault="00051905" w:rsidP="00051905">
      <w:pPr>
        <w:pStyle w:val="Titre4bis"/>
      </w:pPr>
      <w:r>
        <w:t>Cas d'exception</w:t>
      </w:r>
    </w:p>
    <w:p w:rsidR="00051905" w:rsidRPr="00EC0E85" w:rsidRDefault="00051905" w:rsidP="00051905">
      <w:pPr>
        <w:pStyle w:val="NormalArial"/>
        <w:rPr>
          <w:bCs/>
        </w:rPr>
      </w:pPr>
      <w:r>
        <w:rPr>
          <w:bCs/>
        </w:rPr>
        <w:t xml:space="preserve">Les cas d'exception </w:t>
      </w:r>
      <w:r w:rsidR="001F2DD2">
        <w:rPr>
          <w:b/>
          <w:color w:val="FF0000"/>
        </w:rPr>
        <w:t xml:space="preserve">EXCEPTION1, EXCEPTION2, EXCEPTION3 </w:t>
      </w:r>
      <w:r>
        <w:rPr>
          <w:bCs/>
        </w:rPr>
        <w:t>sont les mêmes que ceux indiqués ci-dessus.</w:t>
      </w:r>
    </w:p>
    <w:p w:rsidR="00726829" w:rsidRDefault="00726829" w:rsidP="00726829">
      <w:pPr>
        <w:pStyle w:val="NormalArial"/>
        <w:ind w:left="720"/>
        <w:rPr>
          <w:bCs/>
        </w:rPr>
      </w:pPr>
    </w:p>
    <w:p w:rsidR="005737E8" w:rsidRDefault="005737E8" w:rsidP="00726829">
      <w:pPr>
        <w:pStyle w:val="NormalArial"/>
        <w:ind w:left="720"/>
        <w:rPr>
          <w:bCs/>
        </w:rPr>
      </w:pPr>
    </w:p>
    <w:p w:rsidR="00B050A7" w:rsidRDefault="00B050A7" w:rsidP="00B050A7">
      <w:pPr>
        <w:pStyle w:val="Titre2"/>
      </w:pPr>
      <w:bookmarkStart w:id="4711" w:name="_Toc292454213"/>
      <w:r>
        <w:t>Cas d'utilisation Accéder à une fiche personne</w:t>
      </w:r>
      <w:bookmarkEnd w:id="4711"/>
    </w:p>
    <w:p w:rsidR="0098423F" w:rsidRDefault="00B050A7" w:rsidP="00B050A7">
      <w:pPr>
        <w:pStyle w:val="NormalArial"/>
      </w:pPr>
      <w:r>
        <w:t xml:space="preserve">Quand un acteur accède à la fiche d'une personne, un ruban d'onglets est affiché pour accéder aux diverses </w:t>
      </w:r>
      <w:r w:rsidR="0098423F">
        <w:t>rubriques</w:t>
      </w:r>
      <w:r>
        <w:t xml:space="preserve"> de la fiche personne. </w:t>
      </w:r>
    </w:p>
    <w:p w:rsidR="00D36B5F" w:rsidRDefault="00D36B5F" w:rsidP="00B050A7">
      <w:pPr>
        <w:pStyle w:val="NormalArial"/>
      </w:pPr>
    </w:p>
    <w:p w:rsidR="00D36B5F" w:rsidRDefault="00D36B5F" w:rsidP="00D36B5F">
      <w:pPr>
        <w:pStyle w:val="NormalArial"/>
      </w:pPr>
      <w:r>
        <w:t>L'onglet Identité est affiché par défaut à l'accès à la fiche.</w:t>
      </w:r>
    </w:p>
    <w:p w:rsidR="00D36B5F" w:rsidRDefault="00D36B5F" w:rsidP="00B050A7">
      <w:pPr>
        <w:pStyle w:val="NormalArial"/>
      </w:pPr>
    </w:p>
    <w:p w:rsidR="004F7AF1" w:rsidRDefault="00B050A7" w:rsidP="00B050A7">
      <w:pPr>
        <w:pStyle w:val="NormalArial"/>
      </w:pPr>
      <w:r>
        <w:t xml:space="preserve">Un entête commun est également affiché </w:t>
      </w:r>
      <w:r w:rsidR="0098423F">
        <w:t>au-dessus</w:t>
      </w:r>
      <w:r>
        <w:t xml:space="preserve"> </w:t>
      </w:r>
      <w:r w:rsidR="0098423F">
        <w:t>d</w:t>
      </w:r>
      <w:r>
        <w:t>es informations de l'onglet sélectionné.</w:t>
      </w:r>
      <w:r w:rsidR="00E548BC">
        <w:t xml:space="preserve"> </w:t>
      </w:r>
    </w:p>
    <w:p w:rsidR="004F7AF1" w:rsidRDefault="004F7AF1" w:rsidP="00B050A7">
      <w:pPr>
        <w:pStyle w:val="NormalArial"/>
      </w:pPr>
    </w:p>
    <w:p w:rsidR="004F7AF1" w:rsidRPr="00A716BB" w:rsidRDefault="00A716BB" w:rsidP="00B050A7">
      <w:pPr>
        <w:pStyle w:val="NormalArial"/>
        <w:rPr>
          <w:b/>
        </w:rPr>
      </w:pPr>
      <w:r w:rsidRPr="00A716BB">
        <w:rPr>
          <w:b/>
        </w:rPr>
        <w:t>Important : Les données saisies dans les différents onglets ne sont validées que quand l'acteur clique sur le bouton Valider</w:t>
      </w:r>
      <w:r>
        <w:rPr>
          <w:b/>
        </w:rPr>
        <w:t>. Le passage d'un onglet à l'autre ne provoque pas d'enregistrement des données en base.</w:t>
      </w:r>
    </w:p>
    <w:p w:rsidR="00B050A7" w:rsidRPr="00241684" w:rsidRDefault="00B050A7" w:rsidP="00B050A7">
      <w:pPr>
        <w:pStyle w:val="Titre3"/>
      </w:pPr>
      <w:bookmarkStart w:id="4712" w:name="_Toc292454214"/>
      <w:r>
        <w:t>Accéder à la fiche</w:t>
      </w:r>
      <w:r w:rsidRPr="00241684">
        <w:t xml:space="preserve"> </w:t>
      </w:r>
      <w:r>
        <w:t>d'</w:t>
      </w:r>
      <w:r w:rsidRPr="00241684">
        <w:t>une personne</w:t>
      </w:r>
      <w:bookmarkEnd w:id="4712"/>
    </w:p>
    <w:p w:rsidR="00B050A7" w:rsidRDefault="00B050A7" w:rsidP="00B050A7">
      <w:pPr>
        <w:pStyle w:val="NormalArial"/>
      </w:pPr>
      <w:r w:rsidRPr="00795BE7">
        <w:rPr>
          <w:b/>
        </w:rPr>
        <w:t>Résumé</w:t>
      </w:r>
      <w:r>
        <w:t xml:space="preserve"> : Cette fonctionnalité permet à l'acteur </w:t>
      </w:r>
      <w:r w:rsidR="00E548BC">
        <w:t>d'afficher les onglets et les informations d'entête auxquels il peut accéder</w:t>
      </w:r>
      <w:r w:rsidR="00A9070E">
        <w:t>. L'accès à la fiche permet de créer, modifier ou supprimer une personne.</w:t>
      </w:r>
    </w:p>
    <w:p w:rsidR="00B050A7" w:rsidRDefault="00B050A7" w:rsidP="00B050A7">
      <w:pPr>
        <w:pStyle w:val="NormalArial"/>
      </w:pPr>
      <w:r w:rsidRPr="00795BE7">
        <w:rPr>
          <w:b/>
        </w:rPr>
        <w:t>Acteur(s)</w:t>
      </w:r>
      <w:r>
        <w:t xml:space="preserve"> : </w:t>
      </w:r>
      <w:r>
        <w:rPr>
          <w:bCs/>
        </w:rPr>
        <w:t xml:space="preserve">Administrateur National, </w:t>
      </w:r>
      <w:r>
        <w:t xml:space="preserve"> Administrateur de Centre, </w:t>
      </w:r>
      <w:r w:rsidRPr="00210253">
        <w:t>Accueil</w:t>
      </w:r>
      <w:r>
        <w:t xml:space="preserve">, </w:t>
      </w:r>
      <w:r w:rsidRPr="00210253">
        <w:t>Médical</w:t>
      </w:r>
      <w:r>
        <w:t xml:space="preserve">, </w:t>
      </w:r>
      <w:r w:rsidRPr="00210253">
        <w:t>Sécurité</w:t>
      </w:r>
      <w:r>
        <w:t xml:space="preserve">, </w:t>
      </w:r>
      <w:r w:rsidRPr="00210253">
        <w:t>Consultation</w:t>
      </w:r>
      <w:r>
        <w:t xml:space="preserve">, FLS, Collaborateur SPAS, </w:t>
      </w:r>
      <w:r>
        <w:rPr>
          <w:bCs/>
        </w:rPr>
        <w:t>OS de Pôle</w:t>
      </w:r>
    </w:p>
    <w:p w:rsidR="00B050A7" w:rsidRDefault="00B050A7" w:rsidP="00B050A7">
      <w:pPr>
        <w:pStyle w:val="NormalArial"/>
      </w:pPr>
      <w:r w:rsidRPr="00795BE7">
        <w:rPr>
          <w:b/>
        </w:rPr>
        <w:t>Pré-condition</w:t>
      </w:r>
      <w:r>
        <w:t xml:space="preserve"> : </w:t>
      </w:r>
      <w:r w:rsidR="001E4146">
        <w:t>L'acteur est identifié et un couple (personne, centre) est sélectionné</w:t>
      </w:r>
    </w:p>
    <w:p w:rsidR="00B050A7" w:rsidRDefault="00B050A7" w:rsidP="00B050A7">
      <w:pPr>
        <w:pStyle w:val="NormalArial"/>
      </w:pPr>
      <w:r w:rsidRPr="00795BE7">
        <w:rPr>
          <w:b/>
        </w:rPr>
        <w:t>Post-condition</w:t>
      </w:r>
      <w:r>
        <w:t xml:space="preserve"> : </w:t>
      </w:r>
      <w:r w:rsidR="001E4146">
        <w:t xml:space="preserve">Le ruban d'onglets </w:t>
      </w:r>
      <w:r w:rsidR="008150AE">
        <w:t xml:space="preserve">et l'entête sont </w:t>
      </w:r>
      <w:r w:rsidR="001E4146">
        <w:t>affiché</w:t>
      </w:r>
      <w:r w:rsidR="008150AE">
        <w:t>s</w:t>
      </w:r>
    </w:p>
    <w:p w:rsidR="00E548BC" w:rsidRDefault="00E548BC" w:rsidP="00B050A7">
      <w:pPr>
        <w:pStyle w:val="NormalArial"/>
      </w:pPr>
    </w:p>
    <w:p w:rsidR="001014D1" w:rsidRDefault="001014D1" w:rsidP="001014D1">
      <w:pPr>
        <w:pStyle w:val="Titre4bis"/>
      </w:pPr>
      <w:r>
        <w:t>Interface Entête</w:t>
      </w:r>
    </w:p>
    <w:p w:rsidR="001014D1" w:rsidRDefault="001014D1" w:rsidP="001014D1">
      <w:pPr>
        <w:pStyle w:val="NormalArial"/>
      </w:pPr>
    </w:p>
    <w:p w:rsidR="001014D1" w:rsidRDefault="001014D1" w:rsidP="001014D1">
      <w:pPr>
        <w:pStyle w:val="NormalArial"/>
      </w:pPr>
      <w:r>
        <w:t>L'écran affiche les champs suivants :</w:t>
      </w:r>
    </w:p>
    <w:p w:rsidR="001014D1" w:rsidRDefault="001014D1" w:rsidP="001014D1">
      <w:pPr>
        <w:pStyle w:val="NormalArial"/>
      </w:pPr>
    </w:p>
    <w:p w:rsidR="001014D1" w:rsidRDefault="001014D1" w:rsidP="001014D1">
      <w:pPr>
        <w:pStyle w:val="NormalArial"/>
        <w:numPr>
          <w:ilvl w:val="0"/>
          <w:numId w:val="124"/>
        </w:numPr>
      </w:pPr>
      <w:r>
        <w:t>Nom de naissance (saisie texte libre 50 caractères – Seuls les caractères majuscules et espace sont autorisés)</w:t>
      </w:r>
      <w:r w:rsidR="008150AE">
        <w:t xml:space="preserve"> information spécifique à la personne</w:t>
      </w:r>
    </w:p>
    <w:p w:rsidR="001014D1" w:rsidRDefault="001014D1" w:rsidP="001014D1">
      <w:pPr>
        <w:pStyle w:val="NormalArial"/>
        <w:numPr>
          <w:ilvl w:val="0"/>
          <w:numId w:val="124"/>
        </w:numPr>
      </w:pPr>
      <w:r>
        <w:t>Nom d'époux (se) (saisie texte libre 50 caractères – Seuls les caractères majuscules et espace sont autorisés)</w:t>
      </w:r>
      <w:r w:rsidR="008150AE">
        <w:t xml:space="preserve"> information spécifique à la personne</w:t>
      </w:r>
    </w:p>
    <w:p w:rsidR="001014D1" w:rsidRDefault="001014D1" w:rsidP="001014D1">
      <w:pPr>
        <w:pStyle w:val="NormalArial"/>
        <w:numPr>
          <w:ilvl w:val="0"/>
          <w:numId w:val="124"/>
        </w:numPr>
      </w:pPr>
      <w:r>
        <w:t>Prénom (saisie texte libre 50 caractères – Seuls les caractères majuscules et espace sont autorisés)</w:t>
      </w:r>
      <w:r w:rsidR="008150AE">
        <w:t xml:space="preserve"> information spécifique à la personne</w:t>
      </w:r>
    </w:p>
    <w:p w:rsidR="001014D1" w:rsidRDefault="001014D1" w:rsidP="001014D1">
      <w:pPr>
        <w:pStyle w:val="NormalArial"/>
        <w:numPr>
          <w:ilvl w:val="0"/>
          <w:numId w:val="124"/>
        </w:numPr>
      </w:pPr>
      <w:r>
        <w:t>Statut (Liste des statuts venant de la table de référence des statuts)</w:t>
      </w:r>
      <w:r w:rsidR="008150AE">
        <w:t xml:space="preserve"> information spécifique au couple (personne, centre)</w:t>
      </w:r>
    </w:p>
    <w:p w:rsidR="001014D1" w:rsidRDefault="001014D1" w:rsidP="001014D1">
      <w:pPr>
        <w:pStyle w:val="NormalArial"/>
        <w:numPr>
          <w:ilvl w:val="0"/>
          <w:numId w:val="124"/>
        </w:numPr>
      </w:pPr>
      <w:r>
        <w:t xml:space="preserve">Sous-statut (Liste des </w:t>
      </w:r>
      <w:r w:rsidR="00EE2AC4">
        <w:t>sous-</w:t>
      </w:r>
      <w:r>
        <w:t xml:space="preserve">statuts </w:t>
      </w:r>
      <w:r w:rsidR="00A902FF">
        <w:t>contenant les sous-statuts nationaux et les sous-statuts du centre courant</w:t>
      </w:r>
      <w:r>
        <w:t>)</w:t>
      </w:r>
      <w:r w:rsidR="008150AE">
        <w:t xml:space="preserve"> information spécifique au couple (personne, centre)</w:t>
      </w:r>
    </w:p>
    <w:p w:rsidR="001014D1" w:rsidRDefault="001014D1" w:rsidP="001014D1">
      <w:pPr>
        <w:pStyle w:val="NormalArial"/>
        <w:numPr>
          <w:ilvl w:val="0"/>
          <w:numId w:val="124"/>
        </w:numPr>
      </w:pPr>
      <w:r>
        <w:t>N° Badge (champ texte – non modifiable)</w:t>
      </w:r>
      <w:r w:rsidR="008150AE">
        <w:t xml:space="preserve"> information spécifique au couple (personne, centre)</w:t>
      </w:r>
    </w:p>
    <w:p w:rsidR="001014D1" w:rsidRDefault="001014D1" w:rsidP="001014D1">
      <w:pPr>
        <w:pStyle w:val="NormalArial"/>
        <w:numPr>
          <w:ilvl w:val="0"/>
          <w:numId w:val="124"/>
        </w:numPr>
      </w:pPr>
      <w:r>
        <w:t>Catégorie médicale (champ texte – non modifiable)</w:t>
      </w:r>
      <w:r w:rsidR="008150AE">
        <w:t xml:space="preserve"> information spécifique au couple (personne, centre)</w:t>
      </w:r>
    </w:p>
    <w:p w:rsidR="001014D1" w:rsidRDefault="001014D1" w:rsidP="001014D1">
      <w:pPr>
        <w:pStyle w:val="NormalArial"/>
        <w:numPr>
          <w:ilvl w:val="0"/>
          <w:numId w:val="124"/>
        </w:numPr>
      </w:pPr>
      <w:r>
        <w:t>Date de fin de validité de badge (champ date au format JJ/MM/AAAA – non modifiable)</w:t>
      </w:r>
      <w:r w:rsidR="008150AE">
        <w:t xml:space="preserve"> information spécifique au couple (personne, centre)</w:t>
      </w:r>
    </w:p>
    <w:p w:rsidR="001014D1" w:rsidRDefault="001014D1" w:rsidP="001014D1">
      <w:pPr>
        <w:pStyle w:val="NormalArial"/>
        <w:numPr>
          <w:ilvl w:val="0"/>
          <w:numId w:val="124"/>
        </w:numPr>
      </w:pPr>
      <w:r>
        <w:t>Date de fin de validité Aptitude Médicale (champ date au format JJ/MM/AAAA – non modifiable)</w:t>
      </w:r>
      <w:r w:rsidR="008150AE">
        <w:t xml:space="preserve"> information spécifique au couple (personne, centre)</w:t>
      </w:r>
    </w:p>
    <w:p w:rsidR="001014D1" w:rsidRDefault="001014D1" w:rsidP="001014D1">
      <w:pPr>
        <w:pStyle w:val="NormalArial"/>
        <w:numPr>
          <w:ilvl w:val="0"/>
          <w:numId w:val="124"/>
        </w:numPr>
      </w:pPr>
      <w:r>
        <w:t>Date péremption Avis FSD (champ date au format JJ/MM/AAAA – non modifiable)</w:t>
      </w:r>
      <w:r w:rsidR="008150AE">
        <w:t xml:space="preserve"> information spécifique à l'avis FSD, le centre et à la personne</w:t>
      </w:r>
      <w:r w:rsidR="00984FC8">
        <w:t>. (cf. Scénario 1 pour le calcul de ce champ)</w:t>
      </w:r>
    </w:p>
    <w:p w:rsidR="001014D1" w:rsidRDefault="001014D1" w:rsidP="001014D1">
      <w:pPr>
        <w:pStyle w:val="NormalArial"/>
        <w:numPr>
          <w:ilvl w:val="0"/>
          <w:numId w:val="124"/>
        </w:numPr>
      </w:pPr>
      <w:r>
        <w:t>Avis FSD</w:t>
      </w:r>
      <w:r w:rsidR="00FC2EEC">
        <w:t xml:space="preserve"> :</w:t>
      </w:r>
      <w:r>
        <w:t xml:space="preserve"> pastille de couleur pouvant être rouge, orange, verte, </w:t>
      </w:r>
      <w:r w:rsidR="00EE2AC4">
        <w:t>magenta</w:t>
      </w:r>
      <w:r w:rsidR="00FC2EEC">
        <w:t xml:space="preserve"> (couleur à valider lors de la réalisation de l'écran)</w:t>
      </w:r>
      <w:r w:rsidR="008150AE">
        <w:t xml:space="preserve"> information spécifique à l'avis </w:t>
      </w:r>
      <w:r w:rsidR="00793493">
        <w:t>FSD, au</w:t>
      </w:r>
      <w:r w:rsidR="00D675AF">
        <w:t xml:space="preserve"> centre (ne pas tenir compte du centre pour les types d'avis LPE) </w:t>
      </w:r>
      <w:r w:rsidR="008150AE">
        <w:t xml:space="preserve"> et à la personne</w:t>
      </w:r>
      <w:r w:rsidR="00984FC8">
        <w:t>. (cf. Scénario 1 pour le calcul de ce champ)</w:t>
      </w:r>
    </w:p>
    <w:p w:rsidR="003065F5" w:rsidRDefault="003065F5" w:rsidP="001014D1">
      <w:pPr>
        <w:pStyle w:val="NormalArial"/>
        <w:numPr>
          <w:ilvl w:val="0"/>
          <w:numId w:val="124"/>
        </w:numPr>
      </w:pPr>
      <w:r>
        <w:t xml:space="preserve">Commentaire (saisie texte libre 500 caractères. </w:t>
      </w:r>
      <w:r w:rsidR="000C0AD0">
        <w:t>Un</w:t>
      </w:r>
      <w:r>
        <w:t xml:space="preserve"> </w:t>
      </w:r>
      <w:r w:rsidR="00224FD5">
        <w:t>pop-up</w:t>
      </w:r>
      <w:r>
        <w:t xml:space="preserve"> permet d'éditer le contenu complet du champ)</w:t>
      </w:r>
      <w:r w:rsidR="008150AE">
        <w:t xml:space="preserve"> information spécifique au centre et la personne</w:t>
      </w:r>
    </w:p>
    <w:p w:rsidR="001014D1" w:rsidRDefault="001014D1" w:rsidP="001014D1">
      <w:pPr>
        <w:pStyle w:val="NormalArial"/>
      </w:pPr>
    </w:p>
    <w:p w:rsidR="004F7AF1" w:rsidRDefault="004F7AF1" w:rsidP="001014D1">
      <w:pPr>
        <w:pStyle w:val="NormalArial"/>
      </w:pPr>
      <w:r>
        <w:t>Un bouton "Valider" permet de valider l'enregistrement des modifications de l'entête et de tous les onglets.</w:t>
      </w:r>
    </w:p>
    <w:p w:rsidR="00F3571E" w:rsidRDefault="00F3571E" w:rsidP="001014D1">
      <w:pPr>
        <w:pStyle w:val="NormalArial"/>
      </w:pPr>
    </w:p>
    <w:p w:rsidR="00F3571E" w:rsidRDefault="00F3571E" w:rsidP="001014D1">
      <w:pPr>
        <w:pStyle w:val="NormalArial"/>
      </w:pPr>
      <w:r w:rsidRPr="00984FC8">
        <w:t xml:space="preserve">Un bouton « Supprimer » accessible seulement </w:t>
      </w:r>
      <w:r w:rsidR="00E54709" w:rsidRPr="00984FC8">
        <w:t xml:space="preserve">à l’administrateur Centre </w:t>
      </w:r>
      <w:r w:rsidR="00984FC8">
        <w:t xml:space="preserve">et à administrateur national </w:t>
      </w:r>
      <w:r w:rsidR="00E54709" w:rsidRPr="00984FC8">
        <w:t>permet de supprimer la personne de l’application (pour tous les centres).</w:t>
      </w:r>
    </w:p>
    <w:p w:rsidR="004F7AF1" w:rsidRDefault="004F7AF1" w:rsidP="001014D1">
      <w:pPr>
        <w:pStyle w:val="NormalArial"/>
      </w:pPr>
    </w:p>
    <w:p w:rsidR="00984FC8" w:rsidRDefault="001014D1" w:rsidP="001014D1">
      <w:pPr>
        <w:pStyle w:val="NormalArial"/>
      </w:pPr>
      <w:r>
        <w:t>Un bouton "Fiche individuel</w:t>
      </w:r>
      <w:r w:rsidR="004F7AF1">
        <w:t>le</w:t>
      </w:r>
      <w:r>
        <w:t>"</w:t>
      </w:r>
      <w:r w:rsidR="009434E5">
        <w:t xml:space="preserve"> permet d'é</w:t>
      </w:r>
      <w:r>
        <w:t>diter la fiche d'une personne au format PDF.</w:t>
      </w:r>
    </w:p>
    <w:p w:rsidR="00984FC8" w:rsidRDefault="00984FC8" w:rsidP="00984FC8">
      <w:pPr>
        <w:pStyle w:val="NormalArial"/>
      </w:pPr>
      <w:r>
        <w:t>Un bouton "Fiche individuelle simplifiée" permet d'éditer la fiche simplifiée d'une personne au format PDF.</w:t>
      </w:r>
    </w:p>
    <w:p w:rsidR="001014D1" w:rsidRDefault="004E2600" w:rsidP="001014D1">
      <w:pPr>
        <w:pStyle w:val="NormalArial"/>
      </w:pPr>
      <w:r w:rsidRPr="00984FC8">
        <w:t>(voir le détail de ce</w:t>
      </w:r>
      <w:r w:rsidR="00984FC8">
        <w:t>s</w:t>
      </w:r>
      <w:r w:rsidRPr="00984FC8">
        <w:t xml:space="preserve"> fiche</w:t>
      </w:r>
      <w:r w:rsidR="00984FC8">
        <w:t>s</w:t>
      </w:r>
      <w:r w:rsidRPr="00984FC8">
        <w:t xml:space="preserve"> </w:t>
      </w:r>
      <w:r w:rsidR="001A5227">
        <w:t xml:space="preserve">dans les états 5 et 5bis </w:t>
      </w:r>
      <w:r w:rsidRPr="00984FC8">
        <w:t>dans le chapitre des états)</w:t>
      </w:r>
    </w:p>
    <w:p w:rsidR="00984FC8" w:rsidRPr="00984FC8" w:rsidRDefault="00984FC8" w:rsidP="001014D1">
      <w:pPr>
        <w:pStyle w:val="NormalArial"/>
      </w:pPr>
    </w:p>
    <w:p w:rsidR="00742087" w:rsidRDefault="00742087" w:rsidP="001014D1">
      <w:pPr>
        <w:pStyle w:val="NormalArial"/>
      </w:pPr>
      <w:r>
        <w:t>Un bouton "Historique des statuts et sous-statuts" permet d'accéder à l'historique des modifications des statuts et sous-statuts pour la personne</w:t>
      </w:r>
      <w:r w:rsidR="004D662A">
        <w:t xml:space="preserve"> et pour le centre</w:t>
      </w:r>
      <w:r>
        <w:t>.</w:t>
      </w:r>
      <w:r w:rsidR="00AF4626">
        <w:t xml:space="preserve"> Ce bouton n'est accessible qu'aux profils Administrateur National, Administrateur Centre</w:t>
      </w:r>
      <w:r w:rsidR="00327F02">
        <w:t>, OS de pôle</w:t>
      </w:r>
      <w:r w:rsidR="00AF4626">
        <w:t xml:space="preserve"> et Accueil.</w:t>
      </w:r>
    </w:p>
    <w:p w:rsidR="00742087" w:rsidRDefault="00742087" w:rsidP="001014D1">
      <w:pPr>
        <w:pStyle w:val="NormalArial"/>
      </w:pPr>
    </w:p>
    <w:p w:rsidR="00E548BC" w:rsidRDefault="00E548BC" w:rsidP="00E548BC">
      <w:pPr>
        <w:pStyle w:val="Titre4bis"/>
      </w:pPr>
      <w:r>
        <w:t>Interface ruban d'onglets</w:t>
      </w:r>
    </w:p>
    <w:p w:rsidR="00E548BC" w:rsidRDefault="00E548BC" w:rsidP="00E548BC">
      <w:pPr>
        <w:pStyle w:val="NormalArial"/>
      </w:pPr>
      <w:r>
        <w:t xml:space="preserve">Cette partie de l'écran peut contenir les onglets : </w:t>
      </w:r>
    </w:p>
    <w:p w:rsidR="00E548BC" w:rsidRDefault="00E548BC" w:rsidP="00E548BC">
      <w:pPr>
        <w:pStyle w:val="NormalArial"/>
        <w:numPr>
          <w:ilvl w:val="0"/>
          <w:numId w:val="156"/>
        </w:numPr>
      </w:pPr>
      <w:r>
        <w:t>Identification</w:t>
      </w:r>
    </w:p>
    <w:p w:rsidR="00E548BC" w:rsidRDefault="00E548BC" w:rsidP="00E548BC">
      <w:pPr>
        <w:pStyle w:val="NormalArial"/>
        <w:numPr>
          <w:ilvl w:val="0"/>
          <w:numId w:val="156"/>
        </w:numPr>
      </w:pPr>
      <w:r>
        <w:t>Badge - Demandes d'accès</w:t>
      </w:r>
    </w:p>
    <w:p w:rsidR="00E548BC" w:rsidRDefault="00E548BC" w:rsidP="00E548BC">
      <w:pPr>
        <w:pStyle w:val="NormalArial"/>
        <w:numPr>
          <w:ilvl w:val="0"/>
          <w:numId w:val="156"/>
        </w:numPr>
      </w:pPr>
      <w:r>
        <w:t>Entreprise 1</w:t>
      </w:r>
    </w:p>
    <w:p w:rsidR="00E548BC" w:rsidRDefault="00E548BC" w:rsidP="00E548BC">
      <w:pPr>
        <w:pStyle w:val="NormalArial"/>
        <w:numPr>
          <w:ilvl w:val="0"/>
          <w:numId w:val="156"/>
        </w:numPr>
      </w:pPr>
      <w:r>
        <w:t>Entreprise 2</w:t>
      </w:r>
    </w:p>
    <w:p w:rsidR="00E548BC" w:rsidRDefault="00E548BC" w:rsidP="00E548BC">
      <w:pPr>
        <w:pStyle w:val="NormalArial"/>
        <w:numPr>
          <w:ilvl w:val="0"/>
          <w:numId w:val="156"/>
        </w:numPr>
      </w:pPr>
      <w:r>
        <w:t>Marché</w:t>
      </w:r>
    </w:p>
    <w:p w:rsidR="00E548BC" w:rsidRDefault="00E548BC" w:rsidP="00E548BC">
      <w:pPr>
        <w:pStyle w:val="NormalArial"/>
        <w:numPr>
          <w:ilvl w:val="0"/>
          <w:numId w:val="156"/>
        </w:numPr>
      </w:pPr>
      <w:r>
        <w:t>Aptitude médicale</w:t>
      </w:r>
    </w:p>
    <w:p w:rsidR="00E548BC" w:rsidRDefault="00E548BC" w:rsidP="00E548BC">
      <w:pPr>
        <w:pStyle w:val="NormalArial"/>
        <w:numPr>
          <w:ilvl w:val="0"/>
          <w:numId w:val="156"/>
        </w:numPr>
      </w:pPr>
      <w:r>
        <w:t>Contrôle Elémentaire &amp; Avis</w:t>
      </w:r>
    </w:p>
    <w:p w:rsidR="00E548BC" w:rsidRDefault="00E548BC" w:rsidP="00E548BC">
      <w:pPr>
        <w:pStyle w:val="NormalArial"/>
        <w:numPr>
          <w:ilvl w:val="0"/>
          <w:numId w:val="156"/>
        </w:numPr>
      </w:pPr>
      <w:r>
        <w:t>Formations</w:t>
      </w:r>
    </w:p>
    <w:p w:rsidR="00E548BC" w:rsidRDefault="00E548BC" w:rsidP="00E548BC">
      <w:pPr>
        <w:pStyle w:val="NormalArial"/>
        <w:numPr>
          <w:ilvl w:val="0"/>
          <w:numId w:val="156"/>
        </w:numPr>
      </w:pPr>
      <w:r>
        <w:t>Rattachement &amp; Lieu de travail</w:t>
      </w:r>
    </w:p>
    <w:p w:rsidR="00E548BC" w:rsidRDefault="00E548BC" w:rsidP="00E548BC">
      <w:pPr>
        <w:pStyle w:val="NormalArial"/>
        <w:numPr>
          <w:ilvl w:val="0"/>
          <w:numId w:val="156"/>
        </w:numPr>
      </w:pPr>
      <w:r>
        <w:t>HNO</w:t>
      </w:r>
    </w:p>
    <w:p w:rsidR="00E548BC" w:rsidRDefault="00E548BC" w:rsidP="00E548BC">
      <w:pPr>
        <w:pStyle w:val="NormalArial"/>
        <w:numPr>
          <w:ilvl w:val="0"/>
          <w:numId w:val="156"/>
        </w:numPr>
      </w:pPr>
      <w:r>
        <w:t>Véhicule</w:t>
      </w:r>
    </w:p>
    <w:p w:rsidR="00E548BC" w:rsidRDefault="00E548BC" w:rsidP="00E548BC">
      <w:pPr>
        <w:pStyle w:val="NormalArial"/>
      </w:pPr>
    </w:p>
    <w:p w:rsidR="00E548BC" w:rsidRDefault="00E548BC" w:rsidP="00E548BC">
      <w:pPr>
        <w:pStyle w:val="NormalArial"/>
      </w:pPr>
      <w:r>
        <w:t>Ces onglets peuvent être affichés ou cachés selon les droits de l'acteur.</w:t>
      </w:r>
    </w:p>
    <w:p w:rsidR="00614269" w:rsidRDefault="00614269" w:rsidP="00E548BC">
      <w:pPr>
        <w:pStyle w:val="NormalArial"/>
      </w:pPr>
    </w:p>
    <w:p w:rsidR="00614269" w:rsidRDefault="00614269" w:rsidP="00614269">
      <w:pPr>
        <w:pStyle w:val="Titre4bis"/>
      </w:pPr>
      <w:r>
        <w:t>Interface Historique des statuts et sous-statuts</w:t>
      </w:r>
    </w:p>
    <w:p w:rsidR="00614269" w:rsidRDefault="00614269" w:rsidP="00614269">
      <w:pPr>
        <w:pStyle w:val="NormalArial"/>
      </w:pPr>
      <w:r>
        <w:t>L'écran affiche un tableau avec les colonnes suivantes :</w:t>
      </w:r>
    </w:p>
    <w:p w:rsidR="00614269" w:rsidRDefault="00614269" w:rsidP="00614269">
      <w:pPr>
        <w:pStyle w:val="NormalArial"/>
      </w:pPr>
    </w:p>
    <w:p w:rsidR="00614269" w:rsidRDefault="00614269" w:rsidP="00614269">
      <w:pPr>
        <w:pStyle w:val="NormalArial"/>
        <w:numPr>
          <w:ilvl w:val="0"/>
          <w:numId w:val="165"/>
        </w:numPr>
      </w:pPr>
      <w:r>
        <w:t>Date de modification (date non modifiable)</w:t>
      </w:r>
    </w:p>
    <w:p w:rsidR="00614269" w:rsidRDefault="00614269" w:rsidP="00614269">
      <w:pPr>
        <w:pStyle w:val="NormalArial"/>
        <w:numPr>
          <w:ilvl w:val="0"/>
          <w:numId w:val="165"/>
        </w:numPr>
      </w:pPr>
      <w:r>
        <w:t>Code du statut (champ texte non modifiable)</w:t>
      </w:r>
    </w:p>
    <w:p w:rsidR="00614269" w:rsidRDefault="00614269" w:rsidP="00614269">
      <w:pPr>
        <w:pStyle w:val="NormalArial"/>
        <w:numPr>
          <w:ilvl w:val="0"/>
          <w:numId w:val="165"/>
        </w:numPr>
      </w:pPr>
      <w:r>
        <w:t>Code du sous-statut (champ texte non modifiable)</w:t>
      </w:r>
    </w:p>
    <w:p w:rsidR="00614269" w:rsidRDefault="00614269" w:rsidP="00E548BC">
      <w:pPr>
        <w:pStyle w:val="NormalArial"/>
      </w:pPr>
    </w:p>
    <w:p w:rsidR="00156245" w:rsidRPr="000D1406" w:rsidRDefault="00156245" w:rsidP="00E548BC">
      <w:pPr>
        <w:pStyle w:val="NormalArial"/>
      </w:pPr>
      <w:r>
        <w:t>Les lignes sont triées par ordre de date de modification décroissante.</w:t>
      </w:r>
    </w:p>
    <w:p w:rsidR="00E548BC" w:rsidRDefault="00E548BC" w:rsidP="00B050A7">
      <w:pPr>
        <w:pStyle w:val="NormalArial"/>
      </w:pPr>
    </w:p>
    <w:p w:rsidR="001E4146" w:rsidRDefault="001E4146" w:rsidP="001E4146">
      <w:pPr>
        <w:pStyle w:val="Titre4bis"/>
      </w:pPr>
      <w:r>
        <w:t xml:space="preserve">Scénario 1 – Afficher </w:t>
      </w:r>
      <w:r w:rsidR="001014D1">
        <w:t>l'entête et les onglets</w:t>
      </w:r>
    </w:p>
    <w:p w:rsidR="00B050A7" w:rsidRDefault="006A1306" w:rsidP="006A1306">
      <w:pPr>
        <w:pStyle w:val="NormalArial"/>
        <w:numPr>
          <w:ilvl w:val="0"/>
          <w:numId w:val="157"/>
        </w:numPr>
      </w:pPr>
      <w:r>
        <w:t>L'acteur accède à la fiche personne</w:t>
      </w:r>
    </w:p>
    <w:p w:rsidR="00157205" w:rsidRDefault="009767A8" w:rsidP="00157205">
      <w:pPr>
        <w:pStyle w:val="NormalArial"/>
        <w:numPr>
          <w:ilvl w:val="0"/>
          <w:numId w:val="157"/>
        </w:numPr>
      </w:pPr>
      <w:r>
        <w:t>Le système affiche l'entête</w:t>
      </w:r>
      <w:r w:rsidR="00044110">
        <w:t xml:space="preserve">. </w:t>
      </w:r>
      <w:r w:rsidR="00044110">
        <w:br/>
        <w:t xml:space="preserve">La liste des statuts est remplie avec tous les statuts. </w:t>
      </w:r>
      <w:r w:rsidR="00044110">
        <w:br/>
        <w:t>La liste des sous-statuts est remplie avec les sous-statuts nationaux et les sous-statuts du centre sélectionné</w:t>
      </w:r>
      <w:r w:rsidR="00157205">
        <w:br/>
        <w:t xml:space="preserve">La couleur de la pastille avis FSD se calcule selon la règle suivante : </w:t>
      </w:r>
    </w:p>
    <w:p w:rsidR="00157205" w:rsidRPr="00AF4626" w:rsidRDefault="00157205" w:rsidP="00157205">
      <w:pPr>
        <w:pStyle w:val="NormalArial"/>
        <w:numPr>
          <w:ilvl w:val="1"/>
          <w:numId w:val="157"/>
        </w:numPr>
      </w:pPr>
      <w:r w:rsidRPr="00AF4626">
        <w:t>Si un seul avis est associé à la personne pour le centre courant</w:t>
      </w:r>
      <w:r w:rsidR="00D675AF">
        <w:t xml:space="preserve"> (ne pas tenir compte du centre dans le cas d'un avis LPE)</w:t>
      </w:r>
      <w:r w:rsidRPr="00AF4626">
        <w:t>, on affiche la date de péremption et on affiche l'indicateur de couleur (rouge = accès interdit jusqu’à la fin de validité de l’avis, orange = avis favorable dont la date de validité dépassée dans les 15 jours, vert = avis favorable dont la date de validité ne sera pas périmée dans les 15 jours à venir).</w:t>
      </w:r>
    </w:p>
    <w:p w:rsidR="009767A8" w:rsidRDefault="00157205" w:rsidP="00157205">
      <w:pPr>
        <w:pStyle w:val="NormalArial"/>
        <w:numPr>
          <w:ilvl w:val="1"/>
          <w:numId w:val="157"/>
        </w:numPr>
      </w:pPr>
      <w:r w:rsidRPr="00AF4626">
        <w:t>Si 2 avis ou plus sont associés à la personne pour le centre courant</w:t>
      </w:r>
      <w:r w:rsidR="00D675AF">
        <w:t xml:space="preserve"> (ne pas tenir compte du centre dans le cas d'un avis LPE)</w:t>
      </w:r>
      <w:r w:rsidRPr="00AF4626">
        <w:t>, on affiche l'indicateur de couleur avec une couleur magenta (couleur à confirmer</w:t>
      </w:r>
      <w:r w:rsidR="006B792D">
        <w:t xml:space="preserve"> à la validation des écrans</w:t>
      </w:r>
      <w:r w:rsidRPr="00AF4626">
        <w:t>) et la date de péremption de l’avis n’est pas renseignée.</w:t>
      </w:r>
    </w:p>
    <w:p w:rsidR="00AC61AE" w:rsidRPr="00AF4626" w:rsidRDefault="00AC61AE" w:rsidP="00AC61AE">
      <w:pPr>
        <w:pStyle w:val="NormalArial"/>
        <w:ind w:left="1440"/>
      </w:pPr>
    </w:p>
    <w:p w:rsidR="006A1306" w:rsidRDefault="006A1306" w:rsidP="006A1306">
      <w:pPr>
        <w:pStyle w:val="NormalArial"/>
        <w:numPr>
          <w:ilvl w:val="0"/>
          <w:numId w:val="157"/>
        </w:numPr>
      </w:pPr>
      <w:r>
        <w:t>Le système affiche le ruban d'onglets selon les règles suivantes :</w:t>
      </w:r>
    </w:p>
    <w:p w:rsidR="00D36B5F" w:rsidRDefault="00D36B5F" w:rsidP="00D36B5F">
      <w:pPr>
        <w:pStyle w:val="NormalArial"/>
      </w:pPr>
    </w:p>
    <w:p w:rsidR="00D36B5F" w:rsidRDefault="00D36B5F" w:rsidP="00D36B5F">
      <w:pPr>
        <w:pStyle w:val="NormalArial"/>
        <w:numPr>
          <w:ilvl w:val="1"/>
          <w:numId w:val="156"/>
        </w:numPr>
      </w:pPr>
      <w:r w:rsidRPr="00D36B5F">
        <w:rPr>
          <w:b/>
        </w:rPr>
        <w:t>Identification</w:t>
      </w:r>
      <w:r>
        <w:t xml:space="preserve"> : toujours affiché</w:t>
      </w:r>
      <w:r w:rsidR="00D675AF">
        <w:t xml:space="preserve"> sauf pour le profil FLS</w:t>
      </w:r>
    </w:p>
    <w:p w:rsidR="00D36B5F" w:rsidRDefault="00D36B5F" w:rsidP="00D36B5F">
      <w:pPr>
        <w:pStyle w:val="NormalArial"/>
        <w:numPr>
          <w:ilvl w:val="1"/>
          <w:numId w:val="156"/>
        </w:numPr>
      </w:pPr>
      <w:r w:rsidRPr="00D36B5F">
        <w:rPr>
          <w:b/>
        </w:rPr>
        <w:t>Badge</w:t>
      </w:r>
      <w:r>
        <w:t xml:space="preserve"> - Demandes d'accès : toujours affiché</w:t>
      </w:r>
    </w:p>
    <w:p w:rsidR="00D36B5F" w:rsidRDefault="00D36B5F" w:rsidP="00D36B5F">
      <w:pPr>
        <w:pStyle w:val="NormalArial"/>
        <w:numPr>
          <w:ilvl w:val="1"/>
          <w:numId w:val="156"/>
        </w:numPr>
      </w:pPr>
      <w:r w:rsidRPr="00D36B5F">
        <w:rPr>
          <w:b/>
        </w:rPr>
        <w:t>Entreprise 1</w:t>
      </w:r>
      <w:r>
        <w:t xml:space="preserve"> : affiché seulement si le statut de la personne a pour propriété "</w:t>
      </w:r>
      <w:r w:rsidRPr="00D36B5F">
        <w:rPr>
          <w:bCs/>
        </w:rPr>
        <w:t xml:space="preserve"> </w:t>
      </w:r>
      <w:r>
        <w:rPr>
          <w:bCs/>
        </w:rPr>
        <w:t>Entreprise Extérieure Accessible</w:t>
      </w:r>
      <w:r>
        <w:t>" ou "</w:t>
      </w:r>
      <w:r w:rsidRPr="00D36B5F">
        <w:rPr>
          <w:bCs/>
        </w:rPr>
        <w:t xml:space="preserve"> </w:t>
      </w:r>
      <w:r>
        <w:rPr>
          <w:bCs/>
        </w:rPr>
        <w:t>Entreprise Extérieure Obligatoire</w:t>
      </w:r>
      <w:r>
        <w:t>"</w:t>
      </w:r>
    </w:p>
    <w:p w:rsidR="00D36B5F" w:rsidRDefault="00D36B5F" w:rsidP="00D36B5F">
      <w:pPr>
        <w:pStyle w:val="NormalArial"/>
        <w:numPr>
          <w:ilvl w:val="1"/>
          <w:numId w:val="156"/>
        </w:numPr>
      </w:pPr>
      <w:r w:rsidRPr="00D36B5F">
        <w:rPr>
          <w:b/>
        </w:rPr>
        <w:t>Entreprise 2</w:t>
      </w:r>
      <w:r>
        <w:t xml:space="preserve"> : affiché seulement si le statut de la personne a pour propriété "</w:t>
      </w:r>
      <w:r w:rsidRPr="00D36B5F">
        <w:rPr>
          <w:bCs/>
        </w:rPr>
        <w:t xml:space="preserve"> </w:t>
      </w:r>
      <w:r>
        <w:rPr>
          <w:bCs/>
        </w:rPr>
        <w:t>Entreprise Extérieure Accessible</w:t>
      </w:r>
      <w:r>
        <w:t>" ou "</w:t>
      </w:r>
      <w:r w:rsidRPr="00D36B5F">
        <w:rPr>
          <w:bCs/>
        </w:rPr>
        <w:t xml:space="preserve"> </w:t>
      </w:r>
      <w:r>
        <w:rPr>
          <w:bCs/>
        </w:rPr>
        <w:t>Entreprise Extérieure Obligatoire</w:t>
      </w:r>
      <w:r>
        <w:t xml:space="preserve">" et si la personne est associée à 1 ou 2 entreprises. </w:t>
      </w:r>
      <w:r w:rsidR="00830B1C">
        <w:br/>
      </w:r>
      <w:r>
        <w:t>Dans le premier cas, l'onglet permet d'associer une nouvelle entreprise à la personne. Dans le second cas, il permet de modifier la seconde entreprise associée à la personne.</w:t>
      </w:r>
    </w:p>
    <w:p w:rsidR="00D36B5F" w:rsidRDefault="00D36B5F" w:rsidP="00D36B5F">
      <w:pPr>
        <w:pStyle w:val="NormalArial"/>
        <w:numPr>
          <w:ilvl w:val="1"/>
          <w:numId w:val="156"/>
        </w:numPr>
      </w:pPr>
      <w:r w:rsidRPr="00830B1C">
        <w:rPr>
          <w:b/>
        </w:rPr>
        <w:t>Marché</w:t>
      </w:r>
      <w:r w:rsidR="00830B1C">
        <w:t xml:space="preserve"> : affiché seulement si le statut de la personne a pour propriété "</w:t>
      </w:r>
      <w:r w:rsidR="00830B1C" w:rsidRPr="00D36B5F">
        <w:rPr>
          <w:bCs/>
        </w:rPr>
        <w:t xml:space="preserve"> </w:t>
      </w:r>
      <w:r w:rsidR="00830B1C">
        <w:rPr>
          <w:bCs/>
        </w:rPr>
        <w:t>Entreprise Extérieure Accessible</w:t>
      </w:r>
      <w:r w:rsidR="00830B1C">
        <w:t>" ou "</w:t>
      </w:r>
      <w:r w:rsidR="00830B1C" w:rsidRPr="00D36B5F">
        <w:rPr>
          <w:bCs/>
        </w:rPr>
        <w:t xml:space="preserve"> </w:t>
      </w:r>
      <w:r w:rsidR="00830B1C">
        <w:rPr>
          <w:bCs/>
        </w:rPr>
        <w:t>Entreprise Extérieure Obligatoire</w:t>
      </w:r>
      <w:r w:rsidR="00830B1C">
        <w:t>"</w:t>
      </w:r>
    </w:p>
    <w:p w:rsidR="00D36B5F" w:rsidRDefault="00D36B5F" w:rsidP="00D36B5F">
      <w:pPr>
        <w:pStyle w:val="NormalArial"/>
        <w:numPr>
          <w:ilvl w:val="1"/>
          <w:numId w:val="156"/>
        </w:numPr>
      </w:pPr>
      <w:r w:rsidRPr="00830B1C">
        <w:rPr>
          <w:b/>
        </w:rPr>
        <w:t>Aptitude médicale</w:t>
      </w:r>
      <w:r w:rsidR="00830B1C">
        <w:t xml:space="preserve"> : affiché</w:t>
      </w:r>
      <w:r w:rsidR="00830B1C" w:rsidRPr="00A26C69">
        <w:t xml:space="preserve"> </w:t>
      </w:r>
      <w:r w:rsidR="00830B1C">
        <w:t xml:space="preserve">pour les profils </w:t>
      </w:r>
      <w:r w:rsidR="00830B1C">
        <w:rPr>
          <w:bCs/>
        </w:rPr>
        <w:t xml:space="preserve">Administrateur National, </w:t>
      </w:r>
      <w:r w:rsidR="00830B1C">
        <w:t xml:space="preserve"> Administrateur de Centre, </w:t>
      </w:r>
      <w:r w:rsidR="00830B1C" w:rsidRPr="00210253">
        <w:t>Accueil</w:t>
      </w:r>
      <w:r w:rsidR="00830B1C">
        <w:t xml:space="preserve">, </w:t>
      </w:r>
      <w:r w:rsidR="00830B1C" w:rsidRPr="00210253">
        <w:t>Médical</w:t>
      </w:r>
      <w:r w:rsidR="00830B1C">
        <w:t xml:space="preserve">, </w:t>
      </w:r>
      <w:r w:rsidR="00830B1C">
        <w:rPr>
          <w:bCs/>
        </w:rPr>
        <w:t>OS de Pôle</w:t>
      </w:r>
    </w:p>
    <w:p w:rsidR="00D36B5F" w:rsidRPr="00830B1C" w:rsidRDefault="00D36B5F" w:rsidP="00D36B5F">
      <w:pPr>
        <w:pStyle w:val="NormalArial"/>
        <w:numPr>
          <w:ilvl w:val="1"/>
          <w:numId w:val="156"/>
        </w:numPr>
      </w:pPr>
      <w:r w:rsidRPr="00830B1C">
        <w:rPr>
          <w:b/>
        </w:rPr>
        <w:t>Contrôle Elémentaire &amp; Avis</w:t>
      </w:r>
      <w:r w:rsidR="00830B1C" w:rsidRPr="00830B1C">
        <w:t xml:space="preserve"> : affiché pour </w:t>
      </w:r>
      <w:r w:rsidR="00830B1C">
        <w:rPr>
          <w:bCs/>
        </w:rPr>
        <w:t xml:space="preserve">Administrateur National, </w:t>
      </w:r>
      <w:r w:rsidR="00830B1C">
        <w:t xml:space="preserve"> Administrateur de Centre, </w:t>
      </w:r>
      <w:r w:rsidR="00830B1C" w:rsidRPr="00210253">
        <w:t>Accueil</w:t>
      </w:r>
      <w:r w:rsidR="00830B1C">
        <w:t xml:space="preserve">, </w:t>
      </w:r>
      <w:r w:rsidR="00830B1C" w:rsidRPr="00210253">
        <w:t>Consultation</w:t>
      </w:r>
      <w:r w:rsidR="00830B1C">
        <w:t xml:space="preserve">, Collaborateur SPAS, </w:t>
      </w:r>
      <w:r w:rsidR="00830B1C">
        <w:rPr>
          <w:bCs/>
        </w:rPr>
        <w:t>OS de Pôle</w:t>
      </w:r>
    </w:p>
    <w:p w:rsidR="00D36B5F" w:rsidRDefault="00D36B5F" w:rsidP="00D36B5F">
      <w:pPr>
        <w:pStyle w:val="NormalArial"/>
        <w:numPr>
          <w:ilvl w:val="1"/>
          <w:numId w:val="156"/>
        </w:numPr>
      </w:pPr>
      <w:r w:rsidRPr="00830B1C">
        <w:rPr>
          <w:b/>
        </w:rPr>
        <w:t>Formations</w:t>
      </w:r>
      <w:r w:rsidR="00830B1C">
        <w:t xml:space="preserve"> : </w:t>
      </w:r>
      <w:r w:rsidR="00576CDC">
        <w:t xml:space="preserve">affiché pour </w:t>
      </w:r>
      <w:r w:rsidR="00830B1C">
        <w:rPr>
          <w:bCs/>
        </w:rPr>
        <w:t xml:space="preserve">Administrateur National, </w:t>
      </w:r>
      <w:r w:rsidR="00830B1C">
        <w:t xml:space="preserve"> Administrateur de Centre, </w:t>
      </w:r>
      <w:r w:rsidR="00830B1C" w:rsidRPr="00210253">
        <w:t>Accueil</w:t>
      </w:r>
      <w:r w:rsidR="00830B1C">
        <w:t xml:space="preserve">, </w:t>
      </w:r>
      <w:r w:rsidR="00830B1C" w:rsidRPr="00210253">
        <w:t>Sécurité</w:t>
      </w:r>
      <w:r w:rsidR="00830B1C">
        <w:t xml:space="preserve">, Collaborateur SPAS, </w:t>
      </w:r>
      <w:r w:rsidR="00830B1C">
        <w:rPr>
          <w:bCs/>
        </w:rPr>
        <w:t>OS de Pôle</w:t>
      </w:r>
      <w:r w:rsidR="00AC61AE">
        <w:rPr>
          <w:bCs/>
        </w:rPr>
        <w:t>, Consultation</w:t>
      </w:r>
    </w:p>
    <w:p w:rsidR="00830B1C" w:rsidRPr="00830B1C" w:rsidRDefault="00D36B5F" w:rsidP="00830B1C">
      <w:pPr>
        <w:pStyle w:val="NormalArial"/>
        <w:numPr>
          <w:ilvl w:val="1"/>
          <w:numId w:val="156"/>
        </w:numPr>
      </w:pPr>
      <w:r w:rsidRPr="00830B1C">
        <w:rPr>
          <w:b/>
        </w:rPr>
        <w:t>Rattachement &amp; Lieu de travail</w:t>
      </w:r>
      <w:r w:rsidR="00830B1C">
        <w:t xml:space="preserve"> : affiché pour les profils </w:t>
      </w:r>
      <w:r w:rsidR="00830B1C">
        <w:rPr>
          <w:bCs/>
        </w:rPr>
        <w:t xml:space="preserve">Administrateur National, </w:t>
      </w:r>
      <w:r w:rsidR="00830B1C">
        <w:t xml:space="preserve"> Administrateur de Centre, </w:t>
      </w:r>
      <w:r w:rsidR="00830B1C" w:rsidRPr="00210253">
        <w:t>Accueil</w:t>
      </w:r>
      <w:r w:rsidR="00830B1C">
        <w:t xml:space="preserve">, </w:t>
      </w:r>
      <w:r w:rsidR="00830B1C" w:rsidRPr="00210253">
        <w:t>Consultation</w:t>
      </w:r>
      <w:r w:rsidR="00830B1C">
        <w:t xml:space="preserve">, Collaborateur SPAS, </w:t>
      </w:r>
      <w:r w:rsidR="00830B1C">
        <w:rPr>
          <w:bCs/>
        </w:rPr>
        <w:t>OS de Pôle, Sécurité</w:t>
      </w:r>
      <w:r w:rsidR="00AC61AE">
        <w:rPr>
          <w:bCs/>
        </w:rPr>
        <w:t>, Médical</w:t>
      </w:r>
    </w:p>
    <w:p w:rsidR="00D36B5F" w:rsidRDefault="00D36B5F" w:rsidP="00D36B5F">
      <w:pPr>
        <w:pStyle w:val="NormalArial"/>
        <w:numPr>
          <w:ilvl w:val="1"/>
          <w:numId w:val="156"/>
        </w:numPr>
      </w:pPr>
      <w:r w:rsidRPr="00830B1C">
        <w:rPr>
          <w:b/>
        </w:rPr>
        <w:lastRenderedPageBreak/>
        <w:t>HNO</w:t>
      </w:r>
      <w:r w:rsidR="00830B1C">
        <w:t xml:space="preserve"> : affiché pour les profils </w:t>
      </w:r>
      <w:r w:rsidR="00830B1C">
        <w:rPr>
          <w:bCs/>
        </w:rPr>
        <w:t xml:space="preserve">Administrateur National, </w:t>
      </w:r>
      <w:r w:rsidR="00830B1C">
        <w:t xml:space="preserve"> Administrateur de Centre, </w:t>
      </w:r>
      <w:r w:rsidR="00830B1C" w:rsidRPr="00210253">
        <w:t>Accueil</w:t>
      </w:r>
      <w:r w:rsidR="00830B1C">
        <w:t xml:space="preserve">, </w:t>
      </w:r>
      <w:r w:rsidR="00830B1C" w:rsidRPr="00210253">
        <w:t>Consultation</w:t>
      </w:r>
      <w:r w:rsidR="00830B1C">
        <w:t xml:space="preserve">, </w:t>
      </w:r>
      <w:r w:rsidR="00830B1C">
        <w:rPr>
          <w:bCs/>
        </w:rPr>
        <w:t>OS de Pôle, FLS</w:t>
      </w:r>
      <w:r w:rsidR="00AC61AE">
        <w:rPr>
          <w:bCs/>
        </w:rPr>
        <w:t>, Sécurité</w:t>
      </w:r>
      <w:r w:rsidR="00830B1C">
        <w:rPr>
          <w:bCs/>
        </w:rPr>
        <w:t xml:space="preserve"> et si la propriété HNO soit vraie pour le centre sélectionné dans la table de référence des centres</w:t>
      </w:r>
      <w:r w:rsidR="00F732E4">
        <w:rPr>
          <w:bCs/>
        </w:rPr>
        <w:t xml:space="preserve"> </w:t>
      </w:r>
    </w:p>
    <w:p w:rsidR="00D36B5F" w:rsidRDefault="00D36B5F" w:rsidP="00D36B5F">
      <w:pPr>
        <w:pStyle w:val="NormalArial"/>
        <w:numPr>
          <w:ilvl w:val="1"/>
          <w:numId w:val="156"/>
        </w:numPr>
      </w:pPr>
      <w:r w:rsidRPr="00830B1C">
        <w:rPr>
          <w:b/>
        </w:rPr>
        <w:t>Véhicule</w:t>
      </w:r>
      <w:r w:rsidR="00830B1C">
        <w:t xml:space="preserve"> : affiché pour les profils </w:t>
      </w:r>
      <w:r w:rsidR="00830B1C">
        <w:rPr>
          <w:bCs/>
        </w:rPr>
        <w:t xml:space="preserve">Administrateur National, </w:t>
      </w:r>
      <w:r w:rsidR="00830B1C">
        <w:t xml:space="preserve"> Administrateur de Centre, </w:t>
      </w:r>
      <w:r w:rsidR="00830B1C" w:rsidRPr="00210253">
        <w:t>Accueil</w:t>
      </w:r>
      <w:r w:rsidR="00830B1C">
        <w:t xml:space="preserve">, </w:t>
      </w:r>
      <w:r w:rsidR="00830B1C">
        <w:rPr>
          <w:bCs/>
        </w:rPr>
        <w:t>OS de Pôle, FLS et à condition que la propriété accès véhicule soit vraie pour le centre sélectionné dans la table de référence des centres</w:t>
      </w:r>
      <w:r w:rsidR="00F732E4">
        <w:rPr>
          <w:bCs/>
        </w:rPr>
        <w:t xml:space="preserve"> (à confirmer)</w:t>
      </w:r>
    </w:p>
    <w:p w:rsidR="00D36B5F" w:rsidRDefault="00D36B5F" w:rsidP="00D36B5F">
      <w:pPr>
        <w:pStyle w:val="NormalArial"/>
      </w:pPr>
    </w:p>
    <w:p w:rsidR="006A1306" w:rsidRPr="00CF68C1" w:rsidRDefault="00D64294" w:rsidP="00D64294">
      <w:pPr>
        <w:pStyle w:val="NormalArial"/>
        <w:rPr>
          <w:b/>
        </w:rPr>
      </w:pPr>
      <w:r w:rsidRPr="00CF68C1">
        <w:rPr>
          <w:b/>
        </w:rPr>
        <w:t>Règle d'affichage des champs de l'entête selon le profil de l'acteur :</w:t>
      </w:r>
    </w:p>
    <w:p w:rsidR="00D64294" w:rsidRDefault="00D64294" w:rsidP="00D64294">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866"/>
        <w:gridCol w:w="692"/>
        <w:gridCol w:w="781"/>
        <w:gridCol w:w="928"/>
        <w:gridCol w:w="950"/>
        <w:gridCol w:w="852"/>
        <w:gridCol w:w="686"/>
        <w:gridCol w:w="961"/>
        <w:gridCol w:w="695"/>
      </w:tblGrid>
      <w:tr w:rsidR="00D64294" w:rsidRPr="0046204A" w:rsidTr="0046204A">
        <w:tc>
          <w:tcPr>
            <w:tcW w:w="1263" w:type="dxa"/>
          </w:tcPr>
          <w:p w:rsidR="00D64294" w:rsidRPr="00D64294" w:rsidRDefault="00D64294" w:rsidP="00D64294">
            <w:pPr>
              <w:pStyle w:val="NormalArial"/>
            </w:pPr>
            <w:r w:rsidRPr="00D64294">
              <w:t>Champ</w:t>
            </w:r>
          </w:p>
        </w:tc>
        <w:tc>
          <w:tcPr>
            <w:tcW w:w="868" w:type="dxa"/>
          </w:tcPr>
          <w:p w:rsidR="00D64294" w:rsidRPr="00D64294" w:rsidRDefault="00D64294" w:rsidP="00D64294">
            <w:pPr>
              <w:pStyle w:val="NormalArial"/>
            </w:pPr>
            <w:r w:rsidRPr="00D64294">
              <w:t>Accueil</w:t>
            </w:r>
          </w:p>
        </w:tc>
        <w:tc>
          <w:tcPr>
            <w:tcW w:w="710" w:type="dxa"/>
          </w:tcPr>
          <w:p w:rsidR="00D64294" w:rsidRPr="00D64294" w:rsidRDefault="00D64294" w:rsidP="00D64294">
            <w:pPr>
              <w:pStyle w:val="NormalArial"/>
            </w:pPr>
            <w:r w:rsidRPr="00D64294">
              <w:t>Médi cal</w:t>
            </w:r>
          </w:p>
        </w:tc>
        <w:tc>
          <w:tcPr>
            <w:tcW w:w="826" w:type="dxa"/>
          </w:tcPr>
          <w:p w:rsidR="00D64294" w:rsidRPr="00D64294" w:rsidRDefault="00D64294" w:rsidP="00D64294">
            <w:pPr>
              <w:pStyle w:val="NormalArial"/>
            </w:pPr>
            <w:r w:rsidRPr="00D64294">
              <w:t>Sécu rité</w:t>
            </w:r>
          </w:p>
        </w:tc>
        <w:tc>
          <w:tcPr>
            <w:tcW w:w="928" w:type="dxa"/>
          </w:tcPr>
          <w:p w:rsidR="00D64294" w:rsidRPr="00D64294" w:rsidRDefault="00D64294" w:rsidP="00D64294">
            <w:pPr>
              <w:pStyle w:val="NormalArial"/>
            </w:pPr>
            <w:r w:rsidRPr="00D64294">
              <w:t>Adminis trateur Centre</w:t>
            </w:r>
          </w:p>
        </w:tc>
        <w:tc>
          <w:tcPr>
            <w:tcW w:w="950" w:type="dxa"/>
          </w:tcPr>
          <w:p w:rsidR="00D64294" w:rsidRPr="00D64294" w:rsidRDefault="00D64294" w:rsidP="00D64294">
            <w:pPr>
              <w:pStyle w:val="NormalArial"/>
            </w:pPr>
            <w:r w:rsidRPr="00D64294">
              <w:t xml:space="preserve">Adminis trateur </w:t>
            </w:r>
          </w:p>
          <w:p w:rsidR="00D64294" w:rsidRPr="00D64294" w:rsidRDefault="00D64294" w:rsidP="00D64294">
            <w:pPr>
              <w:pStyle w:val="NormalArial"/>
            </w:pPr>
            <w:r w:rsidRPr="00D64294">
              <w:t>National</w:t>
            </w:r>
          </w:p>
        </w:tc>
        <w:tc>
          <w:tcPr>
            <w:tcW w:w="857" w:type="dxa"/>
          </w:tcPr>
          <w:p w:rsidR="00D64294" w:rsidRPr="00D64294" w:rsidRDefault="00D64294" w:rsidP="00D64294">
            <w:pPr>
              <w:pStyle w:val="NormalArial"/>
            </w:pPr>
            <w:r w:rsidRPr="00D64294">
              <w:t>Consul tation</w:t>
            </w:r>
          </w:p>
        </w:tc>
        <w:tc>
          <w:tcPr>
            <w:tcW w:w="729" w:type="dxa"/>
          </w:tcPr>
          <w:p w:rsidR="00D64294" w:rsidRPr="00D64294" w:rsidRDefault="00D64294" w:rsidP="00D64294">
            <w:pPr>
              <w:pStyle w:val="NormalArial"/>
            </w:pPr>
            <w:r w:rsidRPr="00D64294">
              <w:t>FLS</w:t>
            </w:r>
          </w:p>
        </w:tc>
        <w:tc>
          <w:tcPr>
            <w:tcW w:w="961" w:type="dxa"/>
          </w:tcPr>
          <w:p w:rsidR="00D64294" w:rsidRPr="00D64294" w:rsidRDefault="00D64294" w:rsidP="00D64294">
            <w:pPr>
              <w:pStyle w:val="NormalArial"/>
            </w:pPr>
            <w:r w:rsidRPr="00D64294">
              <w:t>Colla borateur</w:t>
            </w:r>
          </w:p>
        </w:tc>
        <w:tc>
          <w:tcPr>
            <w:tcW w:w="736" w:type="dxa"/>
          </w:tcPr>
          <w:p w:rsidR="00D64294" w:rsidRPr="00D64294" w:rsidRDefault="00D64294" w:rsidP="00D64294">
            <w:pPr>
              <w:pStyle w:val="NormalArial"/>
            </w:pPr>
            <w:r w:rsidRPr="00D64294">
              <w:t>OS de pôle</w:t>
            </w:r>
          </w:p>
        </w:tc>
      </w:tr>
      <w:tr w:rsidR="00CF68C1" w:rsidRPr="0046204A" w:rsidTr="0046204A">
        <w:tc>
          <w:tcPr>
            <w:tcW w:w="1263" w:type="dxa"/>
          </w:tcPr>
          <w:p w:rsidR="00CF68C1" w:rsidRPr="00D64294" w:rsidRDefault="00CF68C1" w:rsidP="00D64294">
            <w:pPr>
              <w:pStyle w:val="NormalArial"/>
            </w:pPr>
            <w:r w:rsidRPr="00D64294">
              <w:t>Nom d’époux(se)</w:t>
            </w:r>
          </w:p>
        </w:tc>
        <w:tc>
          <w:tcPr>
            <w:tcW w:w="868" w:type="dxa"/>
          </w:tcPr>
          <w:p w:rsidR="00CF68C1" w:rsidRPr="00D64294" w:rsidRDefault="00CF68C1" w:rsidP="00D64294">
            <w:pPr>
              <w:pStyle w:val="NormalArial"/>
            </w:pPr>
            <w:r>
              <w:t>M</w:t>
            </w:r>
          </w:p>
        </w:tc>
        <w:tc>
          <w:tcPr>
            <w:tcW w:w="710" w:type="dxa"/>
          </w:tcPr>
          <w:p w:rsidR="00CF68C1" w:rsidRPr="00D64294" w:rsidRDefault="00CF68C1" w:rsidP="00D64294">
            <w:pPr>
              <w:pStyle w:val="NormalArial"/>
            </w:pPr>
            <w:r>
              <w:t>C</w:t>
            </w:r>
          </w:p>
        </w:tc>
        <w:tc>
          <w:tcPr>
            <w:tcW w:w="826" w:type="dxa"/>
          </w:tcPr>
          <w:p w:rsidR="00CF68C1" w:rsidRPr="00D64294" w:rsidRDefault="00CF68C1" w:rsidP="00CF68C1">
            <w:pPr>
              <w:pStyle w:val="NormalArial"/>
            </w:pPr>
            <w:r>
              <w:t>C</w:t>
            </w:r>
          </w:p>
        </w:tc>
        <w:tc>
          <w:tcPr>
            <w:tcW w:w="928" w:type="dxa"/>
          </w:tcPr>
          <w:p w:rsidR="00CF68C1" w:rsidRPr="00D64294" w:rsidRDefault="00CF68C1" w:rsidP="00CF68C1">
            <w:pPr>
              <w:pStyle w:val="NormalArial"/>
            </w:pPr>
            <w:r>
              <w:t>M</w:t>
            </w:r>
          </w:p>
        </w:tc>
        <w:tc>
          <w:tcPr>
            <w:tcW w:w="950" w:type="dxa"/>
          </w:tcPr>
          <w:p w:rsidR="00CF68C1" w:rsidRPr="00D64294" w:rsidRDefault="00CF68C1" w:rsidP="00CF68C1">
            <w:pPr>
              <w:pStyle w:val="NormalArial"/>
            </w:pPr>
            <w:r>
              <w:t>M</w:t>
            </w:r>
          </w:p>
        </w:tc>
        <w:tc>
          <w:tcPr>
            <w:tcW w:w="857" w:type="dxa"/>
          </w:tcPr>
          <w:p w:rsidR="00CF68C1" w:rsidRPr="00D64294" w:rsidRDefault="00CF68C1" w:rsidP="00CF68C1">
            <w:pPr>
              <w:pStyle w:val="NormalArial"/>
            </w:pPr>
            <w:r>
              <w:t>C</w:t>
            </w:r>
          </w:p>
        </w:tc>
        <w:tc>
          <w:tcPr>
            <w:tcW w:w="729" w:type="dxa"/>
          </w:tcPr>
          <w:p w:rsidR="00CF68C1" w:rsidRPr="00D64294" w:rsidRDefault="00CF68C1" w:rsidP="00CF68C1">
            <w:pPr>
              <w:pStyle w:val="NormalArial"/>
            </w:pPr>
            <w:r>
              <w:t>C</w:t>
            </w:r>
          </w:p>
        </w:tc>
        <w:tc>
          <w:tcPr>
            <w:tcW w:w="961" w:type="dxa"/>
          </w:tcPr>
          <w:p w:rsidR="00CF68C1" w:rsidRPr="00D64294" w:rsidRDefault="00CF68C1" w:rsidP="00CF68C1">
            <w:pPr>
              <w:pStyle w:val="NormalArial"/>
            </w:pPr>
            <w:r>
              <w:t>C</w:t>
            </w:r>
          </w:p>
        </w:tc>
        <w:tc>
          <w:tcPr>
            <w:tcW w:w="736" w:type="dxa"/>
          </w:tcPr>
          <w:p w:rsidR="00CF68C1" w:rsidRPr="00D64294" w:rsidRDefault="00CF68C1" w:rsidP="00CF68C1">
            <w:pPr>
              <w:pStyle w:val="NormalArial"/>
            </w:pPr>
            <w:r>
              <w:t>C</w:t>
            </w:r>
          </w:p>
        </w:tc>
      </w:tr>
      <w:tr w:rsidR="00CF68C1" w:rsidRPr="0046204A" w:rsidTr="0046204A">
        <w:tc>
          <w:tcPr>
            <w:tcW w:w="1263" w:type="dxa"/>
          </w:tcPr>
          <w:p w:rsidR="00CF68C1" w:rsidRPr="00D64294" w:rsidRDefault="00CF68C1" w:rsidP="00D64294">
            <w:pPr>
              <w:pStyle w:val="NormalArial"/>
            </w:pPr>
            <w:r w:rsidRPr="00D64294">
              <w:t>Nom (nom de naissance)</w:t>
            </w:r>
          </w:p>
        </w:tc>
        <w:tc>
          <w:tcPr>
            <w:tcW w:w="868" w:type="dxa"/>
          </w:tcPr>
          <w:p w:rsidR="00CF68C1" w:rsidRPr="00D64294" w:rsidRDefault="00CF68C1" w:rsidP="00D64294">
            <w:pPr>
              <w:pStyle w:val="NormalArial"/>
            </w:pPr>
            <w:r>
              <w:t>M</w:t>
            </w:r>
          </w:p>
        </w:tc>
        <w:tc>
          <w:tcPr>
            <w:tcW w:w="710" w:type="dxa"/>
          </w:tcPr>
          <w:p w:rsidR="00CF68C1" w:rsidRPr="00D64294" w:rsidRDefault="00CF68C1" w:rsidP="00D64294">
            <w:pPr>
              <w:pStyle w:val="NormalArial"/>
            </w:pPr>
            <w:r>
              <w:t>C</w:t>
            </w:r>
          </w:p>
        </w:tc>
        <w:tc>
          <w:tcPr>
            <w:tcW w:w="826" w:type="dxa"/>
          </w:tcPr>
          <w:p w:rsidR="00CF68C1" w:rsidRPr="00D64294" w:rsidRDefault="00CF68C1" w:rsidP="00CF68C1">
            <w:pPr>
              <w:pStyle w:val="NormalArial"/>
            </w:pPr>
            <w:r>
              <w:t>C</w:t>
            </w:r>
          </w:p>
        </w:tc>
        <w:tc>
          <w:tcPr>
            <w:tcW w:w="928" w:type="dxa"/>
          </w:tcPr>
          <w:p w:rsidR="00CF68C1" w:rsidRPr="00D64294" w:rsidRDefault="00CF68C1" w:rsidP="00CF68C1">
            <w:pPr>
              <w:pStyle w:val="NormalArial"/>
            </w:pPr>
            <w:r>
              <w:t>M</w:t>
            </w:r>
          </w:p>
        </w:tc>
        <w:tc>
          <w:tcPr>
            <w:tcW w:w="950" w:type="dxa"/>
          </w:tcPr>
          <w:p w:rsidR="00CF68C1" w:rsidRPr="00D64294" w:rsidRDefault="00CF68C1" w:rsidP="00CF68C1">
            <w:pPr>
              <w:pStyle w:val="NormalArial"/>
            </w:pPr>
            <w:r>
              <w:t>M</w:t>
            </w:r>
          </w:p>
        </w:tc>
        <w:tc>
          <w:tcPr>
            <w:tcW w:w="857" w:type="dxa"/>
          </w:tcPr>
          <w:p w:rsidR="00CF68C1" w:rsidRPr="00D64294" w:rsidRDefault="00CF68C1" w:rsidP="00CF68C1">
            <w:pPr>
              <w:pStyle w:val="NormalArial"/>
            </w:pPr>
            <w:r>
              <w:t>C</w:t>
            </w:r>
          </w:p>
        </w:tc>
        <w:tc>
          <w:tcPr>
            <w:tcW w:w="729" w:type="dxa"/>
          </w:tcPr>
          <w:p w:rsidR="00CF68C1" w:rsidRPr="00D64294" w:rsidRDefault="00CF68C1" w:rsidP="00CF68C1">
            <w:pPr>
              <w:pStyle w:val="NormalArial"/>
            </w:pPr>
            <w:r>
              <w:t>C</w:t>
            </w:r>
          </w:p>
        </w:tc>
        <w:tc>
          <w:tcPr>
            <w:tcW w:w="961" w:type="dxa"/>
          </w:tcPr>
          <w:p w:rsidR="00CF68C1" w:rsidRPr="00D64294" w:rsidRDefault="00CF68C1" w:rsidP="00CF68C1">
            <w:pPr>
              <w:pStyle w:val="NormalArial"/>
            </w:pPr>
            <w:r>
              <w:t>C</w:t>
            </w:r>
          </w:p>
        </w:tc>
        <w:tc>
          <w:tcPr>
            <w:tcW w:w="736" w:type="dxa"/>
          </w:tcPr>
          <w:p w:rsidR="00CF68C1" w:rsidRPr="00D64294" w:rsidRDefault="00CF68C1" w:rsidP="00CF68C1">
            <w:pPr>
              <w:pStyle w:val="NormalArial"/>
            </w:pPr>
            <w:r>
              <w:t>C</w:t>
            </w:r>
          </w:p>
        </w:tc>
      </w:tr>
      <w:tr w:rsidR="00CF68C1" w:rsidRPr="0046204A" w:rsidTr="0046204A">
        <w:tc>
          <w:tcPr>
            <w:tcW w:w="1263" w:type="dxa"/>
          </w:tcPr>
          <w:p w:rsidR="00CF68C1" w:rsidRPr="00D64294" w:rsidRDefault="00CF68C1" w:rsidP="00D64294">
            <w:pPr>
              <w:pStyle w:val="NormalArial"/>
            </w:pPr>
            <w:r w:rsidRPr="00D64294">
              <w:t>Prénom</w:t>
            </w:r>
          </w:p>
        </w:tc>
        <w:tc>
          <w:tcPr>
            <w:tcW w:w="868" w:type="dxa"/>
          </w:tcPr>
          <w:p w:rsidR="00CF68C1" w:rsidRPr="00D64294" w:rsidRDefault="00CF68C1" w:rsidP="00D64294">
            <w:pPr>
              <w:pStyle w:val="NormalArial"/>
            </w:pPr>
            <w:r>
              <w:t>M</w:t>
            </w:r>
          </w:p>
        </w:tc>
        <w:tc>
          <w:tcPr>
            <w:tcW w:w="710" w:type="dxa"/>
          </w:tcPr>
          <w:p w:rsidR="00CF68C1" w:rsidRPr="00D64294" w:rsidRDefault="00CF68C1" w:rsidP="00D64294">
            <w:pPr>
              <w:pStyle w:val="NormalArial"/>
            </w:pPr>
            <w:r>
              <w:t>C</w:t>
            </w:r>
          </w:p>
        </w:tc>
        <w:tc>
          <w:tcPr>
            <w:tcW w:w="826" w:type="dxa"/>
          </w:tcPr>
          <w:p w:rsidR="00CF68C1" w:rsidRPr="00D64294" w:rsidRDefault="00CF68C1" w:rsidP="00CF68C1">
            <w:pPr>
              <w:pStyle w:val="NormalArial"/>
            </w:pPr>
            <w:r>
              <w:t>C</w:t>
            </w:r>
          </w:p>
        </w:tc>
        <w:tc>
          <w:tcPr>
            <w:tcW w:w="928" w:type="dxa"/>
          </w:tcPr>
          <w:p w:rsidR="00CF68C1" w:rsidRPr="00D64294" w:rsidRDefault="00CF68C1" w:rsidP="00CF68C1">
            <w:pPr>
              <w:pStyle w:val="NormalArial"/>
            </w:pPr>
            <w:r>
              <w:t>M</w:t>
            </w:r>
          </w:p>
        </w:tc>
        <w:tc>
          <w:tcPr>
            <w:tcW w:w="950" w:type="dxa"/>
          </w:tcPr>
          <w:p w:rsidR="00CF68C1" w:rsidRPr="00D64294" w:rsidRDefault="00CF68C1" w:rsidP="00CF68C1">
            <w:pPr>
              <w:pStyle w:val="NormalArial"/>
            </w:pPr>
            <w:r>
              <w:t>M</w:t>
            </w:r>
          </w:p>
        </w:tc>
        <w:tc>
          <w:tcPr>
            <w:tcW w:w="857" w:type="dxa"/>
          </w:tcPr>
          <w:p w:rsidR="00CF68C1" w:rsidRPr="00D64294" w:rsidRDefault="00CF68C1" w:rsidP="00CF68C1">
            <w:pPr>
              <w:pStyle w:val="NormalArial"/>
            </w:pPr>
            <w:r>
              <w:t>C</w:t>
            </w:r>
          </w:p>
        </w:tc>
        <w:tc>
          <w:tcPr>
            <w:tcW w:w="729" w:type="dxa"/>
          </w:tcPr>
          <w:p w:rsidR="00CF68C1" w:rsidRPr="00D64294" w:rsidRDefault="00CF68C1" w:rsidP="00CF68C1">
            <w:pPr>
              <w:pStyle w:val="NormalArial"/>
            </w:pPr>
            <w:r>
              <w:t>C</w:t>
            </w:r>
          </w:p>
        </w:tc>
        <w:tc>
          <w:tcPr>
            <w:tcW w:w="961" w:type="dxa"/>
          </w:tcPr>
          <w:p w:rsidR="00CF68C1" w:rsidRPr="00D64294" w:rsidRDefault="00CF68C1" w:rsidP="00CF68C1">
            <w:pPr>
              <w:pStyle w:val="NormalArial"/>
            </w:pPr>
            <w:r>
              <w:t>C</w:t>
            </w:r>
          </w:p>
        </w:tc>
        <w:tc>
          <w:tcPr>
            <w:tcW w:w="736" w:type="dxa"/>
          </w:tcPr>
          <w:p w:rsidR="00CF68C1" w:rsidRPr="00D64294" w:rsidRDefault="00CF68C1" w:rsidP="00CF68C1">
            <w:pPr>
              <w:pStyle w:val="NormalArial"/>
            </w:pPr>
            <w:r>
              <w:t>C</w:t>
            </w:r>
          </w:p>
        </w:tc>
      </w:tr>
      <w:tr w:rsidR="00CF68C1" w:rsidRPr="0046204A" w:rsidTr="0046204A">
        <w:tc>
          <w:tcPr>
            <w:tcW w:w="1263" w:type="dxa"/>
          </w:tcPr>
          <w:p w:rsidR="00CF68C1" w:rsidRPr="00D64294" w:rsidRDefault="00CF68C1" w:rsidP="00D64294">
            <w:pPr>
              <w:pStyle w:val="NormalArial"/>
            </w:pPr>
            <w:r w:rsidRPr="00D64294">
              <w:t>Statut</w:t>
            </w:r>
          </w:p>
        </w:tc>
        <w:tc>
          <w:tcPr>
            <w:tcW w:w="868" w:type="dxa"/>
          </w:tcPr>
          <w:p w:rsidR="00CF68C1" w:rsidRPr="00D64294" w:rsidRDefault="00CF68C1" w:rsidP="00D64294">
            <w:pPr>
              <w:pStyle w:val="NormalArial"/>
            </w:pPr>
            <w:r>
              <w:t>M</w:t>
            </w:r>
          </w:p>
        </w:tc>
        <w:tc>
          <w:tcPr>
            <w:tcW w:w="710" w:type="dxa"/>
          </w:tcPr>
          <w:p w:rsidR="00CF68C1" w:rsidRPr="00D64294" w:rsidRDefault="00CF68C1" w:rsidP="00D64294">
            <w:pPr>
              <w:pStyle w:val="NormalArial"/>
            </w:pPr>
            <w:r>
              <w:t>C</w:t>
            </w:r>
          </w:p>
        </w:tc>
        <w:tc>
          <w:tcPr>
            <w:tcW w:w="826" w:type="dxa"/>
          </w:tcPr>
          <w:p w:rsidR="00CF68C1" w:rsidRPr="00D64294" w:rsidRDefault="00CF68C1" w:rsidP="00CF68C1">
            <w:pPr>
              <w:pStyle w:val="NormalArial"/>
            </w:pPr>
            <w:r>
              <w:t>C</w:t>
            </w:r>
          </w:p>
        </w:tc>
        <w:tc>
          <w:tcPr>
            <w:tcW w:w="928" w:type="dxa"/>
          </w:tcPr>
          <w:p w:rsidR="00CF68C1" w:rsidRPr="00D64294" w:rsidRDefault="00CF68C1" w:rsidP="00CF68C1">
            <w:pPr>
              <w:pStyle w:val="NormalArial"/>
            </w:pPr>
            <w:r>
              <w:t>M</w:t>
            </w:r>
          </w:p>
        </w:tc>
        <w:tc>
          <w:tcPr>
            <w:tcW w:w="950" w:type="dxa"/>
          </w:tcPr>
          <w:p w:rsidR="00CF68C1" w:rsidRPr="00D64294" w:rsidRDefault="00CF68C1" w:rsidP="00CF68C1">
            <w:pPr>
              <w:pStyle w:val="NormalArial"/>
            </w:pPr>
            <w:r>
              <w:t>M</w:t>
            </w:r>
          </w:p>
        </w:tc>
        <w:tc>
          <w:tcPr>
            <w:tcW w:w="857" w:type="dxa"/>
          </w:tcPr>
          <w:p w:rsidR="00CF68C1" w:rsidRPr="00D64294" w:rsidRDefault="00CF68C1" w:rsidP="00CF68C1">
            <w:pPr>
              <w:pStyle w:val="NormalArial"/>
            </w:pPr>
            <w:r>
              <w:t>C</w:t>
            </w:r>
          </w:p>
        </w:tc>
        <w:tc>
          <w:tcPr>
            <w:tcW w:w="729" w:type="dxa"/>
          </w:tcPr>
          <w:p w:rsidR="00CF68C1" w:rsidRPr="00D64294" w:rsidRDefault="00CF68C1" w:rsidP="00CF68C1">
            <w:pPr>
              <w:pStyle w:val="NormalArial"/>
            </w:pPr>
            <w:r>
              <w:t>C</w:t>
            </w:r>
          </w:p>
        </w:tc>
        <w:tc>
          <w:tcPr>
            <w:tcW w:w="961" w:type="dxa"/>
          </w:tcPr>
          <w:p w:rsidR="00CF68C1" w:rsidRPr="00D64294" w:rsidRDefault="00CF68C1" w:rsidP="00CF68C1">
            <w:pPr>
              <w:pStyle w:val="NormalArial"/>
            </w:pPr>
            <w:r>
              <w:t>C</w:t>
            </w:r>
          </w:p>
        </w:tc>
        <w:tc>
          <w:tcPr>
            <w:tcW w:w="736" w:type="dxa"/>
          </w:tcPr>
          <w:p w:rsidR="00CF68C1" w:rsidRPr="00D64294" w:rsidRDefault="00CF68C1" w:rsidP="00CF68C1">
            <w:pPr>
              <w:pStyle w:val="NormalArial"/>
            </w:pPr>
            <w:r>
              <w:t>C</w:t>
            </w:r>
          </w:p>
        </w:tc>
      </w:tr>
      <w:tr w:rsidR="00CF68C1" w:rsidRPr="0046204A" w:rsidTr="0046204A">
        <w:tc>
          <w:tcPr>
            <w:tcW w:w="1263" w:type="dxa"/>
          </w:tcPr>
          <w:p w:rsidR="00CF68C1" w:rsidRPr="00D64294" w:rsidRDefault="00CF68C1" w:rsidP="00D64294">
            <w:pPr>
              <w:pStyle w:val="NormalArial"/>
            </w:pPr>
            <w:r w:rsidRPr="00D64294">
              <w:t>Sous-statut</w:t>
            </w:r>
          </w:p>
        </w:tc>
        <w:tc>
          <w:tcPr>
            <w:tcW w:w="868" w:type="dxa"/>
          </w:tcPr>
          <w:p w:rsidR="00CF68C1" w:rsidRPr="00D64294" w:rsidRDefault="00CF68C1" w:rsidP="00D64294">
            <w:pPr>
              <w:pStyle w:val="NormalArial"/>
            </w:pPr>
            <w:r>
              <w:t>M</w:t>
            </w:r>
          </w:p>
        </w:tc>
        <w:tc>
          <w:tcPr>
            <w:tcW w:w="710" w:type="dxa"/>
          </w:tcPr>
          <w:p w:rsidR="00CF68C1" w:rsidRPr="00D64294" w:rsidRDefault="00CF68C1" w:rsidP="00D64294">
            <w:pPr>
              <w:pStyle w:val="NormalArial"/>
            </w:pPr>
            <w:r>
              <w:t>C</w:t>
            </w:r>
          </w:p>
        </w:tc>
        <w:tc>
          <w:tcPr>
            <w:tcW w:w="826" w:type="dxa"/>
          </w:tcPr>
          <w:p w:rsidR="00CF68C1" w:rsidRPr="00D64294" w:rsidRDefault="00CF68C1" w:rsidP="00CF68C1">
            <w:pPr>
              <w:pStyle w:val="NormalArial"/>
            </w:pPr>
            <w:r>
              <w:t>C</w:t>
            </w:r>
          </w:p>
        </w:tc>
        <w:tc>
          <w:tcPr>
            <w:tcW w:w="928" w:type="dxa"/>
          </w:tcPr>
          <w:p w:rsidR="00CF68C1" w:rsidRPr="00D64294" w:rsidRDefault="00CF68C1" w:rsidP="00CF68C1">
            <w:pPr>
              <w:pStyle w:val="NormalArial"/>
            </w:pPr>
            <w:r>
              <w:t>M</w:t>
            </w:r>
          </w:p>
        </w:tc>
        <w:tc>
          <w:tcPr>
            <w:tcW w:w="950" w:type="dxa"/>
          </w:tcPr>
          <w:p w:rsidR="00CF68C1" w:rsidRPr="00D64294" w:rsidRDefault="00CF68C1" w:rsidP="00CF68C1">
            <w:pPr>
              <w:pStyle w:val="NormalArial"/>
            </w:pPr>
            <w:r>
              <w:t>M</w:t>
            </w:r>
          </w:p>
        </w:tc>
        <w:tc>
          <w:tcPr>
            <w:tcW w:w="857" w:type="dxa"/>
          </w:tcPr>
          <w:p w:rsidR="00CF68C1" w:rsidRPr="00D64294" w:rsidRDefault="00CF68C1" w:rsidP="00CF68C1">
            <w:pPr>
              <w:pStyle w:val="NormalArial"/>
            </w:pPr>
            <w:r>
              <w:t>C</w:t>
            </w:r>
          </w:p>
        </w:tc>
        <w:tc>
          <w:tcPr>
            <w:tcW w:w="729" w:type="dxa"/>
          </w:tcPr>
          <w:p w:rsidR="00CF68C1" w:rsidRPr="00D64294" w:rsidRDefault="00CF68C1" w:rsidP="00CF68C1">
            <w:pPr>
              <w:pStyle w:val="NormalArial"/>
            </w:pPr>
            <w:r>
              <w:t>C</w:t>
            </w:r>
          </w:p>
        </w:tc>
        <w:tc>
          <w:tcPr>
            <w:tcW w:w="961" w:type="dxa"/>
          </w:tcPr>
          <w:p w:rsidR="00CF68C1" w:rsidRPr="00D64294" w:rsidRDefault="00CF68C1" w:rsidP="00CF68C1">
            <w:pPr>
              <w:pStyle w:val="NormalArial"/>
            </w:pPr>
            <w:r>
              <w:t>C</w:t>
            </w:r>
          </w:p>
        </w:tc>
        <w:tc>
          <w:tcPr>
            <w:tcW w:w="736" w:type="dxa"/>
          </w:tcPr>
          <w:p w:rsidR="00CF68C1" w:rsidRPr="00D64294" w:rsidRDefault="00CF68C1" w:rsidP="00CF68C1">
            <w:pPr>
              <w:pStyle w:val="NormalArial"/>
            </w:pPr>
            <w:r>
              <w:t>C</w:t>
            </w:r>
          </w:p>
        </w:tc>
      </w:tr>
      <w:tr w:rsidR="00CF68C1" w:rsidRPr="0046204A" w:rsidTr="0046204A">
        <w:tc>
          <w:tcPr>
            <w:tcW w:w="1263" w:type="dxa"/>
          </w:tcPr>
          <w:p w:rsidR="00CF68C1" w:rsidRPr="00D64294" w:rsidRDefault="00CF68C1" w:rsidP="00D64294">
            <w:pPr>
              <w:pStyle w:val="NormalArial"/>
            </w:pPr>
            <w:r w:rsidRPr="00D64294">
              <w:t>Numéro de badge</w:t>
            </w:r>
          </w:p>
        </w:tc>
        <w:tc>
          <w:tcPr>
            <w:tcW w:w="868" w:type="dxa"/>
          </w:tcPr>
          <w:p w:rsidR="00CF68C1" w:rsidRPr="00D64294" w:rsidRDefault="00CF68C1" w:rsidP="00D64294">
            <w:pPr>
              <w:pStyle w:val="NormalArial"/>
            </w:pPr>
            <w:r>
              <w:t>C</w:t>
            </w:r>
          </w:p>
        </w:tc>
        <w:tc>
          <w:tcPr>
            <w:tcW w:w="710" w:type="dxa"/>
          </w:tcPr>
          <w:p w:rsidR="00CF68C1" w:rsidRPr="00D64294" w:rsidRDefault="00CF68C1" w:rsidP="00D64294">
            <w:pPr>
              <w:pStyle w:val="NormalArial"/>
            </w:pPr>
            <w:r>
              <w:t>C</w:t>
            </w:r>
          </w:p>
        </w:tc>
        <w:tc>
          <w:tcPr>
            <w:tcW w:w="826" w:type="dxa"/>
          </w:tcPr>
          <w:p w:rsidR="00CF68C1" w:rsidRPr="00D64294" w:rsidRDefault="00CF68C1" w:rsidP="00CF68C1">
            <w:pPr>
              <w:pStyle w:val="NormalArial"/>
            </w:pPr>
            <w:r>
              <w:t>C</w:t>
            </w:r>
          </w:p>
        </w:tc>
        <w:tc>
          <w:tcPr>
            <w:tcW w:w="928" w:type="dxa"/>
          </w:tcPr>
          <w:p w:rsidR="00CF68C1" w:rsidRPr="00D64294" w:rsidRDefault="00CF68C1" w:rsidP="00CF68C1">
            <w:pPr>
              <w:pStyle w:val="NormalArial"/>
            </w:pPr>
            <w:r>
              <w:t>C</w:t>
            </w:r>
          </w:p>
        </w:tc>
        <w:tc>
          <w:tcPr>
            <w:tcW w:w="950" w:type="dxa"/>
          </w:tcPr>
          <w:p w:rsidR="00CF68C1" w:rsidRPr="00D64294" w:rsidRDefault="00CF68C1" w:rsidP="00CF68C1">
            <w:pPr>
              <w:pStyle w:val="NormalArial"/>
            </w:pPr>
            <w:r>
              <w:t>C</w:t>
            </w:r>
          </w:p>
        </w:tc>
        <w:tc>
          <w:tcPr>
            <w:tcW w:w="857" w:type="dxa"/>
          </w:tcPr>
          <w:p w:rsidR="00CF68C1" w:rsidRPr="00D64294" w:rsidRDefault="00CF68C1" w:rsidP="00CF68C1">
            <w:pPr>
              <w:pStyle w:val="NormalArial"/>
            </w:pPr>
            <w:r>
              <w:t>C</w:t>
            </w:r>
          </w:p>
        </w:tc>
        <w:tc>
          <w:tcPr>
            <w:tcW w:w="729" w:type="dxa"/>
          </w:tcPr>
          <w:p w:rsidR="00CF68C1" w:rsidRPr="00D64294" w:rsidRDefault="00CF68C1" w:rsidP="00CF68C1">
            <w:pPr>
              <w:pStyle w:val="NormalArial"/>
            </w:pPr>
            <w:r>
              <w:t>C</w:t>
            </w:r>
          </w:p>
        </w:tc>
        <w:tc>
          <w:tcPr>
            <w:tcW w:w="961" w:type="dxa"/>
          </w:tcPr>
          <w:p w:rsidR="00CF68C1" w:rsidRPr="00D64294" w:rsidRDefault="00CF68C1" w:rsidP="00CF68C1">
            <w:pPr>
              <w:pStyle w:val="NormalArial"/>
            </w:pPr>
            <w:r>
              <w:t>C</w:t>
            </w:r>
          </w:p>
        </w:tc>
        <w:tc>
          <w:tcPr>
            <w:tcW w:w="736" w:type="dxa"/>
          </w:tcPr>
          <w:p w:rsidR="00CF68C1" w:rsidRPr="00D64294" w:rsidRDefault="00CF68C1" w:rsidP="00CF68C1">
            <w:pPr>
              <w:pStyle w:val="NormalArial"/>
            </w:pPr>
            <w:r>
              <w:t>C</w:t>
            </w:r>
          </w:p>
        </w:tc>
      </w:tr>
      <w:tr w:rsidR="00CF68C1" w:rsidRPr="0046204A" w:rsidTr="0046204A">
        <w:tc>
          <w:tcPr>
            <w:tcW w:w="1263" w:type="dxa"/>
          </w:tcPr>
          <w:p w:rsidR="00CF68C1" w:rsidRPr="00D64294" w:rsidRDefault="00CF68C1" w:rsidP="00D64294">
            <w:pPr>
              <w:pStyle w:val="NormalArial"/>
            </w:pPr>
            <w:r w:rsidRPr="00D64294">
              <w:t>Catégorie médicale </w:t>
            </w:r>
          </w:p>
        </w:tc>
        <w:tc>
          <w:tcPr>
            <w:tcW w:w="868" w:type="dxa"/>
          </w:tcPr>
          <w:p w:rsidR="00CF68C1" w:rsidRPr="00D64294" w:rsidRDefault="00CF68C1" w:rsidP="00D64294">
            <w:pPr>
              <w:pStyle w:val="NormalArial"/>
            </w:pPr>
            <w:r>
              <w:t>C</w:t>
            </w:r>
          </w:p>
        </w:tc>
        <w:tc>
          <w:tcPr>
            <w:tcW w:w="710" w:type="dxa"/>
          </w:tcPr>
          <w:p w:rsidR="00CF68C1" w:rsidRPr="00D64294" w:rsidRDefault="00CF68C1" w:rsidP="00D64294">
            <w:pPr>
              <w:pStyle w:val="NormalArial"/>
            </w:pPr>
            <w:r>
              <w:t>C</w:t>
            </w:r>
          </w:p>
        </w:tc>
        <w:tc>
          <w:tcPr>
            <w:tcW w:w="826" w:type="dxa"/>
          </w:tcPr>
          <w:p w:rsidR="00CF68C1" w:rsidRPr="00D64294" w:rsidRDefault="00CF68C1" w:rsidP="00CF68C1">
            <w:pPr>
              <w:pStyle w:val="NormalArial"/>
            </w:pPr>
            <w:r>
              <w:t>C</w:t>
            </w:r>
          </w:p>
        </w:tc>
        <w:tc>
          <w:tcPr>
            <w:tcW w:w="928" w:type="dxa"/>
          </w:tcPr>
          <w:p w:rsidR="00CF68C1" w:rsidRPr="00D64294" w:rsidRDefault="00CF68C1" w:rsidP="00CF68C1">
            <w:pPr>
              <w:pStyle w:val="NormalArial"/>
            </w:pPr>
            <w:r>
              <w:t>C</w:t>
            </w:r>
          </w:p>
        </w:tc>
        <w:tc>
          <w:tcPr>
            <w:tcW w:w="950" w:type="dxa"/>
          </w:tcPr>
          <w:p w:rsidR="00CF68C1" w:rsidRPr="00D64294" w:rsidRDefault="00CF68C1" w:rsidP="00CF68C1">
            <w:pPr>
              <w:pStyle w:val="NormalArial"/>
            </w:pPr>
            <w:r>
              <w:t>C</w:t>
            </w:r>
          </w:p>
        </w:tc>
        <w:tc>
          <w:tcPr>
            <w:tcW w:w="857" w:type="dxa"/>
          </w:tcPr>
          <w:p w:rsidR="00CF68C1" w:rsidRPr="00D64294" w:rsidRDefault="00CF68C1" w:rsidP="00CF68C1">
            <w:pPr>
              <w:pStyle w:val="NormalArial"/>
            </w:pPr>
            <w:r>
              <w:t>X</w:t>
            </w:r>
          </w:p>
        </w:tc>
        <w:tc>
          <w:tcPr>
            <w:tcW w:w="729" w:type="dxa"/>
          </w:tcPr>
          <w:p w:rsidR="00CF68C1" w:rsidRPr="00D64294" w:rsidRDefault="00CF68C1" w:rsidP="00D64294">
            <w:pPr>
              <w:pStyle w:val="NormalArial"/>
            </w:pPr>
            <w:r>
              <w:t>X</w:t>
            </w:r>
          </w:p>
        </w:tc>
        <w:tc>
          <w:tcPr>
            <w:tcW w:w="961" w:type="dxa"/>
          </w:tcPr>
          <w:p w:rsidR="00CF68C1" w:rsidRPr="00D64294" w:rsidRDefault="00CF68C1" w:rsidP="00CF68C1">
            <w:pPr>
              <w:pStyle w:val="NormalArial"/>
            </w:pPr>
            <w:r>
              <w:t>C</w:t>
            </w:r>
          </w:p>
        </w:tc>
        <w:tc>
          <w:tcPr>
            <w:tcW w:w="736" w:type="dxa"/>
          </w:tcPr>
          <w:p w:rsidR="00CF68C1" w:rsidRPr="00D64294" w:rsidRDefault="00CF68C1" w:rsidP="00CF68C1">
            <w:pPr>
              <w:pStyle w:val="NormalArial"/>
            </w:pPr>
            <w:r>
              <w:t>C</w:t>
            </w:r>
          </w:p>
        </w:tc>
      </w:tr>
      <w:tr w:rsidR="00CF68C1" w:rsidRPr="0046204A" w:rsidTr="0046204A">
        <w:tc>
          <w:tcPr>
            <w:tcW w:w="1263" w:type="dxa"/>
          </w:tcPr>
          <w:p w:rsidR="00CF68C1" w:rsidRPr="00D64294" w:rsidRDefault="00CF68C1" w:rsidP="00D64294">
            <w:pPr>
              <w:pStyle w:val="NormalArial"/>
            </w:pPr>
            <w:r w:rsidRPr="00D64294">
              <w:t>Date de fin de validité du badge</w:t>
            </w:r>
          </w:p>
        </w:tc>
        <w:tc>
          <w:tcPr>
            <w:tcW w:w="868" w:type="dxa"/>
          </w:tcPr>
          <w:p w:rsidR="00CF68C1" w:rsidRPr="00D64294" w:rsidRDefault="00CF68C1" w:rsidP="00D64294">
            <w:pPr>
              <w:pStyle w:val="NormalArial"/>
            </w:pPr>
            <w:r>
              <w:t>C</w:t>
            </w:r>
          </w:p>
        </w:tc>
        <w:tc>
          <w:tcPr>
            <w:tcW w:w="710" w:type="dxa"/>
          </w:tcPr>
          <w:p w:rsidR="00CF68C1" w:rsidRPr="00D64294" w:rsidRDefault="00CF68C1" w:rsidP="00D64294">
            <w:pPr>
              <w:pStyle w:val="NormalArial"/>
            </w:pPr>
            <w:r>
              <w:t>C</w:t>
            </w:r>
          </w:p>
        </w:tc>
        <w:tc>
          <w:tcPr>
            <w:tcW w:w="826" w:type="dxa"/>
          </w:tcPr>
          <w:p w:rsidR="00CF68C1" w:rsidRPr="00D64294" w:rsidRDefault="00CF68C1" w:rsidP="00CF68C1">
            <w:pPr>
              <w:pStyle w:val="NormalArial"/>
            </w:pPr>
            <w:r>
              <w:t>C</w:t>
            </w:r>
          </w:p>
        </w:tc>
        <w:tc>
          <w:tcPr>
            <w:tcW w:w="928" w:type="dxa"/>
          </w:tcPr>
          <w:p w:rsidR="00CF68C1" w:rsidRPr="00D64294" w:rsidRDefault="00CF68C1" w:rsidP="00CF68C1">
            <w:pPr>
              <w:pStyle w:val="NormalArial"/>
            </w:pPr>
            <w:r>
              <w:t>C</w:t>
            </w:r>
          </w:p>
        </w:tc>
        <w:tc>
          <w:tcPr>
            <w:tcW w:w="950" w:type="dxa"/>
          </w:tcPr>
          <w:p w:rsidR="00CF68C1" w:rsidRPr="00D64294" w:rsidRDefault="00CF68C1" w:rsidP="00CF68C1">
            <w:pPr>
              <w:pStyle w:val="NormalArial"/>
            </w:pPr>
            <w:r>
              <w:t>C</w:t>
            </w:r>
          </w:p>
        </w:tc>
        <w:tc>
          <w:tcPr>
            <w:tcW w:w="857" w:type="dxa"/>
          </w:tcPr>
          <w:p w:rsidR="00CF68C1" w:rsidRPr="00D64294" w:rsidRDefault="00CF68C1" w:rsidP="00CF68C1">
            <w:pPr>
              <w:pStyle w:val="NormalArial"/>
            </w:pPr>
            <w:r>
              <w:t>C</w:t>
            </w:r>
          </w:p>
        </w:tc>
        <w:tc>
          <w:tcPr>
            <w:tcW w:w="729" w:type="dxa"/>
          </w:tcPr>
          <w:p w:rsidR="00CF68C1" w:rsidRPr="00D64294" w:rsidRDefault="00CF68C1" w:rsidP="00D64294">
            <w:pPr>
              <w:pStyle w:val="NormalArial"/>
            </w:pPr>
            <w:r>
              <w:t>C</w:t>
            </w:r>
          </w:p>
        </w:tc>
        <w:tc>
          <w:tcPr>
            <w:tcW w:w="961" w:type="dxa"/>
          </w:tcPr>
          <w:p w:rsidR="00CF68C1" w:rsidRPr="00D64294" w:rsidRDefault="00CF68C1" w:rsidP="00CF68C1">
            <w:pPr>
              <w:pStyle w:val="NormalArial"/>
            </w:pPr>
            <w:r>
              <w:t>C</w:t>
            </w:r>
          </w:p>
        </w:tc>
        <w:tc>
          <w:tcPr>
            <w:tcW w:w="736" w:type="dxa"/>
          </w:tcPr>
          <w:p w:rsidR="00CF68C1" w:rsidRPr="00D64294" w:rsidRDefault="00CF68C1" w:rsidP="00CF68C1">
            <w:pPr>
              <w:pStyle w:val="NormalArial"/>
            </w:pPr>
            <w:r>
              <w:t>C</w:t>
            </w:r>
          </w:p>
        </w:tc>
      </w:tr>
      <w:tr w:rsidR="00CF68C1" w:rsidRPr="0046204A" w:rsidTr="0046204A">
        <w:tc>
          <w:tcPr>
            <w:tcW w:w="1263" w:type="dxa"/>
          </w:tcPr>
          <w:p w:rsidR="00CF68C1" w:rsidRPr="00D64294" w:rsidRDefault="00CF68C1" w:rsidP="00D64294">
            <w:pPr>
              <w:pStyle w:val="NormalArial"/>
            </w:pPr>
            <w:r w:rsidRPr="00D64294">
              <w:t>Date de fin de validité de l’aptitude médicale</w:t>
            </w:r>
          </w:p>
        </w:tc>
        <w:tc>
          <w:tcPr>
            <w:tcW w:w="868" w:type="dxa"/>
          </w:tcPr>
          <w:p w:rsidR="00CF68C1" w:rsidRPr="00D64294" w:rsidRDefault="00CF68C1" w:rsidP="00D64294">
            <w:pPr>
              <w:pStyle w:val="NormalArial"/>
            </w:pPr>
            <w:r>
              <w:t>C</w:t>
            </w:r>
          </w:p>
        </w:tc>
        <w:tc>
          <w:tcPr>
            <w:tcW w:w="710" w:type="dxa"/>
          </w:tcPr>
          <w:p w:rsidR="00CF68C1" w:rsidRPr="00D64294" w:rsidRDefault="00CF68C1" w:rsidP="00D64294">
            <w:pPr>
              <w:pStyle w:val="NormalArial"/>
            </w:pPr>
            <w:r>
              <w:t>C</w:t>
            </w:r>
          </w:p>
        </w:tc>
        <w:tc>
          <w:tcPr>
            <w:tcW w:w="826" w:type="dxa"/>
          </w:tcPr>
          <w:p w:rsidR="00CF68C1" w:rsidRPr="00D64294" w:rsidRDefault="00CF68C1" w:rsidP="00CF68C1">
            <w:pPr>
              <w:pStyle w:val="NormalArial"/>
            </w:pPr>
            <w:r>
              <w:t>C</w:t>
            </w:r>
          </w:p>
        </w:tc>
        <w:tc>
          <w:tcPr>
            <w:tcW w:w="928" w:type="dxa"/>
          </w:tcPr>
          <w:p w:rsidR="00CF68C1" w:rsidRPr="00D64294" w:rsidRDefault="00CF68C1" w:rsidP="00CF68C1">
            <w:pPr>
              <w:pStyle w:val="NormalArial"/>
            </w:pPr>
            <w:r>
              <w:t>C</w:t>
            </w:r>
          </w:p>
        </w:tc>
        <w:tc>
          <w:tcPr>
            <w:tcW w:w="950" w:type="dxa"/>
          </w:tcPr>
          <w:p w:rsidR="00CF68C1" w:rsidRPr="00D64294" w:rsidRDefault="00CF68C1" w:rsidP="00CF68C1">
            <w:pPr>
              <w:pStyle w:val="NormalArial"/>
            </w:pPr>
            <w:r>
              <w:t>C</w:t>
            </w:r>
          </w:p>
        </w:tc>
        <w:tc>
          <w:tcPr>
            <w:tcW w:w="857" w:type="dxa"/>
          </w:tcPr>
          <w:p w:rsidR="00CF68C1" w:rsidRPr="00D64294" w:rsidRDefault="00CF68C1" w:rsidP="00CF68C1">
            <w:pPr>
              <w:pStyle w:val="NormalArial"/>
            </w:pPr>
            <w:r>
              <w:t>X</w:t>
            </w:r>
          </w:p>
        </w:tc>
        <w:tc>
          <w:tcPr>
            <w:tcW w:w="729" w:type="dxa"/>
          </w:tcPr>
          <w:p w:rsidR="00CF68C1" w:rsidRPr="00D64294" w:rsidRDefault="00CF68C1" w:rsidP="00D64294">
            <w:pPr>
              <w:pStyle w:val="NormalArial"/>
            </w:pPr>
            <w:r>
              <w:t>X</w:t>
            </w:r>
          </w:p>
        </w:tc>
        <w:tc>
          <w:tcPr>
            <w:tcW w:w="961" w:type="dxa"/>
          </w:tcPr>
          <w:p w:rsidR="00CF68C1" w:rsidRPr="00D64294" w:rsidRDefault="00CF68C1" w:rsidP="00CF68C1">
            <w:pPr>
              <w:pStyle w:val="NormalArial"/>
            </w:pPr>
            <w:r>
              <w:t>C</w:t>
            </w:r>
          </w:p>
        </w:tc>
        <w:tc>
          <w:tcPr>
            <w:tcW w:w="736" w:type="dxa"/>
          </w:tcPr>
          <w:p w:rsidR="00CF68C1" w:rsidRPr="00D64294" w:rsidRDefault="00CF68C1" w:rsidP="00CF68C1">
            <w:pPr>
              <w:pStyle w:val="NormalArial"/>
            </w:pPr>
            <w:r>
              <w:t>C</w:t>
            </w:r>
          </w:p>
        </w:tc>
      </w:tr>
      <w:tr w:rsidR="00CF68C1" w:rsidRPr="0046204A" w:rsidTr="0046204A">
        <w:tc>
          <w:tcPr>
            <w:tcW w:w="1263" w:type="dxa"/>
          </w:tcPr>
          <w:p w:rsidR="00CF68C1" w:rsidRPr="00D64294" w:rsidRDefault="00CF68C1" w:rsidP="00D64294">
            <w:pPr>
              <w:pStyle w:val="NormalArial"/>
            </w:pPr>
            <w:r w:rsidRPr="00D64294">
              <w:t>Date de péremption de l’avis</w:t>
            </w:r>
          </w:p>
        </w:tc>
        <w:tc>
          <w:tcPr>
            <w:tcW w:w="868" w:type="dxa"/>
          </w:tcPr>
          <w:p w:rsidR="00CF68C1" w:rsidRPr="00D64294" w:rsidRDefault="00CF68C1" w:rsidP="00D64294">
            <w:pPr>
              <w:pStyle w:val="NormalArial"/>
            </w:pPr>
            <w:r>
              <w:t>C</w:t>
            </w:r>
          </w:p>
        </w:tc>
        <w:tc>
          <w:tcPr>
            <w:tcW w:w="710" w:type="dxa"/>
          </w:tcPr>
          <w:p w:rsidR="00CF68C1" w:rsidRPr="00D64294" w:rsidRDefault="00CF68C1" w:rsidP="00D64294">
            <w:pPr>
              <w:pStyle w:val="NormalArial"/>
            </w:pPr>
            <w:r>
              <w:t>X</w:t>
            </w:r>
          </w:p>
        </w:tc>
        <w:tc>
          <w:tcPr>
            <w:tcW w:w="826" w:type="dxa"/>
          </w:tcPr>
          <w:p w:rsidR="00CF68C1" w:rsidRPr="00D64294" w:rsidRDefault="00CF68C1" w:rsidP="00CF68C1">
            <w:pPr>
              <w:pStyle w:val="NormalArial"/>
            </w:pPr>
            <w:r>
              <w:t>X</w:t>
            </w:r>
          </w:p>
        </w:tc>
        <w:tc>
          <w:tcPr>
            <w:tcW w:w="928" w:type="dxa"/>
          </w:tcPr>
          <w:p w:rsidR="00CF68C1" w:rsidRPr="00D64294" w:rsidRDefault="00CF68C1" w:rsidP="00CF68C1">
            <w:pPr>
              <w:pStyle w:val="NormalArial"/>
            </w:pPr>
            <w:r>
              <w:t>C</w:t>
            </w:r>
          </w:p>
        </w:tc>
        <w:tc>
          <w:tcPr>
            <w:tcW w:w="950" w:type="dxa"/>
          </w:tcPr>
          <w:p w:rsidR="00CF68C1" w:rsidRPr="00D64294" w:rsidRDefault="00CF68C1" w:rsidP="00CF68C1">
            <w:pPr>
              <w:pStyle w:val="NormalArial"/>
            </w:pPr>
            <w:r>
              <w:t>C</w:t>
            </w:r>
          </w:p>
        </w:tc>
        <w:tc>
          <w:tcPr>
            <w:tcW w:w="857" w:type="dxa"/>
          </w:tcPr>
          <w:p w:rsidR="00CF68C1" w:rsidRPr="00D64294" w:rsidRDefault="00CF68C1" w:rsidP="00CF68C1">
            <w:pPr>
              <w:pStyle w:val="NormalArial"/>
            </w:pPr>
            <w:r>
              <w:t>C</w:t>
            </w:r>
          </w:p>
        </w:tc>
        <w:tc>
          <w:tcPr>
            <w:tcW w:w="729" w:type="dxa"/>
          </w:tcPr>
          <w:p w:rsidR="00CF68C1" w:rsidRPr="00D64294" w:rsidRDefault="00CF68C1" w:rsidP="00D64294">
            <w:pPr>
              <w:pStyle w:val="NormalArial"/>
            </w:pPr>
            <w:r>
              <w:t>X</w:t>
            </w:r>
          </w:p>
        </w:tc>
        <w:tc>
          <w:tcPr>
            <w:tcW w:w="961" w:type="dxa"/>
          </w:tcPr>
          <w:p w:rsidR="00CF68C1" w:rsidRPr="00D64294" w:rsidRDefault="00CF68C1" w:rsidP="00CF68C1">
            <w:pPr>
              <w:pStyle w:val="NormalArial"/>
            </w:pPr>
            <w:r>
              <w:t>C</w:t>
            </w:r>
          </w:p>
        </w:tc>
        <w:tc>
          <w:tcPr>
            <w:tcW w:w="736" w:type="dxa"/>
          </w:tcPr>
          <w:p w:rsidR="00CF68C1" w:rsidRPr="00D64294" w:rsidRDefault="00CF68C1" w:rsidP="00CF68C1">
            <w:pPr>
              <w:pStyle w:val="NormalArial"/>
            </w:pPr>
            <w:r>
              <w:t>C</w:t>
            </w:r>
          </w:p>
        </w:tc>
      </w:tr>
      <w:tr w:rsidR="00CF68C1" w:rsidRPr="0046204A" w:rsidTr="0046204A">
        <w:tc>
          <w:tcPr>
            <w:tcW w:w="1263" w:type="dxa"/>
          </w:tcPr>
          <w:p w:rsidR="00CF68C1" w:rsidRPr="00D64294" w:rsidRDefault="00CF68C1" w:rsidP="00D64294">
            <w:pPr>
              <w:pStyle w:val="NormalArial"/>
            </w:pPr>
            <w:r w:rsidRPr="00D64294">
              <w:t>Avis FSD (pastille de couleur)</w:t>
            </w:r>
          </w:p>
        </w:tc>
        <w:tc>
          <w:tcPr>
            <w:tcW w:w="868" w:type="dxa"/>
          </w:tcPr>
          <w:p w:rsidR="00CF68C1" w:rsidRPr="00D64294" w:rsidRDefault="00CF68C1" w:rsidP="00D64294">
            <w:pPr>
              <w:pStyle w:val="NormalArial"/>
            </w:pPr>
            <w:r>
              <w:t>C</w:t>
            </w:r>
          </w:p>
        </w:tc>
        <w:tc>
          <w:tcPr>
            <w:tcW w:w="710" w:type="dxa"/>
          </w:tcPr>
          <w:p w:rsidR="00CF68C1" w:rsidRPr="00D64294" w:rsidRDefault="00CF68C1" w:rsidP="00D64294">
            <w:pPr>
              <w:pStyle w:val="NormalArial"/>
            </w:pPr>
            <w:r>
              <w:t>X</w:t>
            </w:r>
          </w:p>
        </w:tc>
        <w:tc>
          <w:tcPr>
            <w:tcW w:w="826" w:type="dxa"/>
          </w:tcPr>
          <w:p w:rsidR="00CF68C1" w:rsidRPr="00D64294" w:rsidRDefault="00CF68C1" w:rsidP="00CF68C1">
            <w:pPr>
              <w:pStyle w:val="NormalArial"/>
            </w:pPr>
            <w:r>
              <w:t>X</w:t>
            </w:r>
          </w:p>
        </w:tc>
        <w:tc>
          <w:tcPr>
            <w:tcW w:w="928" w:type="dxa"/>
          </w:tcPr>
          <w:p w:rsidR="00CF68C1" w:rsidRPr="00D64294" w:rsidRDefault="00CF68C1" w:rsidP="00CF68C1">
            <w:pPr>
              <w:pStyle w:val="NormalArial"/>
            </w:pPr>
            <w:r>
              <w:t>C</w:t>
            </w:r>
          </w:p>
        </w:tc>
        <w:tc>
          <w:tcPr>
            <w:tcW w:w="950" w:type="dxa"/>
          </w:tcPr>
          <w:p w:rsidR="00CF68C1" w:rsidRPr="00D64294" w:rsidRDefault="00CF68C1" w:rsidP="00CF68C1">
            <w:pPr>
              <w:pStyle w:val="NormalArial"/>
            </w:pPr>
            <w:r>
              <w:t>C</w:t>
            </w:r>
          </w:p>
        </w:tc>
        <w:tc>
          <w:tcPr>
            <w:tcW w:w="857" w:type="dxa"/>
          </w:tcPr>
          <w:p w:rsidR="00CF68C1" w:rsidRPr="00D64294" w:rsidRDefault="00CF68C1" w:rsidP="00CF68C1">
            <w:pPr>
              <w:pStyle w:val="NormalArial"/>
            </w:pPr>
            <w:r>
              <w:t>C</w:t>
            </w:r>
          </w:p>
        </w:tc>
        <w:tc>
          <w:tcPr>
            <w:tcW w:w="729" w:type="dxa"/>
          </w:tcPr>
          <w:p w:rsidR="00CF68C1" w:rsidRPr="00D64294" w:rsidRDefault="00CF68C1" w:rsidP="00D64294">
            <w:pPr>
              <w:pStyle w:val="NormalArial"/>
            </w:pPr>
            <w:r>
              <w:t>X</w:t>
            </w:r>
          </w:p>
        </w:tc>
        <w:tc>
          <w:tcPr>
            <w:tcW w:w="961" w:type="dxa"/>
          </w:tcPr>
          <w:p w:rsidR="00CF68C1" w:rsidRPr="00D64294" w:rsidRDefault="00CF68C1" w:rsidP="00CF68C1">
            <w:pPr>
              <w:pStyle w:val="NormalArial"/>
            </w:pPr>
            <w:r>
              <w:t>C</w:t>
            </w:r>
          </w:p>
        </w:tc>
        <w:tc>
          <w:tcPr>
            <w:tcW w:w="736" w:type="dxa"/>
          </w:tcPr>
          <w:p w:rsidR="00CF68C1" w:rsidRPr="00D64294" w:rsidRDefault="00CF68C1" w:rsidP="00CF68C1">
            <w:pPr>
              <w:pStyle w:val="NormalArial"/>
            </w:pPr>
            <w:r>
              <w:t>C</w:t>
            </w:r>
          </w:p>
        </w:tc>
      </w:tr>
      <w:tr w:rsidR="0046391F" w:rsidRPr="00D64294" w:rsidTr="0046204A">
        <w:tc>
          <w:tcPr>
            <w:tcW w:w="1263" w:type="dxa"/>
          </w:tcPr>
          <w:p w:rsidR="0046391F" w:rsidRPr="00D64294" w:rsidRDefault="0046391F" w:rsidP="00D64294">
            <w:pPr>
              <w:pStyle w:val="NormalArial"/>
            </w:pPr>
            <w:r>
              <w:t>Commentaire</w:t>
            </w:r>
          </w:p>
        </w:tc>
        <w:tc>
          <w:tcPr>
            <w:tcW w:w="868" w:type="dxa"/>
          </w:tcPr>
          <w:p w:rsidR="0046391F" w:rsidRDefault="0046391F" w:rsidP="00D64294">
            <w:pPr>
              <w:pStyle w:val="NormalArial"/>
            </w:pPr>
            <w:r>
              <w:t>M</w:t>
            </w:r>
          </w:p>
        </w:tc>
        <w:tc>
          <w:tcPr>
            <w:tcW w:w="710" w:type="dxa"/>
          </w:tcPr>
          <w:p w:rsidR="0046391F" w:rsidRDefault="0046391F" w:rsidP="00D64294">
            <w:pPr>
              <w:pStyle w:val="NormalArial"/>
            </w:pPr>
            <w:r>
              <w:t>X</w:t>
            </w:r>
          </w:p>
        </w:tc>
        <w:tc>
          <w:tcPr>
            <w:tcW w:w="826" w:type="dxa"/>
          </w:tcPr>
          <w:p w:rsidR="0046391F" w:rsidRDefault="0046391F" w:rsidP="00CF68C1">
            <w:pPr>
              <w:pStyle w:val="NormalArial"/>
            </w:pPr>
            <w:r>
              <w:t>X</w:t>
            </w:r>
          </w:p>
        </w:tc>
        <w:tc>
          <w:tcPr>
            <w:tcW w:w="928" w:type="dxa"/>
          </w:tcPr>
          <w:p w:rsidR="0046391F" w:rsidRDefault="0046391F" w:rsidP="00CF68C1">
            <w:pPr>
              <w:pStyle w:val="NormalArial"/>
            </w:pPr>
            <w:r>
              <w:t>M</w:t>
            </w:r>
          </w:p>
        </w:tc>
        <w:tc>
          <w:tcPr>
            <w:tcW w:w="950" w:type="dxa"/>
          </w:tcPr>
          <w:p w:rsidR="0046391F" w:rsidRDefault="0046391F" w:rsidP="00CF68C1">
            <w:pPr>
              <w:pStyle w:val="NormalArial"/>
            </w:pPr>
            <w:r>
              <w:t>M</w:t>
            </w:r>
          </w:p>
        </w:tc>
        <w:tc>
          <w:tcPr>
            <w:tcW w:w="857" w:type="dxa"/>
          </w:tcPr>
          <w:p w:rsidR="0046391F" w:rsidRDefault="0046391F" w:rsidP="00CF68C1">
            <w:pPr>
              <w:pStyle w:val="NormalArial"/>
            </w:pPr>
            <w:r>
              <w:t>X</w:t>
            </w:r>
          </w:p>
        </w:tc>
        <w:tc>
          <w:tcPr>
            <w:tcW w:w="729" w:type="dxa"/>
          </w:tcPr>
          <w:p w:rsidR="0046391F" w:rsidRDefault="0046391F" w:rsidP="00D64294">
            <w:pPr>
              <w:pStyle w:val="NormalArial"/>
            </w:pPr>
            <w:r>
              <w:t>X</w:t>
            </w:r>
          </w:p>
        </w:tc>
        <w:tc>
          <w:tcPr>
            <w:tcW w:w="961" w:type="dxa"/>
          </w:tcPr>
          <w:p w:rsidR="0046391F" w:rsidRDefault="0046391F" w:rsidP="00CF68C1">
            <w:pPr>
              <w:pStyle w:val="NormalArial"/>
            </w:pPr>
            <w:r>
              <w:t>X</w:t>
            </w:r>
          </w:p>
        </w:tc>
        <w:tc>
          <w:tcPr>
            <w:tcW w:w="736" w:type="dxa"/>
          </w:tcPr>
          <w:p w:rsidR="0046391F" w:rsidRDefault="0046391F" w:rsidP="00CF68C1">
            <w:pPr>
              <w:pStyle w:val="NormalArial"/>
            </w:pPr>
            <w:r>
              <w:t>X</w:t>
            </w:r>
          </w:p>
        </w:tc>
      </w:tr>
    </w:tbl>
    <w:p w:rsidR="00D64294" w:rsidRDefault="00D64294" w:rsidP="00D64294">
      <w:pPr>
        <w:pStyle w:val="NormalArial"/>
      </w:pPr>
    </w:p>
    <w:p w:rsidR="00B06DF6" w:rsidRDefault="00B06DF6" w:rsidP="00D64294">
      <w:pPr>
        <w:pStyle w:val="NormalArial"/>
      </w:pPr>
      <w:r>
        <w:t>C = consultation, M = modification, X = non affiché</w:t>
      </w:r>
    </w:p>
    <w:p w:rsidR="00CF68C1" w:rsidRDefault="00CF68C1" w:rsidP="00CF68C1">
      <w:pPr>
        <w:pStyle w:val="Titre4bis"/>
      </w:pPr>
      <w:r>
        <w:t xml:space="preserve">Scénario 2 – </w:t>
      </w:r>
      <w:r w:rsidR="00A716BB">
        <w:t xml:space="preserve">Modifier </w:t>
      </w:r>
      <w:r>
        <w:t>les données</w:t>
      </w:r>
      <w:r w:rsidR="00A716BB">
        <w:t xml:space="preserve"> d'une personne</w:t>
      </w:r>
    </w:p>
    <w:p w:rsidR="00CF68C1" w:rsidRDefault="00CF68C1" w:rsidP="00CF68C1">
      <w:pPr>
        <w:pStyle w:val="NormalArial"/>
        <w:numPr>
          <w:ilvl w:val="0"/>
          <w:numId w:val="158"/>
        </w:numPr>
      </w:pPr>
      <w:r>
        <w:t xml:space="preserve">L'acteur accède à la fiche </w:t>
      </w:r>
      <w:r w:rsidR="00A716BB">
        <w:t xml:space="preserve">d'une </w:t>
      </w:r>
      <w:r>
        <w:t>personne</w:t>
      </w:r>
      <w:r w:rsidR="00A716BB">
        <w:t xml:space="preserve"> existant sur le centre courant</w:t>
      </w:r>
    </w:p>
    <w:p w:rsidR="00CF68C1" w:rsidRDefault="00CF68C1" w:rsidP="00CF68C1">
      <w:pPr>
        <w:pStyle w:val="NormalArial"/>
        <w:numPr>
          <w:ilvl w:val="0"/>
          <w:numId w:val="158"/>
        </w:numPr>
      </w:pPr>
      <w:r>
        <w:t xml:space="preserve">L'acteur modifie les champs qui lui sont accessibles et valide </w:t>
      </w:r>
      <w:r w:rsidR="00164D8A">
        <w:rPr>
          <w:b/>
          <w:color w:val="FF0000"/>
        </w:rPr>
        <w:t>EXCEPTION1,</w:t>
      </w:r>
      <w:r w:rsidR="00164D8A" w:rsidRPr="00164D8A">
        <w:rPr>
          <w:b/>
          <w:color w:val="FF0000"/>
        </w:rPr>
        <w:t xml:space="preserve"> </w:t>
      </w:r>
      <w:r w:rsidR="00164D8A">
        <w:rPr>
          <w:b/>
          <w:color w:val="FF0000"/>
        </w:rPr>
        <w:t>EXCEPTION2,</w:t>
      </w:r>
      <w:r w:rsidR="00164D8A" w:rsidRPr="00164D8A">
        <w:rPr>
          <w:b/>
          <w:color w:val="FF0000"/>
        </w:rPr>
        <w:t xml:space="preserve"> </w:t>
      </w:r>
      <w:r w:rsidR="00164D8A">
        <w:rPr>
          <w:b/>
          <w:color w:val="FF0000"/>
        </w:rPr>
        <w:t>EXCEPTION3</w:t>
      </w:r>
      <w:r w:rsidR="00D67D42">
        <w:rPr>
          <w:b/>
          <w:color w:val="FF0000"/>
        </w:rPr>
        <w:t>, EXCEPTION4</w:t>
      </w:r>
      <w:r w:rsidR="00D615BE">
        <w:rPr>
          <w:b/>
          <w:color w:val="FF0000"/>
        </w:rPr>
        <w:t>, EXCEPTION5</w:t>
      </w:r>
      <w:r w:rsidR="00A716BB">
        <w:rPr>
          <w:b/>
          <w:color w:val="FF0000"/>
        </w:rPr>
        <w:t>, EXCEPTION6</w:t>
      </w:r>
    </w:p>
    <w:p w:rsidR="00CF68C1" w:rsidRDefault="00CF68C1" w:rsidP="00CF68C1">
      <w:pPr>
        <w:pStyle w:val="NormalArial"/>
        <w:numPr>
          <w:ilvl w:val="0"/>
          <w:numId w:val="158"/>
        </w:numPr>
      </w:pPr>
      <w:r>
        <w:t>Le système enregistre les données</w:t>
      </w:r>
    </w:p>
    <w:p w:rsidR="001C1FE2" w:rsidRDefault="001C1FE2" w:rsidP="001C1FE2">
      <w:pPr>
        <w:pStyle w:val="NormalArial"/>
      </w:pPr>
    </w:p>
    <w:p w:rsidR="00A716BB" w:rsidRDefault="00A716BB" w:rsidP="00A716BB">
      <w:pPr>
        <w:pStyle w:val="Titre4bis"/>
      </w:pPr>
      <w:r w:rsidRPr="008F5DC9">
        <w:t xml:space="preserve">Scénario </w:t>
      </w:r>
      <w:r>
        <w:t>3</w:t>
      </w:r>
      <w:r w:rsidRPr="008F5DC9">
        <w:t xml:space="preserve"> – </w:t>
      </w:r>
      <w:r>
        <w:t xml:space="preserve">Créer </w:t>
      </w:r>
      <w:r w:rsidRPr="008F5DC9">
        <w:t>une personne</w:t>
      </w:r>
      <w:r>
        <w:t xml:space="preserve"> à partir de la liste de résultats</w:t>
      </w:r>
    </w:p>
    <w:p w:rsidR="00A716BB" w:rsidRPr="008F5DC9" w:rsidRDefault="00A716BB" w:rsidP="00A716BB">
      <w:pPr>
        <w:pStyle w:val="NormalArial"/>
        <w:numPr>
          <w:ilvl w:val="0"/>
          <w:numId w:val="171"/>
        </w:numPr>
      </w:pPr>
      <w:r w:rsidRPr="008F5DC9">
        <w:t xml:space="preserve">L’acteur accède à la fiche </w:t>
      </w:r>
      <w:r>
        <w:t xml:space="preserve">d'une </w:t>
      </w:r>
      <w:r w:rsidRPr="008F5DC9">
        <w:t>personne</w:t>
      </w:r>
      <w:r>
        <w:t xml:space="preserve"> présentée dans la liste de résultat existant sur un autre centre, mais n'existant pas sur le centre de l'acteur</w:t>
      </w:r>
    </w:p>
    <w:p w:rsidR="00A716BB" w:rsidRDefault="00A716BB" w:rsidP="00A716BB">
      <w:pPr>
        <w:pStyle w:val="NormalArial"/>
        <w:numPr>
          <w:ilvl w:val="0"/>
          <w:numId w:val="171"/>
        </w:numPr>
      </w:pPr>
      <w:r>
        <w:t xml:space="preserve">L'acteur modifie les données de la personne et valide </w:t>
      </w:r>
      <w:r>
        <w:rPr>
          <w:b/>
          <w:color w:val="FF0000"/>
        </w:rPr>
        <w:t>EXCEPTION1,</w:t>
      </w:r>
      <w:r w:rsidRPr="00164D8A">
        <w:rPr>
          <w:b/>
          <w:color w:val="FF0000"/>
        </w:rPr>
        <w:t xml:space="preserve"> </w:t>
      </w:r>
      <w:r>
        <w:rPr>
          <w:b/>
          <w:color w:val="FF0000"/>
        </w:rPr>
        <w:t>EXCEPTION2,</w:t>
      </w:r>
      <w:r w:rsidRPr="00164D8A">
        <w:rPr>
          <w:b/>
          <w:color w:val="FF0000"/>
        </w:rPr>
        <w:t xml:space="preserve"> </w:t>
      </w:r>
      <w:r>
        <w:rPr>
          <w:b/>
          <w:color w:val="FF0000"/>
        </w:rPr>
        <w:t>EXCEPTION3, EXCEPTION4, EXCEPTION5, EXCEPTION6</w:t>
      </w:r>
    </w:p>
    <w:p w:rsidR="00A716BB" w:rsidRDefault="00A716BB" w:rsidP="00A716BB">
      <w:pPr>
        <w:pStyle w:val="NormalArial"/>
        <w:numPr>
          <w:ilvl w:val="0"/>
          <w:numId w:val="171"/>
        </w:numPr>
      </w:pPr>
      <w:r>
        <w:t>Le système enregistre les données</w:t>
      </w:r>
      <w:r w:rsidR="009D49ED">
        <w:t xml:space="preserve"> et mémorise que la personne n'est pas créée par intégration d'avis FSD.</w:t>
      </w:r>
    </w:p>
    <w:p w:rsidR="00A716BB" w:rsidRPr="0068391A" w:rsidRDefault="00A716BB" w:rsidP="00A716BB">
      <w:pPr>
        <w:pStyle w:val="NormalArial"/>
      </w:pPr>
    </w:p>
    <w:p w:rsidR="00A716BB" w:rsidRDefault="00A716BB" w:rsidP="00A716BB">
      <w:pPr>
        <w:pStyle w:val="Titre4bis"/>
      </w:pPr>
      <w:r w:rsidRPr="008F5DC9">
        <w:lastRenderedPageBreak/>
        <w:t xml:space="preserve">Scénario </w:t>
      </w:r>
      <w:r>
        <w:t>4</w:t>
      </w:r>
      <w:r w:rsidRPr="008F5DC9">
        <w:t xml:space="preserve"> – </w:t>
      </w:r>
      <w:r>
        <w:t xml:space="preserve">Créer </w:t>
      </w:r>
      <w:r w:rsidRPr="008F5DC9">
        <w:t>une personne</w:t>
      </w:r>
      <w:r>
        <w:t xml:space="preserve"> à partir du bouton Créer du formulaire de recherche</w:t>
      </w:r>
    </w:p>
    <w:p w:rsidR="00A716BB" w:rsidRPr="008F5DC9" w:rsidRDefault="00A716BB" w:rsidP="00A716BB">
      <w:pPr>
        <w:pStyle w:val="NormalArial"/>
        <w:numPr>
          <w:ilvl w:val="0"/>
          <w:numId w:val="171"/>
        </w:numPr>
      </w:pPr>
      <w:r w:rsidRPr="008F5DC9">
        <w:t xml:space="preserve">L’acteur accède à la fiche </w:t>
      </w:r>
      <w:r>
        <w:t>vierge de saisie d'une personne.</w:t>
      </w:r>
    </w:p>
    <w:p w:rsidR="00A716BB" w:rsidRDefault="00A716BB" w:rsidP="00A716BB">
      <w:pPr>
        <w:pStyle w:val="NormalArial"/>
        <w:numPr>
          <w:ilvl w:val="0"/>
          <w:numId w:val="171"/>
        </w:numPr>
      </w:pPr>
      <w:r>
        <w:t xml:space="preserve">L'acteur saisie les données de la personne et valide </w:t>
      </w:r>
      <w:r>
        <w:rPr>
          <w:b/>
          <w:color w:val="FF0000"/>
        </w:rPr>
        <w:t>EXCEPTION1,</w:t>
      </w:r>
      <w:r w:rsidRPr="00164D8A">
        <w:rPr>
          <w:b/>
          <w:color w:val="FF0000"/>
        </w:rPr>
        <w:t xml:space="preserve"> </w:t>
      </w:r>
      <w:r>
        <w:rPr>
          <w:b/>
          <w:color w:val="FF0000"/>
        </w:rPr>
        <w:t>EXCEPTION2,</w:t>
      </w:r>
      <w:r w:rsidRPr="00164D8A">
        <w:rPr>
          <w:b/>
          <w:color w:val="FF0000"/>
        </w:rPr>
        <w:t xml:space="preserve"> </w:t>
      </w:r>
      <w:r>
        <w:rPr>
          <w:b/>
          <w:color w:val="FF0000"/>
        </w:rPr>
        <w:t>EXCEPTION3, EXCEPTION4, EXCEPTION5, EXCEPTION6</w:t>
      </w:r>
    </w:p>
    <w:p w:rsidR="00A716BB" w:rsidRDefault="00A716BB" w:rsidP="00A716BB">
      <w:pPr>
        <w:pStyle w:val="NormalArial"/>
        <w:numPr>
          <w:ilvl w:val="0"/>
          <w:numId w:val="171"/>
        </w:numPr>
      </w:pPr>
      <w:r>
        <w:t>Le système enregistre les données</w:t>
      </w:r>
      <w:r w:rsidR="009D49ED">
        <w:t xml:space="preserve"> et mémorise que la personne n'est pas créée par intégration d'avis FSD.</w:t>
      </w:r>
    </w:p>
    <w:p w:rsidR="00A716BB" w:rsidRDefault="00A716BB" w:rsidP="00A716BB">
      <w:pPr>
        <w:pStyle w:val="NormalArial"/>
      </w:pPr>
    </w:p>
    <w:p w:rsidR="001C1FE2" w:rsidRPr="008F5DC9" w:rsidRDefault="001C1FE2" w:rsidP="001C1FE2">
      <w:pPr>
        <w:pStyle w:val="Titre4bis"/>
      </w:pPr>
      <w:r w:rsidRPr="008F5DC9">
        <w:t xml:space="preserve">Scénario </w:t>
      </w:r>
      <w:r w:rsidR="00A716BB">
        <w:t>5</w:t>
      </w:r>
      <w:r w:rsidR="00A716BB" w:rsidRPr="008F5DC9">
        <w:t xml:space="preserve"> </w:t>
      </w:r>
      <w:r w:rsidRPr="008F5DC9">
        <w:t>– Supprimer une personne</w:t>
      </w:r>
    </w:p>
    <w:p w:rsidR="001C1FE2" w:rsidRPr="008F5DC9" w:rsidRDefault="001C1FE2" w:rsidP="001C1FE2">
      <w:pPr>
        <w:pStyle w:val="NormalArial"/>
      </w:pPr>
    </w:p>
    <w:p w:rsidR="001C1FE2" w:rsidRPr="008F5DC9" w:rsidRDefault="001C1FE2" w:rsidP="001C1FE2">
      <w:pPr>
        <w:pStyle w:val="NormalArial"/>
        <w:numPr>
          <w:ilvl w:val="0"/>
          <w:numId w:val="171"/>
        </w:numPr>
      </w:pPr>
      <w:r w:rsidRPr="008F5DC9">
        <w:t>L’acteur accède à la fiche personne</w:t>
      </w:r>
    </w:p>
    <w:p w:rsidR="001C1FE2" w:rsidRPr="008F5DC9" w:rsidRDefault="001C1FE2" w:rsidP="001C1FE2">
      <w:pPr>
        <w:pStyle w:val="NormalArial"/>
        <w:numPr>
          <w:ilvl w:val="0"/>
          <w:numId w:val="171"/>
        </w:numPr>
      </w:pPr>
      <w:r w:rsidRPr="008F5DC9">
        <w:t>L’acteur clique sur le bouton Supprimer</w:t>
      </w:r>
    </w:p>
    <w:p w:rsidR="001C1FE2" w:rsidRPr="008F5DC9" w:rsidRDefault="001C1FE2" w:rsidP="001C1FE2">
      <w:pPr>
        <w:pStyle w:val="NormalArial"/>
        <w:numPr>
          <w:ilvl w:val="0"/>
          <w:numId w:val="171"/>
        </w:numPr>
      </w:pPr>
      <w:r w:rsidRPr="008F5DC9">
        <w:t>Le système demande confirmation</w:t>
      </w:r>
    </w:p>
    <w:p w:rsidR="001C1FE2" w:rsidRPr="008F5DC9" w:rsidRDefault="001C1FE2" w:rsidP="001C1FE2">
      <w:pPr>
        <w:pStyle w:val="NormalArial"/>
        <w:numPr>
          <w:ilvl w:val="0"/>
          <w:numId w:val="171"/>
        </w:numPr>
      </w:pPr>
      <w:r w:rsidRPr="008F5DC9">
        <w:t>L’acteur confirme</w:t>
      </w:r>
    </w:p>
    <w:p w:rsidR="001C1FE2" w:rsidRPr="008F5DC9" w:rsidRDefault="001C1FE2" w:rsidP="001C1FE2">
      <w:pPr>
        <w:pStyle w:val="NormalArial"/>
        <w:numPr>
          <w:ilvl w:val="0"/>
          <w:numId w:val="171"/>
        </w:numPr>
      </w:pPr>
      <w:r w:rsidRPr="008F5DC9">
        <w:t>Le système supprime la personne avec toutes ces données</w:t>
      </w:r>
      <w:r w:rsidR="0068391A" w:rsidRPr="0068391A">
        <w:rPr>
          <w:b/>
          <w:color w:val="FF0000"/>
        </w:rPr>
        <w:t xml:space="preserve"> </w:t>
      </w:r>
      <w:r w:rsidR="0068391A">
        <w:rPr>
          <w:b/>
          <w:color w:val="FF0000"/>
        </w:rPr>
        <w:t>EXCEPTION7</w:t>
      </w:r>
    </w:p>
    <w:p w:rsidR="00CF68C1" w:rsidRDefault="00CF68C1" w:rsidP="00CF68C1">
      <w:pPr>
        <w:pStyle w:val="NormalArial"/>
      </w:pPr>
    </w:p>
    <w:p w:rsidR="00614269" w:rsidRPr="008F5DC9" w:rsidRDefault="00614269" w:rsidP="00614269">
      <w:pPr>
        <w:pStyle w:val="Titre4bis"/>
      </w:pPr>
      <w:r w:rsidRPr="008F5DC9">
        <w:t xml:space="preserve">Scénario </w:t>
      </w:r>
      <w:r>
        <w:t>6</w:t>
      </w:r>
      <w:r w:rsidRPr="008F5DC9">
        <w:t xml:space="preserve"> – </w:t>
      </w:r>
      <w:r>
        <w:t>Afficher l'historique des statuts et sous-statuts</w:t>
      </w:r>
    </w:p>
    <w:p w:rsidR="00614269" w:rsidRDefault="00614269" w:rsidP="00CF68C1">
      <w:pPr>
        <w:pStyle w:val="NormalArial"/>
      </w:pPr>
    </w:p>
    <w:p w:rsidR="00614269" w:rsidRDefault="00614269" w:rsidP="00614269">
      <w:pPr>
        <w:pStyle w:val="NormalArial"/>
        <w:numPr>
          <w:ilvl w:val="0"/>
          <w:numId w:val="171"/>
        </w:numPr>
      </w:pPr>
      <w:r w:rsidRPr="008F5DC9">
        <w:t>L’acteur accède à la fiche personne</w:t>
      </w:r>
    </w:p>
    <w:p w:rsidR="00614269" w:rsidRDefault="00614269" w:rsidP="00614269">
      <w:pPr>
        <w:pStyle w:val="NormalArial"/>
        <w:numPr>
          <w:ilvl w:val="0"/>
          <w:numId w:val="171"/>
        </w:numPr>
      </w:pPr>
      <w:r>
        <w:t>Le système affiche l'entête et les onglets</w:t>
      </w:r>
    </w:p>
    <w:p w:rsidR="00614269" w:rsidRDefault="00614269" w:rsidP="00614269">
      <w:pPr>
        <w:pStyle w:val="NormalArial"/>
        <w:numPr>
          <w:ilvl w:val="0"/>
          <w:numId w:val="171"/>
        </w:numPr>
      </w:pPr>
      <w:r>
        <w:t>L'acteur clique sur le bouton "</w:t>
      </w:r>
      <w:r w:rsidRPr="00614269">
        <w:t xml:space="preserve"> </w:t>
      </w:r>
      <w:r>
        <w:t>Historique des statuts et sous-statuts"</w:t>
      </w:r>
    </w:p>
    <w:p w:rsidR="00614269" w:rsidRPr="008F5DC9" w:rsidRDefault="00614269" w:rsidP="00614269">
      <w:pPr>
        <w:pStyle w:val="NormalArial"/>
        <w:numPr>
          <w:ilvl w:val="0"/>
          <w:numId w:val="171"/>
        </w:numPr>
      </w:pPr>
      <w:r>
        <w:t>Le système affiche un pop-up avec l'historique des statuts et sous-statuts de la personne pour le centre courant (on affiche également dans le tableau la valeur courante présente dans la base).</w:t>
      </w:r>
    </w:p>
    <w:p w:rsidR="00614269" w:rsidRDefault="00614269" w:rsidP="00CF68C1">
      <w:pPr>
        <w:pStyle w:val="NormalArial"/>
      </w:pPr>
    </w:p>
    <w:p w:rsidR="00614269" w:rsidRDefault="00614269" w:rsidP="00CF68C1">
      <w:pPr>
        <w:pStyle w:val="NormalArial"/>
      </w:pPr>
    </w:p>
    <w:p w:rsidR="00CF68C1" w:rsidRDefault="00CF68C1" w:rsidP="00CF68C1">
      <w:pPr>
        <w:pStyle w:val="Titre4bis"/>
      </w:pPr>
      <w:bookmarkStart w:id="4713" w:name="_Toc288123448"/>
      <w:bookmarkEnd w:id="4713"/>
      <w:r>
        <w:t>Cas d'exception</w:t>
      </w:r>
    </w:p>
    <w:p w:rsidR="00CF68C1" w:rsidRDefault="00CF68C1" w:rsidP="00CF68C1">
      <w:pPr>
        <w:pStyle w:val="NormalArial"/>
      </w:pPr>
    </w:p>
    <w:p w:rsidR="00CF68C1" w:rsidRPr="00914A85" w:rsidRDefault="00CF68C1" w:rsidP="00CF68C1">
      <w:pPr>
        <w:pStyle w:val="NormalArial"/>
        <w:jc w:val="both"/>
      </w:pPr>
      <w:r>
        <w:rPr>
          <w:b/>
          <w:color w:val="FF0000"/>
        </w:rPr>
        <w:t>EXCEPTION</w:t>
      </w:r>
      <w:r w:rsidR="00F12C57">
        <w:rPr>
          <w:b/>
          <w:color w:val="FF0000"/>
        </w:rPr>
        <w:t>1</w:t>
      </w:r>
      <w:r>
        <w:rPr>
          <w:b/>
          <w:color w:val="FF0000"/>
        </w:rPr>
        <w:t xml:space="preserve"> : </w:t>
      </w:r>
      <w:r>
        <w:t xml:space="preserve">Si le </w:t>
      </w:r>
      <w:r w:rsidRPr="00331422">
        <w:rPr>
          <w:bCs/>
        </w:rPr>
        <w:t>nom de naissance</w:t>
      </w:r>
      <w:r>
        <w:t>, le p</w:t>
      </w:r>
      <w:r w:rsidRPr="00331422">
        <w:rPr>
          <w:bCs/>
        </w:rPr>
        <w:t>rénom</w:t>
      </w:r>
      <w:r>
        <w:rPr>
          <w:bCs/>
        </w:rPr>
        <w:t>, la d</w:t>
      </w:r>
      <w:r w:rsidRPr="00331422">
        <w:rPr>
          <w:bCs/>
        </w:rPr>
        <w:t>ate de naissance</w:t>
      </w:r>
      <w:r>
        <w:rPr>
          <w:bCs/>
        </w:rPr>
        <w:t xml:space="preserve"> le l</w:t>
      </w:r>
      <w:r w:rsidRPr="00331422">
        <w:rPr>
          <w:bCs/>
        </w:rPr>
        <w:t>ieu de naissance</w:t>
      </w:r>
      <w:r>
        <w:rPr>
          <w:bCs/>
        </w:rPr>
        <w:t xml:space="preserve"> ou le pays de nationalité ne sont pas renseignés, ou si le n-uplet </w:t>
      </w:r>
      <w:r w:rsidRPr="00331422">
        <w:rPr>
          <w:bCs/>
        </w:rPr>
        <w:t>(nom de naissance</w:t>
      </w:r>
      <w:r>
        <w:t>, p</w:t>
      </w:r>
      <w:r w:rsidRPr="00331422">
        <w:rPr>
          <w:bCs/>
        </w:rPr>
        <w:t>rénom</w:t>
      </w:r>
      <w:r>
        <w:rPr>
          <w:bCs/>
        </w:rPr>
        <w:t>, d</w:t>
      </w:r>
      <w:r w:rsidRPr="00331422">
        <w:rPr>
          <w:bCs/>
        </w:rPr>
        <w:t>ate de naissance</w:t>
      </w:r>
      <w:r>
        <w:rPr>
          <w:bCs/>
        </w:rPr>
        <w:t>, l</w:t>
      </w:r>
      <w:r w:rsidRPr="00331422">
        <w:rPr>
          <w:bCs/>
        </w:rPr>
        <w:t>ieu de naissance</w:t>
      </w:r>
      <w:r>
        <w:rPr>
          <w:bCs/>
        </w:rPr>
        <w:t>) existe déjà pour une autre personne, un message d'erreur est affiché et le système redirige l'acteur sur le formulaire</w:t>
      </w:r>
    </w:p>
    <w:p w:rsidR="00CF68C1" w:rsidRDefault="00CF68C1" w:rsidP="00CF68C1">
      <w:pPr>
        <w:pStyle w:val="NormalArial"/>
      </w:pPr>
    </w:p>
    <w:p w:rsidR="00CF68C1" w:rsidRDefault="00CF68C1" w:rsidP="00CF68C1">
      <w:pPr>
        <w:pStyle w:val="NormalArial"/>
        <w:jc w:val="both"/>
        <w:rPr>
          <w:bCs/>
        </w:rPr>
      </w:pPr>
      <w:r>
        <w:rPr>
          <w:b/>
          <w:color w:val="FF0000"/>
        </w:rPr>
        <w:t>EXCEPTION</w:t>
      </w:r>
      <w:r w:rsidR="00F12C57">
        <w:rPr>
          <w:b/>
          <w:color w:val="FF0000"/>
        </w:rPr>
        <w:t>2</w:t>
      </w:r>
      <w:r>
        <w:rPr>
          <w:b/>
          <w:color w:val="FF0000"/>
        </w:rPr>
        <w:t xml:space="preserve"> : </w:t>
      </w:r>
      <w:r>
        <w:t xml:space="preserve">Si le statut n'est pas renseigné, un message d'erreur est affiché </w:t>
      </w:r>
      <w:r>
        <w:rPr>
          <w:bCs/>
        </w:rPr>
        <w:t>et le système redirige l'acteur sur le formulaire</w:t>
      </w:r>
    </w:p>
    <w:p w:rsidR="00CF68C1" w:rsidRPr="00914A85" w:rsidRDefault="00CF68C1" w:rsidP="00CF68C1">
      <w:pPr>
        <w:pStyle w:val="NormalArial"/>
        <w:jc w:val="both"/>
      </w:pPr>
    </w:p>
    <w:p w:rsidR="00CF68C1" w:rsidRDefault="00CF68C1" w:rsidP="00CF68C1">
      <w:pPr>
        <w:pStyle w:val="NormalArial"/>
        <w:jc w:val="both"/>
        <w:rPr>
          <w:bCs/>
        </w:rPr>
      </w:pPr>
      <w:r>
        <w:rPr>
          <w:b/>
          <w:color w:val="FF0000"/>
        </w:rPr>
        <w:t>EXCEPTION</w:t>
      </w:r>
      <w:r w:rsidR="00F12C57">
        <w:rPr>
          <w:b/>
          <w:color w:val="FF0000"/>
        </w:rPr>
        <w:t>3</w:t>
      </w:r>
      <w:r>
        <w:rPr>
          <w:b/>
          <w:color w:val="FF0000"/>
        </w:rPr>
        <w:t xml:space="preserve"> : </w:t>
      </w:r>
      <w:r>
        <w:t>Si le statut sélectionné a la propriété "</w:t>
      </w:r>
      <w:r w:rsidRPr="00CF68C1">
        <w:rPr>
          <w:bCs/>
        </w:rPr>
        <w:t xml:space="preserve"> </w:t>
      </w:r>
      <w:r>
        <w:rPr>
          <w:bCs/>
        </w:rPr>
        <w:t>Sous-Statut Obligatoire</w:t>
      </w:r>
      <w:r>
        <w:t xml:space="preserve">" et qu'aucun sous-statut n'est sélectionné, un message d'erreur est affiché </w:t>
      </w:r>
      <w:r>
        <w:rPr>
          <w:bCs/>
        </w:rPr>
        <w:t>et le système redirige l'acteur sur le formulaire</w:t>
      </w:r>
    </w:p>
    <w:p w:rsidR="004F7AF1" w:rsidRDefault="004F7AF1" w:rsidP="00CF68C1">
      <w:pPr>
        <w:pStyle w:val="NormalArial"/>
        <w:jc w:val="both"/>
        <w:rPr>
          <w:bCs/>
        </w:rPr>
      </w:pPr>
    </w:p>
    <w:p w:rsidR="004F7AF1" w:rsidRDefault="004F7AF1" w:rsidP="004F7AF1">
      <w:pPr>
        <w:pStyle w:val="NormalArial"/>
        <w:jc w:val="both"/>
        <w:rPr>
          <w:bCs/>
        </w:rPr>
      </w:pPr>
      <w:r>
        <w:rPr>
          <w:b/>
          <w:color w:val="FF0000"/>
        </w:rPr>
        <w:t xml:space="preserve">EXCEPTION4 : </w:t>
      </w:r>
      <w:r>
        <w:t>Si le statut sélectionné a la propriété "</w:t>
      </w:r>
      <w:r w:rsidRPr="00CF68C1">
        <w:rPr>
          <w:bCs/>
        </w:rPr>
        <w:t xml:space="preserve"> </w:t>
      </w:r>
      <w:r>
        <w:rPr>
          <w:bCs/>
        </w:rPr>
        <w:t>Entreprise Extérieure Obligatoire</w:t>
      </w:r>
      <w:r>
        <w:t xml:space="preserve">" et qu'aucune entreprise extérieure n'est rattachée à la personne pour le centre sélectionné, un message d'erreur est affiché </w:t>
      </w:r>
      <w:r>
        <w:rPr>
          <w:bCs/>
        </w:rPr>
        <w:t>et le système redirige l'acteur sur le formulaire</w:t>
      </w:r>
    </w:p>
    <w:p w:rsidR="004F7AF1" w:rsidRPr="00914A85" w:rsidRDefault="004F7AF1" w:rsidP="00CF68C1">
      <w:pPr>
        <w:pStyle w:val="NormalArial"/>
        <w:jc w:val="both"/>
      </w:pPr>
    </w:p>
    <w:p w:rsidR="00D67D42" w:rsidRDefault="00D67D42" w:rsidP="00D67D42">
      <w:pPr>
        <w:pStyle w:val="NormalArial"/>
        <w:jc w:val="both"/>
        <w:rPr>
          <w:bCs/>
        </w:rPr>
      </w:pPr>
      <w:r>
        <w:rPr>
          <w:b/>
          <w:color w:val="FF0000"/>
        </w:rPr>
        <w:t xml:space="preserve">EXCEPTION5 : </w:t>
      </w:r>
      <w:r>
        <w:t>Si le statut sélectionné a la propriété "</w:t>
      </w:r>
      <w:r w:rsidRPr="00CF68C1">
        <w:rPr>
          <w:bCs/>
        </w:rPr>
        <w:t xml:space="preserve"> </w:t>
      </w:r>
      <w:r>
        <w:rPr>
          <w:bCs/>
        </w:rPr>
        <w:t>Entreprise Extérieure Obligatoire</w:t>
      </w:r>
      <w:r>
        <w:t xml:space="preserve">" et qu'aucun marché n'est rattaché à la personne pour le centre sélectionné, un message d'erreur est affiché </w:t>
      </w:r>
      <w:r>
        <w:rPr>
          <w:bCs/>
        </w:rPr>
        <w:t>et le système redirige l'acteur sur le formulaire</w:t>
      </w:r>
    </w:p>
    <w:p w:rsidR="004B7FF3" w:rsidRDefault="004B7FF3" w:rsidP="00D67D42">
      <w:pPr>
        <w:pStyle w:val="NormalArial"/>
        <w:jc w:val="both"/>
        <w:rPr>
          <w:bCs/>
        </w:rPr>
      </w:pPr>
    </w:p>
    <w:p w:rsidR="0008654C" w:rsidRDefault="0008654C" w:rsidP="0008654C">
      <w:pPr>
        <w:pStyle w:val="NormalArial"/>
        <w:jc w:val="both"/>
        <w:rPr>
          <w:bCs/>
        </w:rPr>
      </w:pPr>
      <w:r>
        <w:rPr>
          <w:b/>
          <w:color w:val="FF0000"/>
        </w:rPr>
        <w:t xml:space="preserve">EXCEPTION6 : </w:t>
      </w:r>
      <w:r w:rsidRPr="00DA46A0">
        <w:t xml:space="preserve">Si le nom de naissance ou le prénom ou le lieu de naissance ou la date de naissance ont été modifiés alors qu'il existe un avis FSD pour la personne avec une date de péremption vide ou </w:t>
      </w:r>
      <w:r w:rsidR="00A04478">
        <w:t xml:space="preserve">égale à 99/99/9999 ou </w:t>
      </w:r>
      <w:r w:rsidRPr="00DA46A0">
        <w:t>postérieure à la date du jour, un message</w:t>
      </w:r>
      <w:r w:rsidRPr="0008654C">
        <w:t xml:space="preserve"> d'erreur est affiché </w:t>
      </w:r>
      <w:r w:rsidRPr="0008654C">
        <w:rPr>
          <w:bCs/>
        </w:rPr>
        <w:t>et le système redirige l'acteur sur le formulaire</w:t>
      </w:r>
      <w:r>
        <w:rPr>
          <w:bCs/>
        </w:rPr>
        <w:t>.</w:t>
      </w:r>
    </w:p>
    <w:p w:rsidR="00C76520" w:rsidRDefault="00C76520" w:rsidP="0008654C">
      <w:pPr>
        <w:pStyle w:val="NormalArial"/>
        <w:jc w:val="both"/>
        <w:rPr>
          <w:bCs/>
        </w:rPr>
      </w:pPr>
      <w:r>
        <w:rPr>
          <w:bCs/>
        </w:rPr>
        <w:t>Exception non valable pour l’administrateur centre (peut modifier ces champs)</w:t>
      </w:r>
    </w:p>
    <w:p w:rsidR="00DA46A0" w:rsidRDefault="00DA46A0" w:rsidP="0008654C">
      <w:pPr>
        <w:pStyle w:val="NormalArial"/>
        <w:jc w:val="both"/>
        <w:rPr>
          <w:bCs/>
        </w:rPr>
      </w:pPr>
    </w:p>
    <w:p w:rsidR="00DA46A0" w:rsidRPr="0008654C" w:rsidRDefault="00DA46A0" w:rsidP="0008654C">
      <w:pPr>
        <w:pStyle w:val="NormalArial"/>
        <w:jc w:val="both"/>
        <w:rPr>
          <w:bCs/>
        </w:rPr>
      </w:pPr>
      <w:r>
        <w:rPr>
          <w:b/>
          <w:color w:val="FF0000"/>
        </w:rPr>
        <w:lastRenderedPageBreak/>
        <w:t xml:space="preserve">EXCEPTION7 : </w:t>
      </w:r>
      <w:r w:rsidRPr="00DA46A0">
        <w:t xml:space="preserve">si un badge </w:t>
      </w:r>
      <w:r>
        <w:t>a une date de fin de validité postérieure à la date du jour (badge encore actif)</w:t>
      </w:r>
      <w:r w:rsidRPr="00DA46A0">
        <w:t xml:space="preserve"> sur un autre centre que le centre courant, </w:t>
      </w:r>
      <w:r>
        <w:t>un message d'erreur est affiché "</w:t>
      </w:r>
      <w:r w:rsidRPr="00DA46A0">
        <w:t xml:space="preserve"> suppression </w:t>
      </w:r>
      <w:r>
        <w:t xml:space="preserve">impossible : existence d'un badge actif sur un autre centre" </w:t>
      </w:r>
      <w:r w:rsidRPr="0008654C">
        <w:rPr>
          <w:bCs/>
        </w:rPr>
        <w:t>et le système redirige l'acteur sur le formulaire</w:t>
      </w:r>
      <w:r>
        <w:rPr>
          <w:bCs/>
        </w:rPr>
        <w:t>.</w:t>
      </w:r>
    </w:p>
    <w:p w:rsidR="003F0F14" w:rsidRDefault="003F0F14" w:rsidP="00774AF2">
      <w:pPr>
        <w:pStyle w:val="Titre2"/>
        <w:numPr>
          <w:ilvl w:val="0"/>
          <w:numId w:val="0"/>
        </w:numPr>
      </w:pPr>
    </w:p>
    <w:p w:rsidR="00774AF2" w:rsidRDefault="00774AF2" w:rsidP="00774AF2">
      <w:pPr>
        <w:pStyle w:val="Titre2"/>
      </w:pPr>
      <w:bookmarkStart w:id="4714" w:name="_Toc292454215"/>
      <w:r>
        <w:t>Cas d'utilisation gérer l'Onglet Identification</w:t>
      </w:r>
      <w:bookmarkEnd w:id="4714"/>
    </w:p>
    <w:p w:rsidR="00F454BB" w:rsidRPr="00BE48BB" w:rsidRDefault="00F454BB" w:rsidP="00F454BB">
      <w:pPr>
        <w:pStyle w:val="Titre3"/>
      </w:pPr>
      <w:bookmarkStart w:id="4715" w:name="_Toc292454216"/>
      <w:r>
        <w:t>Gérer l'onglet identification</w:t>
      </w:r>
      <w:bookmarkEnd w:id="4715"/>
    </w:p>
    <w:p w:rsidR="003F0F14" w:rsidRDefault="003F0F14" w:rsidP="00922DF6">
      <w:pPr>
        <w:pStyle w:val="NormalArial"/>
      </w:pPr>
      <w:r w:rsidRPr="00795BE7">
        <w:rPr>
          <w:b/>
        </w:rPr>
        <w:t>Résumé</w:t>
      </w:r>
      <w:r>
        <w:t xml:space="preserve"> : Cette fonctionnalité permet à l'acteur de gérer les informations de l'onglet Identité</w:t>
      </w:r>
    </w:p>
    <w:p w:rsidR="003F0F14" w:rsidRDefault="003F0F14" w:rsidP="00922DF6">
      <w:pPr>
        <w:pStyle w:val="NormalArial"/>
      </w:pPr>
      <w:r w:rsidRPr="00795BE7">
        <w:rPr>
          <w:b/>
        </w:rPr>
        <w:t>Acteur(s)</w:t>
      </w:r>
      <w:r>
        <w:t xml:space="preserve"> : </w:t>
      </w:r>
      <w:r>
        <w:rPr>
          <w:bCs/>
        </w:rPr>
        <w:t xml:space="preserve">Administrateur National, </w:t>
      </w:r>
      <w:r>
        <w:t xml:space="preserve"> Administrateur de Centre, </w:t>
      </w:r>
      <w:r w:rsidRPr="00210253">
        <w:t>Accueil</w:t>
      </w:r>
      <w:r>
        <w:t xml:space="preserve">, </w:t>
      </w:r>
      <w:r w:rsidRPr="00210253">
        <w:t>Médical</w:t>
      </w:r>
      <w:r>
        <w:t xml:space="preserve">, </w:t>
      </w:r>
      <w:r w:rsidRPr="00210253">
        <w:t>Sécurité</w:t>
      </w:r>
      <w:r>
        <w:t xml:space="preserve">, </w:t>
      </w:r>
      <w:r w:rsidRPr="00210253">
        <w:t>Consultation</w:t>
      </w:r>
      <w:r>
        <w:t xml:space="preserve">, FLS, Collaborateur SPAS, </w:t>
      </w:r>
      <w:r>
        <w:rPr>
          <w:bCs/>
        </w:rPr>
        <w:t>OS de Pôle</w:t>
      </w:r>
    </w:p>
    <w:p w:rsidR="003F0F14" w:rsidRDefault="003F0F14" w:rsidP="00922DF6">
      <w:pPr>
        <w:pStyle w:val="NormalArial"/>
      </w:pPr>
      <w:r w:rsidRPr="00795BE7">
        <w:rPr>
          <w:b/>
        </w:rPr>
        <w:t>Pré-condition</w:t>
      </w:r>
      <w:r>
        <w:t xml:space="preserve"> : L'acteur est identifié et a accédé à la fiche personne</w:t>
      </w:r>
    </w:p>
    <w:p w:rsidR="003F0F14" w:rsidRDefault="003F0F14" w:rsidP="00922DF6">
      <w:pPr>
        <w:pStyle w:val="NormalArial"/>
      </w:pPr>
      <w:r w:rsidRPr="00795BE7">
        <w:rPr>
          <w:b/>
        </w:rPr>
        <w:t>Post-condition</w:t>
      </w:r>
      <w:r>
        <w:t xml:space="preserve"> : l'onglet Identification est géré</w:t>
      </w:r>
    </w:p>
    <w:p w:rsidR="003F0F14" w:rsidRDefault="003F0F14" w:rsidP="00922DF6">
      <w:pPr>
        <w:pStyle w:val="NormalArial"/>
      </w:pPr>
    </w:p>
    <w:p w:rsidR="003F0F14" w:rsidRPr="00AE0502" w:rsidRDefault="003F0F14" w:rsidP="00922DF6">
      <w:pPr>
        <w:pStyle w:val="Titre4bis"/>
      </w:pPr>
      <w:r w:rsidRPr="00AE0502">
        <w:t xml:space="preserve">Interface </w:t>
      </w:r>
      <w:r>
        <w:t>onglet Identification</w:t>
      </w:r>
    </w:p>
    <w:p w:rsidR="003F0F14" w:rsidRPr="00AE0502" w:rsidRDefault="003F0F14" w:rsidP="00922DF6">
      <w:pPr>
        <w:pStyle w:val="NormalArial"/>
        <w:rPr>
          <w:bCs/>
        </w:rPr>
      </w:pPr>
      <w:r w:rsidRPr="00AE0502">
        <w:rPr>
          <w:bCs/>
        </w:rPr>
        <w:t>L'écran affiche un formulaire contenant les champs de saisie :</w:t>
      </w:r>
    </w:p>
    <w:p w:rsidR="003F0F14" w:rsidRPr="00AE0502" w:rsidRDefault="003F0F14" w:rsidP="00922DF6">
      <w:pPr>
        <w:pStyle w:val="NormalArial"/>
        <w:numPr>
          <w:ilvl w:val="0"/>
          <w:numId w:val="10"/>
        </w:numPr>
        <w:rPr>
          <w:bCs/>
        </w:rPr>
      </w:pPr>
      <w:r w:rsidRPr="00AE0502">
        <w:rPr>
          <w:bCs/>
        </w:rPr>
        <w:t>Sexe (boutons radio avec les choix exclusifs M ou F)</w:t>
      </w:r>
      <w:r>
        <w:rPr>
          <w:bCs/>
        </w:rPr>
        <w:t xml:space="preserve"> lu dans la table personnes</w:t>
      </w:r>
    </w:p>
    <w:p w:rsidR="003F0F14" w:rsidRPr="00AE0502" w:rsidRDefault="003F0F14" w:rsidP="00922DF6">
      <w:pPr>
        <w:pStyle w:val="NormalArial"/>
        <w:numPr>
          <w:ilvl w:val="0"/>
          <w:numId w:val="10"/>
        </w:numPr>
        <w:rPr>
          <w:bCs/>
        </w:rPr>
      </w:pPr>
      <w:r w:rsidRPr="00AE0502">
        <w:rPr>
          <w:bCs/>
        </w:rPr>
        <w:t>Adresse : (champ de saisie multi-lignes avec les 3 premières lignes visibles. Les autres lignes sont accessibles par une barre de défilement verticale)</w:t>
      </w:r>
      <w:r>
        <w:rPr>
          <w:bCs/>
        </w:rPr>
        <w:t xml:space="preserve"> lu dans la table personnes</w:t>
      </w:r>
    </w:p>
    <w:p w:rsidR="003F0F14" w:rsidRPr="00AE0502" w:rsidRDefault="003F0F14" w:rsidP="00922DF6">
      <w:pPr>
        <w:pStyle w:val="NormalArial"/>
        <w:numPr>
          <w:ilvl w:val="0"/>
          <w:numId w:val="10"/>
        </w:numPr>
        <w:rPr>
          <w:bCs/>
        </w:rPr>
      </w:pPr>
      <w:r w:rsidRPr="00AE0502">
        <w:rPr>
          <w:bCs/>
        </w:rPr>
        <w:t>Code postal  (champ texte)</w:t>
      </w:r>
      <w:r>
        <w:rPr>
          <w:bCs/>
        </w:rPr>
        <w:t xml:space="preserve"> lu dans la table personnes</w:t>
      </w:r>
      <w:r w:rsidR="00095FD6">
        <w:rPr>
          <w:bCs/>
        </w:rPr>
        <w:t xml:space="preserve"> avec assistance à la saisie</w:t>
      </w:r>
    </w:p>
    <w:p w:rsidR="003F0F14" w:rsidRPr="00AE0502" w:rsidRDefault="003F0F14" w:rsidP="00922DF6">
      <w:pPr>
        <w:pStyle w:val="NormalArial"/>
        <w:numPr>
          <w:ilvl w:val="0"/>
          <w:numId w:val="10"/>
        </w:numPr>
        <w:rPr>
          <w:bCs/>
        </w:rPr>
      </w:pPr>
      <w:r w:rsidRPr="00AE0502">
        <w:rPr>
          <w:bCs/>
        </w:rPr>
        <w:t>Ville (champ texte)</w:t>
      </w:r>
      <w:r>
        <w:rPr>
          <w:bCs/>
        </w:rPr>
        <w:t xml:space="preserve"> lu dans la table personnes</w:t>
      </w:r>
      <w:r w:rsidR="00095FD6">
        <w:rPr>
          <w:bCs/>
        </w:rPr>
        <w:t xml:space="preserve"> avec assistance à la saisie</w:t>
      </w:r>
    </w:p>
    <w:p w:rsidR="003F0F14" w:rsidRPr="00AE0502" w:rsidRDefault="003F0F14" w:rsidP="00922DF6">
      <w:pPr>
        <w:pStyle w:val="NormalArial"/>
        <w:numPr>
          <w:ilvl w:val="0"/>
          <w:numId w:val="10"/>
        </w:numPr>
        <w:rPr>
          <w:bCs/>
        </w:rPr>
      </w:pPr>
      <w:r w:rsidRPr="00AE0502">
        <w:rPr>
          <w:bCs/>
        </w:rPr>
        <w:t>Pays adresse (Liste de pays venant de la table de référence des pays)</w:t>
      </w:r>
      <w:r>
        <w:rPr>
          <w:bCs/>
        </w:rPr>
        <w:t xml:space="preserve"> nom lu dans la table personnes</w:t>
      </w:r>
    </w:p>
    <w:p w:rsidR="003F0F14" w:rsidRPr="00AE0502" w:rsidRDefault="003F0F14" w:rsidP="00922DF6">
      <w:pPr>
        <w:pStyle w:val="NormalArial"/>
        <w:numPr>
          <w:ilvl w:val="0"/>
          <w:numId w:val="10"/>
        </w:numPr>
        <w:rPr>
          <w:bCs/>
        </w:rPr>
      </w:pPr>
      <w:r w:rsidRPr="00AE0502">
        <w:rPr>
          <w:bCs/>
        </w:rPr>
        <w:t>Téléphone (champ texte)</w:t>
      </w:r>
      <w:r>
        <w:rPr>
          <w:bCs/>
        </w:rPr>
        <w:t xml:space="preserve"> lu dans la table personnes</w:t>
      </w:r>
    </w:p>
    <w:p w:rsidR="003F0F14" w:rsidRPr="00AE0502" w:rsidRDefault="003F0F14" w:rsidP="00922DF6">
      <w:pPr>
        <w:pStyle w:val="NormalArial"/>
        <w:numPr>
          <w:ilvl w:val="0"/>
          <w:numId w:val="10"/>
        </w:numPr>
        <w:rPr>
          <w:bCs/>
        </w:rPr>
      </w:pPr>
      <w:r w:rsidRPr="00AE0502">
        <w:rPr>
          <w:bCs/>
        </w:rPr>
        <w:t>Date de naissance  (champ date au format JJ/MM/AAAA)</w:t>
      </w:r>
      <w:r>
        <w:rPr>
          <w:bCs/>
        </w:rPr>
        <w:t xml:space="preserve"> lu dans la table personnes</w:t>
      </w:r>
    </w:p>
    <w:p w:rsidR="003F0F14" w:rsidRDefault="003F0F14" w:rsidP="00922DF6">
      <w:pPr>
        <w:pStyle w:val="NormalArial"/>
        <w:numPr>
          <w:ilvl w:val="0"/>
          <w:numId w:val="10"/>
        </w:numPr>
        <w:rPr>
          <w:bCs/>
        </w:rPr>
      </w:pPr>
      <w:r w:rsidRPr="00AE0502">
        <w:rPr>
          <w:bCs/>
        </w:rPr>
        <w:t xml:space="preserve">Lieu de naissance (champ texte </w:t>
      </w:r>
      <w:r>
        <w:rPr>
          <w:bCs/>
        </w:rPr>
        <w:t xml:space="preserve">50 caractères </w:t>
      </w:r>
      <w:r w:rsidRPr="00AE0502">
        <w:rPr>
          <w:bCs/>
        </w:rPr>
        <w:t>avec saisie limité</w:t>
      </w:r>
      <w:r>
        <w:rPr>
          <w:bCs/>
        </w:rPr>
        <w:t>e</w:t>
      </w:r>
      <w:r w:rsidRPr="00AE0502">
        <w:rPr>
          <w:bCs/>
        </w:rPr>
        <w:t xml:space="preserve"> aux caractères lettres </w:t>
      </w:r>
      <w:r>
        <w:rPr>
          <w:bCs/>
        </w:rPr>
        <w:t xml:space="preserve">majuscules </w:t>
      </w:r>
      <w:r w:rsidRPr="00AE0502">
        <w:rPr>
          <w:bCs/>
        </w:rPr>
        <w:t>et espaces)</w:t>
      </w:r>
      <w:r>
        <w:rPr>
          <w:bCs/>
        </w:rPr>
        <w:t xml:space="preserve"> lu dans la table personnes</w:t>
      </w:r>
      <w:r w:rsidR="00095FD6">
        <w:rPr>
          <w:bCs/>
        </w:rPr>
        <w:t xml:space="preserve"> avec assistance à la saisie</w:t>
      </w:r>
    </w:p>
    <w:p w:rsidR="00095FD6" w:rsidRPr="00AE0502" w:rsidRDefault="00095FD6" w:rsidP="00922DF6">
      <w:pPr>
        <w:pStyle w:val="NormalArial"/>
        <w:numPr>
          <w:ilvl w:val="0"/>
          <w:numId w:val="10"/>
        </w:numPr>
        <w:rPr>
          <w:bCs/>
        </w:rPr>
      </w:pPr>
      <w:r>
        <w:rPr>
          <w:bCs/>
        </w:rPr>
        <w:t>Code postal du lieu de naissance (champ texte 5 caractères) avec assistance à la saisie</w:t>
      </w:r>
    </w:p>
    <w:p w:rsidR="003F0F14" w:rsidRPr="00AE0502" w:rsidRDefault="003F0F14" w:rsidP="00922DF6">
      <w:pPr>
        <w:pStyle w:val="NormalArial"/>
        <w:numPr>
          <w:ilvl w:val="0"/>
          <w:numId w:val="10"/>
        </w:numPr>
        <w:rPr>
          <w:bCs/>
        </w:rPr>
      </w:pPr>
      <w:r w:rsidRPr="00AE0502">
        <w:rPr>
          <w:bCs/>
        </w:rPr>
        <w:t>Nationalité actuelle (Liste de pays venant de la table de référence des pays)</w:t>
      </w:r>
      <w:r>
        <w:rPr>
          <w:bCs/>
        </w:rPr>
        <w:t xml:space="preserve"> code lu dans la table personnes</w:t>
      </w:r>
    </w:p>
    <w:p w:rsidR="003F0F14" w:rsidRDefault="003F0F14" w:rsidP="00922DF6">
      <w:pPr>
        <w:pStyle w:val="NormalArial"/>
        <w:numPr>
          <w:ilvl w:val="0"/>
          <w:numId w:val="10"/>
        </w:numPr>
        <w:rPr>
          <w:bCs/>
        </w:rPr>
      </w:pPr>
      <w:r w:rsidRPr="00AE0502">
        <w:rPr>
          <w:bCs/>
        </w:rPr>
        <w:t xml:space="preserve">Unité d'affectation (champ </w:t>
      </w:r>
      <w:r>
        <w:rPr>
          <w:bCs/>
        </w:rPr>
        <w:t>spéciale de saisie d'unité</w:t>
      </w:r>
      <w:r w:rsidRPr="00AE0502">
        <w:rPr>
          <w:bCs/>
        </w:rPr>
        <w:t>)</w:t>
      </w:r>
      <w:r>
        <w:rPr>
          <w:bCs/>
        </w:rPr>
        <w:t xml:space="preserve"> lu dans la table personnes</w:t>
      </w:r>
    </w:p>
    <w:p w:rsidR="00095FD6" w:rsidRDefault="00095FD6" w:rsidP="00095FD6">
      <w:pPr>
        <w:pStyle w:val="NormalArial"/>
        <w:ind w:left="720"/>
        <w:rPr>
          <w:bCs/>
        </w:rPr>
      </w:pPr>
    </w:p>
    <w:p w:rsidR="00095FD6" w:rsidRPr="00AE0502" w:rsidRDefault="00095FD6" w:rsidP="00095FD6">
      <w:pPr>
        <w:pStyle w:val="NormalArial"/>
        <w:rPr>
          <w:bCs/>
        </w:rPr>
      </w:pPr>
      <w:r>
        <w:rPr>
          <w:bCs/>
        </w:rPr>
        <w:t xml:space="preserve">Pour avoir plus de détails sur l'assistance à la saisie de la ville à partir du code postal et l'assistance à la saisie du lieu de naissance à partir du CP lieu de naissance, </w:t>
      </w:r>
      <w:r w:rsidR="00D07D89">
        <w:rPr>
          <w:bCs/>
        </w:rPr>
        <w:t>consulter</w:t>
      </w:r>
      <w:r>
        <w:rPr>
          <w:bCs/>
        </w:rPr>
        <w:t xml:space="preserve"> le paragraphe </w:t>
      </w:r>
      <w:r w:rsidR="00543249">
        <w:rPr>
          <w:bCs/>
        </w:rPr>
        <w:t>4.5 du document.</w:t>
      </w:r>
    </w:p>
    <w:p w:rsidR="003F0F14" w:rsidRPr="00AE0502" w:rsidRDefault="003F0F14" w:rsidP="00922DF6">
      <w:pPr>
        <w:pStyle w:val="NormalArial"/>
        <w:rPr>
          <w:bCs/>
        </w:rPr>
      </w:pPr>
    </w:p>
    <w:p w:rsidR="003F0F14" w:rsidRPr="00CF68C1" w:rsidRDefault="003F0F14" w:rsidP="00922DF6">
      <w:pPr>
        <w:pStyle w:val="NormalArial"/>
        <w:rPr>
          <w:b/>
        </w:rPr>
      </w:pPr>
      <w:r>
        <w:rPr>
          <w:b/>
        </w:rPr>
        <w:t xml:space="preserve">Règle d'affichage des champs </w:t>
      </w:r>
      <w:r w:rsidRPr="00CF68C1">
        <w:rPr>
          <w:b/>
        </w:rPr>
        <w:t>selon le profil de l'acteur :</w:t>
      </w:r>
    </w:p>
    <w:p w:rsidR="003F0F14" w:rsidRDefault="003F0F14" w:rsidP="00922DF6">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866"/>
        <w:gridCol w:w="692"/>
        <w:gridCol w:w="781"/>
        <w:gridCol w:w="928"/>
        <w:gridCol w:w="950"/>
        <w:gridCol w:w="852"/>
        <w:gridCol w:w="686"/>
        <w:gridCol w:w="961"/>
        <w:gridCol w:w="695"/>
      </w:tblGrid>
      <w:tr w:rsidR="003F0F14" w:rsidRPr="0046204A" w:rsidTr="0046204A">
        <w:tc>
          <w:tcPr>
            <w:tcW w:w="1417" w:type="dxa"/>
          </w:tcPr>
          <w:p w:rsidR="003F0F14" w:rsidRPr="00D64294" w:rsidRDefault="003F0F14" w:rsidP="00922DF6">
            <w:pPr>
              <w:pStyle w:val="NormalArial"/>
            </w:pPr>
            <w:r w:rsidRPr="00D64294">
              <w:t>Champ</w:t>
            </w:r>
          </w:p>
        </w:tc>
        <w:tc>
          <w:tcPr>
            <w:tcW w:w="866" w:type="dxa"/>
          </w:tcPr>
          <w:p w:rsidR="003F0F14" w:rsidRPr="00D64294" w:rsidRDefault="003F0F14" w:rsidP="00922DF6">
            <w:pPr>
              <w:pStyle w:val="NormalArial"/>
            </w:pPr>
            <w:r w:rsidRPr="00D64294">
              <w:t>Accueil</w:t>
            </w:r>
          </w:p>
        </w:tc>
        <w:tc>
          <w:tcPr>
            <w:tcW w:w="692" w:type="dxa"/>
          </w:tcPr>
          <w:p w:rsidR="003F0F14" w:rsidRPr="00D64294" w:rsidRDefault="003F0F14" w:rsidP="00922DF6">
            <w:pPr>
              <w:pStyle w:val="NormalArial"/>
            </w:pPr>
            <w:r w:rsidRPr="00D64294">
              <w:t>Médi cal</w:t>
            </w:r>
          </w:p>
        </w:tc>
        <w:tc>
          <w:tcPr>
            <w:tcW w:w="781" w:type="dxa"/>
          </w:tcPr>
          <w:p w:rsidR="003F0F14" w:rsidRPr="00D64294" w:rsidRDefault="003F0F14" w:rsidP="00922DF6">
            <w:pPr>
              <w:pStyle w:val="NormalArial"/>
            </w:pPr>
            <w:r w:rsidRPr="00D64294">
              <w:t>Sécu rité</w:t>
            </w:r>
          </w:p>
        </w:tc>
        <w:tc>
          <w:tcPr>
            <w:tcW w:w="928" w:type="dxa"/>
          </w:tcPr>
          <w:p w:rsidR="003F0F14" w:rsidRPr="00D64294" w:rsidRDefault="003F0F14" w:rsidP="00922DF6">
            <w:pPr>
              <w:pStyle w:val="NormalArial"/>
            </w:pPr>
            <w:r w:rsidRPr="00D64294">
              <w:t>Adminis trateur Centre</w:t>
            </w:r>
          </w:p>
        </w:tc>
        <w:tc>
          <w:tcPr>
            <w:tcW w:w="950" w:type="dxa"/>
          </w:tcPr>
          <w:p w:rsidR="003F0F14" w:rsidRPr="00D64294" w:rsidRDefault="003F0F14" w:rsidP="00922DF6">
            <w:pPr>
              <w:pStyle w:val="NormalArial"/>
            </w:pPr>
            <w:r w:rsidRPr="00D64294">
              <w:t xml:space="preserve">Adminis trateur </w:t>
            </w:r>
          </w:p>
          <w:p w:rsidR="003F0F14" w:rsidRPr="00D64294" w:rsidRDefault="003F0F14" w:rsidP="00922DF6">
            <w:pPr>
              <w:pStyle w:val="NormalArial"/>
            </w:pPr>
            <w:r w:rsidRPr="00D64294">
              <w:t>National</w:t>
            </w:r>
          </w:p>
        </w:tc>
        <w:tc>
          <w:tcPr>
            <w:tcW w:w="852" w:type="dxa"/>
          </w:tcPr>
          <w:p w:rsidR="003F0F14" w:rsidRPr="00D64294" w:rsidRDefault="003F0F14" w:rsidP="00922DF6">
            <w:pPr>
              <w:pStyle w:val="NormalArial"/>
            </w:pPr>
            <w:r w:rsidRPr="00D64294">
              <w:t>Consul tation</w:t>
            </w:r>
          </w:p>
        </w:tc>
        <w:tc>
          <w:tcPr>
            <w:tcW w:w="686" w:type="dxa"/>
          </w:tcPr>
          <w:p w:rsidR="003F0F14" w:rsidRPr="00D64294" w:rsidRDefault="003F0F14" w:rsidP="00922DF6">
            <w:pPr>
              <w:pStyle w:val="NormalArial"/>
            </w:pPr>
            <w:r w:rsidRPr="00D64294">
              <w:t>FLS</w:t>
            </w:r>
          </w:p>
        </w:tc>
        <w:tc>
          <w:tcPr>
            <w:tcW w:w="961" w:type="dxa"/>
          </w:tcPr>
          <w:p w:rsidR="003F0F14" w:rsidRPr="00D64294" w:rsidRDefault="003F0F14" w:rsidP="00922DF6">
            <w:pPr>
              <w:pStyle w:val="NormalArial"/>
            </w:pPr>
            <w:r w:rsidRPr="00D64294">
              <w:t>Colla borateur</w:t>
            </w:r>
          </w:p>
        </w:tc>
        <w:tc>
          <w:tcPr>
            <w:tcW w:w="695" w:type="dxa"/>
          </w:tcPr>
          <w:p w:rsidR="003F0F14" w:rsidRPr="00D64294" w:rsidRDefault="003F0F14" w:rsidP="00922DF6">
            <w:pPr>
              <w:pStyle w:val="NormalArial"/>
            </w:pPr>
            <w:r w:rsidRPr="00D64294">
              <w:t>OS de pôle</w:t>
            </w:r>
          </w:p>
        </w:tc>
      </w:tr>
      <w:tr w:rsidR="003F0F14" w:rsidRPr="0046204A" w:rsidTr="0046204A">
        <w:tc>
          <w:tcPr>
            <w:tcW w:w="1417" w:type="dxa"/>
          </w:tcPr>
          <w:p w:rsidR="003F0F14" w:rsidRPr="00B2372B" w:rsidRDefault="003F0F14" w:rsidP="00922DF6">
            <w:pPr>
              <w:pStyle w:val="NormalArial"/>
            </w:pPr>
            <w:r w:rsidRPr="00B2372B">
              <w:t>Sexe</w:t>
            </w:r>
          </w:p>
        </w:tc>
        <w:tc>
          <w:tcPr>
            <w:tcW w:w="866" w:type="dxa"/>
          </w:tcPr>
          <w:p w:rsidR="003F0F14" w:rsidRPr="00D64294" w:rsidRDefault="003F0F14" w:rsidP="00922DF6">
            <w:pPr>
              <w:pStyle w:val="NormalArial"/>
            </w:pPr>
            <w:r>
              <w:t>M</w:t>
            </w:r>
          </w:p>
        </w:tc>
        <w:tc>
          <w:tcPr>
            <w:tcW w:w="692" w:type="dxa"/>
          </w:tcPr>
          <w:p w:rsidR="003F0F14" w:rsidRPr="00D64294" w:rsidRDefault="003F0F14" w:rsidP="00922DF6">
            <w:pPr>
              <w:pStyle w:val="NormalArial"/>
            </w:pPr>
            <w:r>
              <w:t>C</w:t>
            </w:r>
          </w:p>
        </w:tc>
        <w:tc>
          <w:tcPr>
            <w:tcW w:w="781" w:type="dxa"/>
          </w:tcPr>
          <w:p w:rsidR="003F0F14" w:rsidRPr="00D64294" w:rsidRDefault="003F0F14" w:rsidP="00922DF6">
            <w:pPr>
              <w:pStyle w:val="NormalArial"/>
            </w:pPr>
            <w:r>
              <w:t>C</w:t>
            </w:r>
          </w:p>
        </w:tc>
        <w:tc>
          <w:tcPr>
            <w:tcW w:w="928" w:type="dxa"/>
          </w:tcPr>
          <w:p w:rsidR="003F0F14" w:rsidRPr="00D64294" w:rsidRDefault="003F0F14" w:rsidP="00922DF6">
            <w:pPr>
              <w:pStyle w:val="NormalArial"/>
            </w:pPr>
            <w:r>
              <w:t>M</w:t>
            </w:r>
          </w:p>
        </w:tc>
        <w:tc>
          <w:tcPr>
            <w:tcW w:w="950" w:type="dxa"/>
          </w:tcPr>
          <w:p w:rsidR="003F0F14" w:rsidRPr="00D64294" w:rsidRDefault="003F0F14" w:rsidP="00922DF6">
            <w:pPr>
              <w:pStyle w:val="NormalArial"/>
            </w:pPr>
            <w:r>
              <w:t>M</w:t>
            </w:r>
          </w:p>
        </w:tc>
        <w:tc>
          <w:tcPr>
            <w:tcW w:w="852" w:type="dxa"/>
          </w:tcPr>
          <w:p w:rsidR="003F0F14" w:rsidRPr="00D64294" w:rsidRDefault="003F0F14" w:rsidP="00922DF6">
            <w:pPr>
              <w:pStyle w:val="NormalArial"/>
            </w:pPr>
            <w:r>
              <w:t>C</w:t>
            </w:r>
          </w:p>
        </w:tc>
        <w:tc>
          <w:tcPr>
            <w:tcW w:w="686" w:type="dxa"/>
          </w:tcPr>
          <w:p w:rsidR="003F0F14" w:rsidRPr="00D64294" w:rsidRDefault="003F0F14" w:rsidP="00922DF6">
            <w:pPr>
              <w:pStyle w:val="NormalArial"/>
            </w:pPr>
            <w:r>
              <w:t>X</w:t>
            </w:r>
          </w:p>
        </w:tc>
        <w:tc>
          <w:tcPr>
            <w:tcW w:w="961" w:type="dxa"/>
          </w:tcPr>
          <w:p w:rsidR="003F0F14" w:rsidRPr="00D64294" w:rsidRDefault="003F0F14" w:rsidP="00922DF6">
            <w:pPr>
              <w:pStyle w:val="NormalArial"/>
            </w:pPr>
            <w:r>
              <w:t>C</w:t>
            </w:r>
          </w:p>
        </w:tc>
        <w:tc>
          <w:tcPr>
            <w:tcW w:w="695" w:type="dxa"/>
          </w:tcPr>
          <w:p w:rsidR="003F0F14" w:rsidRPr="00D64294" w:rsidRDefault="003F0F14" w:rsidP="00922DF6">
            <w:pPr>
              <w:pStyle w:val="NormalArial"/>
            </w:pPr>
            <w:r>
              <w:t>C</w:t>
            </w:r>
          </w:p>
        </w:tc>
      </w:tr>
      <w:tr w:rsidR="003F0F14" w:rsidRPr="0046204A" w:rsidTr="0046204A">
        <w:tc>
          <w:tcPr>
            <w:tcW w:w="1417" w:type="dxa"/>
          </w:tcPr>
          <w:p w:rsidR="003F0F14" w:rsidRPr="00B2372B" w:rsidRDefault="003F0F14" w:rsidP="00922DF6">
            <w:pPr>
              <w:pStyle w:val="NormalArial"/>
            </w:pPr>
            <w:r w:rsidRPr="0046204A">
              <w:rPr>
                <w:bCs/>
              </w:rPr>
              <w:t>Adresse</w:t>
            </w:r>
          </w:p>
        </w:tc>
        <w:tc>
          <w:tcPr>
            <w:tcW w:w="866" w:type="dxa"/>
          </w:tcPr>
          <w:p w:rsidR="003F0F14" w:rsidRPr="00D64294" w:rsidRDefault="003F0F14" w:rsidP="00922DF6">
            <w:pPr>
              <w:pStyle w:val="NormalArial"/>
            </w:pPr>
            <w:r>
              <w:t>M</w:t>
            </w:r>
          </w:p>
        </w:tc>
        <w:tc>
          <w:tcPr>
            <w:tcW w:w="692" w:type="dxa"/>
          </w:tcPr>
          <w:p w:rsidR="003F0F14" w:rsidRPr="00D64294" w:rsidRDefault="003F0F14" w:rsidP="00922DF6">
            <w:pPr>
              <w:pStyle w:val="NormalArial"/>
            </w:pPr>
            <w:r>
              <w:t>C</w:t>
            </w:r>
          </w:p>
        </w:tc>
        <w:tc>
          <w:tcPr>
            <w:tcW w:w="781" w:type="dxa"/>
          </w:tcPr>
          <w:p w:rsidR="003F0F14" w:rsidRPr="00D64294" w:rsidRDefault="0091645B" w:rsidP="0091645B">
            <w:pPr>
              <w:pStyle w:val="NormalArial"/>
            </w:pPr>
            <w:r>
              <w:t>X</w:t>
            </w:r>
          </w:p>
        </w:tc>
        <w:tc>
          <w:tcPr>
            <w:tcW w:w="928" w:type="dxa"/>
          </w:tcPr>
          <w:p w:rsidR="003F0F14" w:rsidRPr="00D64294" w:rsidRDefault="003F0F14" w:rsidP="00922DF6">
            <w:pPr>
              <w:pStyle w:val="NormalArial"/>
            </w:pPr>
            <w:r>
              <w:t>M</w:t>
            </w:r>
          </w:p>
        </w:tc>
        <w:tc>
          <w:tcPr>
            <w:tcW w:w="950" w:type="dxa"/>
          </w:tcPr>
          <w:p w:rsidR="003F0F14" w:rsidRPr="00D64294" w:rsidRDefault="003F0F14" w:rsidP="00922DF6">
            <w:pPr>
              <w:pStyle w:val="NormalArial"/>
            </w:pPr>
            <w:r>
              <w:t>M</w:t>
            </w:r>
          </w:p>
        </w:tc>
        <w:tc>
          <w:tcPr>
            <w:tcW w:w="852" w:type="dxa"/>
          </w:tcPr>
          <w:p w:rsidR="003F0F14" w:rsidRPr="00D64294" w:rsidRDefault="003F0F14" w:rsidP="00922DF6">
            <w:pPr>
              <w:pStyle w:val="NormalArial"/>
            </w:pPr>
            <w:r>
              <w:t>C</w:t>
            </w:r>
          </w:p>
        </w:tc>
        <w:tc>
          <w:tcPr>
            <w:tcW w:w="686" w:type="dxa"/>
          </w:tcPr>
          <w:p w:rsidR="003F0F14" w:rsidRPr="00D64294" w:rsidRDefault="003F0F14" w:rsidP="00922DF6">
            <w:pPr>
              <w:pStyle w:val="NormalArial"/>
            </w:pPr>
            <w:r>
              <w:t>X</w:t>
            </w:r>
          </w:p>
        </w:tc>
        <w:tc>
          <w:tcPr>
            <w:tcW w:w="961" w:type="dxa"/>
          </w:tcPr>
          <w:p w:rsidR="003F0F14" w:rsidRPr="00D64294" w:rsidRDefault="003F0F14" w:rsidP="00922DF6">
            <w:pPr>
              <w:pStyle w:val="NormalArial"/>
            </w:pPr>
            <w:r>
              <w:t>C</w:t>
            </w:r>
          </w:p>
        </w:tc>
        <w:tc>
          <w:tcPr>
            <w:tcW w:w="695" w:type="dxa"/>
          </w:tcPr>
          <w:p w:rsidR="003F0F14" w:rsidRPr="00D64294" w:rsidRDefault="003F0F14" w:rsidP="00922DF6">
            <w:pPr>
              <w:pStyle w:val="NormalArial"/>
            </w:pPr>
            <w:r>
              <w:t>C</w:t>
            </w:r>
          </w:p>
        </w:tc>
      </w:tr>
      <w:tr w:rsidR="003F0F14" w:rsidRPr="0046204A" w:rsidTr="0046204A">
        <w:tc>
          <w:tcPr>
            <w:tcW w:w="1417" w:type="dxa"/>
          </w:tcPr>
          <w:p w:rsidR="003F0F14" w:rsidRPr="00B2372B" w:rsidRDefault="003F0F14" w:rsidP="00922DF6">
            <w:pPr>
              <w:pStyle w:val="NormalArial"/>
            </w:pPr>
            <w:r w:rsidRPr="0046204A">
              <w:rPr>
                <w:bCs/>
              </w:rPr>
              <w:t xml:space="preserve">Code postal  </w:t>
            </w:r>
          </w:p>
        </w:tc>
        <w:tc>
          <w:tcPr>
            <w:tcW w:w="866" w:type="dxa"/>
          </w:tcPr>
          <w:p w:rsidR="003F0F14" w:rsidRPr="00D64294" w:rsidRDefault="003F0F14" w:rsidP="00922DF6">
            <w:pPr>
              <w:pStyle w:val="NormalArial"/>
            </w:pPr>
            <w:r>
              <w:t>M</w:t>
            </w:r>
          </w:p>
        </w:tc>
        <w:tc>
          <w:tcPr>
            <w:tcW w:w="692" w:type="dxa"/>
          </w:tcPr>
          <w:p w:rsidR="003F0F14" w:rsidRPr="00D64294" w:rsidRDefault="003F0F14" w:rsidP="00922DF6">
            <w:pPr>
              <w:pStyle w:val="NormalArial"/>
            </w:pPr>
            <w:r>
              <w:t>C</w:t>
            </w:r>
          </w:p>
        </w:tc>
        <w:tc>
          <w:tcPr>
            <w:tcW w:w="781" w:type="dxa"/>
          </w:tcPr>
          <w:p w:rsidR="003F0F14" w:rsidRPr="00D64294" w:rsidRDefault="0091645B" w:rsidP="00922DF6">
            <w:pPr>
              <w:pStyle w:val="NormalArial"/>
            </w:pPr>
            <w:r>
              <w:t>X</w:t>
            </w:r>
          </w:p>
        </w:tc>
        <w:tc>
          <w:tcPr>
            <w:tcW w:w="928" w:type="dxa"/>
          </w:tcPr>
          <w:p w:rsidR="003F0F14" w:rsidRPr="00D64294" w:rsidRDefault="003F0F14" w:rsidP="00922DF6">
            <w:pPr>
              <w:pStyle w:val="NormalArial"/>
            </w:pPr>
            <w:r>
              <w:t>M</w:t>
            </w:r>
          </w:p>
        </w:tc>
        <w:tc>
          <w:tcPr>
            <w:tcW w:w="950" w:type="dxa"/>
          </w:tcPr>
          <w:p w:rsidR="003F0F14" w:rsidRPr="00D64294" w:rsidRDefault="003F0F14" w:rsidP="00922DF6">
            <w:pPr>
              <w:pStyle w:val="NormalArial"/>
            </w:pPr>
            <w:r>
              <w:t>M</w:t>
            </w:r>
          </w:p>
        </w:tc>
        <w:tc>
          <w:tcPr>
            <w:tcW w:w="852" w:type="dxa"/>
          </w:tcPr>
          <w:p w:rsidR="003F0F14" w:rsidRPr="00D64294" w:rsidRDefault="003F0F14" w:rsidP="00922DF6">
            <w:pPr>
              <w:pStyle w:val="NormalArial"/>
            </w:pPr>
            <w:r>
              <w:t>C</w:t>
            </w:r>
          </w:p>
        </w:tc>
        <w:tc>
          <w:tcPr>
            <w:tcW w:w="686" w:type="dxa"/>
          </w:tcPr>
          <w:p w:rsidR="003F0F14" w:rsidRPr="00D64294" w:rsidRDefault="003F0F14" w:rsidP="00922DF6">
            <w:pPr>
              <w:pStyle w:val="NormalArial"/>
            </w:pPr>
            <w:r>
              <w:t>X</w:t>
            </w:r>
          </w:p>
        </w:tc>
        <w:tc>
          <w:tcPr>
            <w:tcW w:w="961" w:type="dxa"/>
          </w:tcPr>
          <w:p w:rsidR="003F0F14" w:rsidRPr="00D64294" w:rsidRDefault="003F0F14" w:rsidP="00922DF6">
            <w:pPr>
              <w:pStyle w:val="NormalArial"/>
            </w:pPr>
            <w:r>
              <w:t>C</w:t>
            </w:r>
          </w:p>
        </w:tc>
        <w:tc>
          <w:tcPr>
            <w:tcW w:w="695" w:type="dxa"/>
          </w:tcPr>
          <w:p w:rsidR="003F0F14" w:rsidRPr="00D64294" w:rsidRDefault="003F0F14" w:rsidP="00922DF6">
            <w:pPr>
              <w:pStyle w:val="NormalArial"/>
            </w:pPr>
            <w:r>
              <w:t>C</w:t>
            </w:r>
          </w:p>
        </w:tc>
      </w:tr>
      <w:tr w:rsidR="003F0F14" w:rsidRPr="0046204A" w:rsidTr="0046204A">
        <w:tc>
          <w:tcPr>
            <w:tcW w:w="1417" w:type="dxa"/>
          </w:tcPr>
          <w:p w:rsidR="003F0F14" w:rsidRPr="00D64294" w:rsidRDefault="003F0F14" w:rsidP="00922DF6">
            <w:pPr>
              <w:pStyle w:val="NormalArial"/>
            </w:pPr>
            <w:r w:rsidRPr="0046204A">
              <w:rPr>
                <w:bCs/>
              </w:rPr>
              <w:t>Ville</w:t>
            </w:r>
          </w:p>
        </w:tc>
        <w:tc>
          <w:tcPr>
            <w:tcW w:w="866" w:type="dxa"/>
          </w:tcPr>
          <w:p w:rsidR="003F0F14" w:rsidRPr="00D64294" w:rsidRDefault="003F0F14" w:rsidP="00922DF6">
            <w:pPr>
              <w:pStyle w:val="NormalArial"/>
            </w:pPr>
            <w:r>
              <w:t>M</w:t>
            </w:r>
          </w:p>
        </w:tc>
        <w:tc>
          <w:tcPr>
            <w:tcW w:w="692" w:type="dxa"/>
          </w:tcPr>
          <w:p w:rsidR="003F0F14" w:rsidRPr="00D64294" w:rsidRDefault="003F0F14" w:rsidP="00922DF6">
            <w:pPr>
              <w:pStyle w:val="NormalArial"/>
            </w:pPr>
            <w:r>
              <w:t>C</w:t>
            </w:r>
          </w:p>
        </w:tc>
        <w:tc>
          <w:tcPr>
            <w:tcW w:w="781" w:type="dxa"/>
          </w:tcPr>
          <w:p w:rsidR="003F0F14" w:rsidRPr="00D64294" w:rsidRDefault="0091645B" w:rsidP="00922DF6">
            <w:pPr>
              <w:pStyle w:val="NormalArial"/>
            </w:pPr>
            <w:r>
              <w:t>X</w:t>
            </w:r>
          </w:p>
        </w:tc>
        <w:tc>
          <w:tcPr>
            <w:tcW w:w="928" w:type="dxa"/>
          </w:tcPr>
          <w:p w:rsidR="003F0F14" w:rsidRPr="00D64294" w:rsidRDefault="003F0F14" w:rsidP="00922DF6">
            <w:pPr>
              <w:pStyle w:val="NormalArial"/>
            </w:pPr>
            <w:r>
              <w:t>M</w:t>
            </w:r>
          </w:p>
        </w:tc>
        <w:tc>
          <w:tcPr>
            <w:tcW w:w="950" w:type="dxa"/>
          </w:tcPr>
          <w:p w:rsidR="003F0F14" w:rsidRPr="00D64294" w:rsidRDefault="003F0F14" w:rsidP="00922DF6">
            <w:pPr>
              <w:pStyle w:val="NormalArial"/>
            </w:pPr>
            <w:r>
              <w:t>M</w:t>
            </w:r>
          </w:p>
        </w:tc>
        <w:tc>
          <w:tcPr>
            <w:tcW w:w="852" w:type="dxa"/>
          </w:tcPr>
          <w:p w:rsidR="003F0F14" w:rsidRPr="00D64294" w:rsidRDefault="003F0F14" w:rsidP="00922DF6">
            <w:pPr>
              <w:pStyle w:val="NormalArial"/>
            </w:pPr>
            <w:r>
              <w:t>C</w:t>
            </w:r>
          </w:p>
        </w:tc>
        <w:tc>
          <w:tcPr>
            <w:tcW w:w="686" w:type="dxa"/>
          </w:tcPr>
          <w:p w:rsidR="003F0F14" w:rsidRPr="00D64294" w:rsidRDefault="003F0F14" w:rsidP="00922DF6">
            <w:pPr>
              <w:pStyle w:val="NormalArial"/>
            </w:pPr>
            <w:r>
              <w:t>X</w:t>
            </w:r>
          </w:p>
        </w:tc>
        <w:tc>
          <w:tcPr>
            <w:tcW w:w="961" w:type="dxa"/>
          </w:tcPr>
          <w:p w:rsidR="003F0F14" w:rsidRPr="00D64294" w:rsidRDefault="003F0F14" w:rsidP="00922DF6">
            <w:pPr>
              <w:pStyle w:val="NormalArial"/>
            </w:pPr>
            <w:r>
              <w:t>C</w:t>
            </w:r>
          </w:p>
        </w:tc>
        <w:tc>
          <w:tcPr>
            <w:tcW w:w="695" w:type="dxa"/>
          </w:tcPr>
          <w:p w:rsidR="003F0F14" w:rsidRPr="00D64294" w:rsidRDefault="003F0F14" w:rsidP="00922DF6">
            <w:pPr>
              <w:pStyle w:val="NormalArial"/>
            </w:pPr>
            <w:r>
              <w:t>C</w:t>
            </w:r>
          </w:p>
        </w:tc>
      </w:tr>
      <w:tr w:rsidR="003F0F14" w:rsidRPr="0046204A" w:rsidTr="0046204A">
        <w:tc>
          <w:tcPr>
            <w:tcW w:w="1417" w:type="dxa"/>
          </w:tcPr>
          <w:p w:rsidR="003F0F14" w:rsidRPr="00D64294" w:rsidRDefault="003F0F14" w:rsidP="00922DF6">
            <w:pPr>
              <w:pStyle w:val="NormalArial"/>
            </w:pPr>
            <w:r w:rsidRPr="0046204A">
              <w:rPr>
                <w:bCs/>
              </w:rPr>
              <w:t>Pays adresse</w:t>
            </w:r>
          </w:p>
        </w:tc>
        <w:tc>
          <w:tcPr>
            <w:tcW w:w="866" w:type="dxa"/>
          </w:tcPr>
          <w:p w:rsidR="003F0F14" w:rsidRPr="00D64294" w:rsidRDefault="003F0F14" w:rsidP="00922DF6">
            <w:pPr>
              <w:pStyle w:val="NormalArial"/>
            </w:pPr>
            <w:r>
              <w:t>M</w:t>
            </w:r>
          </w:p>
        </w:tc>
        <w:tc>
          <w:tcPr>
            <w:tcW w:w="692" w:type="dxa"/>
          </w:tcPr>
          <w:p w:rsidR="003F0F14" w:rsidRPr="00D64294" w:rsidRDefault="003F0F14" w:rsidP="00922DF6">
            <w:pPr>
              <w:pStyle w:val="NormalArial"/>
            </w:pPr>
            <w:r>
              <w:t>C</w:t>
            </w:r>
          </w:p>
        </w:tc>
        <w:tc>
          <w:tcPr>
            <w:tcW w:w="781" w:type="dxa"/>
          </w:tcPr>
          <w:p w:rsidR="003F0F14" w:rsidRPr="00D64294" w:rsidRDefault="0091645B" w:rsidP="00922DF6">
            <w:pPr>
              <w:pStyle w:val="NormalArial"/>
            </w:pPr>
            <w:r>
              <w:t>X</w:t>
            </w:r>
          </w:p>
        </w:tc>
        <w:tc>
          <w:tcPr>
            <w:tcW w:w="928" w:type="dxa"/>
          </w:tcPr>
          <w:p w:rsidR="003F0F14" w:rsidRPr="00D64294" w:rsidRDefault="003F0F14" w:rsidP="00922DF6">
            <w:pPr>
              <w:pStyle w:val="NormalArial"/>
            </w:pPr>
            <w:r>
              <w:t>M</w:t>
            </w:r>
          </w:p>
        </w:tc>
        <w:tc>
          <w:tcPr>
            <w:tcW w:w="950" w:type="dxa"/>
          </w:tcPr>
          <w:p w:rsidR="003F0F14" w:rsidRPr="00D64294" w:rsidRDefault="003F0F14" w:rsidP="00922DF6">
            <w:pPr>
              <w:pStyle w:val="NormalArial"/>
            </w:pPr>
            <w:r>
              <w:t>M</w:t>
            </w:r>
          </w:p>
        </w:tc>
        <w:tc>
          <w:tcPr>
            <w:tcW w:w="852" w:type="dxa"/>
          </w:tcPr>
          <w:p w:rsidR="003F0F14" w:rsidRPr="00D64294" w:rsidRDefault="003F0F14" w:rsidP="00922DF6">
            <w:pPr>
              <w:pStyle w:val="NormalArial"/>
            </w:pPr>
            <w:r>
              <w:t>C</w:t>
            </w:r>
          </w:p>
        </w:tc>
        <w:tc>
          <w:tcPr>
            <w:tcW w:w="686" w:type="dxa"/>
          </w:tcPr>
          <w:p w:rsidR="003F0F14" w:rsidRPr="00D64294" w:rsidRDefault="003F0F14" w:rsidP="00922DF6">
            <w:pPr>
              <w:pStyle w:val="NormalArial"/>
            </w:pPr>
            <w:r>
              <w:t>X</w:t>
            </w:r>
          </w:p>
        </w:tc>
        <w:tc>
          <w:tcPr>
            <w:tcW w:w="961" w:type="dxa"/>
          </w:tcPr>
          <w:p w:rsidR="003F0F14" w:rsidRPr="00D64294" w:rsidRDefault="003F0F14" w:rsidP="00922DF6">
            <w:pPr>
              <w:pStyle w:val="NormalArial"/>
            </w:pPr>
            <w:r>
              <w:t>C</w:t>
            </w:r>
          </w:p>
        </w:tc>
        <w:tc>
          <w:tcPr>
            <w:tcW w:w="695" w:type="dxa"/>
          </w:tcPr>
          <w:p w:rsidR="003F0F14" w:rsidRPr="00D64294" w:rsidRDefault="003F0F14" w:rsidP="00922DF6">
            <w:pPr>
              <w:pStyle w:val="NormalArial"/>
            </w:pPr>
            <w:r>
              <w:t>C</w:t>
            </w:r>
          </w:p>
        </w:tc>
      </w:tr>
      <w:tr w:rsidR="003F0F14" w:rsidRPr="0046204A" w:rsidTr="0046204A">
        <w:tc>
          <w:tcPr>
            <w:tcW w:w="1417" w:type="dxa"/>
          </w:tcPr>
          <w:p w:rsidR="003F0F14" w:rsidRPr="00D64294" w:rsidRDefault="003F0F14" w:rsidP="00922DF6">
            <w:pPr>
              <w:pStyle w:val="NormalArial"/>
            </w:pPr>
            <w:r w:rsidRPr="0046204A">
              <w:rPr>
                <w:bCs/>
              </w:rPr>
              <w:t>Téléphone</w:t>
            </w:r>
          </w:p>
        </w:tc>
        <w:tc>
          <w:tcPr>
            <w:tcW w:w="866" w:type="dxa"/>
          </w:tcPr>
          <w:p w:rsidR="003F0F14" w:rsidRPr="00D64294" w:rsidRDefault="003F0F14" w:rsidP="00922DF6">
            <w:pPr>
              <w:pStyle w:val="NormalArial"/>
            </w:pPr>
            <w:r>
              <w:t>M</w:t>
            </w:r>
          </w:p>
        </w:tc>
        <w:tc>
          <w:tcPr>
            <w:tcW w:w="692" w:type="dxa"/>
          </w:tcPr>
          <w:p w:rsidR="003F0F14" w:rsidRPr="00D64294" w:rsidRDefault="003F0F14" w:rsidP="00922DF6">
            <w:pPr>
              <w:pStyle w:val="NormalArial"/>
            </w:pPr>
            <w:r>
              <w:t>C</w:t>
            </w:r>
          </w:p>
        </w:tc>
        <w:tc>
          <w:tcPr>
            <w:tcW w:w="781" w:type="dxa"/>
          </w:tcPr>
          <w:p w:rsidR="003F0F14" w:rsidRPr="00D64294" w:rsidRDefault="0091645B" w:rsidP="00922DF6">
            <w:pPr>
              <w:pStyle w:val="NormalArial"/>
            </w:pPr>
            <w:r>
              <w:t>X</w:t>
            </w:r>
          </w:p>
        </w:tc>
        <w:tc>
          <w:tcPr>
            <w:tcW w:w="928" w:type="dxa"/>
          </w:tcPr>
          <w:p w:rsidR="003F0F14" w:rsidRPr="00D64294" w:rsidRDefault="003F0F14" w:rsidP="00922DF6">
            <w:pPr>
              <w:pStyle w:val="NormalArial"/>
            </w:pPr>
            <w:r>
              <w:t>M</w:t>
            </w:r>
          </w:p>
        </w:tc>
        <w:tc>
          <w:tcPr>
            <w:tcW w:w="950" w:type="dxa"/>
          </w:tcPr>
          <w:p w:rsidR="003F0F14" w:rsidRPr="00D64294" w:rsidRDefault="003F0F14" w:rsidP="00922DF6">
            <w:pPr>
              <w:pStyle w:val="NormalArial"/>
            </w:pPr>
            <w:r>
              <w:t>M</w:t>
            </w:r>
          </w:p>
        </w:tc>
        <w:tc>
          <w:tcPr>
            <w:tcW w:w="852" w:type="dxa"/>
          </w:tcPr>
          <w:p w:rsidR="003F0F14" w:rsidRPr="00D64294" w:rsidRDefault="003F0F14" w:rsidP="00922DF6">
            <w:pPr>
              <w:pStyle w:val="NormalArial"/>
            </w:pPr>
            <w:r>
              <w:t>C</w:t>
            </w:r>
          </w:p>
        </w:tc>
        <w:tc>
          <w:tcPr>
            <w:tcW w:w="686" w:type="dxa"/>
          </w:tcPr>
          <w:p w:rsidR="003F0F14" w:rsidRPr="00D64294" w:rsidRDefault="003F0F14" w:rsidP="00922DF6">
            <w:pPr>
              <w:pStyle w:val="NormalArial"/>
            </w:pPr>
            <w:r>
              <w:t>X</w:t>
            </w:r>
          </w:p>
        </w:tc>
        <w:tc>
          <w:tcPr>
            <w:tcW w:w="961" w:type="dxa"/>
          </w:tcPr>
          <w:p w:rsidR="003F0F14" w:rsidRPr="00D64294" w:rsidRDefault="003F0F14" w:rsidP="00922DF6">
            <w:pPr>
              <w:pStyle w:val="NormalArial"/>
            </w:pPr>
            <w:r>
              <w:t>C</w:t>
            </w:r>
          </w:p>
        </w:tc>
        <w:tc>
          <w:tcPr>
            <w:tcW w:w="695" w:type="dxa"/>
          </w:tcPr>
          <w:p w:rsidR="003F0F14" w:rsidRPr="00D64294" w:rsidRDefault="003F0F14" w:rsidP="00922DF6">
            <w:pPr>
              <w:pStyle w:val="NormalArial"/>
            </w:pPr>
            <w:r>
              <w:t>C</w:t>
            </w:r>
          </w:p>
        </w:tc>
      </w:tr>
      <w:tr w:rsidR="003F0F14" w:rsidRPr="0046204A" w:rsidTr="0046204A">
        <w:tc>
          <w:tcPr>
            <w:tcW w:w="1417" w:type="dxa"/>
          </w:tcPr>
          <w:p w:rsidR="003F0F14" w:rsidRPr="00D64294" w:rsidRDefault="003F0F14" w:rsidP="00922DF6">
            <w:pPr>
              <w:pStyle w:val="NormalArial"/>
            </w:pPr>
            <w:r w:rsidRPr="0046204A">
              <w:rPr>
                <w:bCs/>
              </w:rPr>
              <w:t xml:space="preserve">Date de naissance  </w:t>
            </w:r>
          </w:p>
        </w:tc>
        <w:tc>
          <w:tcPr>
            <w:tcW w:w="866" w:type="dxa"/>
          </w:tcPr>
          <w:p w:rsidR="003F0F14" w:rsidRPr="00D64294" w:rsidRDefault="003F0F14" w:rsidP="00922DF6">
            <w:pPr>
              <w:pStyle w:val="NormalArial"/>
            </w:pPr>
            <w:r>
              <w:t>M</w:t>
            </w:r>
          </w:p>
        </w:tc>
        <w:tc>
          <w:tcPr>
            <w:tcW w:w="692" w:type="dxa"/>
          </w:tcPr>
          <w:p w:rsidR="003F0F14" w:rsidRPr="00D64294" w:rsidRDefault="003F0F14" w:rsidP="00922DF6">
            <w:pPr>
              <w:pStyle w:val="NormalArial"/>
            </w:pPr>
            <w:r>
              <w:t>C</w:t>
            </w:r>
          </w:p>
        </w:tc>
        <w:tc>
          <w:tcPr>
            <w:tcW w:w="781" w:type="dxa"/>
          </w:tcPr>
          <w:p w:rsidR="003F0F14" w:rsidRPr="00D64294" w:rsidRDefault="003F0F14" w:rsidP="00922DF6">
            <w:pPr>
              <w:pStyle w:val="NormalArial"/>
            </w:pPr>
            <w:r>
              <w:t>C</w:t>
            </w:r>
          </w:p>
        </w:tc>
        <w:tc>
          <w:tcPr>
            <w:tcW w:w="928" w:type="dxa"/>
          </w:tcPr>
          <w:p w:rsidR="003F0F14" w:rsidRPr="00D64294" w:rsidRDefault="003F0F14" w:rsidP="00922DF6">
            <w:pPr>
              <w:pStyle w:val="NormalArial"/>
            </w:pPr>
            <w:r>
              <w:t>M</w:t>
            </w:r>
          </w:p>
        </w:tc>
        <w:tc>
          <w:tcPr>
            <w:tcW w:w="950" w:type="dxa"/>
          </w:tcPr>
          <w:p w:rsidR="003F0F14" w:rsidRPr="00D64294" w:rsidRDefault="003F0F14" w:rsidP="00922DF6">
            <w:pPr>
              <w:pStyle w:val="NormalArial"/>
            </w:pPr>
            <w:r>
              <w:t>M</w:t>
            </w:r>
          </w:p>
        </w:tc>
        <w:tc>
          <w:tcPr>
            <w:tcW w:w="852" w:type="dxa"/>
          </w:tcPr>
          <w:p w:rsidR="003F0F14" w:rsidRPr="00D64294" w:rsidRDefault="003F0F14" w:rsidP="00922DF6">
            <w:pPr>
              <w:pStyle w:val="NormalArial"/>
            </w:pPr>
            <w:r>
              <w:t>C</w:t>
            </w:r>
          </w:p>
        </w:tc>
        <w:tc>
          <w:tcPr>
            <w:tcW w:w="686" w:type="dxa"/>
          </w:tcPr>
          <w:p w:rsidR="003F0F14" w:rsidRPr="00D64294" w:rsidRDefault="003F0F14" w:rsidP="00922DF6">
            <w:pPr>
              <w:pStyle w:val="NormalArial"/>
            </w:pPr>
            <w:r>
              <w:t>C</w:t>
            </w:r>
          </w:p>
        </w:tc>
        <w:tc>
          <w:tcPr>
            <w:tcW w:w="961" w:type="dxa"/>
          </w:tcPr>
          <w:p w:rsidR="003F0F14" w:rsidRPr="00D64294" w:rsidRDefault="003F0F14" w:rsidP="00922DF6">
            <w:pPr>
              <w:pStyle w:val="NormalArial"/>
            </w:pPr>
            <w:r>
              <w:t>C</w:t>
            </w:r>
          </w:p>
        </w:tc>
        <w:tc>
          <w:tcPr>
            <w:tcW w:w="695" w:type="dxa"/>
          </w:tcPr>
          <w:p w:rsidR="003F0F14" w:rsidRPr="00D64294" w:rsidRDefault="003F0F14" w:rsidP="00922DF6">
            <w:pPr>
              <w:pStyle w:val="NormalArial"/>
            </w:pPr>
            <w:r>
              <w:t>C</w:t>
            </w:r>
          </w:p>
        </w:tc>
      </w:tr>
      <w:tr w:rsidR="003F0F14" w:rsidRPr="0046204A" w:rsidTr="0046204A">
        <w:tc>
          <w:tcPr>
            <w:tcW w:w="1417" w:type="dxa"/>
          </w:tcPr>
          <w:p w:rsidR="003F0F14" w:rsidRPr="00D64294" w:rsidRDefault="003F0F14" w:rsidP="00922DF6">
            <w:pPr>
              <w:pStyle w:val="NormalArial"/>
            </w:pPr>
            <w:r w:rsidRPr="0046204A">
              <w:rPr>
                <w:bCs/>
              </w:rPr>
              <w:t>Lieu de naissance</w:t>
            </w:r>
          </w:p>
        </w:tc>
        <w:tc>
          <w:tcPr>
            <w:tcW w:w="866" w:type="dxa"/>
          </w:tcPr>
          <w:p w:rsidR="003F0F14" w:rsidRPr="00D64294" w:rsidRDefault="003F0F14" w:rsidP="00922DF6">
            <w:pPr>
              <w:pStyle w:val="NormalArial"/>
            </w:pPr>
            <w:r>
              <w:t>M</w:t>
            </w:r>
          </w:p>
        </w:tc>
        <w:tc>
          <w:tcPr>
            <w:tcW w:w="692" w:type="dxa"/>
          </w:tcPr>
          <w:p w:rsidR="003F0F14" w:rsidRPr="00D64294" w:rsidRDefault="003F0F14" w:rsidP="00922DF6">
            <w:pPr>
              <w:pStyle w:val="NormalArial"/>
            </w:pPr>
            <w:r>
              <w:t>C</w:t>
            </w:r>
          </w:p>
        </w:tc>
        <w:tc>
          <w:tcPr>
            <w:tcW w:w="781" w:type="dxa"/>
          </w:tcPr>
          <w:p w:rsidR="003F0F14" w:rsidRPr="00D64294" w:rsidRDefault="003F0F14" w:rsidP="00922DF6">
            <w:pPr>
              <w:pStyle w:val="NormalArial"/>
            </w:pPr>
            <w:r>
              <w:t>C</w:t>
            </w:r>
          </w:p>
        </w:tc>
        <w:tc>
          <w:tcPr>
            <w:tcW w:w="928" w:type="dxa"/>
          </w:tcPr>
          <w:p w:rsidR="003F0F14" w:rsidRPr="00D64294" w:rsidRDefault="003F0F14" w:rsidP="00922DF6">
            <w:pPr>
              <w:pStyle w:val="NormalArial"/>
            </w:pPr>
            <w:r>
              <w:t>M</w:t>
            </w:r>
          </w:p>
        </w:tc>
        <w:tc>
          <w:tcPr>
            <w:tcW w:w="950" w:type="dxa"/>
          </w:tcPr>
          <w:p w:rsidR="003F0F14" w:rsidRPr="00D64294" w:rsidRDefault="003F0F14" w:rsidP="00922DF6">
            <w:pPr>
              <w:pStyle w:val="NormalArial"/>
            </w:pPr>
            <w:r>
              <w:t>M</w:t>
            </w:r>
          </w:p>
        </w:tc>
        <w:tc>
          <w:tcPr>
            <w:tcW w:w="852" w:type="dxa"/>
          </w:tcPr>
          <w:p w:rsidR="003F0F14" w:rsidRPr="00D64294" w:rsidRDefault="003F0F14" w:rsidP="00922DF6">
            <w:pPr>
              <w:pStyle w:val="NormalArial"/>
            </w:pPr>
            <w:r>
              <w:t>C</w:t>
            </w:r>
          </w:p>
        </w:tc>
        <w:tc>
          <w:tcPr>
            <w:tcW w:w="686" w:type="dxa"/>
          </w:tcPr>
          <w:p w:rsidR="003F0F14" w:rsidRPr="00D64294" w:rsidRDefault="003F0F14" w:rsidP="00922DF6">
            <w:pPr>
              <w:pStyle w:val="NormalArial"/>
            </w:pPr>
            <w:r>
              <w:t>X</w:t>
            </w:r>
          </w:p>
        </w:tc>
        <w:tc>
          <w:tcPr>
            <w:tcW w:w="961" w:type="dxa"/>
          </w:tcPr>
          <w:p w:rsidR="003F0F14" w:rsidRPr="00D64294" w:rsidRDefault="003F0F14" w:rsidP="00922DF6">
            <w:pPr>
              <w:pStyle w:val="NormalArial"/>
            </w:pPr>
            <w:r>
              <w:t>C</w:t>
            </w:r>
          </w:p>
        </w:tc>
        <w:tc>
          <w:tcPr>
            <w:tcW w:w="695" w:type="dxa"/>
          </w:tcPr>
          <w:p w:rsidR="003F0F14" w:rsidRPr="00D64294" w:rsidRDefault="003F0F14" w:rsidP="00922DF6">
            <w:pPr>
              <w:pStyle w:val="NormalArial"/>
            </w:pPr>
            <w:r>
              <w:t>C</w:t>
            </w:r>
          </w:p>
        </w:tc>
      </w:tr>
      <w:tr w:rsidR="00095FD6" w:rsidRPr="0046204A" w:rsidTr="00D832E2">
        <w:tc>
          <w:tcPr>
            <w:tcW w:w="1417" w:type="dxa"/>
          </w:tcPr>
          <w:p w:rsidR="00095FD6" w:rsidRPr="00D64294" w:rsidRDefault="00095FD6" w:rsidP="00D832E2">
            <w:pPr>
              <w:pStyle w:val="NormalArial"/>
            </w:pPr>
            <w:r>
              <w:rPr>
                <w:bCs/>
              </w:rPr>
              <w:lastRenderedPageBreak/>
              <w:t xml:space="preserve">CP </w:t>
            </w:r>
            <w:r w:rsidRPr="0046204A">
              <w:rPr>
                <w:bCs/>
              </w:rPr>
              <w:t>Lieu de naissance</w:t>
            </w:r>
          </w:p>
        </w:tc>
        <w:tc>
          <w:tcPr>
            <w:tcW w:w="866" w:type="dxa"/>
          </w:tcPr>
          <w:p w:rsidR="00095FD6" w:rsidRPr="00D64294" w:rsidRDefault="00095FD6" w:rsidP="00D832E2">
            <w:pPr>
              <w:pStyle w:val="NormalArial"/>
            </w:pPr>
            <w:r>
              <w:t>M</w:t>
            </w:r>
          </w:p>
        </w:tc>
        <w:tc>
          <w:tcPr>
            <w:tcW w:w="692" w:type="dxa"/>
          </w:tcPr>
          <w:p w:rsidR="00095FD6" w:rsidRPr="00D64294" w:rsidRDefault="00095FD6" w:rsidP="00D832E2">
            <w:pPr>
              <w:pStyle w:val="NormalArial"/>
            </w:pPr>
            <w:r>
              <w:t>C</w:t>
            </w:r>
          </w:p>
        </w:tc>
        <w:tc>
          <w:tcPr>
            <w:tcW w:w="781" w:type="dxa"/>
          </w:tcPr>
          <w:p w:rsidR="00095FD6" w:rsidRPr="00D64294" w:rsidRDefault="00095FD6" w:rsidP="00D832E2">
            <w:pPr>
              <w:pStyle w:val="NormalArial"/>
            </w:pPr>
            <w:r>
              <w:t>C</w:t>
            </w:r>
          </w:p>
        </w:tc>
        <w:tc>
          <w:tcPr>
            <w:tcW w:w="928" w:type="dxa"/>
          </w:tcPr>
          <w:p w:rsidR="00095FD6" w:rsidRPr="00D64294" w:rsidRDefault="00095FD6" w:rsidP="00D832E2">
            <w:pPr>
              <w:pStyle w:val="NormalArial"/>
            </w:pPr>
            <w:r>
              <w:t>M</w:t>
            </w:r>
          </w:p>
        </w:tc>
        <w:tc>
          <w:tcPr>
            <w:tcW w:w="950" w:type="dxa"/>
          </w:tcPr>
          <w:p w:rsidR="00095FD6" w:rsidRPr="00D64294" w:rsidRDefault="00095FD6" w:rsidP="00D832E2">
            <w:pPr>
              <w:pStyle w:val="NormalArial"/>
            </w:pPr>
            <w:r>
              <w:t>M</w:t>
            </w:r>
          </w:p>
        </w:tc>
        <w:tc>
          <w:tcPr>
            <w:tcW w:w="852" w:type="dxa"/>
          </w:tcPr>
          <w:p w:rsidR="00095FD6" w:rsidRPr="00D64294" w:rsidRDefault="00095FD6" w:rsidP="00D832E2">
            <w:pPr>
              <w:pStyle w:val="NormalArial"/>
            </w:pPr>
            <w:r>
              <w:t>C</w:t>
            </w:r>
          </w:p>
        </w:tc>
        <w:tc>
          <w:tcPr>
            <w:tcW w:w="686" w:type="dxa"/>
          </w:tcPr>
          <w:p w:rsidR="00095FD6" w:rsidRPr="00D64294" w:rsidRDefault="00095FD6" w:rsidP="00D832E2">
            <w:pPr>
              <w:pStyle w:val="NormalArial"/>
            </w:pPr>
            <w:r>
              <w:t>X</w:t>
            </w:r>
          </w:p>
        </w:tc>
        <w:tc>
          <w:tcPr>
            <w:tcW w:w="961" w:type="dxa"/>
          </w:tcPr>
          <w:p w:rsidR="00095FD6" w:rsidRPr="00D64294" w:rsidRDefault="00095FD6" w:rsidP="00D832E2">
            <w:pPr>
              <w:pStyle w:val="NormalArial"/>
            </w:pPr>
            <w:r>
              <w:t>C</w:t>
            </w:r>
          </w:p>
        </w:tc>
        <w:tc>
          <w:tcPr>
            <w:tcW w:w="695" w:type="dxa"/>
          </w:tcPr>
          <w:p w:rsidR="00095FD6" w:rsidRPr="00D64294" w:rsidRDefault="00095FD6" w:rsidP="00D832E2">
            <w:pPr>
              <w:pStyle w:val="NormalArial"/>
            </w:pPr>
            <w:r>
              <w:t>C</w:t>
            </w:r>
          </w:p>
        </w:tc>
      </w:tr>
      <w:tr w:rsidR="003F0F14" w:rsidRPr="0046204A" w:rsidTr="0046204A">
        <w:tc>
          <w:tcPr>
            <w:tcW w:w="1417" w:type="dxa"/>
          </w:tcPr>
          <w:p w:rsidR="003F0F14" w:rsidRPr="00D64294" w:rsidRDefault="003F0F14" w:rsidP="00922DF6">
            <w:pPr>
              <w:pStyle w:val="NormalArial"/>
            </w:pPr>
            <w:r w:rsidRPr="0046204A">
              <w:rPr>
                <w:bCs/>
              </w:rPr>
              <w:t>Nationalité actuelle</w:t>
            </w:r>
          </w:p>
        </w:tc>
        <w:tc>
          <w:tcPr>
            <w:tcW w:w="866" w:type="dxa"/>
          </w:tcPr>
          <w:p w:rsidR="003F0F14" w:rsidRPr="00D64294" w:rsidRDefault="003F0F14" w:rsidP="00922DF6">
            <w:pPr>
              <w:pStyle w:val="NormalArial"/>
            </w:pPr>
            <w:r>
              <w:t>M</w:t>
            </w:r>
          </w:p>
        </w:tc>
        <w:tc>
          <w:tcPr>
            <w:tcW w:w="692" w:type="dxa"/>
          </w:tcPr>
          <w:p w:rsidR="003F0F14" w:rsidRPr="00D64294" w:rsidRDefault="003F0F14" w:rsidP="00922DF6">
            <w:pPr>
              <w:pStyle w:val="NormalArial"/>
            </w:pPr>
            <w:r>
              <w:t>C</w:t>
            </w:r>
          </w:p>
        </w:tc>
        <w:tc>
          <w:tcPr>
            <w:tcW w:w="781" w:type="dxa"/>
          </w:tcPr>
          <w:p w:rsidR="003F0F14" w:rsidRPr="00D64294" w:rsidRDefault="003F0F14" w:rsidP="00922DF6">
            <w:pPr>
              <w:pStyle w:val="NormalArial"/>
            </w:pPr>
            <w:r>
              <w:t>C</w:t>
            </w:r>
          </w:p>
        </w:tc>
        <w:tc>
          <w:tcPr>
            <w:tcW w:w="928" w:type="dxa"/>
          </w:tcPr>
          <w:p w:rsidR="003F0F14" w:rsidRPr="00D64294" w:rsidRDefault="003F0F14" w:rsidP="00922DF6">
            <w:pPr>
              <w:pStyle w:val="NormalArial"/>
            </w:pPr>
            <w:r>
              <w:t>M</w:t>
            </w:r>
          </w:p>
        </w:tc>
        <w:tc>
          <w:tcPr>
            <w:tcW w:w="950" w:type="dxa"/>
          </w:tcPr>
          <w:p w:rsidR="003F0F14" w:rsidRPr="00D64294" w:rsidRDefault="003F0F14" w:rsidP="00922DF6">
            <w:pPr>
              <w:pStyle w:val="NormalArial"/>
            </w:pPr>
            <w:r>
              <w:t>M</w:t>
            </w:r>
          </w:p>
        </w:tc>
        <w:tc>
          <w:tcPr>
            <w:tcW w:w="852" w:type="dxa"/>
          </w:tcPr>
          <w:p w:rsidR="003F0F14" w:rsidRPr="00D64294" w:rsidRDefault="003F0F14" w:rsidP="00922DF6">
            <w:pPr>
              <w:pStyle w:val="NormalArial"/>
            </w:pPr>
            <w:r>
              <w:t>C</w:t>
            </w:r>
          </w:p>
        </w:tc>
        <w:tc>
          <w:tcPr>
            <w:tcW w:w="686" w:type="dxa"/>
          </w:tcPr>
          <w:p w:rsidR="003F0F14" w:rsidRPr="00D64294" w:rsidRDefault="003F0F14" w:rsidP="00922DF6">
            <w:pPr>
              <w:pStyle w:val="NormalArial"/>
            </w:pPr>
            <w:r>
              <w:t>X</w:t>
            </w:r>
          </w:p>
        </w:tc>
        <w:tc>
          <w:tcPr>
            <w:tcW w:w="961" w:type="dxa"/>
          </w:tcPr>
          <w:p w:rsidR="003F0F14" w:rsidRPr="00D64294" w:rsidRDefault="003F0F14" w:rsidP="00922DF6">
            <w:pPr>
              <w:pStyle w:val="NormalArial"/>
            </w:pPr>
            <w:r>
              <w:t>C</w:t>
            </w:r>
          </w:p>
        </w:tc>
        <w:tc>
          <w:tcPr>
            <w:tcW w:w="695" w:type="dxa"/>
          </w:tcPr>
          <w:p w:rsidR="003F0F14" w:rsidRPr="00D64294" w:rsidRDefault="003F0F14" w:rsidP="00922DF6">
            <w:pPr>
              <w:pStyle w:val="NormalArial"/>
            </w:pPr>
            <w:r>
              <w:t>C</w:t>
            </w:r>
          </w:p>
        </w:tc>
      </w:tr>
      <w:tr w:rsidR="003F0F14" w:rsidRPr="0046204A" w:rsidTr="0046204A">
        <w:tc>
          <w:tcPr>
            <w:tcW w:w="1417" w:type="dxa"/>
          </w:tcPr>
          <w:p w:rsidR="003F0F14" w:rsidRPr="00D64294" w:rsidRDefault="003F0F14" w:rsidP="00922DF6">
            <w:pPr>
              <w:pStyle w:val="NormalArial"/>
            </w:pPr>
            <w:r w:rsidRPr="0046204A">
              <w:rPr>
                <w:bCs/>
              </w:rPr>
              <w:t>Unité d'affectation</w:t>
            </w:r>
          </w:p>
        </w:tc>
        <w:tc>
          <w:tcPr>
            <w:tcW w:w="866" w:type="dxa"/>
          </w:tcPr>
          <w:p w:rsidR="003F0F14" w:rsidRPr="00D64294" w:rsidRDefault="003F0F14" w:rsidP="00922DF6">
            <w:pPr>
              <w:pStyle w:val="NormalArial"/>
            </w:pPr>
            <w:r>
              <w:t>M</w:t>
            </w:r>
          </w:p>
        </w:tc>
        <w:tc>
          <w:tcPr>
            <w:tcW w:w="692" w:type="dxa"/>
          </w:tcPr>
          <w:p w:rsidR="003F0F14" w:rsidRPr="00D64294" w:rsidRDefault="003F0F14" w:rsidP="00922DF6">
            <w:pPr>
              <w:pStyle w:val="NormalArial"/>
            </w:pPr>
            <w:r>
              <w:t>C</w:t>
            </w:r>
          </w:p>
        </w:tc>
        <w:tc>
          <w:tcPr>
            <w:tcW w:w="781" w:type="dxa"/>
          </w:tcPr>
          <w:p w:rsidR="003F0F14" w:rsidRPr="00D64294" w:rsidRDefault="003F0F14" w:rsidP="00922DF6">
            <w:pPr>
              <w:pStyle w:val="NormalArial"/>
            </w:pPr>
            <w:r>
              <w:t>C</w:t>
            </w:r>
          </w:p>
        </w:tc>
        <w:tc>
          <w:tcPr>
            <w:tcW w:w="928" w:type="dxa"/>
          </w:tcPr>
          <w:p w:rsidR="003F0F14" w:rsidRPr="00D64294" w:rsidRDefault="003F0F14" w:rsidP="00922DF6">
            <w:pPr>
              <w:pStyle w:val="NormalArial"/>
            </w:pPr>
            <w:r>
              <w:t>M</w:t>
            </w:r>
          </w:p>
        </w:tc>
        <w:tc>
          <w:tcPr>
            <w:tcW w:w="950" w:type="dxa"/>
          </w:tcPr>
          <w:p w:rsidR="003F0F14" w:rsidRPr="00D64294" w:rsidRDefault="003F0F14" w:rsidP="00922DF6">
            <w:pPr>
              <w:pStyle w:val="NormalArial"/>
            </w:pPr>
            <w:r>
              <w:t>M</w:t>
            </w:r>
          </w:p>
        </w:tc>
        <w:tc>
          <w:tcPr>
            <w:tcW w:w="852" w:type="dxa"/>
          </w:tcPr>
          <w:p w:rsidR="003F0F14" w:rsidRPr="00D64294" w:rsidRDefault="003F0F14" w:rsidP="00922DF6">
            <w:pPr>
              <w:pStyle w:val="NormalArial"/>
            </w:pPr>
            <w:r>
              <w:t>C</w:t>
            </w:r>
          </w:p>
        </w:tc>
        <w:tc>
          <w:tcPr>
            <w:tcW w:w="686" w:type="dxa"/>
          </w:tcPr>
          <w:p w:rsidR="003F0F14" w:rsidRPr="00D64294" w:rsidRDefault="003F0F14" w:rsidP="00922DF6">
            <w:pPr>
              <w:pStyle w:val="NormalArial"/>
            </w:pPr>
            <w:r>
              <w:t>X</w:t>
            </w:r>
          </w:p>
        </w:tc>
        <w:tc>
          <w:tcPr>
            <w:tcW w:w="961" w:type="dxa"/>
          </w:tcPr>
          <w:p w:rsidR="003F0F14" w:rsidRPr="00D64294" w:rsidRDefault="003F0F14" w:rsidP="00922DF6">
            <w:pPr>
              <w:pStyle w:val="NormalArial"/>
            </w:pPr>
            <w:r>
              <w:t>C</w:t>
            </w:r>
          </w:p>
        </w:tc>
        <w:tc>
          <w:tcPr>
            <w:tcW w:w="695" w:type="dxa"/>
          </w:tcPr>
          <w:p w:rsidR="003F0F14" w:rsidRPr="00D64294" w:rsidRDefault="003F0F14" w:rsidP="00922DF6">
            <w:pPr>
              <w:pStyle w:val="NormalArial"/>
            </w:pPr>
            <w:r>
              <w:t>C</w:t>
            </w:r>
          </w:p>
        </w:tc>
      </w:tr>
    </w:tbl>
    <w:p w:rsidR="003F0F14" w:rsidRDefault="003F0F14" w:rsidP="00922DF6">
      <w:pPr>
        <w:pStyle w:val="NormalArial"/>
      </w:pPr>
    </w:p>
    <w:p w:rsidR="003F0F14" w:rsidRDefault="003F0F14" w:rsidP="00922DF6">
      <w:pPr>
        <w:pStyle w:val="Titre4bis"/>
      </w:pPr>
      <w:r>
        <w:t>Scénario 1 – gérer les données de l'onglet Identité</w:t>
      </w:r>
    </w:p>
    <w:p w:rsidR="003F0F14" w:rsidRDefault="003F0F14" w:rsidP="00922DF6">
      <w:pPr>
        <w:pStyle w:val="NormalArial"/>
        <w:numPr>
          <w:ilvl w:val="0"/>
          <w:numId w:val="158"/>
        </w:numPr>
      </w:pPr>
      <w:r>
        <w:t>L'acteur accède à la fiche personne</w:t>
      </w:r>
    </w:p>
    <w:p w:rsidR="003F0F14" w:rsidRDefault="003F0F14" w:rsidP="00922DF6">
      <w:pPr>
        <w:pStyle w:val="NormalArial"/>
        <w:numPr>
          <w:ilvl w:val="0"/>
          <w:numId w:val="158"/>
        </w:numPr>
      </w:pPr>
      <w:r>
        <w:t>L'acteur clique sur l'onglet Identité</w:t>
      </w:r>
    </w:p>
    <w:p w:rsidR="003F0F14" w:rsidRDefault="003F0F14" w:rsidP="00922DF6">
      <w:pPr>
        <w:pStyle w:val="NormalArial"/>
        <w:numPr>
          <w:ilvl w:val="0"/>
          <w:numId w:val="158"/>
        </w:numPr>
      </w:pPr>
      <w:r>
        <w:t xml:space="preserve">L'acteur modifie les champs qui lui sont accessibles et valide </w:t>
      </w:r>
      <w:r>
        <w:rPr>
          <w:b/>
          <w:color w:val="FF0000"/>
        </w:rPr>
        <w:t>EXCEPTION1</w:t>
      </w:r>
    </w:p>
    <w:p w:rsidR="003F0F14" w:rsidRDefault="003F0F14" w:rsidP="00922DF6">
      <w:pPr>
        <w:pStyle w:val="NormalArial"/>
        <w:numPr>
          <w:ilvl w:val="0"/>
          <w:numId w:val="158"/>
        </w:numPr>
      </w:pPr>
      <w:r>
        <w:t xml:space="preserve">Le système </w:t>
      </w:r>
      <w:r w:rsidR="00EB40CC">
        <w:t>valide les modifications (de tous les onglets)</w:t>
      </w:r>
      <w:r w:rsidR="003C0646">
        <w:t xml:space="preserve"> </w:t>
      </w:r>
      <w:r w:rsidR="003C0646">
        <w:rPr>
          <w:b/>
          <w:color w:val="FF0000"/>
        </w:rPr>
        <w:t>EXCEPTION2</w:t>
      </w:r>
      <w:r w:rsidR="00A550A8">
        <w:rPr>
          <w:b/>
          <w:color w:val="FF0000"/>
        </w:rPr>
        <w:t>, EXCEPTION3</w:t>
      </w:r>
    </w:p>
    <w:p w:rsidR="003F0F14" w:rsidRDefault="003F0F14" w:rsidP="00922DF6">
      <w:pPr>
        <w:pStyle w:val="NormalArial"/>
      </w:pPr>
    </w:p>
    <w:p w:rsidR="003F0F14" w:rsidRDefault="003F0F14" w:rsidP="00922DF6">
      <w:pPr>
        <w:pStyle w:val="Titre4bis"/>
      </w:pPr>
      <w:r>
        <w:t>Cas d'exception</w:t>
      </w:r>
    </w:p>
    <w:p w:rsidR="003F0F14" w:rsidRDefault="003F0F14" w:rsidP="00922DF6">
      <w:pPr>
        <w:pStyle w:val="NormalArial"/>
      </w:pPr>
    </w:p>
    <w:p w:rsidR="003F0F14" w:rsidRPr="00914A85" w:rsidRDefault="003F0F14" w:rsidP="00922DF6">
      <w:pPr>
        <w:pStyle w:val="NormalArial"/>
        <w:jc w:val="both"/>
      </w:pPr>
      <w:r>
        <w:rPr>
          <w:b/>
          <w:color w:val="FF0000"/>
        </w:rPr>
        <w:t xml:space="preserve">EXCEPTION1 : </w:t>
      </w:r>
      <w:r>
        <w:t xml:space="preserve">Si </w:t>
      </w:r>
      <w:r>
        <w:rPr>
          <w:bCs/>
        </w:rPr>
        <w:t>la d</w:t>
      </w:r>
      <w:r w:rsidRPr="00331422">
        <w:rPr>
          <w:bCs/>
        </w:rPr>
        <w:t>ate de naissance</w:t>
      </w:r>
      <w:r>
        <w:rPr>
          <w:bCs/>
        </w:rPr>
        <w:t xml:space="preserve"> le l</w:t>
      </w:r>
      <w:r w:rsidRPr="00331422">
        <w:rPr>
          <w:bCs/>
        </w:rPr>
        <w:t>ieu de naissance</w:t>
      </w:r>
      <w:r>
        <w:rPr>
          <w:bCs/>
        </w:rPr>
        <w:t xml:space="preserve"> ou le pays de nationalité ne sont pas renseignés, un message d'erreur est affiché et le système redirige l'acteur sur le formulaire</w:t>
      </w:r>
    </w:p>
    <w:p w:rsidR="003F0F14" w:rsidRDefault="003F0F14" w:rsidP="00922DF6">
      <w:pPr>
        <w:pStyle w:val="NormalArial"/>
      </w:pPr>
    </w:p>
    <w:p w:rsidR="003C0646" w:rsidRPr="00914A85" w:rsidRDefault="003C0646" w:rsidP="00922DF6">
      <w:pPr>
        <w:pStyle w:val="NormalArial"/>
        <w:jc w:val="both"/>
      </w:pPr>
      <w:r>
        <w:rPr>
          <w:b/>
          <w:color w:val="FF0000"/>
        </w:rPr>
        <w:t xml:space="preserve">EXCEPTION2 : </w:t>
      </w:r>
      <w:r>
        <w:t xml:space="preserve">Si la personne est rattachée à </w:t>
      </w:r>
      <w:r>
        <w:rPr>
          <w:bCs/>
        </w:rPr>
        <w:t>un avis FSD dont la date de péremption est postérieure à la date du jour, et si l'utilisateur a modifié ou le nom de naissance, ou le prénom, ou la date de naissance, ou le lieu de naissance, un message d'erreur est affiché et le système redirige l'acteur sur le formulaire</w:t>
      </w:r>
    </w:p>
    <w:p w:rsidR="003C0646" w:rsidRPr="00914A85" w:rsidRDefault="003C0646" w:rsidP="00922DF6">
      <w:pPr>
        <w:pStyle w:val="NormalArial"/>
        <w:jc w:val="both"/>
      </w:pPr>
    </w:p>
    <w:p w:rsidR="00A550A8" w:rsidRDefault="00A550A8" w:rsidP="00A550A8">
      <w:pPr>
        <w:pStyle w:val="NormalArial"/>
        <w:jc w:val="both"/>
        <w:rPr>
          <w:bCs/>
        </w:rPr>
      </w:pPr>
      <w:r>
        <w:rPr>
          <w:b/>
          <w:color w:val="FF0000"/>
        </w:rPr>
        <w:t xml:space="preserve">EXCEPTION3 : </w:t>
      </w:r>
      <w:r w:rsidRPr="00DA46A0">
        <w:t xml:space="preserve">Si </w:t>
      </w:r>
      <w:r>
        <w:t xml:space="preserve">la date de naissance + 18 ans est </w:t>
      </w:r>
      <w:r w:rsidR="002A5329">
        <w:t xml:space="preserve">postérieure </w:t>
      </w:r>
      <w:r>
        <w:t>à la date du jour, un message d'avertissement est affiché "La personne a – de 18 ans" mais le système ne bloque pas l'enregistrement des données.</w:t>
      </w:r>
    </w:p>
    <w:p w:rsidR="003F0F14" w:rsidRDefault="003F0F14" w:rsidP="00922DF6">
      <w:pPr>
        <w:pStyle w:val="NormalArial"/>
      </w:pPr>
    </w:p>
    <w:p w:rsidR="003F0F14" w:rsidRPr="006C68A3" w:rsidRDefault="003F0F14" w:rsidP="00922DF6">
      <w:pPr>
        <w:pStyle w:val="NormalArial"/>
      </w:pPr>
    </w:p>
    <w:p w:rsidR="003F0F14" w:rsidRDefault="003F0F14" w:rsidP="003F0F14">
      <w:pPr>
        <w:pStyle w:val="Titre2"/>
      </w:pPr>
      <w:bookmarkStart w:id="4716" w:name="_Toc292454217"/>
      <w:r>
        <w:t>Cas d'utilisation gérer l'Onglet Badge – Demande d'accès</w:t>
      </w:r>
      <w:bookmarkEnd w:id="4716"/>
    </w:p>
    <w:p w:rsidR="002F3CDB" w:rsidRPr="00BE48BB" w:rsidRDefault="002F3CDB" w:rsidP="002F3CDB">
      <w:pPr>
        <w:pStyle w:val="Titre3"/>
      </w:pPr>
      <w:bookmarkStart w:id="4717" w:name="_Toc292454218"/>
      <w:r>
        <w:t>Gérer l'onglet Badge – demande d'accès</w:t>
      </w:r>
      <w:bookmarkEnd w:id="4717"/>
    </w:p>
    <w:p w:rsidR="003F0F14" w:rsidRDefault="003F0F14" w:rsidP="003F0F14">
      <w:pPr>
        <w:pStyle w:val="NormalArial"/>
      </w:pPr>
      <w:r w:rsidRPr="00795BE7">
        <w:rPr>
          <w:b/>
        </w:rPr>
        <w:t>Résumé</w:t>
      </w:r>
      <w:r>
        <w:t xml:space="preserve"> : Cette fonctionnalité permet à l'acteur de gérer les informations de l'onglet Badge – Demande d'accès</w:t>
      </w:r>
    </w:p>
    <w:p w:rsidR="003F0F14" w:rsidRDefault="003F0F14" w:rsidP="003F0F14">
      <w:pPr>
        <w:pStyle w:val="NormalArial"/>
      </w:pPr>
      <w:r w:rsidRPr="00795BE7">
        <w:rPr>
          <w:b/>
        </w:rPr>
        <w:t>Acteur(s)</w:t>
      </w:r>
      <w:r>
        <w:t xml:space="preserve"> : </w:t>
      </w:r>
      <w:r>
        <w:rPr>
          <w:bCs/>
        </w:rPr>
        <w:t xml:space="preserve">Administrateur National, </w:t>
      </w:r>
      <w:r>
        <w:t xml:space="preserve"> Administrateur de Centre, </w:t>
      </w:r>
      <w:r w:rsidRPr="00210253">
        <w:t>Accueil</w:t>
      </w:r>
      <w:r>
        <w:t xml:space="preserve">, </w:t>
      </w:r>
      <w:r w:rsidRPr="00210253">
        <w:t>Médical</w:t>
      </w:r>
      <w:r>
        <w:t xml:space="preserve">, </w:t>
      </w:r>
      <w:r w:rsidRPr="00210253">
        <w:t>Sécurité</w:t>
      </w:r>
      <w:r>
        <w:t xml:space="preserve">, </w:t>
      </w:r>
      <w:r w:rsidRPr="00210253">
        <w:t>Consultation</w:t>
      </w:r>
      <w:r>
        <w:t xml:space="preserve">, FLS, Collaborateur SPAS, </w:t>
      </w:r>
      <w:r>
        <w:rPr>
          <w:bCs/>
        </w:rPr>
        <w:t>OS de Pôle</w:t>
      </w:r>
    </w:p>
    <w:p w:rsidR="003F0F14" w:rsidRDefault="003F0F14" w:rsidP="003F0F14">
      <w:pPr>
        <w:pStyle w:val="NormalArial"/>
      </w:pPr>
      <w:r w:rsidRPr="00795BE7">
        <w:rPr>
          <w:b/>
        </w:rPr>
        <w:t>Pré-condition</w:t>
      </w:r>
      <w:r>
        <w:t xml:space="preserve"> : L'acteur est identifié et a accédé à la fiche personne</w:t>
      </w:r>
    </w:p>
    <w:p w:rsidR="003F0F14" w:rsidRDefault="003F0F14" w:rsidP="003F0F14">
      <w:pPr>
        <w:pStyle w:val="NormalArial"/>
      </w:pPr>
      <w:r w:rsidRPr="00795BE7">
        <w:rPr>
          <w:b/>
        </w:rPr>
        <w:t>Post-condition</w:t>
      </w:r>
      <w:r>
        <w:t xml:space="preserve"> : l'onglet Badge – Demande d'accès est géré</w:t>
      </w:r>
    </w:p>
    <w:p w:rsidR="003F0F14" w:rsidRDefault="003F0F14" w:rsidP="003F0F14">
      <w:pPr>
        <w:pStyle w:val="NormalArial"/>
      </w:pPr>
    </w:p>
    <w:p w:rsidR="003F0F14" w:rsidRPr="00AE0502" w:rsidRDefault="003F0F14" w:rsidP="003F0F14">
      <w:pPr>
        <w:pStyle w:val="Titre4bis"/>
      </w:pPr>
      <w:r w:rsidRPr="00AE0502">
        <w:t xml:space="preserve">Interface </w:t>
      </w:r>
      <w:r>
        <w:t>onglet Badge – Demande d'accès</w:t>
      </w:r>
    </w:p>
    <w:p w:rsidR="003F0F14" w:rsidRDefault="003F0F14" w:rsidP="003F0F14">
      <w:pPr>
        <w:pStyle w:val="NormalArial"/>
        <w:rPr>
          <w:bCs/>
        </w:rPr>
      </w:pPr>
      <w:r w:rsidRPr="00AE0502">
        <w:rPr>
          <w:bCs/>
        </w:rPr>
        <w:t>L'écran affiche un formulaire contenant les champs de saisie :</w:t>
      </w:r>
    </w:p>
    <w:p w:rsidR="00A3748C" w:rsidRPr="00AE0502" w:rsidRDefault="00A3748C" w:rsidP="003F0F14">
      <w:pPr>
        <w:pStyle w:val="NormalArial"/>
        <w:rPr>
          <w:bCs/>
        </w:rPr>
      </w:pPr>
      <w:r>
        <w:rPr>
          <w:bCs/>
        </w:rPr>
        <w:t>Badge</w:t>
      </w:r>
      <w:r w:rsidR="00FE100B">
        <w:rPr>
          <w:bCs/>
        </w:rPr>
        <w:t xml:space="preserve"> :</w:t>
      </w:r>
    </w:p>
    <w:p w:rsidR="003F0F14" w:rsidRDefault="003F0F14" w:rsidP="003F0F14">
      <w:pPr>
        <w:pStyle w:val="NormalArial"/>
        <w:numPr>
          <w:ilvl w:val="0"/>
          <w:numId w:val="10"/>
        </w:numPr>
        <w:rPr>
          <w:bCs/>
        </w:rPr>
      </w:pPr>
      <w:r w:rsidRPr="00AE0502">
        <w:rPr>
          <w:bCs/>
        </w:rPr>
        <w:t>Numéro de badge (</w:t>
      </w:r>
      <w:r>
        <w:rPr>
          <w:bCs/>
        </w:rPr>
        <w:t>saisie texte libre</w:t>
      </w:r>
      <w:r w:rsidRPr="00AE0502">
        <w:rPr>
          <w:bCs/>
        </w:rPr>
        <w:t>)</w:t>
      </w:r>
      <w:r>
        <w:rPr>
          <w:bCs/>
        </w:rPr>
        <w:t xml:space="preserve"> lu dans la table des informations centre</w:t>
      </w:r>
      <w:r w:rsidR="0042382D">
        <w:rPr>
          <w:bCs/>
        </w:rPr>
        <w:t xml:space="preserve">. </w:t>
      </w:r>
      <w:r w:rsidR="0042382D">
        <w:t>Si le type de badge sélectionné possède la propriété "</w:t>
      </w:r>
      <w:r w:rsidR="0042382D" w:rsidRPr="00604146">
        <w:rPr>
          <w:bCs/>
        </w:rPr>
        <w:t xml:space="preserve"> </w:t>
      </w:r>
      <w:r w:rsidR="0042382D">
        <w:rPr>
          <w:bCs/>
        </w:rPr>
        <w:t>Numérotation du badge auto-incrémentée</w:t>
      </w:r>
      <w:r w:rsidR="0042382D">
        <w:t>", la modification du champ est interdite</w:t>
      </w:r>
    </w:p>
    <w:p w:rsidR="003F0F14" w:rsidRDefault="003F0F14" w:rsidP="003F0F14">
      <w:pPr>
        <w:pStyle w:val="NormalArial"/>
        <w:numPr>
          <w:ilvl w:val="0"/>
          <w:numId w:val="10"/>
        </w:numPr>
        <w:rPr>
          <w:bCs/>
        </w:rPr>
      </w:pPr>
      <w:r>
        <w:rPr>
          <w:bCs/>
        </w:rPr>
        <w:t>Type de badge (Liste des types de badge contenant les types de badge nationaux et les types de badge du centre sélectionné) code lu dans la table des informations centre</w:t>
      </w:r>
    </w:p>
    <w:p w:rsidR="003F0F14" w:rsidRDefault="003F0F14" w:rsidP="003F0F14">
      <w:pPr>
        <w:pStyle w:val="NormalArial"/>
        <w:numPr>
          <w:ilvl w:val="0"/>
          <w:numId w:val="10"/>
        </w:numPr>
        <w:rPr>
          <w:bCs/>
        </w:rPr>
      </w:pPr>
      <w:r>
        <w:rPr>
          <w:bCs/>
        </w:rPr>
        <w:t>Date Fin de validité (saisie date au format JJ/MM/AAAA) lu dans la table des informations centre</w:t>
      </w:r>
    </w:p>
    <w:p w:rsidR="003F0F14" w:rsidRDefault="003F0F14" w:rsidP="003F0F14">
      <w:pPr>
        <w:pStyle w:val="NormalArial"/>
        <w:numPr>
          <w:ilvl w:val="0"/>
          <w:numId w:val="10"/>
        </w:numPr>
        <w:rPr>
          <w:bCs/>
        </w:rPr>
      </w:pPr>
      <w:r>
        <w:rPr>
          <w:bCs/>
        </w:rPr>
        <w:t>Couleur de badge (Liste des couleurs de badge nationales et spécifiques au centre sélectionné)</w:t>
      </w:r>
    </w:p>
    <w:p w:rsidR="003F0F14" w:rsidRDefault="003F0F14" w:rsidP="003F0F14">
      <w:pPr>
        <w:pStyle w:val="NormalArial"/>
        <w:numPr>
          <w:ilvl w:val="0"/>
          <w:numId w:val="10"/>
        </w:numPr>
        <w:rPr>
          <w:bCs/>
        </w:rPr>
      </w:pPr>
      <w:r>
        <w:rPr>
          <w:bCs/>
        </w:rPr>
        <w:lastRenderedPageBreak/>
        <w:t>Date Restitution (saisie date au format JJ/MM/AAAA) lu dans la table des informations centre</w:t>
      </w:r>
    </w:p>
    <w:p w:rsidR="003F0F14" w:rsidRDefault="003F0F14" w:rsidP="003F0F14">
      <w:pPr>
        <w:pStyle w:val="NormalArial"/>
        <w:numPr>
          <w:ilvl w:val="0"/>
          <w:numId w:val="10"/>
        </w:numPr>
        <w:rPr>
          <w:bCs/>
        </w:rPr>
      </w:pPr>
      <w:r>
        <w:rPr>
          <w:bCs/>
        </w:rPr>
        <w:t>Badge Conservé (case à cocher)  lu dans la table des informations centre</w:t>
      </w:r>
    </w:p>
    <w:p w:rsidR="003F0F14" w:rsidRDefault="003F0F14" w:rsidP="003F0F14">
      <w:pPr>
        <w:pStyle w:val="NormalArial"/>
        <w:numPr>
          <w:ilvl w:val="0"/>
          <w:numId w:val="10"/>
        </w:numPr>
        <w:rPr>
          <w:bCs/>
        </w:rPr>
      </w:pPr>
      <w:r>
        <w:rPr>
          <w:bCs/>
        </w:rPr>
        <w:t>Liste noire (case à cocher)  lu dans la table des informations centre</w:t>
      </w:r>
    </w:p>
    <w:p w:rsidR="003F0F14" w:rsidRDefault="003F0F14" w:rsidP="003F0F14">
      <w:pPr>
        <w:pStyle w:val="NormalArial"/>
        <w:numPr>
          <w:ilvl w:val="0"/>
          <w:numId w:val="10"/>
        </w:numPr>
        <w:rPr>
          <w:bCs/>
        </w:rPr>
      </w:pPr>
      <w:r>
        <w:rPr>
          <w:bCs/>
        </w:rPr>
        <w:t>Badge détruit (case à cocher)  lu dans la table des informations centre</w:t>
      </w:r>
    </w:p>
    <w:p w:rsidR="005E0B16" w:rsidRDefault="005E0B16" w:rsidP="005E0B16">
      <w:pPr>
        <w:pStyle w:val="NormalArial"/>
        <w:ind w:left="720"/>
        <w:rPr>
          <w:bCs/>
        </w:rPr>
      </w:pPr>
    </w:p>
    <w:p w:rsidR="005E0B16" w:rsidRDefault="005E0B16" w:rsidP="005E0B16">
      <w:pPr>
        <w:pStyle w:val="NormalArial"/>
        <w:rPr>
          <w:bCs/>
        </w:rPr>
      </w:pPr>
      <w:r>
        <w:rPr>
          <w:bCs/>
        </w:rPr>
        <w:t>Un bouton "Badges des autres centres" permet d'accéder à la liste des badges de la personne sur les autres centres.</w:t>
      </w:r>
      <w:r w:rsidR="006B792D">
        <w:rPr>
          <w:bCs/>
        </w:rPr>
        <w:t xml:space="preserve"> </w:t>
      </w:r>
    </w:p>
    <w:p w:rsidR="008028F3" w:rsidRDefault="008028F3" w:rsidP="008028F3">
      <w:pPr>
        <w:pStyle w:val="NormalArial"/>
        <w:rPr>
          <w:bCs/>
        </w:rPr>
      </w:pPr>
    </w:p>
    <w:p w:rsidR="003F0F14" w:rsidRDefault="003F0F14" w:rsidP="003F0F14">
      <w:pPr>
        <w:pStyle w:val="NormalArial"/>
        <w:rPr>
          <w:bCs/>
        </w:rPr>
      </w:pPr>
    </w:p>
    <w:p w:rsidR="00A3748C" w:rsidRDefault="00A3748C" w:rsidP="003F0F14">
      <w:pPr>
        <w:pStyle w:val="NormalArial"/>
        <w:rPr>
          <w:bCs/>
        </w:rPr>
      </w:pPr>
      <w:r>
        <w:rPr>
          <w:bCs/>
        </w:rPr>
        <w:t>Demande d'accès :</w:t>
      </w:r>
    </w:p>
    <w:p w:rsidR="003F0F14" w:rsidRDefault="003F0F14" w:rsidP="003F0F14">
      <w:pPr>
        <w:pStyle w:val="NormalArial"/>
        <w:numPr>
          <w:ilvl w:val="0"/>
          <w:numId w:val="10"/>
        </w:numPr>
        <w:rPr>
          <w:bCs/>
        </w:rPr>
      </w:pPr>
      <w:r>
        <w:rPr>
          <w:bCs/>
        </w:rPr>
        <w:t>Date début accès centre (saisie date au format JJ/MM/AAAA) lu dans la table des informations centre</w:t>
      </w:r>
    </w:p>
    <w:p w:rsidR="003F0F14" w:rsidRDefault="003F0F14" w:rsidP="003F0F14">
      <w:pPr>
        <w:pStyle w:val="NormalArial"/>
        <w:numPr>
          <w:ilvl w:val="0"/>
          <w:numId w:val="10"/>
        </w:numPr>
        <w:rPr>
          <w:bCs/>
        </w:rPr>
      </w:pPr>
      <w:r>
        <w:rPr>
          <w:bCs/>
        </w:rPr>
        <w:t>Date fin accès centre (saisie date au format JJ/MM/AAAA) lu dans la table des informations centre</w:t>
      </w:r>
    </w:p>
    <w:p w:rsidR="003F0F14" w:rsidRPr="0091645B" w:rsidRDefault="003F0F14" w:rsidP="003F0F14">
      <w:pPr>
        <w:pStyle w:val="NormalArial"/>
        <w:numPr>
          <w:ilvl w:val="0"/>
          <w:numId w:val="10"/>
        </w:numPr>
        <w:rPr>
          <w:bCs/>
        </w:rPr>
      </w:pPr>
      <w:r w:rsidRPr="0091645B">
        <w:rPr>
          <w:bCs/>
        </w:rPr>
        <w:t>Personne habilitée à signer (liste des personnes habilitées à signer du centre sélectionné) nom</w:t>
      </w:r>
      <w:r w:rsidR="002719D8" w:rsidRPr="0091645B">
        <w:rPr>
          <w:bCs/>
        </w:rPr>
        <w:t>+prénom+unité lu dans la table des informations centre</w:t>
      </w:r>
      <w:r w:rsidR="008028F3" w:rsidRPr="0091645B">
        <w:rPr>
          <w:bCs/>
        </w:rPr>
        <w:t xml:space="preserve"> Quand on change la sélection de la personne habilitée à signer, l'unité </w:t>
      </w:r>
      <w:r w:rsidR="00922DF6" w:rsidRPr="0091645B">
        <w:rPr>
          <w:bCs/>
        </w:rPr>
        <w:t xml:space="preserve">est reportée dans le champ Unité à l'origine de la demande. </w:t>
      </w:r>
    </w:p>
    <w:p w:rsidR="002719D8" w:rsidRDefault="002719D8" w:rsidP="003F0F14">
      <w:pPr>
        <w:pStyle w:val="NormalArial"/>
        <w:numPr>
          <w:ilvl w:val="0"/>
          <w:numId w:val="10"/>
        </w:numPr>
        <w:rPr>
          <w:bCs/>
        </w:rPr>
      </w:pPr>
      <w:r>
        <w:rPr>
          <w:bCs/>
        </w:rPr>
        <w:t>Unité à l'origine de la demande (champ de saisie spécial unité sur la liste des unités du centre + unité CEA) code lu dans la table des informations centre</w:t>
      </w:r>
    </w:p>
    <w:p w:rsidR="002719D8" w:rsidRPr="00AE0502" w:rsidRDefault="002719D8" w:rsidP="003F0F14">
      <w:pPr>
        <w:pStyle w:val="NormalArial"/>
        <w:numPr>
          <w:ilvl w:val="0"/>
          <w:numId w:val="10"/>
        </w:numPr>
        <w:rPr>
          <w:bCs/>
        </w:rPr>
      </w:pPr>
      <w:r>
        <w:rPr>
          <w:bCs/>
        </w:rPr>
        <w:t xml:space="preserve">N° DOT/AT : </w:t>
      </w:r>
      <w:r w:rsidRPr="00AE0502">
        <w:rPr>
          <w:bCs/>
        </w:rPr>
        <w:t>(</w:t>
      </w:r>
      <w:r>
        <w:rPr>
          <w:bCs/>
        </w:rPr>
        <w:t>saisie texte libre</w:t>
      </w:r>
      <w:r w:rsidRPr="00AE0502">
        <w:rPr>
          <w:bCs/>
        </w:rPr>
        <w:t>)</w:t>
      </w:r>
      <w:r>
        <w:rPr>
          <w:bCs/>
        </w:rPr>
        <w:t xml:space="preserve"> lu dans la table des informations centre</w:t>
      </w:r>
    </w:p>
    <w:p w:rsidR="003F0F14" w:rsidRDefault="003F0F14" w:rsidP="003F0F14">
      <w:pPr>
        <w:pStyle w:val="NormalArial"/>
        <w:rPr>
          <w:bCs/>
        </w:rPr>
      </w:pPr>
    </w:p>
    <w:p w:rsidR="00A61DDE" w:rsidRDefault="00D74007" w:rsidP="00A61DDE">
      <w:pPr>
        <w:pStyle w:val="NormalArial"/>
      </w:pPr>
      <w:r>
        <w:rPr>
          <w:bCs/>
        </w:rPr>
        <w:t xml:space="preserve">Un bouton </w:t>
      </w:r>
      <w:r w:rsidR="004D275F">
        <w:rPr>
          <w:bCs/>
        </w:rPr>
        <w:t>"</w:t>
      </w:r>
      <w:r>
        <w:rPr>
          <w:bCs/>
        </w:rPr>
        <w:t>Historique</w:t>
      </w:r>
      <w:r w:rsidR="004D275F">
        <w:rPr>
          <w:bCs/>
        </w:rPr>
        <w:t>"</w:t>
      </w:r>
      <w:r>
        <w:rPr>
          <w:bCs/>
        </w:rPr>
        <w:t xml:space="preserve"> </w:t>
      </w:r>
      <w:r w:rsidR="00FE100B">
        <w:rPr>
          <w:bCs/>
        </w:rPr>
        <w:t>ouvre un</w:t>
      </w:r>
      <w:r w:rsidR="004D275F">
        <w:rPr>
          <w:bCs/>
        </w:rPr>
        <w:t xml:space="preserve"> pop-up </w:t>
      </w:r>
      <w:r w:rsidR="00FE100B">
        <w:rPr>
          <w:bCs/>
        </w:rPr>
        <w:t xml:space="preserve">pour afficher </w:t>
      </w:r>
      <w:r>
        <w:rPr>
          <w:bCs/>
        </w:rPr>
        <w:t xml:space="preserve">l'historique </w:t>
      </w:r>
      <w:r w:rsidR="004D275F">
        <w:rPr>
          <w:bCs/>
        </w:rPr>
        <w:t>des modifications</w:t>
      </w:r>
      <w:r>
        <w:rPr>
          <w:bCs/>
        </w:rPr>
        <w:t xml:space="preserve"> de la demande d'accès</w:t>
      </w:r>
      <w:r w:rsidR="004D662A">
        <w:rPr>
          <w:bCs/>
        </w:rPr>
        <w:t xml:space="preserve"> pour le centre courant</w:t>
      </w:r>
      <w:r>
        <w:rPr>
          <w:bCs/>
        </w:rPr>
        <w:t>.</w:t>
      </w:r>
      <w:r w:rsidR="00A61DDE">
        <w:rPr>
          <w:bCs/>
        </w:rPr>
        <w:t xml:space="preserve"> </w:t>
      </w:r>
      <w:r w:rsidR="00A61DDE">
        <w:t>Ce bouton n'est accessible qu'aux profils Administrateur National, Administrateur Centre, OS de Pôle et Accueil.</w:t>
      </w:r>
    </w:p>
    <w:p w:rsidR="00D74007" w:rsidRDefault="00D74007" w:rsidP="003F0F14">
      <w:pPr>
        <w:pStyle w:val="NormalArial"/>
        <w:rPr>
          <w:bCs/>
        </w:rPr>
      </w:pPr>
    </w:p>
    <w:p w:rsidR="004D275F" w:rsidRDefault="004D275F" w:rsidP="003F0F14">
      <w:pPr>
        <w:pStyle w:val="NormalArial"/>
        <w:rPr>
          <w:bCs/>
        </w:rPr>
      </w:pPr>
    </w:p>
    <w:p w:rsidR="005E0B16" w:rsidRDefault="005E0B16" w:rsidP="005E0B16">
      <w:pPr>
        <w:pStyle w:val="Titre4bis"/>
      </w:pPr>
      <w:r w:rsidRPr="00AE0502">
        <w:t xml:space="preserve">Interface </w:t>
      </w:r>
      <w:r>
        <w:t>Badges sur les autres centres</w:t>
      </w:r>
    </w:p>
    <w:p w:rsidR="005E0B16" w:rsidRDefault="005E0B16" w:rsidP="005E0B16">
      <w:pPr>
        <w:pStyle w:val="NormalArial"/>
      </w:pPr>
      <w:r>
        <w:t>L'écran affiche un tableau contenant la liste des badges</w:t>
      </w:r>
      <w:r w:rsidR="002A5329">
        <w:t xml:space="preserve"> valides et non valides</w:t>
      </w:r>
      <w:r>
        <w:t xml:space="preserve"> de la personne sur les </w:t>
      </w:r>
      <w:r w:rsidRPr="005E0B16">
        <w:rPr>
          <w:u w:val="single"/>
        </w:rPr>
        <w:t>autres</w:t>
      </w:r>
      <w:r>
        <w:t xml:space="preserve"> centres avec les colonnes suivantes :</w:t>
      </w:r>
    </w:p>
    <w:p w:rsidR="005E0B16" w:rsidRDefault="005E0B16" w:rsidP="005E0B16">
      <w:pPr>
        <w:pStyle w:val="NormalArial"/>
      </w:pPr>
    </w:p>
    <w:p w:rsidR="005E0B16" w:rsidRDefault="005E0B16" w:rsidP="005E0B16">
      <w:pPr>
        <w:pStyle w:val="NormalArial"/>
        <w:numPr>
          <w:ilvl w:val="0"/>
          <w:numId w:val="10"/>
        </w:numPr>
        <w:rPr>
          <w:bCs/>
        </w:rPr>
      </w:pPr>
      <w:r>
        <w:rPr>
          <w:bCs/>
        </w:rPr>
        <w:t>Le centre du badge</w:t>
      </w:r>
    </w:p>
    <w:p w:rsidR="005E0B16" w:rsidRDefault="005E0B16" w:rsidP="005E0B16">
      <w:pPr>
        <w:pStyle w:val="NormalArial"/>
        <w:numPr>
          <w:ilvl w:val="0"/>
          <w:numId w:val="10"/>
        </w:numPr>
        <w:rPr>
          <w:bCs/>
        </w:rPr>
      </w:pPr>
      <w:r>
        <w:rPr>
          <w:bCs/>
        </w:rPr>
        <w:t>Le type de badge</w:t>
      </w:r>
    </w:p>
    <w:p w:rsidR="00583115" w:rsidRPr="00583115" w:rsidRDefault="00583115" w:rsidP="00583115">
      <w:pPr>
        <w:pStyle w:val="NormalArial"/>
        <w:numPr>
          <w:ilvl w:val="0"/>
          <w:numId w:val="10"/>
        </w:numPr>
        <w:rPr>
          <w:bCs/>
        </w:rPr>
      </w:pPr>
      <w:r>
        <w:rPr>
          <w:bCs/>
        </w:rPr>
        <w:t>La couleur du badge</w:t>
      </w:r>
    </w:p>
    <w:p w:rsidR="005E0B16" w:rsidRDefault="005E0B16" w:rsidP="005E0B16">
      <w:pPr>
        <w:pStyle w:val="NormalArial"/>
        <w:numPr>
          <w:ilvl w:val="0"/>
          <w:numId w:val="10"/>
        </w:numPr>
        <w:rPr>
          <w:bCs/>
        </w:rPr>
      </w:pPr>
      <w:r>
        <w:rPr>
          <w:bCs/>
        </w:rPr>
        <w:t>La date de fin de validité du badge</w:t>
      </w:r>
    </w:p>
    <w:p w:rsidR="005E0B16" w:rsidRDefault="005E0B16" w:rsidP="003F0F14">
      <w:pPr>
        <w:pStyle w:val="NormalArial"/>
        <w:rPr>
          <w:bCs/>
        </w:rPr>
      </w:pPr>
    </w:p>
    <w:p w:rsidR="00FE100B" w:rsidRDefault="00FE100B" w:rsidP="003F0F14">
      <w:pPr>
        <w:pStyle w:val="NormalArial"/>
        <w:rPr>
          <w:bCs/>
        </w:rPr>
      </w:pPr>
      <w:r>
        <w:rPr>
          <w:bCs/>
        </w:rPr>
        <w:t>Les lignes sont affichées par ordre alphabétique sur le centre.</w:t>
      </w:r>
    </w:p>
    <w:p w:rsidR="00FE100B" w:rsidRPr="00AE0502" w:rsidRDefault="00FE100B" w:rsidP="003F0F14">
      <w:pPr>
        <w:pStyle w:val="NormalArial"/>
        <w:rPr>
          <w:bCs/>
        </w:rPr>
      </w:pPr>
    </w:p>
    <w:p w:rsidR="00836BB8" w:rsidRDefault="00836BB8" w:rsidP="00836BB8">
      <w:pPr>
        <w:pStyle w:val="Titre4bis"/>
      </w:pPr>
      <w:r w:rsidRPr="00AE0502">
        <w:t xml:space="preserve">Interface </w:t>
      </w:r>
      <w:r>
        <w:t>Historique des demandes d'accès</w:t>
      </w:r>
    </w:p>
    <w:p w:rsidR="00734F07" w:rsidRDefault="00734F07" w:rsidP="00734F07">
      <w:pPr>
        <w:pStyle w:val="NormalArial"/>
      </w:pPr>
      <w:r>
        <w:t>L'écran affiche un tableau contenant l'historique des demandes d'accès avec les colonnes suivantes :</w:t>
      </w:r>
    </w:p>
    <w:p w:rsidR="00EA4C20" w:rsidRDefault="00EA4C20" w:rsidP="00734F07">
      <w:pPr>
        <w:pStyle w:val="NormalArial"/>
      </w:pPr>
    </w:p>
    <w:p w:rsidR="00D44BBF" w:rsidRDefault="00D44BBF" w:rsidP="00262001">
      <w:pPr>
        <w:pStyle w:val="NormalArial"/>
        <w:numPr>
          <w:ilvl w:val="0"/>
          <w:numId w:val="10"/>
        </w:numPr>
        <w:rPr>
          <w:bCs/>
        </w:rPr>
      </w:pPr>
      <w:r>
        <w:rPr>
          <w:bCs/>
        </w:rPr>
        <w:t>Date de modification</w:t>
      </w:r>
      <w:r w:rsidR="00983C25">
        <w:rPr>
          <w:bCs/>
        </w:rPr>
        <w:t xml:space="preserve"> des statuts</w:t>
      </w:r>
    </w:p>
    <w:p w:rsidR="00262001" w:rsidRDefault="00262001" w:rsidP="00262001">
      <w:pPr>
        <w:pStyle w:val="NormalArial"/>
        <w:numPr>
          <w:ilvl w:val="0"/>
          <w:numId w:val="10"/>
        </w:numPr>
        <w:rPr>
          <w:bCs/>
        </w:rPr>
      </w:pPr>
      <w:r>
        <w:rPr>
          <w:bCs/>
        </w:rPr>
        <w:t>Date début accès centre (saisie date au format JJ/MM/AAAA) lu dans la table des informations centre</w:t>
      </w:r>
    </w:p>
    <w:p w:rsidR="00262001" w:rsidRDefault="00262001" w:rsidP="00262001">
      <w:pPr>
        <w:pStyle w:val="NormalArial"/>
        <w:numPr>
          <w:ilvl w:val="0"/>
          <w:numId w:val="10"/>
        </w:numPr>
        <w:rPr>
          <w:bCs/>
        </w:rPr>
      </w:pPr>
      <w:r>
        <w:rPr>
          <w:bCs/>
        </w:rPr>
        <w:t>Date fin accès centre (saisie date au format JJ/MM/AAAA) lu dans la table des informations centre</w:t>
      </w:r>
    </w:p>
    <w:p w:rsidR="00262001" w:rsidRPr="0091645B" w:rsidRDefault="00262001" w:rsidP="00262001">
      <w:pPr>
        <w:pStyle w:val="NormalArial"/>
        <w:numPr>
          <w:ilvl w:val="0"/>
          <w:numId w:val="10"/>
        </w:numPr>
        <w:rPr>
          <w:bCs/>
        </w:rPr>
      </w:pPr>
      <w:r w:rsidRPr="0091645B">
        <w:rPr>
          <w:bCs/>
        </w:rPr>
        <w:t xml:space="preserve">Personne habilitée à signer (liste des personnes habilitées à signer du centre sélectionné) nom+prénom+unité lu dans la table des informations centre Quand on change la sélection de la personne habilitée à signer, l'unité est reportée dans le champ Unité à l'origine de la demande. </w:t>
      </w:r>
    </w:p>
    <w:p w:rsidR="00262001" w:rsidRDefault="00262001" w:rsidP="00262001">
      <w:pPr>
        <w:pStyle w:val="NormalArial"/>
        <w:numPr>
          <w:ilvl w:val="0"/>
          <w:numId w:val="10"/>
        </w:numPr>
        <w:rPr>
          <w:bCs/>
        </w:rPr>
      </w:pPr>
      <w:r>
        <w:rPr>
          <w:bCs/>
        </w:rPr>
        <w:t>Unité à l'origine de la demande (champ de saisie spécial unité sur la liste des unités du centre + unité CEA) code lu dans la table des informations centre</w:t>
      </w:r>
    </w:p>
    <w:p w:rsidR="00262001" w:rsidRPr="00AE0502" w:rsidRDefault="00262001" w:rsidP="00262001">
      <w:pPr>
        <w:pStyle w:val="NormalArial"/>
        <w:numPr>
          <w:ilvl w:val="0"/>
          <w:numId w:val="10"/>
        </w:numPr>
        <w:rPr>
          <w:bCs/>
        </w:rPr>
      </w:pPr>
      <w:r>
        <w:rPr>
          <w:bCs/>
        </w:rPr>
        <w:t xml:space="preserve">N° DOT/AT : </w:t>
      </w:r>
      <w:r w:rsidRPr="00AE0502">
        <w:rPr>
          <w:bCs/>
        </w:rPr>
        <w:t>(</w:t>
      </w:r>
      <w:r>
        <w:rPr>
          <w:bCs/>
        </w:rPr>
        <w:t>saisie texte libre</w:t>
      </w:r>
      <w:r w:rsidRPr="00AE0502">
        <w:rPr>
          <w:bCs/>
        </w:rPr>
        <w:t>)</w:t>
      </w:r>
      <w:r>
        <w:rPr>
          <w:bCs/>
        </w:rPr>
        <w:t xml:space="preserve"> lu dans la table des informations centre</w:t>
      </w:r>
    </w:p>
    <w:p w:rsidR="00734F07" w:rsidRDefault="00734F07" w:rsidP="002C1D87">
      <w:pPr>
        <w:pStyle w:val="NormalArial"/>
        <w:ind w:left="720"/>
      </w:pPr>
    </w:p>
    <w:p w:rsidR="003F0F14" w:rsidRPr="00CF68C1" w:rsidRDefault="003F0F14" w:rsidP="003F0F14">
      <w:pPr>
        <w:pStyle w:val="NormalArial"/>
        <w:rPr>
          <w:b/>
        </w:rPr>
      </w:pPr>
      <w:r>
        <w:rPr>
          <w:b/>
        </w:rPr>
        <w:lastRenderedPageBreak/>
        <w:t xml:space="preserve">Règle d'affichage des champs </w:t>
      </w:r>
      <w:r w:rsidRPr="00CF68C1">
        <w:rPr>
          <w:b/>
        </w:rPr>
        <w:t>selon le profil de l'acteur :</w:t>
      </w:r>
    </w:p>
    <w:p w:rsidR="003F0F14" w:rsidRDefault="003F0F14" w:rsidP="003F0F14">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866"/>
        <w:gridCol w:w="692"/>
        <w:gridCol w:w="781"/>
        <w:gridCol w:w="928"/>
        <w:gridCol w:w="950"/>
        <w:gridCol w:w="852"/>
        <w:gridCol w:w="686"/>
        <w:gridCol w:w="961"/>
        <w:gridCol w:w="695"/>
      </w:tblGrid>
      <w:tr w:rsidR="003F0F14" w:rsidRPr="0046204A" w:rsidTr="0046204A">
        <w:tc>
          <w:tcPr>
            <w:tcW w:w="1417" w:type="dxa"/>
          </w:tcPr>
          <w:p w:rsidR="003F0F14" w:rsidRPr="00D64294" w:rsidRDefault="003F0F14" w:rsidP="00152A14">
            <w:pPr>
              <w:pStyle w:val="NormalArial"/>
            </w:pPr>
            <w:r w:rsidRPr="00D64294">
              <w:t>Champ</w:t>
            </w:r>
          </w:p>
        </w:tc>
        <w:tc>
          <w:tcPr>
            <w:tcW w:w="866" w:type="dxa"/>
          </w:tcPr>
          <w:p w:rsidR="003F0F14" w:rsidRPr="00D64294" w:rsidRDefault="003F0F14" w:rsidP="00152A14">
            <w:pPr>
              <w:pStyle w:val="NormalArial"/>
            </w:pPr>
            <w:r w:rsidRPr="00D64294">
              <w:t>Accueil</w:t>
            </w:r>
          </w:p>
        </w:tc>
        <w:tc>
          <w:tcPr>
            <w:tcW w:w="692" w:type="dxa"/>
          </w:tcPr>
          <w:p w:rsidR="003F0F14" w:rsidRPr="00D64294" w:rsidRDefault="003F0F14" w:rsidP="00152A14">
            <w:pPr>
              <w:pStyle w:val="NormalArial"/>
            </w:pPr>
            <w:r w:rsidRPr="00D64294">
              <w:t>Médi cal</w:t>
            </w:r>
          </w:p>
        </w:tc>
        <w:tc>
          <w:tcPr>
            <w:tcW w:w="781" w:type="dxa"/>
          </w:tcPr>
          <w:p w:rsidR="003F0F14" w:rsidRPr="00D64294" w:rsidRDefault="003F0F14" w:rsidP="00152A14">
            <w:pPr>
              <w:pStyle w:val="NormalArial"/>
            </w:pPr>
            <w:r w:rsidRPr="00D64294">
              <w:t>Sécu rité</w:t>
            </w:r>
          </w:p>
        </w:tc>
        <w:tc>
          <w:tcPr>
            <w:tcW w:w="928" w:type="dxa"/>
          </w:tcPr>
          <w:p w:rsidR="003F0F14" w:rsidRPr="00D64294" w:rsidRDefault="003F0F14" w:rsidP="00152A14">
            <w:pPr>
              <w:pStyle w:val="NormalArial"/>
            </w:pPr>
            <w:r w:rsidRPr="00D64294">
              <w:t>Adminis trateur Centre</w:t>
            </w:r>
          </w:p>
        </w:tc>
        <w:tc>
          <w:tcPr>
            <w:tcW w:w="950" w:type="dxa"/>
          </w:tcPr>
          <w:p w:rsidR="003F0F14" w:rsidRPr="00D64294" w:rsidRDefault="003F0F14" w:rsidP="00152A14">
            <w:pPr>
              <w:pStyle w:val="NormalArial"/>
            </w:pPr>
            <w:r w:rsidRPr="00D64294">
              <w:t xml:space="preserve">Adminis trateur </w:t>
            </w:r>
          </w:p>
          <w:p w:rsidR="003F0F14" w:rsidRPr="00D64294" w:rsidRDefault="003F0F14" w:rsidP="00152A14">
            <w:pPr>
              <w:pStyle w:val="NormalArial"/>
            </w:pPr>
            <w:r w:rsidRPr="00D64294">
              <w:t>National</w:t>
            </w:r>
          </w:p>
        </w:tc>
        <w:tc>
          <w:tcPr>
            <w:tcW w:w="852" w:type="dxa"/>
          </w:tcPr>
          <w:p w:rsidR="003F0F14" w:rsidRPr="00D64294" w:rsidRDefault="003F0F14" w:rsidP="00152A14">
            <w:pPr>
              <w:pStyle w:val="NormalArial"/>
            </w:pPr>
            <w:r w:rsidRPr="00D64294">
              <w:t>Consul tation</w:t>
            </w:r>
          </w:p>
        </w:tc>
        <w:tc>
          <w:tcPr>
            <w:tcW w:w="686" w:type="dxa"/>
          </w:tcPr>
          <w:p w:rsidR="003F0F14" w:rsidRPr="00D64294" w:rsidRDefault="003F0F14" w:rsidP="00152A14">
            <w:pPr>
              <w:pStyle w:val="NormalArial"/>
            </w:pPr>
            <w:r w:rsidRPr="00D64294">
              <w:t>FLS</w:t>
            </w:r>
          </w:p>
        </w:tc>
        <w:tc>
          <w:tcPr>
            <w:tcW w:w="961" w:type="dxa"/>
          </w:tcPr>
          <w:p w:rsidR="003F0F14" w:rsidRPr="00D64294" w:rsidRDefault="003F0F14" w:rsidP="00152A14">
            <w:pPr>
              <w:pStyle w:val="NormalArial"/>
            </w:pPr>
            <w:r w:rsidRPr="00D64294">
              <w:t>Colla borateur</w:t>
            </w:r>
          </w:p>
        </w:tc>
        <w:tc>
          <w:tcPr>
            <w:tcW w:w="695" w:type="dxa"/>
          </w:tcPr>
          <w:p w:rsidR="003F0F14" w:rsidRPr="00D64294" w:rsidRDefault="003F0F14" w:rsidP="00152A14">
            <w:pPr>
              <w:pStyle w:val="NormalArial"/>
            </w:pPr>
            <w:r w:rsidRPr="00D64294">
              <w:t>OS de pôle</w:t>
            </w:r>
          </w:p>
        </w:tc>
      </w:tr>
      <w:tr w:rsidR="00A3748C" w:rsidRPr="0046204A" w:rsidTr="0046204A">
        <w:tc>
          <w:tcPr>
            <w:tcW w:w="1417" w:type="dxa"/>
          </w:tcPr>
          <w:p w:rsidR="00A3748C" w:rsidRPr="00B2372B" w:rsidRDefault="00A3748C" w:rsidP="00152A14">
            <w:pPr>
              <w:pStyle w:val="NormalArial"/>
            </w:pPr>
            <w:r w:rsidRPr="0046204A">
              <w:rPr>
                <w:bCs/>
              </w:rPr>
              <w:t>Numéro de badge</w:t>
            </w:r>
          </w:p>
        </w:tc>
        <w:tc>
          <w:tcPr>
            <w:tcW w:w="866" w:type="dxa"/>
          </w:tcPr>
          <w:p w:rsidR="00A3748C" w:rsidRPr="00D64294" w:rsidRDefault="00A3748C" w:rsidP="00152A14">
            <w:pPr>
              <w:pStyle w:val="NormalArial"/>
            </w:pPr>
            <w:r>
              <w:t>M</w:t>
            </w:r>
          </w:p>
        </w:tc>
        <w:tc>
          <w:tcPr>
            <w:tcW w:w="692" w:type="dxa"/>
          </w:tcPr>
          <w:p w:rsidR="00A3748C" w:rsidRPr="00D64294" w:rsidRDefault="00A3748C" w:rsidP="00152A14">
            <w:pPr>
              <w:pStyle w:val="NormalArial"/>
            </w:pPr>
            <w:r>
              <w:t>C</w:t>
            </w:r>
          </w:p>
        </w:tc>
        <w:tc>
          <w:tcPr>
            <w:tcW w:w="781" w:type="dxa"/>
          </w:tcPr>
          <w:p w:rsidR="00A3748C" w:rsidRPr="00D64294" w:rsidRDefault="00A3748C" w:rsidP="00152A14">
            <w:pPr>
              <w:pStyle w:val="NormalArial"/>
            </w:pPr>
            <w:r>
              <w:t>C</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Pr="00D64294" w:rsidRDefault="00A3748C" w:rsidP="00152A14">
            <w:pPr>
              <w:pStyle w:val="NormalArial"/>
            </w:pPr>
            <w:r>
              <w:t>C</w:t>
            </w:r>
          </w:p>
        </w:tc>
        <w:tc>
          <w:tcPr>
            <w:tcW w:w="686" w:type="dxa"/>
          </w:tcPr>
          <w:p w:rsidR="00A3748C" w:rsidRPr="00D64294" w:rsidRDefault="00A3748C" w:rsidP="00152A14">
            <w:pPr>
              <w:pStyle w:val="NormalArial"/>
            </w:pPr>
            <w:r>
              <w:t>C</w:t>
            </w:r>
          </w:p>
        </w:tc>
        <w:tc>
          <w:tcPr>
            <w:tcW w:w="961" w:type="dxa"/>
          </w:tcPr>
          <w:p w:rsidR="00A3748C" w:rsidRPr="00D64294" w:rsidRDefault="00A3748C" w:rsidP="00152A14">
            <w:pPr>
              <w:pStyle w:val="NormalArial"/>
            </w:pPr>
            <w:r>
              <w:t>C</w:t>
            </w:r>
          </w:p>
        </w:tc>
        <w:tc>
          <w:tcPr>
            <w:tcW w:w="695" w:type="dxa"/>
          </w:tcPr>
          <w:p w:rsidR="00A3748C" w:rsidRPr="00D64294" w:rsidRDefault="00A3748C" w:rsidP="00152A14">
            <w:pPr>
              <w:pStyle w:val="NormalArial"/>
            </w:pPr>
            <w:r>
              <w:t>C</w:t>
            </w:r>
          </w:p>
        </w:tc>
      </w:tr>
      <w:tr w:rsidR="00A3748C" w:rsidRPr="0046204A" w:rsidTr="0046204A">
        <w:tc>
          <w:tcPr>
            <w:tcW w:w="1417" w:type="dxa"/>
          </w:tcPr>
          <w:p w:rsidR="00A3748C" w:rsidRPr="00B2372B" w:rsidRDefault="00A3748C" w:rsidP="00152A14">
            <w:pPr>
              <w:pStyle w:val="NormalArial"/>
            </w:pPr>
            <w:r w:rsidRPr="0046204A">
              <w:rPr>
                <w:bCs/>
              </w:rPr>
              <w:t>Type de badge</w:t>
            </w:r>
          </w:p>
        </w:tc>
        <w:tc>
          <w:tcPr>
            <w:tcW w:w="866" w:type="dxa"/>
          </w:tcPr>
          <w:p w:rsidR="00A3748C" w:rsidRPr="00D64294" w:rsidRDefault="00A3748C" w:rsidP="00152A14">
            <w:pPr>
              <w:pStyle w:val="NormalArial"/>
            </w:pPr>
            <w:r>
              <w:t>M</w:t>
            </w:r>
          </w:p>
        </w:tc>
        <w:tc>
          <w:tcPr>
            <w:tcW w:w="692" w:type="dxa"/>
          </w:tcPr>
          <w:p w:rsidR="00A3748C" w:rsidRPr="00D64294" w:rsidRDefault="00A3748C" w:rsidP="00152A14">
            <w:pPr>
              <w:pStyle w:val="NormalArial"/>
            </w:pPr>
            <w:r>
              <w:t>C</w:t>
            </w:r>
          </w:p>
        </w:tc>
        <w:tc>
          <w:tcPr>
            <w:tcW w:w="781" w:type="dxa"/>
          </w:tcPr>
          <w:p w:rsidR="00A3748C" w:rsidRPr="00D64294" w:rsidRDefault="00A3748C" w:rsidP="00152A14">
            <w:pPr>
              <w:pStyle w:val="NormalArial"/>
            </w:pPr>
            <w:r>
              <w:t>C</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Pr="00D64294" w:rsidRDefault="00A3748C" w:rsidP="00152A14">
            <w:pPr>
              <w:pStyle w:val="NormalArial"/>
            </w:pPr>
            <w:r>
              <w:t>C</w:t>
            </w:r>
          </w:p>
        </w:tc>
        <w:tc>
          <w:tcPr>
            <w:tcW w:w="686" w:type="dxa"/>
          </w:tcPr>
          <w:p w:rsidR="00A3748C" w:rsidRPr="00D64294" w:rsidRDefault="00A3748C" w:rsidP="00152A14">
            <w:pPr>
              <w:pStyle w:val="NormalArial"/>
            </w:pPr>
            <w:r>
              <w:t>C</w:t>
            </w:r>
          </w:p>
        </w:tc>
        <w:tc>
          <w:tcPr>
            <w:tcW w:w="961" w:type="dxa"/>
          </w:tcPr>
          <w:p w:rsidR="00A3748C" w:rsidRPr="00D64294" w:rsidRDefault="00A3748C" w:rsidP="00152A14">
            <w:pPr>
              <w:pStyle w:val="NormalArial"/>
            </w:pPr>
            <w:r>
              <w:t>C</w:t>
            </w:r>
          </w:p>
        </w:tc>
        <w:tc>
          <w:tcPr>
            <w:tcW w:w="695" w:type="dxa"/>
          </w:tcPr>
          <w:p w:rsidR="00A3748C" w:rsidRPr="00D64294" w:rsidRDefault="00A3748C" w:rsidP="00152A14">
            <w:pPr>
              <w:pStyle w:val="NormalArial"/>
            </w:pPr>
            <w:r>
              <w:t>C</w:t>
            </w:r>
          </w:p>
        </w:tc>
      </w:tr>
      <w:tr w:rsidR="00A3748C" w:rsidRPr="0046204A" w:rsidTr="0046204A">
        <w:tc>
          <w:tcPr>
            <w:tcW w:w="1417" w:type="dxa"/>
          </w:tcPr>
          <w:p w:rsidR="00A3748C" w:rsidRPr="00B2372B" w:rsidRDefault="00A3748C" w:rsidP="00152A14">
            <w:pPr>
              <w:pStyle w:val="NormalArial"/>
            </w:pPr>
            <w:r w:rsidRPr="0046204A">
              <w:rPr>
                <w:bCs/>
              </w:rPr>
              <w:t>Date Fin de validité</w:t>
            </w:r>
          </w:p>
        </w:tc>
        <w:tc>
          <w:tcPr>
            <w:tcW w:w="866" w:type="dxa"/>
          </w:tcPr>
          <w:p w:rsidR="00A3748C" w:rsidRPr="00D64294" w:rsidRDefault="00A3748C" w:rsidP="00152A14">
            <w:pPr>
              <w:pStyle w:val="NormalArial"/>
            </w:pPr>
            <w:r>
              <w:t>M</w:t>
            </w:r>
          </w:p>
        </w:tc>
        <w:tc>
          <w:tcPr>
            <w:tcW w:w="692" w:type="dxa"/>
          </w:tcPr>
          <w:p w:rsidR="00A3748C" w:rsidRPr="00D64294" w:rsidRDefault="00A3748C" w:rsidP="00152A14">
            <w:pPr>
              <w:pStyle w:val="NormalArial"/>
            </w:pPr>
            <w:r>
              <w:t>C</w:t>
            </w:r>
          </w:p>
        </w:tc>
        <w:tc>
          <w:tcPr>
            <w:tcW w:w="781" w:type="dxa"/>
          </w:tcPr>
          <w:p w:rsidR="00A3748C" w:rsidRPr="00D64294" w:rsidRDefault="00A3748C" w:rsidP="00152A14">
            <w:pPr>
              <w:pStyle w:val="NormalArial"/>
            </w:pPr>
            <w:r>
              <w:t>C</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Pr="00D64294" w:rsidRDefault="00A3748C" w:rsidP="00152A14">
            <w:pPr>
              <w:pStyle w:val="NormalArial"/>
            </w:pPr>
            <w:r>
              <w:t>C</w:t>
            </w:r>
          </w:p>
        </w:tc>
        <w:tc>
          <w:tcPr>
            <w:tcW w:w="686" w:type="dxa"/>
          </w:tcPr>
          <w:p w:rsidR="00A3748C" w:rsidRPr="00D64294" w:rsidRDefault="00A3748C" w:rsidP="00152A14">
            <w:pPr>
              <w:pStyle w:val="NormalArial"/>
            </w:pPr>
            <w:r>
              <w:t>C</w:t>
            </w:r>
          </w:p>
        </w:tc>
        <w:tc>
          <w:tcPr>
            <w:tcW w:w="961" w:type="dxa"/>
          </w:tcPr>
          <w:p w:rsidR="00A3748C" w:rsidRPr="00D64294" w:rsidRDefault="00A3748C" w:rsidP="00152A14">
            <w:pPr>
              <w:pStyle w:val="NormalArial"/>
            </w:pPr>
            <w:r>
              <w:t>C</w:t>
            </w:r>
          </w:p>
        </w:tc>
        <w:tc>
          <w:tcPr>
            <w:tcW w:w="695" w:type="dxa"/>
          </w:tcPr>
          <w:p w:rsidR="00A3748C" w:rsidRPr="00D64294" w:rsidRDefault="00A3748C" w:rsidP="00152A14">
            <w:pPr>
              <w:pStyle w:val="NormalArial"/>
            </w:pPr>
            <w:r>
              <w:t>C</w:t>
            </w:r>
          </w:p>
        </w:tc>
      </w:tr>
      <w:tr w:rsidR="00A3748C" w:rsidRPr="0046204A" w:rsidTr="0046204A">
        <w:tc>
          <w:tcPr>
            <w:tcW w:w="1417" w:type="dxa"/>
          </w:tcPr>
          <w:p w:rsidR="00A3748C" w:rsidRPr="00D64294" w:rsidRDefault="00A3748C" w:rsidP="00152A14">
            <w:pPr>
              <w:pStyle w:val="NormalArial"/>
            </w:pPr>
            <w:r w:rsidRPr="0046204A">
              <w:rPr>
                <w:bCs/>
              </w:rPr>
              <w:t>Couleur de badge</w:t>
            </w:r>
          </w:p>
        </w:tc>
        <w:tc>
          <w:tcPr>
            <w:tcW w:w="866" w:type="dxa"/>
          </w:tcPr>
          <w:p w:rsidR="00A3748C" w:rsidRPr="00D64294" w:rsidRDefault="00A3748C" w:rsidP="00152A14">
            <w:pPr>
              <w:pStyle w:val="NormalArial"/>
            </w:pPr>
            <w:r>
              <w:t>M</w:t>
            </w:r>
          </w:p>
        </w:tc>
        <w:tc>
          <w:tcPr>
            <w:tcW w:w="692" w:type="dxa"/>
          </w:tcPr>
          <w:p w:rsidR="00A3748C" w:rsidRPr="00D64294" w:rsidRDefault="00A3748C" w:rsidP="00152A14">
            <w:pPr>
              <w:pStyle w:val="NormalArial"/>
            </w:pPr>
            <w:r>
              <w:t>C</w:t>
            </w:r>
          </w:p>
        </w:tc>
        <w:tc>
          <w:tcPr>
            <w:tcW w:w="781" w:type="dxa"/>
          </w:tcPr>
          <w:p w:rsidR="00A3748C" w:rsidRPr="00D64294" w:rsidRDefault="00A3748C" w:rsidP="00152A14">
            <w:pPr>
              <w:pStyle w:val="NormalArial"/>
            </w:pPr>
            <w:r>
              <w:t>C</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Pr="00D64294" w:rsidRDefault="00A3748C" w:rsidP="00152A14">
            <w:pPr>
              <w:pStyle w:val="NormalArial"/>
            </w:pPr>
            <w:r>
              <w:t>C</w:t>
            </w:r>
          </w:p>
        </w:tc>
        <w:tc>
          <w:tcPr>
            <w:tcW w:w="686" w:type="dxa"/>
          </w:tcPr>
          <w:p w:rsidR="00A3748C" w:rsidRPr="00D64294" w:rsidRDefault="00A3748C" w:rsidP="00152A14">
            <w:pPr>
              <w:pStyle w:val="NormalArial"/>
            </w:pPr>
            <w:r>
              <w:t>X</w:t>
            </w:r>
          </w:p>
        </w:tc>
        <w:tc>
          <w:tcPr>
            <w:tcW w:w="961" w:type="dxa"/>
          </w:tcPr>
          <w:p w:rsidR="00A3748C" w:rsidRPr="00D64294" w:rsidRDefault="00A3748C" w:rsidP="00152A14">
            <w:pPr>
              <w:pStyle w:val="NormalArial"/>
            </w:pPr>
            <w:r>
              <w:t>C</w:t>
            </w:r>
          </w:p>
        </w:tc>
        <w:tc>
          <w:tcPr>
            <w:tcW w:w="695" w:type="dxa"/>
          </w:tcPr>
          <w:p w:rsidR="00A3748C" w:rsidRPr="00D64294" w:rsidRDefault="00A3748C" w:rsidP="00152A14">
            <w:pPr>
              <w:pStyle w:val="NormalArial"/>
            </w:pPr>
            <w:r>
              <w:t>C</w:t>
            </w:r>
          </w:p>
        </w:tc>
      </w:tr>
      <w:tr w:rsidR="00A3748C" w:rsidRPr="0046204A" w:rsidTr="0046204A">
        <w:tc>
          <w:tcPr>
            <w:tcW w:w="1417" w:type="dxa"/>
          </w:tcPr>
          <w:p w:rsidR="00A3748C" w:rsidRPr="00D64294" w:rsidRDefault="00A3748C" w:rsidP="00152A14">
            <w:pPr>
              <w:pStyle w:val="NormalArial"/>
            </w:pPr>
            <w:r w:rsidRPr="0046204A">
              <w:rPr>
                <w:bCs/>
              </w:rPr>
              <w:t>Date Restitution</w:t>
            </w:r>
          </w:p>
        </w:tc>
        <w:tc>
          <w:tcPr>
            <w:tcW w:w="866" w:type="dxa"/>
          </w:tcPr>
          <w:p w:rsidR="00A3748C" w:rsidRPr="00D64294" w:rsidRDefault="00A3748C" w:rsidP="00152A14">
            <w:pPr>
              <w:pStyle w:val="NormalArial"/>
            </w:pPr>
            <w:r>
              <w:t>M</w:t>
            </w:r>
          </w:p>
        </w:tc>
        <w:tc>
          <w:tcPr>
            <w:tcW w:w="692" w:type="dxa"/>
          </w:tcPr>
          <w:p w:rsidR="00A3748C" w:rsidRPr="00D64294" w:rsidRDefault="00A3748C" w:rsidP="00152A14">
            <w:pPr>
              <w:pStyle w:val="NormalArial"/>
            </w:pPr>
            <w:r>
              <w:t>C</w:t>
            </w:r>
          </w:p>
        </w:tc>
        <w:tc>
          <w:tcPr>
            <w:tcW w:w="781" w:type="dxa"/>
          </w:tcPr>
          <w:p w:rsidR="00A3748C" w:rsidRPr="00D64294" w:rsidRDefault="00A3748C" w:rsidP="00152A14">
            <w:pPr>
              <w:pStyle w:val="NormalArial"/>
            </w:pPr>
            <w:r>
              <w:t>C</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Pr="00D64294" w:rsidRDefault="00A3748C" w:rsidP="00152A14">
            <w:pPr>
              <w:pStyle w:val="NormalArial"/>
            </w:pPr>
            <w:r>
              <w:t>C</w:t>
            </w:r>
          </w:p>
        </w:tc>
        <w:tc>
          <w:tcPr>
            <w:tcW w:w="686" w:type="dxa"/>
          </w:tcPr>
          <w:p w:rsidR="00A3748C" w:rsidRPr="00D64294" w:rsidRDefault="00A3748C" w:rsidP="00152A14">
            <w:pPr>
              <w:pStyle w:val="NormalArial"/>
            </w:pPr>
            <w:r>
              <w:t>X</w:t>
            </w:r>
          </w:p>
        </w:tc>
        <w:tc>
          <w:tcPr>
            <w:tcW w:w="961" w:type="dxa"/>
          </w:tcPr>
          <w:p w:rsidR="00A3748C" w:rsidRPr="00D64294" w:rsidRDefault="00A3748C" w:rsidP="00152A14">
            <w:pPr>
              <w:pStyle w:val="NormalArial"/>
            </w:pPr>
            <w:r>
              <w:t>C</w:t>
            </w:r>
          </w:p>
        </w:tc>
        <w:tc>
          <w:tcPr>
            <w:tcW w:w="695" w:type="dxa"/>
          </w:tcPr>
          <w:p w:rsidR="00A3748C" w:rsidRPr="00D64294" w:rsidRDefault="00A3748C" w:rsidP="00152A14">
            <w:pPr>
              <w:pStyle w:val="NormalArial"/>
            </w:pPr>
            <w:r>
              <w:t>C</w:t>
            </w:r>
          </w:p>
        </w:tc>
      </w:tr>
      <w:tr w:rsidR="00A3748C" w:rsidRPr="0046204A" w:rsidTr="0046204A">
        <w:tc>
          <w:tcPr>
            <w:tcW w:w="1417" w:type="dxa"/>
          </w:tcPr>
          <w:p w:rsidR="00A3748C" w:rsidRPr="00D64294" w:rsidRDefault="00A3748C" w:rsidP="00152A14">
            <w:pPr>
              <w:pStyle w:val="NormalArial"/>
            </w:pPr>
            <w:r w:rsidRPr="0046204A">
              <w:rPr>
                <w:bCs/>
              </w:rPr>
              <w:t>Badge Conservé</w:t>
            </w:r>
          </w:p>
        </w:tc>
        <w:tc>
          <w:tcPr>
            <w:tcW w:w="866" w:type="dxa"/>
          </w:tcPr>
          <w:p w:rsidR="00A3748C" w:rsidRPr="00D64294" w:rsidRDefault="00A3748C" w:rsidP="00152A14">
            <w:pPr>
              <w:pStyle w:val="NormalArial"/>
            </w:pPr>
            <w:r>
              <w:t>M</w:t>
            </w:r>
          </w:p>
        </w:tc>
        <w:tc>
          <w:tcPr>
            <w:tcW w:w="692" w:type="dxa"/>
          </w:tcPr>
          <w:p w:rsidR="00A3748C" w:rsidRPr="00D64294" w:rsidRDefault="00A3748C" w:rsidP="00152A14">
            <w:pPr>
              <w:pStyle w:val="NormalArial"/>
            </w:pPr>
            <w:r>
              <w:t>X</w:t>
            </w:r>
          </w:p>
        </w:tc>
        <w:tc>
          <w:tcPr>
            <w:tcW w:w="781" w:type="dxa"/>
          </w:tcPr>
          <w:p w:rsidR="00A3748C" w:rsidRPr="00D64294" w:rsidRDefault="00A3748C" w:rsidP="00152A14">
            <w:pPr>
              <w:pStyle w:val="NormalArial"/>
            </w:pPr>
            <w:r>
              <w:t>X</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Pr="00D64294" w:rsidRDefault="00AD5796" w:rsidP="00152A14">
            <w:pPr>
              <w:pStyle w:val="NormalArial"/>
            </w:pPr>
            <w:r>
              <w:t>C</w:t>
            </w:r>
          </w:p>
        </w:tc>
        <w:tc>
          <w:tcPr>
            <w:tcW w:w="686" w:type="dxa"/>
          </w:tcPr>
          <w:p w:rsidR="00A3748C" w:rsidRPr="00D64294" w:rsidRDefault="00A3748C" w:rsidP="00152A14">
            <w:pPr>
              <w:pStyle w:val="NormalArial"/>
            </w:pPr>
            <w:r>
              <w:t>X</w:t>
            </w:r>
          </w:p>
        </w:tc>
        <w:tc>
          <w:tcPr>
            <w:tcW w:w="961" w:type="dxa"/>
          </w:tcPr>
          <w:p w:rsidR="00A3748C" w:rsidRPr="00D64294" w:rsidRDefault="00A3748C" w:rsidP="00152A14">
            <w:pPr>
              <w:pStyle w:val="NormalArial"/>
            </w:pPr>
            <w:r>
              <w:t>X</w:t>
            </w:r>
          </w:p>
        </w:tc>
        <w:tc>
          <w:tcPr>
            <w:tcW w:w="695" w:type="dxa"/>
          </w:tcPr>
          <w:p w:rsidR="00A3748C" w:rsidRPr="00D64294" w:rsidRDefault="00A3748C" w:rsidP="00152A14">
            <w:pPr>
              <w:pStyle w:val="NormalArial"/>
            </w:pPr>
            <w:r>
              <w:t>C</w:t>
            </w:r>
          </w:p>
        </w:tc>
      </w:tr>
      <w:tr w:rsidR="00A3748C" w:rsidRPr="0046204A" w:rsidTr="0046204A">
        <w:tc>
          <w:tcPr>
            <w:tcW w:w="1417" w:type="dxa"/>
          </w:tcPr>
          <w:p w:rsidR="00A3748C" w:rsidRPr="00D64294" w:rsidRDefault="00A3748C" w:rsidP="00152A14">
            <w:pPr>
              <w:pStyle w:val="NormalArial"/>
            </w:pPr>
            <w:r w:rsidRPr="0046204A">
              <w:rPr>
                <w:bCs/>
              </w:rPr>
              <w:t>Liste noire</w:t>
            </w:r>
          </w:p>
        </w:tc>
        <w:tc>
          <w:tcPr>
            <w:tcW w:w="866" w:type="dxa"/>
          </w:tcPr>
          <w:p w:rsidR="00A3748C" w:rsidRPr="00D64294" w:rsidRDefault="00A3748C" w:rsidP="00152A14">
            <w:pPr>
              <w:pStyle w:val="NormalArial"/>
            </w:pPr>
            <w:r>
              <w:t>M</w:t>
            </w:r>
          </w:p>
        </w:tc>
        <w:tc>
          <w:tcPr>
            <w:tcW w:w="692" w:type="dxa"/>
          </w:tcPr>
          <w:p w:rsidR="00A3748C" w:rsidRPr="00D64294" w:rsidRDefault="00A3748C" w:rsidP="00152A14">
            <w:pPr>
              <w:pStyle w:val="NormalArial"/>
            </w:pPr>
            <w:r>
              <w:t>X</w:t>
            </w:r>
          </w:p>
        </w:tc>
        <w:tc>
          <w:tcPr>
            <w:tcW w:w="781" w:type="dxa"/>
          </w:tcPr>
          <w:p w:rsidR="00A3748C" w:rsidRPr="00D64294" w:rsidRDefault="00A3748C" w:rsidP="00152A14">
            <w:pPr>
              <w:pStyle w:val="NormalArial"/>
            </w:pPr>
            <w:r>
              <w:t>X</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Pr="00D64294" w:rsidRDefault="00AD5796" w:rsidP="00152A14">
            <w:pPr>
              <w:pStyle w:val="NormalArial"/>
            </w:pPr>
            <w:r>
              <w:t>C</w:t>
            </w:r>
          </w:p>
        </w:tc>
        <w:tc>
          <w:tcPr>
            <w:tcW w:w="686" w:type="dxa"/>
          </w:tcPr>
          <w:p w:rsidR="00A3748C" w:rsidRPr="00D64294" w:rsidRDefault="00A3748C" w:rsidP="00152A14">
            <w:pPr>
              <w:pStyle w:val="NormalArial"/>
            </w:pPr>
            <w:r>
              <w:t>X</w:t>
            </w:r>
          </w:p>
        </w:tc>
        <w:tc>
          <w:tcPr>
            <w:tcW w:w="961" w:type="dxa"/>
          </w:tcPr>
          <w:p w:rsidR="00A3748C" w:rsidRPr="00D64294" w:rsidRDefault="00A3748C" w:rsidP="00152A14">
            <w:pPr>
              <w:pStyle w:val="NormalArial"/>
            </w:pPr>
            <w:r>
              <w:t>X</w:t>
            </w:r>
          </w:p>
        </w:tc>
        <w:tc>
          <w:tcPr>
            <w:tcW w:w="695" w:type="dxa"/>
          </w:tcPr>
          <w:p w:rsidR="00A3748C" w:rsidRPr="00D64294" w:rsidRDefault="00A3748C" w:rsidP="00152A14">
            <w:pPr>
              <w:pStyle w:val="NormalArial"/>
            </w:pPr>
            <w:r>
              <w:t>C</w:t>
            </w:r>
          </w:p>
        </w:tc>
      </w:tr>
      <w:tr w:rsidR="00A3748C" w:rsidRPr="0046204A" w:rsidTr="0046204A">
        <w:tc>
          <w:tcPr>
            <w:tcW w:w="1417" w:type="dxa"/>
          </w:tcPr>
          <w:p w:rsidR="00A3748C" w:rsidRPr="00D64294" w:rsidRDefault="00A3748C" w:rsidP="00152A14">
            <w:pPr>
              <w:pStyle w:val="NormalArial"/>
            </w:pPr>
            <w:r w:rsidRPr="0046204A">
              <w:rPr>
                <w:bCs/>
              </w:rPr>
              <w:t>Badge détruit</w:t>
            </w:r>
          </w:p>
        </w:tc>
        <w:tc>
          <w:tcPr>
            <w:tcW w:w="866" w:type="dxa"/>
          </w:tcPr>
          <w:p w:rsidR="00A3748C" w:rsidRPr="00D64294" w:rsidRDefault="00A3748C" w:rsidP="00152A14">
            <w:pPr>
              <w:pStyle w:val="NormalArial"/>
            </w:pPr>
            <w:r>
              <w:t>M</w:t>
            </w:r>
          </w:p>
        </w:tc>
        <w:tc>
          <w:tcPr>
            <w:tcW w:w="692" w:type="dxa"/>
          </w:tcPr>
          <w:p w:rsidR="00A3748C" w:rsidRPr="00D64294" w:rsidRDefault="00A3748C" w:rsidP="00152A14">
            <w:pPr>
              <w:pStyle w:val="NormalArial"/>
            </w:pPr>
            <w:r>
              <w:t>X</w:t>
            </w:r>
          </w:p>
        </w:tc>
        <w:tc>
          <w:tcPr>
            <w:tcW w:w="781" w:type="dxa"/>
          </w:tcPr>
          <w:p w:rsidR="00A3748C" w:rsidRPr="00D64294" w:rsidRDefault="00A3748C" w:rsidP="00152A14">
            <w:pPr>
              <w:pStyle w:val="NormalArial"/>
            </w:pPr>
            <w:r>
              <w:t>X</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Pr="00D64294" w:rsidRDefault="00AD5796" w:rsidP="00152A14">
            <w:pPr>
              <w:pStyle w:val="NormalArial"/>
            </w:pPr>
            <w:r>
              <w:t>C</w:t>
            </w:r>
          </w:p>
        </w:tc>
        <w:tc>
          <w:tcPr>
            <w:tcW w:w="686" w:type="dxa"/>
          </w:tcPr>
          <w:p w:rsidR="00A3748C" w:rsidRPr="00D64294" w:rsidRDefault="00A3748C" w:rsidP="00152A14">
            <w:pPr>
              <w:pStyle w:val="NormalArial"/>
            </w:pPr>
            <w:r>
              <w:t>X</w:t>
            </w:r>
          </w:p>
        </w:tc>
        <w:tc>
          <w:tcPr>
            <w:tcW w:w="961" w:type="dxa"/>
          </w:tcPr>
          <w:p w:rsidR="00A3748C" w:rsidRPr="00D64294" w:rsidRDefault="00A3748C" w:rsidP="00152A14">
            <w:pPr>
              <w:pStyle w:val="NormalArial"/>
            </w:pPr>
            <w:r>
              <w:t>X</w:t>
            </w:r>
          </w:p>
        </w:tc>
        <w:tc>
          <w:tcPr>
            <w:tcW w:w="695" w:type="dxa"/>
          </w:tcPr>
          <w:p w:rsidR="00A3748C" w:rsidRPr="00D64294" w:rsidRDefault="00A3748C" w:rsidP="00152A14">
            <w:pPr>
              <w:pStyle w:val="NormalArial"/>
            </w:pPr>
            <w:r>
              <w:t>C</w:t>
            </w:r>
          </w:p>
        </w:tc>
      </w:tr>
      <w:tr w:rsidR="006B792D" w:rsidRPr="0046204A" w:rsidTr="0046204A">
        <w:tc>
          <w:tcPr>
            <w:tcW w:w="1417" w:type="dxa"/>
          </w:tcPr>
          <w:p w:rsidR="006B792D" w:rsidRPr="0046204A" w:rsidRDefault="006B792D" w:rsidP="00A3748C">
            <w:pPr>
              <w:pStyle w:val="NormalArial"/>
              <w:rPr>
                <w:bCs/>
              </w:rPr>
            </w:pPr>
            <w:r>
              <w:rPr>
                <w:bCs/>
              </w:rPr>
              <w:t>Bouton "Badge des autres centres"</w:t>
            </w:r>
          </w:p>
        </w:tc>
        <w:tc>
          <w:tcPr>
            <w:tcW w:w="866" w:type="dxa"/>
          </w:tcPr>
          <w:p w:rsidR="006B792D" w:rsidRDefault="00583115" w:rsidP="00152A14">
            <w:pPr>
              <w:pStyle w:val="NormalArial"/>
            </w:pPr>
            <w:r>
              <w:t>Actif</w:t>
            </w:r>
          </w:p>
        </w:tc>
        <w:tc>
          <w:tcPr>
            <w:tcW w:w="692" w:type="dxa"/>
          </w:tcPr>
          <w:p w:rsidR="006B792D" w:rsidRDefault="006B792D" w:rsidP="00152A14">
            <w:pPr>
              <w:pStyle w:val="NormalArial"/>
            </w:pPr>
            <w:r>
              <w:t>X</w:t>
            </w:r>
          </w:p>
        </w:tc>
        <w:tc>
          <w:tcPr>
            <w:tcW w:w="781" w:type="dxa"/>
          </w:tcPr>
          <w:p w:rsidR="006B792D" w:rsidRDefault="006B792D" w:rsidP="00152A14">
            <w:pPr>
              <w:pStyle w:val="NormalArial"/>
            </w:pPr>
            <w:r>
              <w:t>X</w:t>
            </w:r>
          </w:p>
        </w:tc>
        <w:tc>
          <w:tcPr>
            <w:tcW w:w="928" w:type="dxa"/>
          </w:tcPr>
          <w:p w:rsidR="006B792D" w:rsidRDefault="006B792D" w:rsidP="00152A14">
            <w:pPr>
              <w:pStyle w:val="NormalArial"/>
            </w:pPr>
            <w:r>
              <w:t>Actif</w:t>
            </w:r>
          </w:p>
        </w:tc>
        <w:tc>
          <w:tcPr>
            <w:tcW w:w="950" w:type="dxa"/>
          </w:tcPr>
          <w:p w:rsidR="006B792D" w:rsidRDefault="006B792D" w:rsidP="00152A14">
            <w:pPr>
              <w:pStyle w:val="NormalArial"/>
            </w:pPr>
            <w:r>
              <w:t>Actif</w:t>
            </w:r>
          </w:p>
        </w:tc>
        <w:tc>
          <w:tcPr>
            <w:tcW w:w="852" w:type="dxa"/>
          </w:tcPr>
          <w:p w:rsidR="006B792D" w:rsidRDefault="006B792D" w:rsidP="00152A14">
            <w:pPr>
              <w:pStyle w:val="NormalArial"/>
            </w:pPr>
            <w:r>
              <w:t>X</w:t>
            </w:r>
          </w:p>
        </w:tc>
        <w:tc>
          <w:tcPr>
            <w:tcW w:w="686" w:type="dxa"/>
          </w:tcPr>
          <w:p w:rsidR="006B792D" w:rsidRDefault="006B792D" w:rsidP="00152A14">
            <w:pPr>
              <w:pStyle w:val="NormalArial"/>
            </w:pPr>
            <w:r>
              <w:t>X</w:t>
            </w:r>
          </w:p>
        </w:tc>
        <w:tc>
          <w:tcPr>
            <w:tcW w:w="961" w:type="dxa"/>
          </w:tcPr>
          <w:p w:rsidR="006B792D" w:rsidRDefault="006B792D" w:rsidP="00152A14">
            <w:pPr>
              <w:pStyle w:val="NormalArial"/>
            </w:pPr>
            <w:r>
              <w:t>X</w:t>
            </w:r>
          </w:p>
        </w:tc>
        <w:tc>
          <w:tcPr>
            <w:tcW w:w="695" w:type="dxa"/>
          </w:tcPr>
          <w:p w:rsidR="006B792D" w:rsidRDefault="006B792D" w:rsidP="00152A14">
            <w:pPr>
              <w:pStyle w:val="NormalArial"/>
            </w:pPr>
            <w:r>
              <w:t>Actif</w:t>
            </w:r>
          </w:p>
        </w:tc>
      </w:tr>
      <w:tr w:rsidR="00A3748C" w:rsidRPr="0046204A" w:rsidTr="0046204A">
        <w:tc>
          <w:tcPr>
            <w:tcW w:w="1417" w:type="dxa"/>
          </w:tcPr>
          <w:p w:rsidR="00A3748C" w:rsidRPr="00D64294" w:rsidRDefault="00A3748C" w:rsidP="00A3748C">
            <w:pPr>
              <w:pStyle w:val="NormalArial"/>
            </w:pPr>
            <w:r w:rsidRPr="0046204A">
              <w:rPr>
                <w:bCs/>
              </w:rPr>
              <w:t>Date début accès centre</w:t>
            </w:r>
          </w:p>
        </w:tc>
        <w:tc>
          <w:tcPr>
            <w:tcW w:w="866" w:type="dxa"/>
          </w:tcPr>
          <w:p w:rsidR="00A3748C" w:rsidRPr="00D64294" w:rsidRDefault="00A3748C" w:rsidP="00152A14">
            <w:pPr>
              <w:pStyle w:val="NormalArial"/>
            </w:pPr>
            <w:r>
              <w:t>M</w:t>
            </w:r>
          </w:p>
        </w:tc>
        <w:tc>
          <w:tcPr>
            <w:tcW w:w="692" w:type="dxa"/>
          </w:tcPr>
          <w:p w:rsidR="00A3748C" w:rsidRPr="00D64294" w:rsidRDefault="00A3748C" w:rsidP="00152A14">
            <w:pPr>
              <w:pStyle w:val="NormalArial"/>
            </w:pPr>
            <w:r>
              <w:t>C</w:t>
            </w:r>
          </w:p>
        </w:tc>
        <w:tc>
          <w:tcPr>
            <w:tcW w:w="781" w:type="dxa"/>
          </w:tcPr>
          <w:p w:rsidR="00A3748C" w:rsidRPr="00D64294" w:rsidRDefault="00A3748C" w:rsidP="00152A14">
            <w:pPr>
              <w:pStyle w:val="NormalArial"/>
            </w:pPr>
            <w:r>
              <w:t>C</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Pr="00D64294" w:rsidRDefault="00A3748C" w:rsidP="00152A14">
            <w:pPr>
              <w:pStyle w:val="NormalArial"/>
            </w:pPr>
            <w:r>
              <w:t>C</w:t>
            </w:r>
          </w:p>
        </w:tc>
        <w:tc>
          <w:tcPr>
            <w:tcW w:w="686" w:type="dxa"/>
          </w:tcPr>
          <w:p w:rsidR="00A3748C" w:rsidRPr="00D64294" w:rsidRDefault="00A3748C" w:rsidP="00152A14">
            <w:pPr>
              <w:pStyle w:val="NormalArial"/>
            </w:pPr>
            <w:r>
              <w:t>X</w:t>
            </w:r>
          </w:p>
        </w:tc>
        <w:tc>
          <w:tcPr>
            <w:tcW w:w="961" w:type="dxa"/>
          </w:tcPr>
          <w:p w:rsidR="00A3748C" w:rsidRPr="00D64294" w:rsidRDefault="00A3748C" w:rsidP="00152A14">
            <w:pPr>
              <w:pStyle w:val="NormalArial"/>
            </w:pPr>
            <w:r>
              <w:t>C</w:t>
            </w:r>
          </w:p>
        </w:tc>
        <w:tc>
          <w:tcPr>
            <w:tcW w:w="695" w:type="dxa"/>
          </w:tcPr>
          <w:p w:rsidR="00A3748C" w:rsidRPr="00D64294" w:rsidRDefault="00A3748C" w:rsidP="00152A14">
            <w:pPr>
              <w:pStyle w:val="NormalArial"/>
            </w:pPr>
            <w:r>
              <w:t>C</w:t>
            </w:r>
          </w:p>
        </w:tc>
      </w:tr>
      <w:tr w:rsidR="00A3748C" w:rsidRPr="0046204A" w:rsidTr="0046204A">
        <w:tc>
          <w:tcPr>
            <w:tcW w:w="1417" w:type="dxa"/>
          </w:tcPr>
          <w:p w:rsidR="00A3748C" w:rsidRPr="00D64294" w:rsidRDefault="00A3748C" w:rsidP="0046204A">
            <w:pPr>
              <w:pStyle w:val="NormalArial"/>
              <w:tabs>
                <w:tab w:val="left" w:pos="1155"/>
              </w:tabs>
            </w:pPr>
            <w:r w:rsidRPr="0046204A">
              <w:rPr>
                <w:bCs/>
              </w:rPr>
              <w:t>Date fin accès centre</w:t>
            </w:r>
            <w:r>
              <w:tab/>
            </w:r>
          </w:p>
        </w:tc>
        <w:tc>
          <w:tcPr>
            <w:tcW w:w="866" w:type="dxa"/>
          </w:tcPr>
          <w:p w:rsidR="00A3748C" w:rsidRPr="00D64294" w:rsidRDefault="00A3748C" w:rsidP="00152A14">
            <w:pPr>
              <w:pStyle w:val="NormalArial"/>
            </w:pPr>
            <w:r>
              <w:t>M</w:t>
            </w:r>
          </w:p>
        </w:tc>
        <w:tc>
          <w:tcPr>
            <w:tcW w:w="692" w:type="dxa"/>
          </w:tcPr>
          <w:p w:rsidR="00A3748C" w:rsidRPr="00D64294" w:rsidRDefault="00A3748C" w:rsidP="00152A14">
            <w:pPr>
              <w:pStyle w:val="NormalArial"/>
            </w:pPr>
            <w:r>
              <w:t>C</w:t>
            </w:r>
          </w:p>
        </w:tc>
        <w:tc>
          <w:tcPr>
            <w:tcW w:w="781" w:type="dxa"/>
          </w:tcPr>
          <w:p w:rsidR="00A3748C" w:rsidRPr="00D64294" w:rsidRDefault="00A3748C" w:rsidP="00152A14">
            <w:pPr>
              <w:pStyle w:val="NormalArial"/>
            </w:pPr>
            <w:r>
              <w:t>C</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Pr="00D64294" w:rsidRDefault="00A3748C" w:rsidP="00152A14">
            <w:pPr>
              <w:pStyle w:val="NormalArial"/>
            </w:pPr>
            <w:r>
              <w:t>C</w:t>
            </w:r>
          </w:p>
        </w:tc>
        <w:tc>
          <w:tcPr>
            <w:tcW w:w="686" w:type="dxa"/>
          </w:tcPr>
          <w:p w:rsidR="00A3748C" w:rsidRPr="00D64294" w:rsidRDefault="00A3748C" w:rsidP="00152A14">
            <w:pPr>
              <w:pStyle w:val="NormalArial"/>
            </w:pPr>
            <w:r>
              <w:t>X</w:t>
            </w:r>
          </w:p>
        </w:tc>
        <w:tc>
          <w:tcPr>
            <w:tcW w:w="961" w:type="dxa"/>
          </w:tcPr>
          <w:p w:rsidR="00A3748C" w:rsidRPr="00D64294" w:rsidRDefault="00A3748C" w:rsidP="00152A14">
            <w:pPr>
              <w:pStyle w:val="NormalArial"/>
            </w:pPr>
            <w:r>
              <w:t>C</w:t>
            </w:r>
          </w:p>
        </w:tc>
        <w:tc>
          <w:tcPr>
            <w:tcW w:w="695" w:type="dxa"/>
          </w:tcPr>
          <w:p w:rsidR="00A3748C" w:rsidRPr="00D64294" w:rsidRDefault="00A3748C" w:rsidP="00152A14">
            <w:pPr>
              <w:pStyle w:val="NormalArial"/>
            </w:pPr>
            <w:r>
              <w:t>C</w:t>
            </w:r>
          </w:p>
        </w:tc>
      </w:tr>
      <w:tr w:rsidR="00A3748C" w:rsidRPr="00D64294" w:rsidTr="0046204A">
        <w:tc>
          <w:tcPr>
            <w:tcW w:w="1417" w:type="dxa"/>
          </w:tcPr>
          <w:p w:rsidR="00A3748C" w:rsidRPr="00D64294" w:rsidRDefault="00A3748C" w:rsidP="00A3748C">
            <w:pPr>
              <w:pStyle w:val="NormalArial"/>
            </w:pPr>
            <w:r w:rsidRPr="0046204A">
              <w:rPr>
                <w:bCs/>
              </w:rPr>
              <w:t>Personne habilitée à signer</w:t>
            </w:r>
          </w:p>
        </w:tc>
        <w:tc>
          <w:tcPr>
            <w:tcW w:w="866" w:type="dxa"/>
          </w:tcPr>
          <w:p w:rsidR="00A3748C" w:rsidRPr="00D64294" w:rsidRDefault="00A3748C" w:rsidP="00152A14">
            <w:pPr>
              <w:pStyle w:val="NormalArial"/>
            </w:pPr>
            <w:r>
              <w:t>M</w:t>
            </w:r>
          </w:p>
        </w:tc>
        <w:tc>
          <w:tcPr>
            <w:tcW w:w="692" w:type="dxa"/>
          </w:tcPr>
          <w:p w:rsidR="00A3748C" w:rsidRDefault="00A3748C" w:rsidP="00152A14">
            <w:pPr>
              <w:pStyle w:val="NormalArial"/>
            </w:pPr>
            <w:r>
              <w:t>C</w:t>
            </w:r>
          </w:p>
        </w:tc>
        <w:tc>
          <w:tcPr>
            <w:tcW w:w="781" w:type="dxa"/>
          </w:tcPr>
          <w:p w:rsidR="00A3748C" w:rsidRDefault="00A3748C" w:rsidP="00152A14">
            <w:pPr>
              <w:pStyle w:val="NormalArial"/>
            </w:pPr>
            <w:r>
              <w:t>C</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Default="00A3748C" w:rsidP="00152A14">
            <w:pPr>
              <w:pStyle w:val="NormalArial"/>
            </w:pPr>
            <w:r>
              <w:t>C</w:t>
            </w:r>
          </w:p>
        </w:tc>
        <w:tc>
          <w:tcPr>
            <w:tcW w:w="686" w:type="dxa"/>
          </w:tcPr>
          <w:p w:rsidR="00A3748C" w:rsidRPr="00D64294" w:rsidRDefault="00A3748C" w:rsidP="00152A14">
            <w:pPr>
              <w:pStyle w:val="NormalArial"/>
            </w:pPr>
            <w:r>
              <w:t>X</w:t>
            </w:r>
          </w:p>
        </w:tc>
        <w:tc>
          <w:tcPr>
            <w:tcW w:w="961" w:type="dxa"/>
          </w:tcPr>
          <w:p w:rsidR="00A3748C" w:rsidRDefault="00A3748C" w:rsidP="00152A14">
            <w:pPr>
              <w:pStyle w:val="NormalArial"/>
            </w:pPr>
            <w:r>
              <w:t>C</w:t>
            </w:r>
          </w:p>
        </w:tc>
        <w:tc>
          <w:tcPr>
            <w:tcW w:w="695" w:type="dxa"/>
          </w:tcPr>
          <w:p w:rsidR="00A3748C" w:rsidRDefault="00A3748C" w:rsidP="00152A14">
            <w:pPr>
              <w:pStyle w:val="NormalArial"/>
            </w:pPr>
            <w:r>
              <w:t>C</w:t>
            </w:r>
          </w:p>
        </w:tc>
      </w:tr>
      <w:tr w:rsidR="00A3748C" w:rsidRPr="00D64294" w:rsidTr="0046204A">
        <w:tc>
          <w:tcPr>
            <w:tcW w:w="1417" w:type="dxa"/>
          </w:tcPr>
          <w:p w:rsidR="00A3748C" w:rsidRPr="00D64294" w:rsidRDefault="00A3748C" w:rsidP="00152A14">
            <w:pPr>
              <w:pStyle w:val="NormalArial"/>
            </w:pPr>
            <w:r w:rsidRPr="0046204A">
              <w:rPr>
                <w:bCs/>
              </w:rPr>
              <w:t>Unité à l'origine de la demande</w:t>
            </w:r>
          </w:p>
        </w:tc>
        <w:tc>
          <w:tcPr>
            <w:tcW w:w="866" w:type="dxa"/>
          </w:tcPr>
          <w:p w:rsidR="00A3748C" w:rsidRPr="00D64294" w:rsidRDefault="00A3748C" w:rsidP="00152A14">
            <w:pPr>
              <w:pStyle w:val="NormalArial"/>
            </w:pPr>
            <w:r>
              <w:t>M</w:t>
            </w:r>
          </w:p>
        </w:tc>
        <w:tc>
          <w:tcPr>
            <w:tcW w:w="692" w:type="dxa"/>
          </w:tcPr>
          <w:p w:rsidR="00A3748C" w:rsidRDefault="00A3748C" w:rsidP="00152A14">
            <w:pPr>
              <w:pStyle w:val="NormalArial"/>
            </w:pPr>
            <w:r>
              <w:t>C</w:t>
            </w:r>
          </w:p>
        </w:tc>
        <w:tc>
          <w:tcPr>
            <w:tcW w:w="781" w:type="dxa"/>
          </w:tcPr>
          <w:p w:rsidR="00A3748C" w:rsidRDefault="00A3748C" w:rsidP="00152A14">
            <w:pPr>
              <w:pStyle w:val="NormalArial"/>
            </w:pPr>
            <w:r>
              <w:t>C</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Default="00A3748C" w:rsidP="00152A14">
            <w:pPr>
              <w:pStyle w:val="NormalArial"/>
            </w:pPr>
            <w:r>
              <w:t>C</w:t>
            </w:r>
          </w:p>
        </w:tc>
        <w:tc>
          <w:tcPr>
            <w:tcW w:w="686" w:type="dxa"/>
          </w:tcPr>
          <w:p w:rsidR="00A3748C" w:rsidRPr="00D64294" w:rsidRDefault="00A3748C" w:rsidP="00152A14">
            <w:pPr>
              <w:pStyle w:val="NormalArial"/>
            </w:pPr>
            <w:r>
              <w:t>X</w:t>
            </w:r>
          </w:p>
        </w:tc>
        <w:tc>
          <w:tcPr>
            <w:tcW w:w="961" w:type="dxa"/>
          </w:tcPr>
          <w:p w:rsidR="00A3748C" w:rsidRDefault="00A3748C" w:rsidP="00152A14">
            <w:pPr>
              <w:pStyle w:val="NormalArial"/>
            </w:pPr>
            <w:r>
              <w:t>C</w:t>
            </w:r>
          </w:p>
        </w:tc>
        <w:tc>
          <w:tcPr>
            <w:tcW w:w="695" w:type="dxa"/>
          </w:tcPr>
          <w:p w:rsidR="00A3748C" w:rsidRDefault="00A3748C" w:rsidP="00152A14">
            <w:pPr>
              <w:pStyle w:val="NormalArial"/>
            </w:pPr>
            <w:r>
              <w:t>C</w:t>
            </w:r>
          </w:p>
        </w:tc>
      </w:tr>
      <w:tr w:rsidR="00A3748C" w:rsidRPr="00D64294" w:rsidTr="0046204A">
        <w:tc>
          <w:tcPr>
            <w:tcW w:w="1417" w:type="dxa"/>
          </w:tcPr>
          <w:p w:rsidR="00A3748C" w:rsidRPr="00D64294" w:rsidRDefault="00A3748C" w:rsidP="00152A14">
            <w:pPr>
              <w:pStyle w:val="NormalArial"/>
            </w:pPr>
            <w:r w:rsidRPr="0046204A">
              <w:rPr>
                <w:bCs/>
              </w:rPr>
              <w:t>N° DOT/AT</w:t>
            </w:r>
          </w:p>
        </w:tc>
        <w:tc>
          <w:tcPr>
            <w:tcW w:w="866" w:type="dxa"/>
          </w:tcPr>
          <w:p w:rsidR="00A3748C" w:rsidRPr="00D64294" w:rsidRDefault="00A3748C" w:rsidP="00152A14">
            <w:pPr>
              <w:pStyle w:val="NormalArial"/>
            </w:pPr>
            <w:r>
              <w:t>M</w:t>
            </w:r>
          </w:p>
        </w:tc>
        <w:tc>
          <w:tcPr>
            <w:tcW w:w="692" w:type="dxa"/>
          </w:tcPr>
          <w:p w:rsidR="00A3748C" w:rsidRDefault="00A3748C" w:rsidP="00152A14">
            <w:pPr>
              <w:pStyle w:val="NormalArial"/>
            </w:pPr>
            <w:r>
              <w:t>C</w:t>
            </w:r>
          </w:p>
        </w:tc>
        <w:tc>
          <w:tcPr>
            <w:tcW w:w="781" w:type="dxa"/>
          </w:tcPr>
          <w:p w:rsidR="00A3748C" w:rsidRDefault="00A3748C" w:rsidP="00152A14">
            <w:pPr>
              <w:pStyle w:val="NormalArial"/>
            </w:pPr>
            <w:r>
              <w:t>C</w:t>
            </w:r>
          </w:p>
        </w:tc>
        <w:tc>
          <w:tcPr>
            <w:tcW w:w="928" w:type="dxa"/>
          </w:tcPr>
          <w:p w:rsidR="00A3748C" w:rsidRPr="00D64294" w:rsidRDefault="00A3748C" w:rsidP="00152A14">
            <w:pPr>
              <w:pStyle w:val="NormalArial"/>
            </w:pPr>
            <w:r>
              <w:t>M</w:t>
            </w:r>
          </w:p>
        </w:tc>
        <w:tc>
          <w:tcPr>
            <w:tcW w:w="950" w:type="dxa"/>
          </w:tcPr>
          <w:p w:rsidR="00A3748C" w:rsidRPr="00D64294" w:rsidRDefault="00A3748C" w:rsidP="00152A14">
            <w:pPr>
              <w:pStyle w:val="NormalArial"/>
            </w:pPr>
            <w:r>
              <w:t>M</w:t>
            </w:r>
          </w:p>
        </w:tc>
        <w:tc>
          <w:tcPr>
            <w:tcW w:w="852" w:type="dxa"/>
          </w:tcPr>
          <w:p w:rsidR="00A3748C" w:rsidRDefault="00A3748C" w:rsidP="00152A14">
            <w:pPr>
              <w:pStyle w:val="NormalArial"/>
            </w:pPr>
            <w:r>
              <w:t>C</w:t>
            </w:r>
          </w:p>
        </w:tc>
        <w:tc>
          <w:tcPr>
            <w:tcW w:w="686" w:type="dxa"/>
          </w:tcPr>
          <w:p w:rsidR="00A3748C" w:rsidRPr="00D64294" w:rsidRDefault="00A3748C" w:rsidP="00152A14">
            <w:pPr>
              <w:pStyle w:val="NormalArial"/>
            </w:pPr>
            <w:r>
              <w:t>X</w:t>
            </w:r>
          </w:p>
        </w:tc>
        <w:tc>
          <w:tcPr>
            <w:tcW w:w="961" w:type="dxa"/>
          </w:tcPr>
          <w:p w:rsidR="00A3748C" w:rsidRDefault="00A3748C" w:rsidP="00152A14">
            <w:pPr>
              <w:pStyle w:val="NormalArial"/>
            </w:pPr>
            <w:r>
              <w:t>C</w:t>
            </w:r>
          </w:p>
        </w:tc>
        <w:tc>
          <w:tcPr>
            <w:tcW w:w="695" w:type="dxa"/>
          </w:tcPr>
          <w:p w:rsidR="00A3748C" w:rsidRDefault="00A3748C" w:rsidP="00152A14">
            <w:pPr>
              <w:pStyle w:val="NormalArial"/>
            </w:pPr>
            <w:r>
              <w:t>C</w:t>
            </w:r>
          </w:p>
        </w:tc>
      </w:tr>
    </w:tbl>
    <w:p w:rsidR="00583115" w:rsidRDefault="00583115" w:rsidP="00583115">
      <w:pPr>
        <w:pStyle w:val="NormalArial"/>
      </w:pPr>
      <w:r>
        <w:t>L’accueil doit pouvoir voir les badges des autres Centres</w:t>
      </w:r>
    </w:p>
    <w:p w:rsidR="00A3748C" w:rsidRDefault="003F0F14" w:rsidP="00A3748C">
      <w:pPr>
        <w:pStyle w:val="Titre4bis"/>
      </w:pPr>
      <w:r>
        <w:t xml:space="preserve">Scénario </w:t>
      </w:r>
      <w:r w:rsidR="0093262C">
        <w:t xml:space="preserve">1 </w:t>
      </w:r>
      <w:r>
        <w:t xml:space="preserve">– </w:t>
      </w:r>
      <w:r w:rsidR="00AF05DA">
        <w:t>G</w:t>
      </w:r>
      <w:r>
        <w:t xml:space="preserve">érer les données de l'onglet </w:t>
      </w:r>
      <w:r w:rsidR="00A3748C">
        <w:t>Badge – Demande d'accès</w:t>
      </w:r>
    </w:p>
    <w:p w:rsidR="003F0F14" w:rsidRDefault="003F0F14" w:rsidP="00FE100B">
      <w:pPr>
        <w:pStyle w:val="NormalArial"/>
        <w:numPr>
          <w:ilvl w:val="0"/>
          <w:numId w:val="177"/>
        </w:numPr>
      </w:pPr>
      <w:r>
        <w:t>L'acteur accède à la fiche personne</w:t>
      </w:r>
    </w:p>
    <w:p w:rsidR="003F0F14" w:rsidRDefault="003F0F14" w:rsidP="00FE100B">
      <w:pPr>
        <w:pStyle w:val="NormalArial"/>
        <w:numPr>
          <w:ilvl w:val="0"/>
          <w:numId w:val="177"/>
        </w:numPr>
      </w:pPr>
      <w:r>
        <w:t xml:space="preserve">L'acteur clique sur l'onglet </w:t>
      </w:r>
      <w:r w:rsidR="0042382D">
        <w:t>Badge – Demande d'accès</w:t>
      </w:r>
    </w:p>
    <w:p w:rsidR="003F0F14" w:rsidRDefault="003F0F14" w:rsidP="00FE100B">
      <w:pPr>
        <w:pStyle w:val="NormalArial"/>
        <w:numPr>
          <w:ilvl w:val="0"/>
          <w:numId w:val="177"/>
        </w:numPr>
      </w:pPr>
      <w:r>
        <w:t xml:space="preserve">L'acteur modifie les champs qui lui sont accessibles et valide </w:t>
      </w:r>
      <w:r>
        <w:rPr>
          <w:b/>
          <w:color w:val="FF0000"/>
        </w:rPr>
        <w:t>EXCEPTION1</w:t>
      </w:r>
      <w:r w:rsidR="008C7505">
        <w:rPr>
          <w:b/>
          <w:color w:val="FF0000"/>
        </w:rPr>
        <w:t>,</w:t>
      </w:r>
      <w:r w:rsidR="008C7505" w:rsidRPr="008C7505">
        <w:rPr>
          <w:b/>
          <w:color w:val="FF0000"/>
        </w:rPr>
        <w:t xml:space="preserve"> </w:t>
      </w:r>
      <w:r w:rsidR="008C7505">
        <w:rPr>
          <w:b/>
          <w:color w:val="FF0000"/>
        </w:rPr>
        <w:t>EXCEPTION2,</w:t>
      </w:r>
      <w:r w:rsidR="008C7505" w:rsidRPr="008C7505">
        <w:rPr>
          <w:b/>
          <w:color w:val="FF0000"/>
        </w:rPr>
        <w:t xml:space="preserve"> </w:t>
      </w:r>
      <w:r w:rsidR="008C7505">
        <w:rPr>
          <w:b/>
          <w:color w:val="FF0000"/>
        </w:rPr>
        <w:t>EXCEPTION3,</w:t>
      </w:r>
      <w:r w:rsidR="008C7505" w:rsidRPr="008C7505">
        <w:rPr>
          <w:b/>
          <w:color w:val="FF0000"/>
        </w:rPr>
        <w:t xml:space="preserve"> </w:t>
      </w:r>
      <w:r w:rsidR="008C7505">
        <w:rPr>
          <w:b/>
          <w:color w:val="FF0000"/>
        </w:rPr>
        <w:t>EXCEPTION4,</w:t>
      </w:r>
      <w:r w:rsidR="008C7505" w:rsidRPr="008C7505">
        <w:rPr>
          <w:b/>
          <w:color w:val="FF0000"/>
        </w:rPr>
        <w:t xml:space="preserve"> </w:t>
      </w:r>
      <w:r w:rsidR="008C7505">
        <w:rPr>
          <w:b/>
          <w:color w:val="FF0000"/>
        </w:rPr>
        <w:t>EXCEPTION5,</w:t>
      </w:r>
      <w:r w:rsidR="008C7505" w:rsidRPr="008C7505">
        <w:rPr>
          <w:b/>
          <w:color w:val="FF0000"/>
        </w:rPr>
        <w:t xml:space="preserve"> </w:t>
      </w:r>
      <w:r w:rsidR="008C7505">
        <w:rPr>
          <w:b/>
          <w:color w:val="FF0000"/>
        </w:rPr>
        <w:t>EXCEPTION6</w:t>
      </w:r>
      <w:r w:rsidR="00B65529">
        <w:rPr>
          <w:b/>
          <w:color w:val="FF0000"/>
        </w:rPr>
        <w:t>, EXCEPTION7</w:t>
      </w:r>
    </w:p>
    <w:p w:rsidR="003400A7" w:rsidRDefault="003F0F14" w:rsidP="00FE100B">
      <w:pPr>
        <w:pStyle w:val="NormalArial"/>
        <w:numPr>
          <w:ilvl w:val="0"/>
          <w:numId w:val="177"/>
        </w:numPr>
      </w:pPr>
      <w:r>
        <w:t>Le système enregistre les données</w:t>
      </w:r>
      <w:r w:rsidR="002A5329">
        <w:t xml:space="preserve"> pour le centre courant</w:t>
      </w:r>
    </w:p>
    <w:p w:rsidR="003400A7" w:rsidRDefault="003400A7" w:rsidP="003400A7">
      <w:pPr>
        <w:pStyle w:val="NormalArial"/>
        <w:ind w:left="720"/>
      </w:pPr>
    </w:p>
    <w:p w:rsidR="003400A7" w:rsidRPr="00AE0502" w:rsidRDefault="003400A7" w:rsidP="003400A7">
      <w:pPr>
        <w:pStyle w:val="Titre4bis"/>
      </w:pPr>
      <w:r>
        <w:t xml:space="preserve">Scénario </w:t>
      </w:r>
      <w:r w:rsidR="0093262C">
        <w:t xml:space="preserve">2 </w:t>
      </w:r>
      <w:r>
        <w:t>– Afficher l'historique des demandes d'accès</w:t>
      </w:r>
    </w:p>
    <w:p w:rsidR="003400A7" w:rsidRDefault="003400A7" w:rsidP="003400A7">
      <w:pPr>
        <w:pStyle w:val="NormalArial"/>
        <w:ind w:left="864"/>
      </w:pPr>
    </w:p>
    <w:p w:rsidR="003400A7" w:rsidRDefault="003400A7" w:rsidP="00B325AE">
      <w:pPr>
        <w:pStyle w:val="NormalArial"/>
        <w:numPr>
          <w:ilvl w:val="0"/>
          <w:numId w:val="175"/>
        </w:numPr>
      </w:pPr>
      <w:r>
        <w:t>L'acteur accède à la fiche personne</w:t>
      </w:r>
    </w:p>
    <w:p w:rsidR="003400A7" w:rsidRDefault="003400A7" w:rsidP="00B325AE">
      <w:pPr>
        <w:pStyle w:val="NormalArial"/>
        <w:numPr>
          <w:ilvl w:val="0"/>
          <w:numId w:val="175"/>
        </w:numPr>
      </w:pPr>
      <w:r>
        <w:t>L'acteur clique sur l'onglet Badge – Demande d'accès</w:t>
      </w:r>
    </w:p>
    <w:p w:rsidR="003400A7" w:rsidRDefault="003400A7" w:rsidP="00B325AE">
      <w:pPr>
        <w:pStyle w:val="NormalArial"/>
        <w:numPr>
          <w:ilvl w:val="0"/>
          <w:numId w:val="175"/>
        </w:numPr>
      </w:pPr>
      <w:r>
        <w:t>Le système présente les champs de l'onglet Badge – Demande d'accès</w:t>
      </w:r>
    </w:p>
    <w:p w:rsidR="003400A7" w:rsidRDefault="003400A7" w:rsidP="00B325AE">
      <w:pPr>
        <w:pStyle w:val="NormalArial"/>
        <w:numPr>
          <w:ilvl w:val="0"/>
          <w:numId w:val="175"/>
        </w:numPr>
      </w:pPr>
      <w:r>
        <w:t>L'acteur clique sur "Historique"</w:t>
      </w:r>
    </w:p>
    <w:p w:rsidR="003400A7" w:rsidRDefault="003400A7" w:rsidP="00B325AE">
      <w:pPr>
        <w:pStyle w:val="NormalArial"/>
        <w:numPr>
          <w:ilvl w:val="0"/>
          <w:numId w:val="175"/>
        </w:numPr>
      </w:pPr>
      <w:r>
        <w:t>Le système affiche le tableau d'historique des demandes d'accès.</w:t>
      </w:r>
    </w:p>
    <w:p w:rsidR="003400A7" w:rsidRDefault="003400A7" w:rsidP="00B325AE">
      <w:pPr>
        <w:pStyle w:val="NormalArial"/>
        <w:ind w:left="720"/>
      </w:pPr>
    </w:p>
    <w:p w:rsidR="00B325AE" w:rsidRDefault="00B325AE" w:rsidP="003400A7">
      <w:pPr>
        <w:pStyle w:val="NormalArial"/>
      </w:pPr>
      <w:r>
        <w:t>Les données sont affichées</w:t>
      </w:r>
      <w:r w:rsidR="005E0B16">
        <w:t xml:space="preserve"> dans l'ordre chronologique décroissant.</w:t>
      </w:r>
      <w:r w:rsidR="00A1309A">
        <w:t xml:space="preserve"> Le tableau contient également les valeurs courantes présentes en base.</w:t>
      </w:r>
    </w:p>
    <w:p w:rsidR="003F0F14" w:rsidRDefault="003F0F14" w:rsidP="003F0F14">
      <w:pPr>
        <w:pStyle w:val="NormalArial"/>
      </w:pPr>
    </w:p>
    <w:p w:rsidR="0093262C" w:rsidRPr="00AE0502" w:rsidRDefault="0093262C" w:rsidP="0093262C">
      <w:pPr>
        <w:pStyle w:val="Titre4bis"/>
      </w:pPr>
      <w:r>
        <w:t>Scénario 3 – Afficher la liste des badges sur les autres centres</w:t>
      </w:r>
    </w:p>
    <w:p w:rsidR="0093262C" w:rsidRDefault="0093262C" w:rsidP="003F0F14">
      <w:pPr>
        <w:pStyle w:val="NormalArial"/>
      </w:pPr>
    </w:p>
    <w:p w:rsidR="0093262C" w:rsidRDefault="0093262C" w:rsidP="0093262C">
      <w:pPr>
        <w:pStyle w:val="NormalArial"/>
        <w:numPr>
          <w:ilvl w:val="0"/>
          <w:numId w:val="200"/>
        </w:numPr>
      </w:pPr>
      <w:r>
        <w:t>L'acteur accède à la fiche personne</w:t>
      </w:r>
    </w:p>
    <w:p w:rsidR="0093262C" w:rsidRDefault="0093262C" w:rsidP="0093262C">
      <w:pPr>
        <w:pStyle w:val="NormalArial"/>
        <w:numPr>
          <w:ilvl w:val="0"/>
          <w:numId w:val="200"/>
        </w:numPr>
      </w:pPr>
      <w:r>
        <w:t>L'acteur clique sur l'onglet Badge – Demande d'accès</w:t>
      </w:r>
    </w:p>
    <w:p w:rsidR="0093262C" w:rsidRDefault="0093262C" w:rsidP="0093262C">
      <w:pPr>
        <w:pStyle w:val="NormalArial"/>
        <w:numPr>
          <w:ilvl w:val="0"/>
          <w:numId w:val="200"/>
        </w:numPr>
      </w:pPr>
      <w:r>
        <w:t>Le système présente les champs de l'onglet Badge – Demande d'accès</w:t>
      </w:r>
    </w:p>
    <w:p w:rsidR="0093262C" w:rsidRDefault="0093262C" w:rsidP="0093262C">
      <w:pPr>
        <w:pStyle w:val="NormalArial"/>
        <w:numPr>
          <w:ilvl w:val="0"/>
          <w:numId w:val="200"/>
        </w:numPr>
      </w:pPr>
      <w:r>
        <w:t>L'acteur clique sur "</w:t>
      </w:r>
      <w:r w:rsidRPr="0093262C">
        <w:rPr>
          <w:bCs/>
        </w:rPr>
        <w:t xml:space="preserve"> </w:t>
      </w:r>
      <w:r>
        <w:rPr>
          <w:bCs/>
        </w:rPr>
        <w:t>Badges des autres centres</w:t>
      </w:r>
      <w:r>
        <w:t>"</w:t>
      </w:r>
    </w:p>
    <w:p w:rsidR="0093262C" w:rsidRDefault="0093262C" w:rsidP="0093262C">
      <w:pPr>
        <w:pStyle w:val="NormalArial"/>
        <w:numPr>
          <w:ilvl w:val="0"/>
          <w:numId w:val="200"/>
        </w:numPr>
      </w:pPr>
      <w:r>
        <w:t>Le système</w:t>
      </w:r>
      <w:r w:rsidR="00A24355">
        <w:t xml:space="preserve"> affiche</w:t>
      </w:r>
      <w:r>
        <w:t xml:space="preserve"> dans un pop-up la liste des badges sur les autres centres.</w:t>
      </w:r>
    </w:p>
    <w:p w:rsidR="0093262C" w:rsidRDefault="0093262C" w:rsidP="003F0F14">
      <w:pPr>
        <w:pStyle w:val="NormalArial"/>
      </w:pPr>
    </w:p>
    <w:p w:rsidR="003F0F14" w:rsidRDefault="003F0F14" w:rsidP="003F0F14">
      <w:pPr>
        <w:pStyle w:val="Titre4bis"/>
      </w:pPr>
      <w:r>
        <w:t>Cas d'exception</w:t>
      </w:r>
    </w:p>
    <w:p w:rsidR="003F0F14" w:rsidRDefault="003F0F14" w:rsidP="003F0F14">
      <w:pPr>
        <w:pStyle w:val="NormalArial"/>
      </w:pPr>
    </w:p>
    <w:p w:rsidR="0042382D" w:rsidRPr="00D64294" w:rsidRDefault="003F0F14" w:rsidP="0042382D">
      <w:pPr>
        <w:pStyle w:val="NormalArial"/>
        <w:jc w:val="both"/>
      </w:pPr>
      <w:r>
        <w:rPr>
          <w:b/>
          <w:color w:val="FF0000"/>
        </w:rPr>
        <w:t xml:space="preserve">EXCEPTION1 : </w:t>
      </w:r>
      <w:r>
        <w:t>Si</w:t>
      </w:r>
      <w:r w:rsidR="0042382D">
        <w:t xml:space="preserve"> la </w:t>
      </w:r>
      <w:r w:rsidR="0042382D">
        <w:rPr>
          <w:bCs/>
        </w:rPr>
        <w:t>date fin accès au centre n'est pas renseignée ou si la personne habilitée à signer</w:t>
      </w:r>
      <w:r w:rsidR="0042382D" w:rsidRPr="0042382D">
        <w:rPr>
          <w:bCs/>
        </w:rPr>
        <w:t xml:space="preserve"> </w:t>
      </w:r>
      <w:r w:rsidR="0042382D">
        <w:rPr>
          <w:bCs/>
        </w:rPr>
        <w:t>n'est pas renseignée ou si l'unité à l'origine de la demande n'est pas renseignée, un message d'erreur est affiché et le système redirige l'acteur sur le formulaire</w:t>
      </w:r>
    </w:p>
    <w:p w:rsidR="003F0F14" w:rsidRPr="00914A85" w:rsidRDefault="003F0F14" w:rsidP="003F0F14">
      <w:pPr>
        <w:pStyle w:val="NormalArial"/>
        <w:jc w:val="both"/>
      </w:pPr>
    </w:p>
    <w:p w:rsidR="0042382D" w:rsidRDefault="0042382D" w:rsidP="0042382D">
      <w:pPr>
        <w:pStyle w:val="NormalArial"/>
      </w:pPr>
      <w:r w:rsidRPr="006C6A84">
        <w:rPr>
          <w:b/>
          <w:bCs/>
          <w:color w:val="FF0000"/>
        </w:rPr>
        <w:t>EXCEPTION</w:t>
      </w:r>
      <w:r w:rsidR="00CB3422">
        <w:rPr>
          <w:b/>
          <w:bCs/>
          <w:color w:val="FF0000"/>
        </w:rPr>
        <w:t>2</w:t>
      </w:r>
      <w:r>
        <w:rPr>
          <w:b/>
          <w:bCs/>
          <w:color w:val="FF0000"/>
        </w:rPr>
        <w:t xml:space="preserve"> : </w:t>
      </w:r>
      <w:r>
        <w:t>Si le type de badge sélectionné possède la propriété "</w:t>
      </w:r>
      <w:r w:rsidRPr="00604146">
        <w:rPr>
          <w:bCs/>
        </w:rPr>
        <w:t xml:space="preserve"> </w:t>
      </w:r>
      <w:r>
        <w:rPr>
          <w:bCs/>
        </w:rPr>
        <w:t>Numérotation commune à tous les centres</w:t>
      </w:r>
      <w:r>
        <w:t>" et qu'il existe déjà en base un badge de ce type dans un autre centre avec un numéro différent, un message d'avertissement est affiché : "Confirmer la modification du numéro de badge pour tous les centres ?"</w:t>
      </w:r>
      <w:r w:rsidR="000F2694">
        <w:t xml:space="preserve"> </w:t>
      </w:r>
    </w:p>
    <w:p w:rsidR="000F2694" w:rsidRPr="006320A6" w:rsidRDefault="000F2694" w:rsidP="0042382D">
      <w:pPr>
        <w:pStyle w:val="NormalArial"/>
      </w:pPr>
      <w:r>
        <w:t>Ce fonctionnement sera validé lors de la recette.</w:t>
      </w:r>
    </w:p>
    <w:p w:rsidR="003F0F14" w:rsidRDefault="003F0F14" w:rsidP="003F0F14">
      <w:pPr>
        <w:pStyle w:val="NormalArial"/>
      </w:pPr>
    </w:p>
    <w:p w:rsidR="0042382D" w:rsidRDefault="0042382D" w:rsidP="0042382D">
      <w:pPr>
        <w:pStyle w:val="NormalArial"/>
      </w:pPr>
      <w:r w:rsidRPr="006C6A84">
        <w:rPr>
          <w:b/>
          <w:bCs/>
          <w:color w:val="FF0000"/>
        </w:rPr>
        <w:t>EXCEPTION</w:t>
      </w:r>
      <w:r w:rsidR="00CB3422">
        <w:rPr>
          <w:b/>
          <w:bCs/>
          <w:color w:val="FF0000"/>
        </w:rPr>
        <w:t>3</w:t>
      </w:r>
      <w:r>
        <w:rPr>
          <w:b/>
          <w:bCs/>
          <w:color w:val="FF0000"/>
        </w:rPr>
        <w:t xml:space="preserve"> : </w:t>
      </w:r>
      <w:r>
        <w:t>Si le type de badge sélectionné possède la propriété "</w:t>
      </w:r>
      <w:r w:rsidRPr="00604146">
        <w:rPr>
          <w:bCs/>
        </w:rPr>
        <w:t xml:space="preserve"> </w:t>
      </w:r>
      <w:r>
        <w:rPr>
          <w:bCs/>
        </w:rPr>
        <w:t>Numérotation du badge auto-incrémentée</w:t>
      </w:r>
      <w:r>
        <w:t xml:space="preserve">" et que la personne ne possède aucun badge de ce type dans un autre centre, le système d'avertissement est affiché "Le numéro pour ce type de badge est généré automatiquement". Le système génère le numéro, enregistre les données et recharge le formulaire en renseignant le champ numéro avec le numéro généré. </w:t>
      </w:r>
    </w:p>
    <w:p w:rsidR="00931A0A" w:rsidRDefault="00931A0A" w:rsidP="0042382D">
      <w:pPr>
        <w:pStyle w:val="NormalArial"/>
      </w:pPr>
    </w:p>
    <w:p w:rsidR="00931A0A" w:rsidRPr="00950886" w:rsidRDefault="00931A0A" w:rsidP="00931A0A">
      <w:pPr>
        <w:pStyle w:val="NormalArial"/>
        <w:rPr>
          <w:u w:val="single"/>
        </w:rPr>
      </w:pPr>
      <w:r w:rsidRPr="00950886">
        <w:rPr>
          <w:u w:val="single"/>
        </w:rPr>
        <w:t>Calcul du numéro de badge auto-incrémenté :</w:t>
      </w:r>
    </w:p>
    <w:p w:rsidR="00FE100B" w:rsidRDefault="00FE100B" w:rsidP="00931A0A">
      <w:pPr>
        <w:pStyle w:val="NormalArial"/>
      </w:pPr>
      <w:r>
        <w:t>Si le système a déjà attribué un numéro auto-incrémenté à la personne dans le passé</w:t>
      </w:r>
      <w:r w:rsidR="00EC4A4A">
        <w:t xml:space="preserve"> (quel</w:t>
      </w:r>
      <w:r w:rsidR="00C86366">
        <w:t>que soit le centre qui lui a attribué)</w:t>
      </w:r>
      <w:r>
        <w:t>, ce numéro est à nouveau attribué.</w:t>
      </w:r>
    </w:p>
    <w:p w:rsidR="00931A0A" w:rsidRPr="006320A6" w:rsidRDefault="00FE100B" w:rsidP="00931A0A">
      <w:pPr>
        <w:pStyle w:val="NormalArial"/>
      </w:pPr>
      <w:r>
        <w:t>Dans le cas contraire, r</w:t>
      </w:r>
      <w:r w:rsidR="00931A0A">
        <w:t>écupérer le dernier numéro attribué de la plage. Ajouter 1 à ce numéro jusqu'à ce que le numéro ne soit attribué à aucun badge à numérotation auto-incrémenté. Quand on arrive à la fin de la plage, repartir au début de la plage et recommencer la recherche d'un numéro disponible. Si plus aucun numéro n'est disponible, afficher un message d'erreur "Impossible d'attribuer un numéro auto-incrémenté au badge".</w:t>
      </w:r>
    </w:p>
    <w:p w:rsidR="003F0F14" w:rsidRDefault="003F0F14" w:rsidP="003F0F14">
      <w:pPr>
        <w:pStyle w:val="NormalArial"/>
      </w:pPr>
    </w:p>
    <w:p w:rsidR="0042382D" w:rsidRDefault="0042382D" w:rsidP="0042382D">
      <w:pPr>
        <w:pStyle w:val="NormalArial"/>
      </w:pPr>
      <w:r w:rsidRPr="006C6A84">
        <w:rPr>
          <w:b/>
          <w:bCs/>
          <w:color w:val="FF0000"/>
        </w:rPr>
        <w:t>EXCEPTION</w:t>
      </w:r>
      <w:r w:rsidR="00CB3422">
        <w:rPr>
          <w:b/>
          <w:bCs/>
          <w:color w:val="FF0000"/>
        </w:rPr>
        <w:t>4</w:t>
      </w:r>
      <w:r>
        <w:rPr>
          <w:b/>
          <w:bCs/>
          <w:color w:val="FF0000"/>
        </w:rPr>
        <w:t xml:space="preserve"> : </w:t>
      </w:r>
      <w:r>
        <w:t>Si le type de badge sélectionné possède la propriété "</w:t>
      </w:r>
      <w:r w:rsidRPr="00604146">
        <w:rPr>
          <w:bCs/>
        </w:rPr>
        <w:t xml:space="preserve"> </w:t>
      </w:r>
      <w:r>
        <w:rPr>
          <w:bCs/>
        </w:rPr>
        <w:t>Numérotation du badge auto-incrémentée</w:t>
      </w:r>
      <w:r>
        <w:t xml:space="preserve">" et que la personne possède </w:t>
      </w:r>
      <w:r w:rsidR="00572085">
        <w:t xml:space="preserve">déjà un </w:t>
      </w:r>
      <w:r>
        <w:t>badge de ce type dans un autre centre, le système d'avertissement est affiché "</w:t>
      </w:r>
      <w:r w:rsidR="00572085">
        <w:t xml:space="preserve">Un </w:t>
      </w:r>
      <w:r>
        <w:t xml:space="preserve">numéro </w:t>
      </w:r>
      <w:r w:rsidR="00572085">
        <w:t xml:space="preserve">généré automatiquement existe déjà </w:t>
      </w:r>
      <w:r>
        <w:t xml:space="preserve">pour ce type de badge ". Le système recharge le formulaire en renseignant le champ numéro avec le numéro </w:t>
      </w:r>
      <w:r w:rsidR="00572085">
        <w:t>existant</w:t>
      </w:r>
      <w:r>
        <w:t xml:space="preserve">. </w:t>
      </w:r>
    </w:p>
    <w:p w:rsidR="0042382D" w:rsidRDefault="0042382D" w:rsidP="003F0F14">
      <w:pPr>
        <w:pStyle w:val="NormalArial"/>
      </w:pPr>
    </w:p>
    <w:p w:rsidR="00184275" w:rsidRDefault="00184275" w:rsidP="00184275">
      <w:pPr>
        <w:pStyle w:val="NormalArial"/>
      </w:pPr>
      <w:r w:rsidRPr="006C6A84">
        <w:rPr>
          <w:b/>
          <w:bCs/>
          <w:color w:val="FF0000"/>
        </w:rPr>
        <w:t>EXCEPTION</w:t>
      </w:r>
      <w:r w:rsidR="00CB3422">
        <w:rPr>
          <w:b/>
          <w:bCs/>
          <w:color w:val="FF0000"/>
        </w:rPr>
        <w:t>5</w:t>
      </w:r>
      <w:r>
        <w:rPr>
          <w:b/>
          <w:bCs/>
          <w:color w:val="FF0000"/>
        </w:rPr>
        <w:t xml:space="preserve"> : </w:t>
      </w:r>
      <w:r>
        <w:t>Si le type de badge sélectionné possède la propriété "</w:t>
      </w:r>
      <w:r w:rsidRPr="00604146">
        <w:rPr>
          <w:bCs/>
        </w:rPr>
        <w:t xml:space="preserve"> </w:t>
      </w:r>
      <w:r>
        <w:rPr>
          <w:bCs/>
        </w:rPr>
        <w:t>Numéro unique</w:t>
      </w:r>
      <w:r>
        <w:t>" et qu'une</w:t>
      </w:r>
      <w:r w:rsidR="00572085">
        <w:t xml:space="preserve"> autre</w:t>
      </w:r>
      <w:r>
        <w:t xml:space="preserve"> personne possède un badge de ce type avec le même numéro (quelque soit le centre), un message d'erreur s'affiche et l'acteur est redirigé vers le formulaire de saisie</w:t>
      </w:r>
    </w:p>
    <w:p w:rsidR="00B65529" w:rsidRDefault="00B65529" w:rsidP="00B65529">
      <w:pPr>
        <w:pStyle w:val="NormalArial"/>
        <w:rPr>
          <w:b/>
          <w:bCs/>
          <w:color w:val="FF0000"/>
        </w:rPr>
      </w:pPr>
    </w:p>
    <w:p w:rsidR="00B65529" w:rsidRDefault="00B65529" w:rsidP="00B65529">
      <w:pPr>
        <w:pStyle w:val="NormalArial"/>
      </w:pPr>
      <w:r w:rsidRPr="006C6A84">
        <w:rPr>
          <w:b/>
          <w:bCs/>
          <w:color w:val="FF0000"/>
        </w:rPr>
        <w:t>EXCEPTION</w:t>
      </w:r>
      <w:r w:rsidR="00CB3422">
        <w:rPr>
          <w:b/>
          <w:bCs/>
          <w:color w:val="FF0000"/>
        </w:rPr>
        <w:t>6</w:t>
      </w:r>
      <w:r>
        <w:rPr>
          <w:b/>
          <w:bCs/>
          <w:color w:val="FF0000"/>
        </w:rPr>
        <w:t xml:space="preserve"> : </w:t>
      </w:r>
      <w:r>
        <w:t xml:space="preserve">Si la date de restitution est renseignée et qu'aucune des cases à cocher Badge détruit et Badge conservé n'est cochée, un message d'erreur est affiché "Indiquer si le badge a été détruit ou conservé" et le système redirige l'utilisateur sur le formulaire badge. </w:t>
      </w:r>
    </w:p>
    <w:p w:rsidR="00B65529" w:rsidRDefault="00B65529" w:rsidP="00B65529">
      <w:pPr>
        <w:pStyle w:val="NormalArial"/>
      </w:pPr>
    </w:p>
    <w:p w:rsidR="00922DF6" w:rsidRPr="00CB3422" w:rsidRDefault="00922DF6" w:rsidP="00922DF6">
      <w:pPr>
        <w:pStyle w:val="NormalArial"/>
        <w:rPr>
          <w:bCs/>
        </w:rPr>
      </w:pPr>
      <w:r w:rsidRPr="006C6A84">
        <w:rPr>
          <w:b/>
          <w:bCs/>
          <w:color w:val="FF0000"/>
        </w:rPr>
        <w:t>EXCEPTION</w:t>
      </w:r>
      <w:r w:rsidR="00CB3422">
        <w:rPr>
          <w:b/>
          <w:bCs/>
          <w:color w:val="FF0000"/>
        </w:rPr>
        <w:t>7</w:t>
      </w:r>
      <w:r>
        <w:rPr>
          <w:b/>
          <w:bCs/>
          <w:color w:val="FF0000"/>
        </w:rPr>
        <w:t xml:space="preserve"> : </w:t>
      </w:r>
      <w:r w:rsidRPr="00CB3422">
        <w:rPr>
          <w:bCs/>
        </w:rPr>
        <w:t xml:space="preserve">Lorsqu’un utilisateur modifie les champs numéro de badge ou fin de validité du badge, on affiche </w:t>
      </w:r>
      <w:r w:rsidR="00CB3422">
        <w:rPr>
          <w:bCs/>
        </w:rPr>
        <w:t>le</w:t>
      </w:r>
      <w:r w:rsidR="00CB3422" w:rsidRPr="00CB3422">
        <w:rPr>
          <w:bCs/>
        </w:rPr>
        <w:t xml:space="preserve"> </w:t>
      </w:r>
      <w:r w:rsidRPr="00CB3422">
        <w:rPr>
          <w:bCs/>
        </w:rPr>
        <w:t xml:space="preserve">message d’alerte </w:t>
      </w:r>
      <w:r w:rsidR="00CB3422">
        <w:rPr>
          <w:bCs/>
        </w:rPr>
        <w:t>"</w:t>
      </w:r>
      <w:r w:rsidR="00CB3422" w:rsidRPr="00CB3422">
        <w:t xml:space="preserve"> </w:t>
      </w:r>
      <w:r w:rsidR="00CB3422">
        <w:t>Attention cette personne a soit un avis défavorable, soit aucun avis favorable valide</w:t>
      </w:r>
      <w:r w:rsidR="00CB3422">
        <w:rPr>
          <w:bCs/>
        </w:rPr>
        <w:t xml:space="preserve">" </w:t>
      </w:r>
      <w:r w:rsidRPr="00CB3422">
        <w:rPr>
          <w:bCs/>
        </w:rPr>
        <w:t xml:space="preserve">dans les cas suivants : </w:t>
      </w:r>
    </w:p>
    <w:p w:rsidR="00922DF6" w:rsidRPr="00CB3422" w:rsidRDefault="00922DF6" w:rsidP="00922DF6">
      <w:pPr>
        <w:pStyle w:val="NormalArial"/>
        <w:numPr>
          <w:ilvl w:val="0"/>
          <w:numId w:val="168"/>
        </w:numPr>
        <w:rPr>
          <w:bCs/>
        </w:rPr>
      </w:pPr>
      <w:r w:rsidRPr="00CB3422">
        <w:rPr>
          <w:bCs/>
        </w:rPr>
        <w:t>si la personne a au moins un avis FSD défavorable (toujours valide ou périmé) (et ce même si elle a d’autres avis qui sont favorables)</w:t>
      </w:r>
    </w:p>
    <w:p w:rsidR="00922DF6" w:rsidRPr="00CB3422" w:rsidRDefault="00922DF6" w:rsidP="00922DF6">
      <w:pPr>
        <w:pStyle w:val="NormalArial"/>
        <w:numPr>
          <w:ilvl w:val="0"/>
          <w:numId w:val="168"/>
        </w:numPr>
      </w:pPr>
      <w:r w:rsidRPr="00CB3422">
        <w:rPr>
          <w:bCs/>
        </w:rPr>
        <w:t xml:space="preserve">ou si la personne n’a aucun avis favorable valide (zéro avis ou aucun avis favorable dont date de validité &gt;= date du jour)  </w:t>
      </w:r>
      <w:r w:rsidRPr="00CB3422">
        <w:t xml:space="preserve">. </w:t>
      </w:r>
    </w:p>
    <w:p w:rsidR="00922DF6" w:rsidRDefault="00922DF6" w:rsidP="00B65529">
      <w:pPr>
        <w:pStyle w:val="NormalArial"/>
      </w:pPr>
    </w:p>
    <w:p w:rsidR="00184275" w:rsidRPr="006C68A3" w:rsidRDefault="00C86366" w:rsidP="003F0F14">
      <w:pPr>
        <w:pStyle w:val="NormalArial"/>
      </w:pPr>
      <w:r>
        <w:t>Message d’information si l’unité à l’origine de la demande n’est pas dans Sigma ou dans la table de référence</w:t>
      </w:r>
    </w:p>
    <w:p w:rsidR="00152A14" w:rsidRDefault="003E0B8A" w:rsidP="00152A14">
      <w:pPr>
        <w:pStyle w:val="Titre2"/>
      </w:pPr>
      <w:r>
        <w:br w:type="page"/>
      </w:r>
      <w:bookmarkStart w:id="4718" w:name="_Toc292454219"/>
      <w:r w:rsidR="00152A14">
        <w:lastRenderedPageBreak/>
        <w:t>Cas d'utilisation gérer l'Onglet Entreprise 1 (ou Entreprise 2)</w:t>
      </w:r>
      <w:bookmarkEnd w:id="4718"/>
    </w:p>
    <w:p w:rsidR="00E30E7E" w:rsidRPr="00BE48BB" w:rsidRDefault="00E30E7E" w:rsidP="00E30E7E">
      <w:pPr>
        <w:pStyle w:val="Titre3"/>
      </w:pPr>
      <w:bookmarkStart w:id="4719" w:name="_Toc292454220"/>
      <w:r>
        <w:t>Gérer les onglets Entreprise 1 et 2</w:t>
      </w:r>
      <w:bookmarkEnd w:id="4719"/>
    </w:p>
    <w:p w:rsidR="00152A14" w:rsidRDefault="00152A14" w:rsidP="00152A14">
      <w:pPr>
        <w:pStyle w:val="NormalArial"/>
      </w:pPr>
      <w:r w:rsidRPr="00795BE7">
        <w:rPr>
          <w:b/>
        </w:rPr>
        <w:t>Résumé</w:t>
      </w:r>
      <w:r>
        <w:t xml:space="preserve"> : Cette fonctionnalité permet à l'acteur de gérer les informations de l'onglet Entreprise 1 ou Entreprise 2 </w:t>
      </w:r>
    </w:p>
    <w:p w:rsidR="00152A14" w:rsidRDefault="00152A14" w:rsidP="00152A14">
      <w:pPr>
        <w:pStyle w:val="NormalArial"/>
      </w:pPr>
      <w:r w:rsidRPr="00795BE7">
        <w:rPr>
          <w:b/>
        </w:rPr>
        <w:t>Acteur(s)</w:t>
      </w:r>
      <w:r>
        <w:t xml:space="preserve"> : </w:t>
      </w:r>
      <w:r>
        <w:rPr>
          <w:bCs/>
        </w:rPr>
        <w:t xml:space="preserve">Administrateur National, </w:t>
      </w:r>
      <w:r>
        <w:t xml:space="preserve"> Administrateur de Centre, </w:t>
      </w:r>
      <w:r w:rsidRPr="00210253">
        <w:t>Accueil</w:t>
      </w:r>
      <w:r>
        <w:t xml:space="preserve">, </w:t>
      </w:r>
      <w:r w:rsidRPr="00210253">
        <w:t>Médical</w:t>
      </w:r>
      <w:r>
        <w:t xml:space="preserve">, </w:t>
      </w:r>
      <w:r w:rsidRPr="00210253">
        <w:t>Sécurité</w:t>
      </w:r>
      <w:r>
        <w:t xml:space="preserve">, </w:t>
      </w:r>
      <w:r w:rsidRPr="00210253">
        <w:t>Consultation</w:t>
      </w:r>
      <w:r>
        <w:t xml:space="preserve">, Collaborateur SPAS, </w:t>
      </w:r>
      <w:r>
        <w:rPr>
          <w:bCs/>
        </w:rPr>
        <w:t>OS de Pôle</w:t>
      </w:r>
    </w:p>
    <w:p w:rsidR="00152A14" w:rsidRDefault="00152A14" w:rsidP="00152A14">
      <w:pPr>
        <w:pStyle w:val="NormalArial"/>
      </w:pPr>
      <w:r w:rsidRPr="00795BE7">
        <w:rPr>
          <w:b/>
        </w:rPr>
        <w:t>Pré-condition</w:t>
      </w:r>
      <w:r>
        <w:t xml:space="preserve"> : L'acteur est identifié et a accédé à la fiche personne</w:t>
      </w:r>
    </w:p>
    <w:p w:rsidR="00152A14" w:rsidRDefault="00152A14" w:rsidP="00152A14">
      <w:pPr>
        <w:pStyle w:val="NormalArial"/>
      </w:pPr>
      <w:r w:rsidRPr="00795BE7">
        <w:rPr>
          <w:b/>
        </w:rPr>
        <w:t>Post-condition</w:t>
      </w:r>
      <w:r>
        <w:t xml:space="preserve"> : l'onglet Entreprise 1 (ou Entreprise 2) est géré</w:t>
      </w:r>
    </w:p>
    <w:p w:rsidR="00152A14" w:rsidRDefault="00152A14" w:rsidP="00152A14">
      <w:pPr>
        <w:pStyle w:val="NormalArial"/>
      </w:pPr>
    </w:p>
    <w:p w:rsidR="00152A14" w:rsidRPr="00AE0502" w:rsidRDefault="00152A14" w:rsidP="00152A14">
      <w:pPr>
        <w:pStyle w:val="Titre4bis"/>
      </w:pPr>
      <w:r w:rsidRPr="00AE0502">
        <w:t xml:space="preserve">Interface </w:t>
      </w:r>
      <w:r>
        <w:t>onglet Entreprise 1 (ou Entreprise 2)</w:t>
      </w:r>
    </w:p>
    <w:p w:rsidR="00152A14" w:rsidRDefault="00152A14" w:rsidP="00152A14">
      <w:pPr>
        <w:pStyle w:val="NormalArial"/>
        <w:rPr>
          <w:bCs/>
        </w:rPr>
      </w:pPr>
      <w:r w:rsidRPr="00AE0502">
        <w:rPr>
          <w:bCs/>
        </w:rPr>
        <w:t>L'écran affiche un formulaire contenant les champs de saisie :</w:t>
      </w:r>
    </w:p>
    <w:p w:rsidR="00152A14" w:rsidRDefault="00152A14" w:rsidP="00152A14">
      <w:pPr>
        <w:pStyle w:val="NormalArial"/>
        <w:rPr>
          <w:bCs/>
        </w:rPr>
      </w:pPr>
    </w:p>
    <w:p w:rsidR="00152A14" w:rsidRDefault="00152A14" w:rsidP="00152A14">
      <w:pPr>
        <w:pStyle w:val="NormalArial"/>
        <w:rPr>
          <w:bCs/>
        </w:rPr>
      </w:pPr>
      <w:r>
        <w:rPr>
          <w:bCs/>
        </w:rPr>
        <w:t>Entreprise</w:t>
      </w:r>
    </w:p>
    <w:p w:rsidR="00152A14" w:rsidRPr="001570A7" w:rsidRDefault="00152A14" w:rsidP="00152A14">
      <w:pPr>
        <w:pStyle w:val="NormalArial"/>
        <w:numPr>
          <w:ilvl w:val="0"/>
          <w:numId w:val="28"/>
        </w:numPr>
      </w:pPr>
      <w:r w:rsidRPr="001570A7">
        <w:t>Raison sociale (</w:t>
      </w:r>
      <w:r>
        <w:t xml:space="preserve">saisie </w:t>
      </w:r>
      <w:r w:rsidRPr="001570A7">
        <w:t>texte</w:t>
      </w:r>
      <w:r>
        <w:t xml:space="preserve"> libre</w:t>
      </w:r>
      <w:r w:rsidRPr="001570A7">
        <w:t>)</w:t>
      </w:r>
      <w:r>
        <w:t xml:space="preserve"> lu dans la table entreprises</w:t>
      </w:r>
    </w:p>
    <w:p w:rsidR="00152A14" w:rsidRPr="001570A7" w:rsidRDefault="00152A14" w:rsidP="00152A14">
      <w:pPr>
        <w:pStyle w:val="NormalArial"/>
        <w:numPr>
          <w:ilvl w:val="0"/>
          <w:numId w:val="28"/>
        </w:numPr>
      </w:pPr>
      <w:r w:rsidRPr="001570A7">
        <w:t>Nom usuel (</w:t>
      </w:r>
      <w:r>
        <w:t xml:space="preserve">saisie </w:t>
      </w:r>
      <w:r w:rsidRPr="001570A7">
        <w:t>texte</w:t>
      </w:r>
      <w:r>
        <w:t xml:space="preserve"> libre</w:t>
      </w:r>
      <w:r w:rsidRPr="001570A7">
        <w:t>)</w:t>
      </w:r>
      <w:r>
        <w:t xml:space="preserve"> lu dans la table entreprises</w:t>
      </w:r>
    </w:p>
    <w:p w:rsidR="00152A14" w:rsidRPr="001570A7" w:rsidRDefault="00152A14" w:rsidP="00152A14">
      <w:pPr>
        <w:pStyle w:val="NormalArial"/>
        <w:numPr>
          <w:ilvl w:val="0"/>
          <w:numId w:val="28"/>
        </w:numPr>
      </w:pPr>
      <w:r w:rsidRPr="001570A7">
        <w:t>Siret (champ texte limité aux caractères numériques)</w:t>
      </w:r>
      <w:r>
        <w:t xml:space="preserve"> lu dans la table entreprises</w:t>
      </w:r>
    </w:p>
    <w:p w:rsidR="00152A14" w:rsidRPr="001570A7" w:rsidRDefault="00152A14" w:rsidP="00152A14">
      <w:pPr>
        <w:pStyle w:val="NormalArial"/>
        <w:numPr>
          <w:ilvl w:val="0"/>
          <w:numId w:val="28"/>
        </w:numPr>
        <w:rPr>
          <w:bCs/>
        </w:rPr>
      </w:pPr>
      <w:r w:rsidRPr="001570A7">
        <w:t xml:space="preserve">Adresse </w:t>
      </w:r>
      <w:r w:rsidRPr="001570A7">
        <w:rPr>
          <w:bCs/>
        </w:rPr>
        <w:t>(champ de saisie multi-lignes avec les 3 premières lignes visibles. Les autres lignes sont accessibles par une barre de défilement verticale)</w:t>
      </w:r>
      <w:r>
        <w:rPr>
          <w:bCs/>
        </w:rPr>
        <w:t xml:space="preserve"> </w:t>
      </w:r>
      <w:r>
        <w:t>lu dans la table entreprises</w:t>
      </w:r>
    </w:p>
    <w:p w:rsidR="00152A14" w:rsidRPr="001570A7" w:rsidRDefault="00152A14" w:rsidP="00152A14">
      <w:pPr>
        <w:pStyle w:val="NormalArial"/>
        <w:numPr>
          <w:ilvl w:val="0"/>
          <w:numId w:val="28"/>
        </w:numPr>
        <w:rPr>
          <w:bCs/>
        </w:rPr>
      </w:pPr>
      <w:r w:rsidRPr="001570A7">
        <w:rPr>
          <w:bCs/>
        </w:rPr>
        <w:t>Code postal  (</w:t>
      </w:r>
      <w:r>
        <w:t xml:space="preserve">saisie </w:t>
      </w:r>
      <w:r w:rsidRPr="001570A7">
        <w:t>texte</w:t>
      </w:r>
      <w:r>
        <w:t xml:space="preserve"> libre</w:t>
      </w:r>
      <w:r w:rsidRPr="001570A7">
        <w:rPr>
          <w:bCs/>
        </w:rPr>
        <w:t>)</w:t>
      </w:r>
      <w:r>
        <w:rPr>
          <w:bCs/>
        </w:rPr>
        <w:t xml:space="preserve"> </w:t>
      </w:r>
      <w:r>
        <w:t>lu dans la table entreprises</w:t>
      </w:r>
      <w:r w:rsidR="00D832E2">
        <w:t xml:space="preserve"> avec assistance à la saisie</w:t>
      </w:r>
    </w:p>
    <w:p w:rsidR="00152A14" w:rsidRPr="001570A7" w:rsidRDefault="00152A14" w:rsidP="00152A14">
      <w:pPr>
        <w:pStyle w:val="NormalArial"/>
        <w:numPr>
          <w:ilvl w:val="0"/>
          <w:numId w:val="28"/>
        </w:numPr>
        <w:rPr>
          <w:bCs/>
        </w:rPr>
      </w:pPr>
      <w:r w:rsidRPr="001570A7">
        <w:rPr>
          <w:bCs/>
        </w:rPr>
        <w:t>Ville (</w:t>
      </w:r>
      <w:r>
        <w:t xml:space="preserve">saisie </w:t>
      </w:r>
      <w:r w:rsidRPr="001570A7">
        <w:t>texte</w:t>
      </w:r>
      <w:r>
        <w:t xml:space="preserve"> libre</w:t>
      </w:r>
      <w:r w:rsidRPr="001570A7">
        <w:rPr>
          <w:bCs/>
        </w:rPr>
        <w:t>)</w:t>
      </w:r>
      <w:r>
        <w:rPr>
          <w:bCs/>
        </w:rPr>
        <w:t xml:space="preserve"> </w:t>
      </w:r>
      <w:r>
        <w:t>lu dans la table entreprises</w:t>
      </w:r>
      <w:r w:rsidR="00D832E2">
        <w:t xml:space="preserve"> avec assistance à la saisie</w:t>
      </w:r>
    </w:p>
    <w:p w:rsidR="00152A14" w:rsidRPr="001570A7" w:rsidRDefault="00152A14" w:rsidP="00152A14">
      <w:pPr>
        <w:pStyle w:val="NormalArial"/>
        <w:numPr>
          <w:ilvl w:val="0"/>
          <w:numId w:val="28"/>
        </w:numPr>
        <w:rPr>
          <w:bCs/>
        </w:rPr>
      </w:pPr>
      <w:r w:rsidRPr="001570A7">
        <w:rPr>
          <w:bCs/>
        </w:rPr>
        <w:t>Pays (Liste de pays venant de la table de référence des pays)</w:t>
      </w:r>
      <w:r>
        <w:rPr>
          <w:bCs/>
        </w:rPr>
        <w:t xml:space="preserve"> code </w:t>
      </w:r>
      <w:r>
        <w:t>lu dans la table entreprises</w:t>
      </w:r>
    </w:p>
    <w:p w:rsidR="00152A14" w:rsidRPr="001570A7" w:rsidRDefault="00152A14" w:rsidP="00152A14">
      <w:pPr>
        <w:pStyle w:val="NormalArial"/>
        <w:numPr>
          <w:ilvl w:val="0"/>
          <w:numId w:val="28"/>
        </w:numPr>
        <w:rPr>
          <w:bCs/>
        </w:rPr>
      </w:pPr>
      <w:r w:rsidRPr="001570A7">
        <w:rPr>
          <w:bCs/>
        </w:rPr>
        <w:t xml:space="preserve">Tél </w:t>
      </w:r>
      <w:r w:rsidRPr="001570A7">
        <w:t>(champ texte limité aux caractères numériques)</w:t>
      </w:r>
      <w:r>
        <w:t xml:space="preserve"> lu dans la table entreprises</w:t>
      </w:r>
    </w:p>
    <w:p w:rsidR="00152A14" w:rsidRPr="001570A7" w:rsidRDefault="00152A14" w:rsidP="00152A14">
      <w:pPr>
        <w:pStyle w:val="NormalArial"/>
        <w:numPr>
          <w:ilvl w:val="0"/>
          <w:numId w:val="28"/>
        </w:numPr>
        <w:rPr>
          <w:bCs/>
        </w:rPr>
      </w:pPr>
      <w:r w:rsidRPr="001570A7">
        <w:t>Télécopieur (champ texte limité aux caractères numériques)</w:t>
      </w:r>
      <w:r>
        <w:t xml:space="preserve"> lu dans la table entreprises</w:t>
      </w:r>
    </w:p>
    <w:p w:rsidR="00152A14" w:rsidRPr="001570A7" w:rsidRDefault="000C0AD0" w:rsidP="00152A14">
      <w:pPr>
        <w:pStyle w:val="NormalArial"/>
        <w:numPr>
          <w:ilvl w:val="0"/>
          <w:numId w:val="28"/>
        </w:numPr>
        <w:rPr>
          <w:bCs/>
        </w:rPr>
      </w:pPr>
      <w:r w:rsidRPr="001570A7">
        <w:t>Responsable (champ texte)</w:t>
      </w:r>
      <w:r>
        <w:t xml:space="preserve"> lu dans la table entreprise</w:t>
      </w:r>
    </w:p>
    <w:p w:rsidR="00152A14" w:rsidRPr="00D832E2" w:rsidRDefault="00152A14" w:rsidP="00152A14">
      <w:pPr>
        <w:pStyle w:val="NormalArial"/>
        <w:numPr>
          <w:ilvl w:val="0"/>
          <w:numId w:val="28"/>
        </w:numPr>
        <w:rPr>
          <w:bCs/>
        </w:rPr>
      </w:pPr>
      <w:r w:rsidRPr="001570A7">
        <w:t>E-mail (champ texte)</w:t>
      </w:r>
      <w:r>
        <w:t xml:space="preserve"> lu dans la table entreprise</w:t>
      </w:r>
    </w:p>
    <w:p w:rsidR="00D832E2" w:rsidRDefault="00D832E2" w:rsidP="00D832E2">
      <w:pPr>
        <w:pStyle w:val="NormalArial"/>
        <w:ind w:left="720"/>
      </w:pPr>
    </w:p>
    <w:p w:rsidR="00D832E2" w:rsidRPr="00BE48BB" w:rsidRDefault="00D832E2" w:rsidP="00D832E2">
      <w:pPr>
        <w:pStyle w:val="NormalArial"/>
        <w:rPr>
          <w:bCs/>
        </w:rPr>
      </w:pPr>
      <w:r>
        <w:rPr>
          <w:bCs/>
        </w:rPr>
        <w:t xml:space="preserve">Pour avoir plus de détails sur l'assistance à la saisie sur la ville et le CP, </w:t>
      </w:r>
      <w:r w:rsidR="00D07D89">
        <w:rPr>
          <w:bCs/>
        </w:rPr>
        <w:t>consulter</w:t>
      </w:r>
      <w:r>
        <w:rPr>
          <w:bCs/>
        </w:rPr>
        <w:t xml:space="preserve"> le paragraphe 4.5 sur ce sujet.</w:t>
      </w:r>
    </w:p>
    <w:p w:rsidR="00D832E2" w:rsidRPr="001570A7" w:rsidRDefault="00D832E2" w:rsidP="00D832E2">
      <w:pPr>
        <w:pStyle w:val="NormalArial"/>
        <w:rPr>
          <w:bCs/>
        </w:rPr>
      </w:pPr>
    </w:p>
    <w:p w:rsidR="00152A14" w:rsidRDefault="00152A14" w:rsidP="00152A14">
      <w:pPr>
        <w:pStyle w:val="NormalArial"/>
        <w:rPr>
          <w:bCs/>
        </w:rPr>
      </w:pPr>
    </w:p>
    <w:p w:rsidR="00152A14" w:rsidRDefault="00152A14" w:rsidP="00152A14">
      <w:pPr>
        <w:pStyle w:val="NormalArial"/>
        <w:rPr>
          <w:bCs/>
        </w:rPr>
      </w:pPr>
      <w:r>
        <w:rPr>
          <w:bCs/>
        </w:rPr>
        <w:t>Contrat de travail</w:t>
      </w:r>
      <w:r w:rsidR="00F6309A">
        <w:rPr>
          <w:bCs/>
        </w:rPr>
        <w:t xml:space="preserve"> : les données du contrat de travail sont spécifiques à</w:t>
      </w:r>
      <w:r w:rsidR="006F3081">
        <w:rPr>
          <w:bCs/>
        </w:rPr>
        <w:t xml:space="preserve"> l'entreprise, à la personne et au</w:t>
      </w:r>
      <w:r w:rsidR="00F6309A">
        <w:rPr>
          <w:bCs/>
        </w:rPr>
        <w:t xml:space="preserve"> centre.</w:t>
      </w:r>
    </w:p>
    <w:p w:rsidR="00152A14" w:rsidRDefault="00152A14" w:rsidP="00152A14">
      <w:pPr>
        <w:pStyle w:val="NormalArial"/>
        <w:numPr>
          <w:ilvl w:val="0"/>
          <w:numId w:val="159"/>
        </w:numPr>
        <w:rPr>
          <w:bCs/>
        </w:rPr>
      </w:pPr>
      <w:r w:rsidRPr="006B7B4B">
        <w:rPr>
          <w:bCs/>
        </w:rPr>
        <w:t>Profession</w:t>
      </w:r>
      <w:r>
        <w:rPr>
          <w:bCs/>
        </w:rPr>
        <w:t xml:space="preserve"> </w:t>
      </w:r>
      <w:r w:rsidRPr="001570A7">
        <w:t>(</w:t>
      </w:r>
      <w:r>
        <w:t xml:space="preserve">saisie </w:t>
      </w:r>
      <w:r w:rsidRPr="001570A7">
        <w:t>texte</w:t>
      </w:r>
      <w:r>
        <w:t xml:space="preserve"> libre</w:t>
      </w:r>
      <w:r w:rsidRPr="001570A7">
        <w:t>)</w:t>
      </w:r>
      <w:r>
        <w:t xml:space="preserve"> lu dans la table liaison personne/entreprise</w:t>
      </w:r>
    </w:p>
    <w:p w:rsidR="00152A14" w:rsidRPr="00922DF6" w:rsidRDefault="00152A14" w:rsidP="00152A14">
      <w:pPr>
        <w:pStyle w:val="NormalArial"/>
        <w:numPr>
          <w:ilvl w:val="0"/>
          <w:numId w:val="159"/>
        </w:numPr>
        <w:rPr>
          <w:bCs/>
        </w:rPr>
      </w:pPr>
      <w:r w:rsidRPr="006B7B4B">
        <w:rPr>
          <w:bCs/>
        </w:rPr>
        <w:t>Type de contrat de travail</w:t>
      </w:r>
      <w:r>
        <w:rPr>
          <w:bCs/>
        </w:rPr>
        <w:t xml:space="preserve"> (Liste des types de contrat de travail </w:t>
      </w:r>
      <w:r w:rsidRPr="001570A7">
        <w:rPr>
          <w:bCs/>
        </w:rPr>
        <w:t>venant de la table de référence des</w:t>
      </w:r>
      <w:r>
        <w:rPr>
          <w:bCs/>
        </w:rPr>
        <w:t xml:space="preserve"> types de contrat de travail) code lu dans la table liaison </w:t>
      </w:r>
      <w:r>
        <w:t>personne/entreprise</w:t>
      </w:r>
    </w:p>
    <w:p w:rsidR="00152A14" w:rsidRDefault="00152A14" w:rsidP="00152A14">
      <w:pPr>
        <w:pStyle w:val="NormalArial"/>
        <w:numPr>
          <w:ilvl w:val="0"/>
          <w:numId w:val="159"/>
        </w:numPr>
        <w:rPr>
          <w:bCs/>
        </w:rPr>
      </w:pPr>
      <w:r w:rsidRPr="006B7B4B">
        <w:rPr>
          <w:bCs/>
        </w:rPr>
        <w:t>Date de début de contrat de travail </w:t>
      </w:r>
      <w:r>
        <w:rPr>
          <w:bCs/>
        </w:rPr>
        <w:t xml:space="preserve">(saisie date au format JJ/MM/AAAA) lu dans la table liaison </w:t>
      </w:r>
      <w:r>
        <w:t>personne/entreprise</w:t>
      </w:r>
    </w:p>
    <w:p w:rsidR="00152A14" w:rsidRDefault="00152A14" w:rsidP="00152A14">
      <w:pPr>
        <w:pStyle w:val="NormalArial"/>
        <w:numPr>
          <w:ilvl w:val="0"/>
          <w:numId w:val="159"/>
        </w:numPr>
        <w:rPr>
          <w:bCs/>
        </w:rPr>
      </w:pPr>
      <w:r w:rsidRPr="006B7B4B">
        <w:rPr>
          <w:bCs/>
        </w:rPr>
        <w:t xml:space="preserve">Date de </w:t>
      </w:r>
      <w:r>
        <w:rPr>
          <w:bCs/>
        </w:rPr>
        <w:t>fin</w:t>
      </w:r>
      <w:r w:rsidRPr="006B7B4B">
        <w:rPr>
          <w:bCs/>
        </w:rPr>
        <w:t xml:space="preserve"> de contrat de travail </w:t>
      </w:r>
      <w:r>
        <w:rPr>
          <w:bCs/>
        </w:rPr>
        <w:t xml:space="preserve">(saisie date au format JJ/MM/AAAA) lu dans la table liaison </w:t>
      </w:r>
      <w:r>
        <w:t>personne/entreprise</w:t>
      </w:r>
    </w:p>
    <w:p w:rsidR="00152A14" w:rsidRDefault="00152A14" w:rsidP="00152A14">
      <w:pPr>
        <w:numPr>
          <w:ilvl w:val="0"/>
          <w:numId w:val="159"/>
        </w:numPr>
        <w:rPr>
          <w:rFonts w:ascii="Arial" w:hAnsi="Arial" w:cs="Arial"/>
          <w:sz w:val="20"/>
          <w:szCs w:val="20"/>
        </w:rPr>
      </w:pPr>
      <w:r>
        <w:rPr>
          <w:rFonts w:ascii="Arial" w:hAnsi="Arial" w:cs="Arial"/>
          <w:sz w:val="20"/>
          <w:szCs w:val="20"/>
        </w:rPr>
        <w:t>Date de début collaboration  </w:t>
      </w:r>
      <w:r w:rsidRPr="001656D6">
        <w:rPr>
          <w:rFonts w:ascii="Arial" w:hAnsi="Arial" w:cs="Arial"/>
          <w:sz w:val="20"/>
          <w:szCs w:val="20"/>
        </w:rPr>
        <w:t>(saisie date au format JJ/MM/AAAA) lu dans la table liaison personne/entreprise</w:t>
      </w:r>
    </w:p>
    <w:p w:rsidR="00152A14" w:rsidRDefault="00152A14" w:rsidP="00152A14">
      <w:pPr>
        <w:numPr>
          <w:ilvl w:val="0"/>
          <w:numId w:val="159"/>
        </w:numPr>
        <w:rPr>
          <w:rFonts w:ascii="Arial" w:hAnsi="Arial" w:cs="Arial"/>
          <w:sz w:val="20"/>
          <w:szCs w:val="20"/>
        </w:rPr>
      </w:pPr>
      <w:r>
        <w:rPr>
          <w:rFonts w:ascii="Arial" w:hAnsi="Arial" w:cs="Arial"/>
          <w:sz w:val="20"/>
          <w:szCs w:val="20"/>
        </w:rPr>
        <w:t>Date de fin collaboration </w:t>
      </w:r>
      <w:r w:rsidRPr="001656D6">
        <w:rPr>
          <w:rFonts w:ascii="Arial" w:hAnsi="Arial" w:cs="Arial"/>
          <w:sz w:val="20"/>
          <w:szCs w:val="20"/>
        </w:rPr>
        <w:t>(saisie date au format JJ/MM/AAAA) lu dans la table liaison personne/entreprise</w:t>
      </w:r>
    </w:p>
    <w:p w:rsidR="00152A14" w:rsidRDefault="00152A14" w:rsidP="00152A14">
      <w:pPr>
        <w:rPr>
          <w:rFonts w:ascii="Arial" w:hAnsi="Arial" w:cs="Arial"/>
          <w:sz w:val="20"/>
          <w:szCs w:val="20"/>
        </w:rPr>
      </w:pPr>
    </w:p>
    <w:p w:rsidR="00152A14" w:rsidRDefault="00152A14" w:rsidP="00152A14">
      <w:pPr>
        <w:rPr>
          <w:rFonts w:ascii="Arial" w:hAnsi="Arial" w:cs="Arial"/>
          <w:sz w:val="20"/>
          <w:szCs w:val="20"/>
        </w:rPr>
      </w:pPr>
    </w:p>
    <w:p w:rsidR="00152A14" w:rsidRDefault="00152A14" w:rsidP="00152A14">
      <w:pPr>
        <w:pStyle w:val="NormalArial"/>
        <w:rPr>
          <w:bCs/>
        </w:rPr>
      </w:pPr>
      <w:r>
        <w:rPr>
          <w:bCs/>
        </w:rPr>
        <w:t>Un bouton "Supprimer la relation entre la personne et l'entreprise" est affiché pour les profils ayant le droit de modifier</w:t>
      </w:r>
      <w:r w:rsidR="00922DF6">
        <w:rPr>
          <w:bCs/>
        </w:rPr>
        <w:t xml:space="preserve"> (Accueil, Administrateur Centre, Administrateur National)</w:t>
      </w:r>
    </w:p>
    <w:p w:rsidR="00F6309A" w:rsidRDefault="00F6309A" w:rsidP="00152A14">
      <w:pPr>
        <w:pStyle w:val="NormalArial"/>
        <w:rPr>
          <w:bCs/>
        </w:rPr>
      </w:pPr>
    </w:p>
    <w:p w:rsidR="00A61DDE" w:rsidRDefault="00F6309A" w:rsidP="00A61DDE">
      <w:pPr>
        <w:pStyle w:val="NormalArial"/>
      </w:pPr>
      <w:r>
        <w:rPr>
          <w:bCs/>
        </w:rPr>
        <w:lastRenderedPageBreak/>
        <w:t>Un bouton "Historique collaboration" donne accès à l'historique du contrat de travail, de la collaboration et de changement d'entreprise</w:t>
      </w:r>
      <w:r w:rsidR="004D662A">
        <w:rPr>
          <w:bCs/>
        </w:rPr>
        <w:t xml:space="preserve"> pour le centre courant</w:t>
      </w:r>
      <w:r>
        <w:rPr>
          <w:bCs/>
        </w:rPr>
        <w:t>.</w:t>
      </w:r>
      <w:r w:rsidR="00A61DDE">
        <w:rPr>
          <w:bCs/>
        </w:rPr>
        <w:t xml:space="preserve"> . </w:t>
      </w:r>
      <w:r w:rsidR="00A61DDE">
        <w:t>Ce bouton n'est accessible qu'aux profils Administrateur National, Administrateur Centre, OS de Pôle et Accueil.</w:t>
      </w:r>
    </w:p>
    <w:p w:rsidR="00F6309A" w:rsidRDefault="00F6309A" w:rsidP="00152A14">
      <w:pPr>
        <w:pStyle w:val="NormalArial"/>
        <w:rPr>
          <w:bCs/>
        </w:rPr>
      </w:pPr>
    </w:p>
    <w:p w:rsidR="00152A14" w:rsidRDefault="00152A14" w:rsidP="00152A14">
      <w:pPr>
        <w:pStyle w:val="NormalArial"/>
        <w:rPr>
          <w:bCs/>
        </w:rPr>
      </w:pPr>
    </w:p>
    <w:p w:rsidR="00F6309A" w:rsidRDefault="00F6309A" w:rsidP="00F6309A">
      <w:pPr>
        <w:pStyle w:val="Titre4bis"/>
      </w:pPr>
      <w:r w:rsidRPr="00AE0502">
        <w:t xml:space="preserve">Interface </w:t>
      </w:r>
      <w:r>
        <w:t>Historique de la collaboration</w:t>
      </w:r>
    </w:p>
    <w:p w:rsidR="00F6309A" w:rsidRDefault="00F6309A" w:rsidP="00F6309A">
      <w:pPr>
        <w:pStyle w:val="NormalArial"/>
      </w:pPr>
      <w:r>
        <w:t xml:space="preserve">L'écran affiche un tableau contenant les changements </w:t>
      </w:r>
      <w:r w:rsidR="006F3081">
        <w:t>d</w:t>
      </w:r>
      <w:r>
        <w:t xml:space="preserve">'entreprise, </w:t>
      </w:r>
      <w:r w:rsidR="006F3081">
        <w:t>d</w:t>
      </w:r>
      <w:r>
        <w:t xml:space="preserve">e contrat de travail et </w:t>
      </w:r>
      <w:r w:rsidR="006F3081">
        <w:t>de</w:t>
      </w:r>
      <w:r>
        <w:t xml:space="preserve"> collaboration avec les colonnes suivantes :</w:t>
      </w:r>
    </w:p>
    <w:p w:rsidR="00F6309A" w:rsidRDefault="00F6309A" w:rsidP="00F6309A">
      <w:pPr>
        <w:pStyle w:val="NormalArial"/>
      </w:pPr>
    </w:p>
    <w:p w:rsidR="004A06E0" w:rsidRDefault="004A06E0" w:rsidP="00F6309A">
      <w:pPr>
        <w:pStyle w:val="NormalArial"/>
        <w:numPr>
          <w:ilvl w:val="0"/>
          <w:numId w:val="10"/>
        </w:numPr>
        <w:rPr>
          <w:bCs/>
        </w:rPr>
      </w:pPr>
      <w:r>
        <w:rPr>
          <w:bCs/>
        </w:rPr>
        <w:t>La date de modification</w:t>
      </w:r>
    </w:p>
    <w:p w:rsidR="00F6309A" w:rsidRDefault="00E16980" w:rsidP="00F6309A">
      <w:pPr>
        <w:pStyle w:val="NormalArial"/>
        <w:numPr>
          <w:ilvl w:val="0"/>
          <w:numId w:val="10"/>
        </w:numPr>
        <w:rPr>
          <w:bCs/>
        </w:rPr>
      </w:pPr>
      <w:r>
        <w:rPr>
          <w:bCs/>
        </w:rPr>
        <w:t>La raison sociale de l'entreprise</w:t>
      </w:r>
    </w:p>
    <w:p w:rsidR="00E16980" w:rsidRDefault="00E16980" w:rsidP="00F6309A">
      <w:pPr>
        <w:pStyle w:val="NormalArial"/>
        <w:numPr>
          <w:ilvl w:val="0"/>
          <w:numId w:val="10"/>
        </w:numPr>
        <w:rPr>
          <w:bCs/>
        </w:rPr>
      </w:pPr>
      <w:r>
        <w:rPr>
          <w:bCs/>
        </w:rPr>
        <w:t>Profession</w:t>
      </w:r>
    </w:p>
    <w:p w:rsidR="00E16980" w:rsidRDefault="00E16980" w:rsidP="00F6309A">
      <w:pPr>
        <w:pStyle w:val="NormalArial"/>
        <w:numPr>
          <w:ilvl w:val="0"/>
          <w:numId w:val="10"/>
        </w:numPr>
        <w:rPr>
          <w:bCs/>
        </w:rPr>
      </w:pPr>
      <w:r>
        <w:rPr>
          <w:bCs/>
        </w:rPr>
        <w:t>Type de contrat de travail</w:t>
      </w:r>
    </w:p>
    <w:p w:rsidR="00E16980" w:rsidRDefault="00E16980" w:rsidP="00E16980">
      <w:pPr>
        <w:pStyle w:val="NormalArial"/>
        <w:numPr>
          <w:ilvl w:val="0"/>
          <w:numId w:val="10"/>
        </w:numPr>
        <w:rPr>
          <w:bCs/>
        </w:rPr>
      </w:pPr>
      <w:r>
        <w:rPr>
          <w:bCs/>
        </w:rPr>
        <w:t>Date de début de contrat de travail</w:t>
      </w:r>
    </w:p>
    <w:p w:rsidR="00E16980" w:rsidRDefault="00E16980" w:rsidP="00E16980">
      <w:pPr>
        <w:pStyle w:val="NormalArial"/>
        <w:numPr>
          <w:ilvl w:val="0"/>
          <w:numId w:val="10"/>
        </w:numPr>
        <w:rPr>
          <w:bCs/>
        </w:rPr>
      </w:pPr>
      <w:r>
        <w:rPr>
          <w:bCs/>
        </w:rPr>
        <w:t>Date de fin de contrat de travail</w:t>
      </w:r>
    </w:p>
    <w:p w:rsidR="00E16980" w:rsidRDefault="00E16980" w:rsidP="00E16980">
      <w:pPr>
        <w:pStyle w:val="NormalArial"/>
        <w:numPr>
          <w:ilvl w:val="0"/>
          <w:numId w:val="10"/>
        </w:numPr>
        <w:rPr>
          <w:bCs/>
        </w:rPr>
      </w:pPr>
      <w:r>
        <w:rPr>
          <w:bCs/>
        </w:rPr>
        <w:t>Date de début de collaboration</w:t>
      </w:r>
    </w:p>
    <w:p w:rsidR="00E16980" w:rsidRDefault="00E16980" w:rsidP="00E16980">
      <w:pPr>
        <w:pStyle w:val="NormalArial"/>
        <w:numPr>
          <w:ilvl w:val="0"/>
          <w:numId w:val="10"/>
        </w:numPr>
        <w:rPr>
          <w:bCs/>
        </w:rPr>
      </w:pPr>
      <w:r>
        <w:rPr>
          <w:bCs/>
        </w:rPr>
        <w:t>Date de fin de collaboration</w:t>
      </w:r>
    </w:p>
    <w:p w:rsidR="00F6309A" w:rsidRDefault="00F6309A" w:rsidP="00F6309A">
      <w:pPr>
        <w:pStyle w:val="NormalArial"/>
        <w:rPr>
          <w:bCs/>
        </w:rPr>
      </w:pPr>
    </w:p>
    <w:p w:rsidR="00F6309A" w:rsidRDefault="00F6309A" w:rsidP="00F6309A">
      <w:pPr>
        <w:pStyle w:val="NormalArial"/>
        <w:rPr>
          <w:bCs/>
        </w:rPr>
      </w:pPr>
      <w:r>
        <w:rPr>
          <w:bCs/>
        </w:rPr>
        <w:t xml:space="preserve">Les lignes sont affichées par ordre </w:t>
      </w:r>
      <w:r w:rsidR="004A06E0">
        <w:rPr>
          <w:bCs/>
        </w:rPr>
        <w:t>chronologique décroissant.</w:t>
      </w:r>
      <w:r w:rsidR="00A1309A">
        <w:rPr>
          <w:bCs/>
        </w:rPr>
        <w:t xml:space="preserve"> Le tableau contient également les valeurs courantes présentes en base.</w:t>
      </w:r>
    </w:p>
    <w:p w:rsidR="00152A14" w:rsidRDefault="00152A14" w:rsidP="00152A14">
      <w:pPr>
        <w:pStyle w:val="NormalArial"/>
      </w:pPr>
    </w:p>
    <w:p w:rsidR="00F6309A" w:rsidRDefault="00F6309A" w:rsidP="00152A14">
      <w:pPr>
        <w:pStyle w:val="NormalArial"/>
      </w:pPr>
    </w:p>
    <w:p w:rsidR="00152A14" w:rsidRPr="00CF68C1" w:rsidRDefault="00152A14" w:rsidP="00152A14">
      <w:pPr>
        <w:pStyle w:val="NormalArial"/>
        <w:rPr>
          <w:b/>
        </w:rPr>
      </w:pPr>
      <w:r>
        <w:rPr>
          <w:b/>
        </w:rPr>
        <w:t xml:space="preserve">Règle d'affichage des champs </w:t>
      </w:r>
      <w:r w:rsidRPr="00CF68C1">
        <w:rPr>
          <w:b/>
        </w:rPr>
        <w:t>selon le profil de l'acteur :</w:t>
      </w:r>
    </w:p>
    <w:p w:rsidR="00152A14" w:rsidRDefault="00152A14" w:rsidP="00152A14">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866"/>
        <w:gridCol w:w="692"/>
        <w:gridCol w:w="781"/>
        <w:gridCol w:w="928"/>
        <w:gridCol w:w="950"/>
        <w:gridCol w:w="852"/>
        <w:gridCol w:w="686"/>
        <w:gridCol w:w="961"/>
        <w:gridCol w:w="695"/>
      </w:tblGrid>
      <w:tr w:rsidR="00152A14" w:rsidRPr="0046204A" w:rsidTr="0046204A">
        <w:tc>
          <w:tcPr>
            <w:tcW w:w="1417" w:type="dxa"/>
          </w:tcPr>
          <w:p w:rsidR="00152A14" w:rsidRPr="00D64294" w:rsidRDefault="00152A14" w:rsidP="00152A14">
            <w:pPr>
              <w:pStyle w:val="NormalArial"/>
            </w:pPr>
            <w:r w:rsidRPr="00D64294">
              <w:t>Champ</w:t>
            </w:r>
          </w:p>
        </w:tc>
        <w:tc>
          <w:tcPr>
            <w:tcW w:w="866" w:type="dxa"/>
          </w:tcPr>
          <w:p w:rsidR="00152A14" w:rsidRPr="00D64294" w:rsidRDefault="00152A14" w:rsidP="00152A14">
            <w:pPr>
              <w:pStyle w:val="NormalArial"/>
            </w:pPr>
            <w:r w:rsidRPr="00D64294">
              <w:t>Accueil</w:t>
            </w:r>
          </w:p>
        </w:tc>
        <w:tc>
          <w:tcPr>
            <w:tcW w:w="692" w:type="dxa"/>
          </w:tcPr>
          <w:p w:rsidR="00152A14" w:rsidRPr="00D64294" w:rsidRDefault="00152A14" w:rsidP="00152A14">
            <w:pPr>
              <w:pStyle w:val="NormalArial"/>
            </w:pPr>
            <w:r w:rsidRPr="00D64294">
              <w:t>Médi cal</w:t>
            </w:r>
          </w:p>
        </w:tc>
        <w:tc>
          <w:tcPr>
            <w:tcW w:w="781" w:type="dxa"/>
          </w:tcPr>
          <w:p w:rsidR="00152A14" w:rsidRPr="00D64294" w:rsidRDefault="00152A14" w:rsidP="00152A14">
            <w:pPr>
              <w:pStyle w:val="NormalArial"/>
            </w:pPr>
            <w:r w:rsidRPr="00D64294">
              <w:t>Sécu rité</w:t>
            </w:r>
          </w:p>
        </w:tc>
        <w:tc>
          <w:tcPr>
            <w:tcW w:w="928" w:type="dxa"/>
          </w:tcPr>
          <w:p w:rsidR="00152A14" w:rsidRPr="00D64294" w:rsidRDefault="00152A14" w:rsidP="00152A14">
            <w:pPr>
              <w:pStyle w:val="NormalArial"/>
            </w:pPr>
            <w:r w:rsidRPr="00D64294">
              <w:t>Adminis trateur Centre</w:t>
            </w:r>
          </w:p>
        </w:tc>
        <w:tc>
          <w:tcPr>
            <w:tcW w:w="950" w:type="dxa"/>
          </w:tcPr>
          <w:p w:rsidR="00152A14" w:rsidRPr="00D64294" w:rsidRDefault="00152A14" w:rsidP="00152A14">
            <w:pPr>
              <w:pStyle w:val="NormalArial"/>
            </w:pPr>
            <w:r w:rsidRPr="00D64294">
              <w:t xml:space="preserve">Adminis trateur </w:t>
            </w:r>
          </w:p>
          <w:p w:rsidR="00152A14" w:rsidRPr="00D64294" w:rsidRDefault="00152A14" w:rsidP="00152A14">
            <w:pPr>
              <w:pStyle w:val="NormalArial"/>
            </w:pPr>
            <w:r w:rsidRPr="00D64294">
              <w:t>National</w:t>
            </w:r>
          </w:p>
        </w:tc>
        <w:tc>
          <w:tcPr>
            <w:tcW w:w="852" w:type="dxa"/>
          </w:tcPr>
          <w:p w:rsidR="00152A14" w:rsidRPr="00D64294" w:rsidRDefault="00152A14" w:rsidP="00152A14">
            <w:pPr>
              <w:pStyle w:val="NormalArial"/>
            </w:pPr>
            <w:r w:rsidRPr="00D64294">
              <w:t>Consul tation</w:t>
            </w:r>
          </w:p>
        </w:tc>
        <w:tc>
          <w:tcPr>
            <w:tcW w:w="686" w:type="dxa"/>
          </w:tcPr>
          <w:p w:rsidR="00152A14" w:rsidRPr="00D64294" w:rsidRDefault="00152A14" w:rsidP="00152A14">
            <w:pPr>
              <w:pStyle w:val="NormalArial"/>
            </w:pPr>
            <w:r w:rsidRPr="00D64294">
              <w:t>FLS</w:t>
            </w:r>
          </w:p>
        </w:tc>
        <w:tc>
          <w:tcPr>
            <w:tcW w:w="961" w:type="dxa"/>
          </w:tcPr>
          <w:p w:rsidR="00152A14" w:rsidRPr="00D64294" w:rsidRDefault="00152A14" w:rsidP="00152A14">
            <w:pPr>
              <w:pStyle w:val="NormalArial"/>
            </w:pPr>
            <w:r w:rsidRPr="00D64294">
              <w:t>Colla borateur</w:t>
            </w:r>
          </w:p>
        </w:tc>
        <w:tc>
          <w:tcPr>
            <w:tcW w:w="695" w:type="dxa"/>
          </w:tcPr>
          <w:p w:rsidR="00152A14" w:rsidRPr="00D64294" w:rsidRDefault="00152A14" w:rsidP="00152A14">
            <w:pPr>
              <w:pStyle w:val="NormalArial"/>
            </w:pPr>
            <w:r w:rsidRPr="00D64294">
              <w:t>OS de pôle</w:t>
            </w:r>
          </w:p>
        </w:tc>
      </w:tr>
      <w:tr w:rsidR="00152A14" w:rsidRPr="0046204A" w:rsidTr="0046204A">
        <w:tc>
          <w:tcPr>
            <w:tcW w:w="1417" w:type="dxa"/>
          </w:tcPr>
          <w:p w:rsidR="00152A14" w:rsidRPr="00B2372B" w:rsidRDefault="00152A14" w:rsidP="00152A14">
            <w:pPr>
              <w:pStyle w:val="NormalArial"/>
            </w:pPr>
            <w:r w:rsidRPr="001570A7">
              <w:t>Raison sociale</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46204A" w:rsidTr="0046204A">
        <w:tc>
          <w:tcPr>
            <w:tcW w:w="1417" w:type="dxa"/>
          </w:tcPr>
          <w:p w:rsidR="00152A14" w:rsidRPr="00B2372B" w:rsidRDefault="00152A14" w:rsidP="00152A14">
            <w:pPr>
              <w:pStyle w:val="NormalArial"/>
            </w:pPr>
            <w:r w:rsidRPr="001570A7">
              <w:t>Nom usuel</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46204A" w:rsidTr="0046204A">
        <w:tc>
          <w:tcPr>
            <w:tcW w:w="1417" w:type="dxa"/>
          </w:tcPr>
          <w:p w:rsidR="00152A14" w:rsidRPr="00B2372B" w:rsidRDefault="00152A14" w:rsidP="00152A14">
            <w:pPr>
              <w:pStyle w:val="NormalArial"/>
            </w:pPr>
            <w:r w:rsidRPr="001570A7">
              <w:t>Siret</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46204A" w:rsidTr="0046204A">
        <w:tc>
          <w:tcPr>
            <w:tcW w:w="1417" w:type="dxa"/>
          </w:tcPr>
          <w:p w:rsidR="00152A14" w:rsidRPr="00D64294" w:rsidRDefault="00152A14" w:rsidP="00152A14">
            <w:pPr>
              <w:pStyle w:val="NormalArial"/>
            </w:pPr>
            <w:r w:rsidRPr="001570A7">
              <w:t>Adresse</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46204A" w:rsidTr="0046204A">
        <w:tc>
          <w:tcPr>
            <w:tcW w:w="1417" w:type="dxa"/>
          </w:tcPr>
          <w:p w:rsidR="00152A14" w:rsidRPr="00D64294" w:rsidRDefault="00152A14" w:rsidP="00152A14">
            <w:pPr>
              <w:pStyle w:val="NormalArial"/>
            </w:pPr>
            <w:r w:rsidRPr="0046204A">
              <w:rPr>
                <w:bCs/>
              </w:rPr>
              <w:t xml:space="preserve">Code postal  </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46204A" w:rsidTr="0046204A">
        <w:tc>
          <w:tcPr>
            <w:tcW w:w="1417" w:type="dxa"/>
          </w:tcPr>
          <w:p w:rsidR="00152A14" w:rsidRPr="00D64294" w:rsidRDefault="00152A14" w:rsidP="00152A14">
            <w:pPr>
              <w:pStyle w:val="NormalArial"/>
            </w:pPr>
            <w:r w:rsidRPr="0046204A">
              <w:rPr>
                <w:bCs/>
              </w:rPr>
              <w:t>Ville</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46204A" w:rsidTr="0046204A">
        <w:tc>
          <w:tcPr>
            <w:tcW w:w="1417" w:type="dxa"/>
          </w:tcPr>
          <w:p w:rsidR="00152A14" w:rsidRPr="00D64294" w:rsidRDefault="00152A14" w:rsidP="00152A14">
            <w:pPr>
              <w:pStyle w:val="NormalArial"/>
            </w:pPr>
            <w:r w:rsidRPr="0046204A">
              <w:rPr>
                <w:bCs/>
              </w:rPr>
              <w:t>Pays</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46204A" w:rsidTr="0046204A">
        <w:tc>
          <w:tcPr>
            <w:tcW w:w="1417" w:type="dxa"/>
          </w:tcPr>
          <w:p w:rsidR="00152A14" w:rsidRPr="00D64294" w:rsidRDefault="00152A14" w:rsidP="00152A14">
            <w:pPr>
              <w:pStyle w:val="NormalArial"/>
            </w:pPr>
            <w:r w:rsidRPr="0046204A">
              <w:rPr>
                <w:bCs/>
              </w:rPr>
              <w:t>Tél</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46204A" w:rsidTr="0046204A">
        <w:tc>
          <w:tcPr>
            <w:tcW w:w="1417" w:type="dxa"/>
          </w:tcPr>
          <w:p w:rsidR="00152A14" w:rsidRPr="00D64294" w:rsidRDefault="00152A14" w:rsidP="00152A14">
            <w:pPr>
              <w:pStyle w:val="NormalArial"/>
            </w:pPr>
            <w:r w:rsidRPr="001570A7">
              <w:t>Télécopieur</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46204A" w:rsidTr="0046204A">
        <w:tc>
          <w:tcPr>
            <w:tcW w:w="1417" w:type="dxa"/>
          </w:tcPr>
          <w:p w:rsidR="00152A14" w:rsidRPr="00D64294" w:rsidRDefault="00152A14" w:rsidP="0046204A">
            <w:pPr>
              <w:pStyle w:val="NormalArial"/>
              <w:tabs>
                <w:tab w:val="left" w:pos="1155"/>
              </w:tabs>
            </w:pPr>
            <w:r w:rsidRPr="001570A7">
              <w:t>Responsable</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D64294" w:rsidTr="0046204A">
        <w:tc>
          <w:tcPr>
            <w:tcW w:w="1417" w:type="dxa"/>
          </w:tcPr>
          <w:p w:rsidR="00152A14" w:rsidRPr="00D64294" w:rsidRDefault="00152A14" w:rsidP="00152A14">
            <w:pPr>
              <w:pStyle w:val="NormalArial"/>
            </w:pPr>
            <w:r w:rsidRPr="001570A7">
              <w:t>E-mail</w:t>
            </w:r>
          </w:p>
        </w:tc>
        <w:tc>
          <w:tcPr>
            <w:tcW w:w="866" w:type="dxa"/>
          </w:tcPr>
          <w:p w:rsidR="00152A14" w:rsidRPr="00D64294" w:rsidRDefault="00152A14" w:rsidP="00152A14">
            <w:pPr>
              <w:pStyle w:val="NormalArial"/>
            </w:pPr>
            <w:r>
              <w:t>M</w:t>
            </w:r>
          </w:p>
        </w:tc>
        <w:tc>
          <w:tcPr>
            <w:tcW w:w="692" w:type="dxa"/>
          </w:tcPr>
          <w:p w:rsidR="00152A14" w:rsidRDefault="00152A14" w:rsidP="00152A14">
            <w:pPr>
              <w:pStyle w:val="NormalArial"/>
            </w:pPr>
            <w:r>
              <w:t>C</w:t>
            </w:r>
          </w:p>
        </w:tc>
        <w:tc>
          <w:tcPr>
            <w:tcW w:w="781" w:type="dxa"/>
          </w:tcPr>
          <w:p w:rsidR="00152A1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Default="00152A14" w:rsidP="00152A14">
            <w:pPr>
              <w:pStyle w:val="NormalArial"/>
            </w:pPr>
            <w:r>
              <w:t>C</w:t>
            </w:r>
          </w:p>
        </w:tc>
        <w:tc>
          <w:tcPr>
            <w:tcW w:w="695" w:type="dxa"/>
          </w:tcPr>
          <w:p w:rsidR="00152A14" w:rsidRDefault="00152A14" w:rsidP="00152A14">
            <w:pPr>
              <w:pStyle w:val="NormalArial"/>
            </w:pPr>
            <w:r>
              <w:t>C</w:t>
            </w:r>
          </w:p>
        </w:tc>
      </w:tr>
      <w:tr w:rsidR="00152A14" w:rsidRPr="00D64294" w:rsidTr="0046204A">
        <w:tc>
          <w:tcPr>
            <w:tcW w:w="1417" w:type="dxa"/>
          </w:tcPr>
          <w:p w:rsidR="00152A14" w:rsidRPr="0046204A" w:rsidRDefault="00152A14" w:rsidP="00152A14">
            <w:pPr>
              <w:pStyle w:val="NormalArial"/>
              <w:rPr>
                <w:bCs/>
              </w:rPr>
            </w:pPr>
            <w:r w:rsidRPr="0046204A">
              <w:rPr>
                <w:bCs/>
              </w:rPr>
              <w:t>Profession</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D64294" w:rsidTr="0046204A">
        <w:tc>
          <w:tcPr>
            <w:tcW w:w="1417" w:type="dxa"/>
          </w:tcPr>
          <w:p w:rsidR="00152A14" w:rsidRPr="0046204A" w:rsidRDefault="00152A14" w:rsidP="00152A14">
            <w:pPr>
              <w:pStyle w:val="NormalArial"/>
              <w:rPr>
                <w:bCs/>
              </w:rPr>
            </w:pPr>
            <w:r w:rsidRPr="0046204A">
              <w:rPr>
                <w:bCs/>
              </w:rPr>
              <w:t>Type de contrat</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D64294" w:rsidTr="0046204A">
        <w:tc>
          <w:tcPr>
            <w:tcW w:w="1417" w:type="dxa"/>
          </w:tcPr>
          <w:p w:rsidR="00152A14" w:rsidRPr="0046204A" w:rsidRDefault="00152A14" w:rsidP="00152A14">
            <w:pPr>
              <w:pStyle w:val="NormalArial"/>
              <w:rPr>
                <w:bCs/>
              </w:rPr>
            </w:pPr>
            <w:r w:rsidRPr="0046204A">
              <w:rPr>
                <w:bCs/>
              </w:rPr>
              <w:t>Date de début de contrat de travail </w:t>
            </w:r>
          </w:p>
        </w:tc>
        <w:tc>
          <w:tcPr>
            <w:tcW w:w="866" w:type="dxa"/>
          </w:tcPr>
          <w:p w:rsidR="00152A14" w:rsidRPr="00D64294" w:rsidRDefault="00152A14" w:rsidP="00152A14">
            <w:pPr>
              <w:pStyle w:val="NormalArial"/>
            </w:pPr>
            <w:r>
              <w:t>M</w:t>
            </w:r>
          </w:p>
        </w:tc>
        <w:tc>
          <w:tcPr>
            <w:tcW w:w="692" w:type="dxa"/>
          </w:tcPr>
          <w:p w:rsidR="00152A14" w:rsidRPr="00D64294" w:rsidRDefault="00152A14" w:rsidP="00152A14">
            <w:pPr>
              <w:pStyle w:val="NormalArial"/>
            </w:pPr>
            <w:r>
              <w:t>C</w:t>
            </w:r>
          </w:p>
        </w:tc>
        <w:tc>
          <w:tcPr>
            <w:tcW w:w="781" w:type="dxa"/>
          </w:tcPr>
          <w:p w:rsidR="00152A14" w:rsidRPr="00D6429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Pr="00D6429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Pr="00D64294" w:rsidRDefault="00152A14" w:rsidP="00152A14">
            <w:pPr>
              <w:pStyle w:val="NormalArial"/>
            </w:pPr>
            <w:r>
              <w:t>C</w:t>
            </w:r>
          </w:p>
        </w:tc>
        <w:tc>
          <w:tcPr>
            <w:tcW w:w="695" w:type="dxa"/>
          </w:tcPr>
          <w:p w:rsidR="00152A14" w:rsidRPr="00D64294" w:rsidRDefault="00152A14" w:rsidP="00152A14">
            <w:pPr>
              <w:pStyle w:val="NormalArial"/>
            </w:pPr>
            <w:r>
              <w:t>C</w:t>
            </w:r>
          </w:p>
        </w:tc>
      </w:tr>
      <w:tr w:rsidR="00152A14" w:rsidRPr="00D64294" w:rsidTr="0046204A">
        <w:tc>
          <w:tcPr>
            <w:tcW w:w="1417" w:type="dxa"/>
          </w:tcPr>
          <w:p w:rsidR="00152A14" w:rsidRPr="0046204A" w:rsidRDefault="00152A14" w:rsidP="00152A14">
            <w:pPr>
              <w:pStyle w:val="NormalArial"/>
              <w:rPr>
                <w:bCs/>
              </w:rPr>
            </w:pPr>
            <w:r w:rsidRPr="0046204A">
              <w:rPr>
                <w:bCs/>
              </w:rPr>
              <w:t>Date de fin de contrat de travail </w:t>
            </w:r>
          </w:p>
        </w:tc>
        <w:tc>
          <w:tcPr>
            <w:tcW w:w="866" w:type="dxa"/>
          </w:tcPr>
          <w:p w:rsidR="00152A14" w:rsidRPr="00D64294" w:rsidRDefault="00152A14" w:rsidP="00152A14">
            <w:pPr>
              <w:pStyle w:val="NormalArial"/>
            </w:pPr>
            <w:r>
              <w:t>M</w:t>
            </w:r>
          </w:p>
        </w:tc>
        <w:tc>
          <w:tcPr>
            <w:tcW w:w="692" w:type="dxa"/>
          </w:tcPr>
          <w:p w:rsidR="00152A14" w:rsidRDefault="00152A14" w:rsidP="00152A14">
            <w:pPr>
              <w:pStyle w:val="NormalArial"/>
            </w:pPr>
            <w:r>
              <w:t>C</w:t>
            </w:r>
          </w:p>
        </w:tc>
        <w:tc>
          <w:tcPr>
            <w:tcW w:w="781" w:type="dxa"/>
          </w:tcPr>
          <w:p w:rsidR="00152A1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Default="00152A14" w:rsidP="00152A14">
            <w:pPr>
              <w:pStyle w:val="NormalArial"/>
            </w:pPr>
            <w:r>
              <w:t>C</w:t>
            </w:r>
          </w:p>
        </w:tc>
        <w:tc>
          <w:tcPr>
            <w:tcW w:w="695" w:type="dxa"/>
          </w:tcPr>
          <w:p w:rsidR="00152A14" w:rsidRDefault="00152A14" w:rsidP="00152A14">
            <w:pPr>
              <w:pStyle w:val="NormalArial"/>
            </w:pPr>
            <w:r>
              <w:t>C</w:t>
            </w:r>
          </w:p>
        </w:tc>
      </w:tr>
      <w:tr w:rsidR="00152A14" w:rsidRPr="00D64294" w:rsidTr="0046204A">
        <w:tc>
          <w:tcPr>
            <w:tcW w:w="1417" w:type="dxa"/>
          </w:tcPr>
          <w:p w:rsidR="00152A14" w:rsidRPr="0046204A" w:rsidRDefault="00152A14" w:rsidP="00152A14">
            <w:pPr>
              <w:pStyle w:val="NormalArial"/>
              <w:rPr>
                <w:bCs/>
              </w:rPr>
            </w:pPr>
            <w:r>
              <w:t xml:space="preserve">Date de début collaboration </w:t>
            </w:r>
          </w:p>
        </w:tc>
        <w:tc>
          <w:tcPr>
            <w:tcW w:w="866" w:type="dxa"/>
          </w:tcPr>
          <w:p w:rsidR="00152A14" w:rsidRPr="00D64294" w:rsidRDefault="00152A14" w:rsidP="00152A14">
            <w:pPr>
              <w:pStyle w:val="NormalArial"/>
            </w:pPr>
            <w:r>
              <w:t>M</w:t>
            </w:r>
          </w:p>
        </w:tc>
        <w:tc>
          <w:tcPr>
            <w:tcW w:w="692" w:type="dxa"/>
          </w:tcPr>
          <w:p w:rsidR="00152A14" w:rsidRDefault="00152A14" w:rsidP="00152A14">
            <w:pPr>
              <w:pStyle w:val="NormalArial"/>
            </w:pPr>
            <w:r>
              <w:t>C</w:t>
            </w:r>
          </w:p>
        </w:tc>
        <w:tc>
          <w:tcPr>
            <w:tcW w:w="781" w:type="dxa"/>
          </w:tcPr>
          <w:p w:rsidR="00152A14" w:rsidRDefault="00152A14" w:rsidP="00152A14">
            <w:pPr>
              <w:pStyle w:val="NormalArial"/>
            </w:pPr>
            <w:r>
              <w:t>C</w:t>
            </w:r>
          </w:p>
        </w:tc>
        <w:tc>
          <w:tcPr>
            <w:tcW w:w="928" w:type="dxa"/>
          </w:tcPr>
          <w:p w:rsidR="00152A14" w:rsidRPr="00D64294" w:rsidRDefault="00152A14" w:rsidP="00152A14">
            <w:pPr>
              <w:pStyle w:val="NormalArial"/>
            </w:pPr>
            <w:r>
              <w:t>M</w:t>
            </w:r>
          </w:p>
        </w:tc>
        <w:tc>
          <w:tcPr>
            <w:tcW w:w="950" w:type="dxa"/>
          </w:tcPr>
          <w:p w:rsidR="00152A14" w:rsidRPr="00D64294" w:rsidRDefault="00152A14" w:rsidP="00152A14">
            <w:pPr>
              <w:pStyle w:val="NormalArial"/>
            </w:pPr>
            <w:r>
              <w:t>M</w:t>
            </w:r>
          </w:p>
        </w:tc>
        <w:tc>
          <w:tcPr>
            <w:tcW w:w="852" w:type="dxa"/>
          </w:tcPr>
          <w:p w:rsidR="00152A1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Default="00152A14" w:rsidP="00152A14">
            <w:pPr>
              <w:pStyle w:val="NormalArial"/>
            </w:pPr>
            <w:r>
              <w:t>C</w:t>
            </w:r>
          </w:p>
        </w:tc>
        <w:tc>
          <w:tcPr>
            <w:tcW w:w="695" w:type="dxa"/>
          </w:tcPr>
          <w:p w:rsidR="00152A14" w:rsidRDefault="00152A14" w:rsidP="00152A14">
            <w:pPr>
              <w:pStyle w:val="NormalArial"/>
            </w:pPr>
            <w:r>
              <w:t>C</w:t>
            </w:r>
          </w:p>
        </w:tc>
      </w:tr>
      <w:tr w:rsidR="00152A14" w:rsidRPr="00D64294" w:rsidTr="0046204A">
        <w:tc>
          <w:tcPr>
            <w:tcW w:w="1417" w:type="dxa"/>
          </w:tcPr>
          <w:p w:rsidR="00152A14" w:rsidRPr="0046204A" w:rsidRDefault="00152A14" w:rsidP="00152A14">
            <w:pPr>
              <w:pStyle w:val="NormalArial"/>
              <w:rPr>
                <w:bCs/>
              </w:rPr>
            </w:pPr>
            <w:r>
              <w:t>Date de fin collaboration </w:t>
            </w:r>
          </w:p>
        </w:tc>
        <w:tc>
          <w:tcPr>
            <w:tcW w:w="866" w:type="dxa"/>
          </w:tcPr>
          <w:p w:rsidR="00152A14" w:rsidRDefault="00152A14" w:rsidP="00152A14">
            <w:pPr>
              <w:pStyle w:val="NormalArial"/>
            </w:pPr>
            <w:r>
              <w:t>M</w:t>
            </w:r>
          </w:p>
        </w:tc>
        <w:tc>
          <w:tcPr>
            <w:tcW w:w="692" w:type="dxa"/>
          </w:tcPr>
          <w:p w:rsidR="00152A14" w:rsidRDefault="00152A14" w:rsidP="00152A14">
            <w:pPr>
              <w:pStyle w:val="NormalArial"/>
            </w:pPr>
            <w:r>
              <w:t>C</w:t>
            </w:r>
          </w:p>
        </w:tc>
        <w:tc>
          <w:tcPr>
            <w:tcW w:w="781" w:type="dxa"/>
          </w:tcPr>
          <w:p w:rsidR="00152A14" w:rsidRDefault="00152A14" w:rsidP="00152A14">
            <w:pPr>
              <w:pStyle w:val="NormalArial"/>
            </w:pPr>
            <w:r>
              <w:t>C</w:t>
            </w:r>
          </w:p>
        </w:tc>
        <w:tc>
          <w:tcPr>
            <w:tcW w:w="928" w:type="dxa"/>
          </w:tcPr>
          <w:p w:rsidR="00152A14" w:rsidRDefault="00152A14" w:rsidP="00152A14">
            <w:pPr>
              <w:pStyle w:val="NormalArial"/>
            </w:pPr>
            <w:r>
              <w:t>M</w:t>
            </w:r>
          </w:p>
        </w:tc>
        <w:tc>
          <w:tcPr>
            <w:tcW w:w="950" w:type="dxa"/>
          </w:tcPr>
          <w:p w:rsidR="00152A14" w:rsidRDefault="00152A14" w:rsidP="00152A14">
            <w:pPr>
              <w:pStyle w:val="NormalArial"/>
            </w:pPr>
            <w:r>
              <w:t>M</w:t>
            </w:r>
          </w:p>
        </w:tc>
        <w:tc>
          <w:tcPr>
            <w:tcW w:w="852" w:type="dxa"/>
          </w:tcPr>
          <w:p w:rsidR="00152A14" w:rsidRDefault="00152A14" w:rsidP="00152A14">
            <w:pPr>
              <w:pStyle w:val="NormalArial"/>
            </w:pPr>
            <w:r>
              <w:t>C</w:t>
            </w:r>
          </w:p>
        </w:tc>
        <w:tc>
          <w:tcPr>
            <w:tcW w:w="686" w:type="dxa"/>
          </w:tcPr>
          <w:p w:rsidR="00152A14" w:rsidRPr="00D64294" w:rsidRDefault="00152A14" w:rsidP="00152A14">
            <w:pPr>
              <w:pStyle w:val="NormalArial"/>
            </w:pPr>
            <w:r>
              <w:t>X</w:t>
            </w:r>
          </w:p>
        </w:tc>
        <w:tc>
          <w:tcPr>
            <w:tcW w:w="961" w:type="dxa"/>
          </w:tcPr>
          <w:p w:rsidR="00152A14" w:rsidRDefault="00152A14" w:rsidP="00152A14">
            <w:pPr>
              <w:pStyle w:val="NormalArial"/>
            </w:pPr>
            <w:r>
              <w:t>C</w:t>
            </w:r>
          </w:p>
        </w:tc>
        <w:tc>
          <w:tcPr>
            <w:tcW w:w="695" w:type="dxa"/>
          </w:tcPr>
          <w:p w:rsidR="00152A14" w:rsidRDefault="00152A14" w:rsidP="00152A14">
            <w:pPr>
              <w:pStyle w:val="NormalArial"/>
            </w:pPr>
            <w:r>
              <w:t>C</w:t>
            </w:r>
          </w:p>
        </w:tc>
      </w:tr>
    </w:tbl>
    <w:p w:rsidR="00152A14" w:rsidRDefault="00152A14" w:rsidP="00152A14">
      <w:pPr>
        <w:pStyle w:val="NormalArial"/>
      </w:pPr>
    </w:p>
    <w:p w:rsidR="00152A14" w:rsidRPr="00AE0502" w:rsidRDefault="00152A14" w:rsidP="00152A14">
      <w:pPr>
        <w:pStyle w:val="Titre4bis"/>
      </w:pPr>
      <w:r>
        <w:t>Scénario 1 – gérer les données de l'onglet Entreprise 1</w:t>
      </w:r>
    </w:p>
    <w:p w:rsidR="00152A14" w:rsidRDefault="00152A14" w:rsidP="00152A14">
      <w:pPr>
        <w:pStyle w:val="NormalArial"/>
        <w:numPr>
          <w:ilvl w:val="0"/>
          <w:numId w:val="158"/>
        </w:numPr>
      </w:pPr>
      <w:r>
        <w:lastRenderedPageBreak/>
        <w:t>L'acteur accède à la fiche personne</w:t>
      </w:r>
    </w:p>
    <w:p w:rsidR="00152A14" w:rsidRDefault="00152A14" w:rsidP="00152A14">
      <w:pPr>
        <w:pStyle w:val="NormalArial"/>
        <w:numPr>
          <w:ilvl w:val="0"/>
          <w:numId w:val="158"/>
        </w:numPr>
      </w:pPr>
      <w:r>
        <w:t>L'acteur clique sur l'onglet Entreprise 1</w:t>
      </w:r>
    </w:p>
    <w:p w:rsidR="00152A14" w:rsidRDefault="00152A14" w:rsidP="00152A14">
      <w:pPr>
        <w:pStyle w:val="NormalArial"/>
        <w:numPr>
          <w:ilvl w:val="0"/>
          <w:numId w:val="158"/>
        </w:numPr>
      </w:pPr>
      <w:r>
        <w:t xml:space="preserve">L'acteur modifie les champs qui lui sont accessibles et valide </w:t>
      </w:r>
      <w:r>
        <w:rPr>
          <w:b/>
          <w:color w:val="FF0000"/>
        </w:rPr>
        <w:t>EXCEPTION1</w:t>
      </w:r>
    </w:p>
    <w:p w:rsidR="00152A14" w:rsidRDefault="00152A14" w:rsidP="00152A14">
      <w:pPr>
        <w:pStyle w:val="NormalArial"/>
        <w:numPr>
          <w:ilvl w:val="0"/>
          <w:numId w:val="158"/>
        </w:numPr>
      </w:pPr>
      <w:r>
        <w:t>Le système enregistre les données</w:t>
      </w:r>
      <w:r w:rsidR="00C86366">
        <w:t xml:space="preserve"> pour le centre courant</w:t>
      </w:r>
    </w:p>
    <w:p w:rsidR="00152A14" w:rsidRDefault="00152A14" w:rsidP="00152A14">
      <w:pPr>
        <w:pStyle w:val="NormalArial"/>
      </w:pPr>
    </w:p>
    <w:p w:rsidR="00152A14" w:rsidRDefault="00152A14" w:rsidP="00152A14">
      <w:pPr>
        <w:pStyle w:val="NormalArial"/>
      </w:pPr>
      <w:r>
        <w:t xml:space="preserve">Quand on saisit la raison sociale, une liste affichant les raisons sociales contenant le texte saisie existant dans la table des entreprises est affichée avec le numéro Siren/Siret et la ville. </w:t>
      </w:r>
    </w:p>
    <w:p w:rsidR="00152A14" w:rsidRDefault="00152A14" w:rsidP="00152A14">
      <w:pPr>
        <w:pStyle w:val="NormalArial"/>
      </w:pPr>
      <w:r>
        <w:t xml:space="preserve">La liste se met à jour chaque fois que l'utilisateur modifie le champ. </w:t>
      </w:r>
    </w:p>
    <w:p w:rsidR="00152A14" w:rsidRDefault="00152A14" w:rsidP="00152A14">
      <w:pPr>
        <w:pStyle w:val="NormalArial"/>
      </w:pPr>
    </w:p>
    <w:p w:rsidR="00152A14" w:rsidRDefault="00152A14" w:rsidP="00152A14">
      <w:pPr>
        <w:pStyle w:val="NormalArial"/>
      </w:pPr>
      <w:r>
        <w:t>Si l'utilisateur sélectionne un élément dans la liste, le système va lire les champs de l'entreprise dans la table des entreprises et met les champs du formulaire à jour. La liste disparaît de l'écran.</w:t>
      </w:r>
    </w:p>
    <w:p w:rsidR="00152A14" w:rsidRDefault="00152A14" w:rsidP="00152A14">
      <w:pPr>
        <w:pStyle w:val="NormalArial"/>
      </w:pPr>
    </w:p>
    <w:p w:rsidR="00152A14" w:rsidRDefault="00152A14" w:rsidP="00152A14">
      <w:pPr>
        <w:pStyle w:val="NormalArial"/>
      </w:pPr>
      <w:r>
        <w:t xml:space="preserve">Quand on saisit le numéro Siren/Siret, une liste affichant les numéros Siren/Siret commençant par le texte saisie existant dans la table des entreprises est affichée avec la raison sociale et la ville. La liste se met à jour chaque fois que l'utilisateur modifie le champ. </w:t>
      </w:r>
    </w:p>
    <w:p w:rsidR="00152A14" w:rsidRDefault="00152A14" w:rsidP="00152A14">
      <w:pPr>
        <w:pStyle w:val="NormalArial"/>
      </w:pPr>
    </w:p>
    <w:p w:rsidR="00152A14" w:rsidRDefault="00152A14" w:rsidP="00152A14">
      <w:pPr>
        <w:pStyle w:val="NormalArial"/>
      </w:pPr>
      <w:r>
        <w:t>Si l'utilisateur sélectionne un élément dans la liste, le système va lire les champs de l'entreprise dans la table des entreprises et met les champs du formulaire à jour.</w:t>
      </w:r>
    </w:p>
    <w:p w:rsidR="00152A14" w:rsidRDefault="00152A14" w:rsidP="00152A14">
      <w:pPr>
        <w:pStyle w:val="NormalArial"/>
      </w:pPr>
    </w:p>
    <w:p w:rsidR="00152A14" w:rsidRDefault="00152A14" w:rsidP="00152A14">
      <w:pPr>
        <w:pStyle w:val="NormalArial"/>
      </w:pPr>
      <w:r>
        <w:t>Si l'utilisateur saisit les champs sans faire de sélection lors de la saisie dans raison sociale ou numéro Siren/Siret, l'entreprise est créée lors de la validation</w:t>
      </w:r>
    </w:p>
    <w:p w:rsidR="000E0901" w:rsidRDefault="000E0901" w:rsidP="00152A14">
      <w:pPr>
        <w:pStyle w:val="NormalArial"/>
      </w:pPr>
    </w:p>
    <w:p w:rsidR="000E0901" w:rsidRDefault="000E0901" w:rsidP="00152A14">
      <w:pPr>
        <w:pStyle w:val="NormalArial"/>
      </w:pPr>
      <w:r>
        <w:t>A la validation, on ajoute la relation entre la personne, l'entreprise et le centre dans le système.</w:t>
      </w:r>
    </w:p>
    <w:p w:rsidR="00152A14" w:rsidRDefault="00152A14" w:rsidP="00152A14">
      <w:pPr>
        <w:pStyle w:val="NormalArial"/>
      </w:pPr>
    </w:p>
    <w:p w:rsidR="00152A14" w:rsidRPr="00AE0502" w:rsidRDefault="00152A14" w:rsidP="00152A14">
      <w:pPr>
        <w:pStyle w:val="Titre4bis"/>
      </w:pPr>
      <w:r>
        <w:t>Scénario 2 – Supprimer le lien Personne/entreprise</w:t>
      </w:r>
    </w:p>
    <w:p w:rsidR="003234A3" w:rsidRDefault="003234A3" w:rsidP="003234A3">
      <w:pPr>
        <w:pStyle w:val="NormalArial"/>
      </w:pPr>
    </w:p>
    <w:p w:rsidR="00152A14" w:rsidRDefault="00152A14" w:rsidP="003234A3">
      <w:pPr>
        <w:pStyle w:val="NormalArial"/>
        <w:numPr>
          <w:ilvl w:val="0"/>
          <w:numId w:val="179"/>
        </w:numPr>
      </w:pPr>
      <w:r>
        <w:t>L'acteur accède à la fiche personne</w:t>
      </w:r>
    </w:p>
    <w:p w:rsidR="00152A14" w:rsidRDefault="00152A14" w:rsidP="003234A3">
      <w:pPr>
        <w:pStyle w:val="NormalArial"/>
        <w:numPr>
          <w:ilvl w:val="0"/>
          <w:numId w:val="179"/>
        </w:numPr>
      </w:pPr>
      <w:r>
        <w:t>L'acteur clique sur l'onglet Entreprise 1</w:t>
      </w:r>
    </w:p>
    <w:p w:rsidR="00152A14" w:rsidRDefault="00152A14" w:rsidP="003234A3">
      <w:pPr>
        <w:pStyle w:val="NormalArial"/>
        <w:numPr>
          <w:ilvl w:val="0"/>
          <w:numId w:val="179"/>
        </w:numPr>
      </w:pPr>
      <w:r>
        <w:t xml:space="preserve">L'acteur clique sur le bouton "Supprimer </w:t>
      </w:r>
      <w:r>
        <w:rPr>
          <w:bCs/>
        </w:rPr>
        <w:t>la relation entre la personne et l'entreprise"</w:t>
      </w:r>
      <w:r>
        <w:t xml:space="preserve"> </w:t>
      </w:r>
      <w:r>
        <w:rPr>
          <w:b/>
          <w:color w:val="FF0000"/>
        </w:rPr>
        <w:t>EXCEPTION</w:t>
      </w:r>
      <w:r w:rsidR="008C7505">
        <w:rPr>
          <w:b/>
          <w:color w:val="FF0000"/>
        </w:rPr>
        <w:t>2</w:t>
      </w:r>
    </w:p>
    <w:p w:rsidR="00152A14" w:rsidRDefault="00152A14" w:rsidP="003234A3">
      <w:pPr>
        <w:pStyle w:val="NormalArial"/>
        <w:numPr>
          <w:ilvl w:val="0"/>
          <w:numId w:val="179"/>
        </w:numPr>
      </w:pPr>
      <w:r>
        <w:t>Le système supprime la ligne contenant la relation entre la personne et l'entreprise</w:t>
      </w:r>
    </w:p>
    <w:p w:rsidR="00152A14" w:rsidRDefault="00152A14" w:rsidP="00152A14">
      <w:pPr>
        <w:pStyle w:val="NormalArial"/>
      </w:pPr>
    </w:p>
    <w:p w:rsidR="003234A3" w:rsidRPr="00AE0502" w:rsidRDefault="003234A3" w:rsidP="003234A3">
      <w:pPr>
        <w:pStyle w:val="Titre4bis"/>
      </w:pPr>
      <w:r>
        <w:t>Scénario 3 – Afficher l'historique de la collaboration</w:t>
      </w:r>
    </w:p>
    <w:p w:rsidR="003234A3" w:rsidRDefault="003234A3" w:rsidP="003234A3">
      <w:pPr>
        <w:pStyle w:val="NormalArial"/>
        <w:numPr>
          <w:ilvl w:val="0"/>
          <w:numId w:val="180"/>
        </w:numPr>
      </w:pPr>
      <w:r>
        <w:t>L'acteur accède à la fiche personne</w:t>
      </w:r>
    </w:p>
    <w:p w:rsidR="003234A3" w:rsidRDefault="003234A3" w:rsidP="003234A3">
      <w:pPr>
        <w:pStyle w:val="NormalArial"/>
        <w:numPr>
          <w:ilvl w:val="0"/>
          <w:numId w:val="180"/>
        </w:numPr>
      </w:pPr>
      <w:r>
        <w:t xml:space="preserve">L'acteur clique sur </w:t>
      </w:r>
      <w:r w:rsidR="00DD3A3D">
        <w:t>le bouton "Historique Collaboration</w:t>
      </w:r>
      <w:r w:rsidR="00540D43" w:rsidRPr="00540D43">
        <w:t xml:space="preserve"> </w:t>
      </w:r>
      <w:r w:rsidR="00540D43">
        <w:t>Ce bouton n'est accessible qu'aux profils Administrateur National, Administrateur Centre, OS de Pôle et Accueil</w:t>
      </w:r>
      <w:r w:rsidR="00793493">
        <w:t xml:space="preserve">. </w:t>
      </w:r>
      <w:r>
        <w:t xml:space="preserve">Le système </w:t>
      </w:r>
      <w:r w:rsidR="00DD3A3D">
        <w:t>affiche le tableau d'historique de la collaboration.</w:t>
      </w:r>
      <w:r w:rsidR="00A1309A">
        <w:t xml:space="preserve"> Le tableau contient également les valeurs courantes présentes en base.</w:t>
      </w:r>
    </w:p>
    <w:p w:rsidR="003234A3" w:rsidRDefault="003234A3" w:rsidP="00152A14">
      <w:pPr>
        <w:pStyle w:val="NormalArial"/>
      </w:pPr>
    </w:p>
    <w:p w:rsidR="00152A14" w:rsidRDefault="00152A14" w:rsidP="00152A14">
      <w:pPr>
        <w:pStyle w:val="Titre4bis"/>
      </w:pPr>
      <w:r>
        <w:t>Cas d'exception</w:t>
      </w:r>
    </w:p>
    <w:p w:rsidR="00152A14" w:rsidRPr="00914A85" w:rsidRDefault="00152A14" w:rsidP="00152A14">
      <w:pPr>
        <w:pStyle w:val="NormalArial"/>
        <w:jc w:val="both"/>
      </w:pPr>
    </w:p>
    <w:p w:rsidR="00152A14" w:rsidRDefault="00152A14" w:rsidP="00152A14">
      <w:pPr>
        <w:pStyle w:val="NormalArial"/>
        <w:jc w:val="both"/>
      </w:pPr>
      <w:r w:rsidRPr="006C6A84">
        <w:rPr>
          <w:b/>
          <w:bCs/>
          <w:color w:val="FF0000"/>
        </w:rPr>
        <w:t>EXCEPTION</w:t>
      </w:r>
      <w:r>
        <w:rPr>
          <w:b/>
          <w:bCs/>
          <w:color w:val="FF0000"/>
        </w:rPr>
        <w:t xml:space="preserve">1 : </w:t>
      </w:r>
      <w:r>
        <w:t>Si la raison sociale n'est pas renseignée, un message d'erreur est affiché et le système redirige l'utilisateur sur le formulaire</w:t>
      </w:r>
    </w:p>
    <w:p w:rsidR="008C7505" w:rsidRDefault="008C7505" w:rsidP="00152A14">
      <w:pPr>
        <w:pStyle w:val="NormalArial"/>
        <w:jc w:val="both"/>
      </w:pPr>
    </w:p>
    <w:p w:rsidR="008C7505" w:rsidRPr="00914A85" w:rsidRDefault="008C7505" w:rsidP="008C7505">
      <w:pPr>
        <w:pStyle w:val="NormalArial"/>
        <w:jc w:val="both"/>
      </w:pPr>
      <w:r w:rsidRPr="006C6A84">
        <w:rPr>
          <w:b/>
          <w:bCs/>
          <w:color w:val="FF0000"/>
        </w:rPr>
        <w:t>EXCEPTION</w:t>
      </w:r>
      <w:r>
        <w:rPr>
          <w:b/>
          <w:bCs/>
          <w:color w:val="FF0000"/>
        </w:rPr>
        <w:t xml:space="preserve">2 : </w:t>
      </w:r>
      <w:r>
        <w:t>Si le statut de la personne a la propriété "Entreprise Extérieure Obligatoire"</w:t>
      </w:r>
      <w:r w:rsidR="0032099A">
        <w:t xml:space="preserve"> et que la personne n'a qu'une entreprise </w:t>
      </w:r>
      <w:r w:rsidR="00E37A48">
        <w:t>associée</w:t>
      </w:r>
      <w:r>
        <w:t>, un message d'erreur est affiché et le système redirige l'utilisateur sur le formulaire</w:t>
      </w:r>
      <w:r w:rsidR="001276D1">
        <w:t>.</w:t>
      </w:r>
    </w:p>
    <w:p w:rsidR="008C7505" w:rsidRDefault="008C7505" w:rsidP="00152A14">
      <w:pPr>
        <w:pStyle w:val="NormalArial"/>
        <w:jc w:val="both"/>
      </w:pPr>
    </w:p>
    <w:p w:rsidR="00EA771B" w:rsidRPr="00914A85" w:rsidRDefault="00EA771B" w:rsidP="00152A14">
      <w:pPr>
        <w:pStyle w:val="NormalArial"/>
        <w:jc w:val="both"/>
      </w:pPr>
      <w:r>
        <w:t>Message d’information si la date de fin de collaboration &gt; à la date de péremption de avis FSD (si les 2 dates sont renseignées)</w:t>
      </w:r>
    </w:p>
    <w:p w:rsidR="00152A14" w:rsidRDefault="00152A14" w:rsidP="00152A14">
      <w:pPr>
        <w:pStyle w:val="Titre2"/>
      </w:pPr>
      <w:r>
        <w:br w:type="page"/>
      </w:r>
      <w:bookmarkStart w:id="4720" w:name="_Toc292454221"/>
      <w:r>
        <w:lastRenderedPageBreak/>
        <w:t>Cas d'utilisation gérer l'Onglet marché</w:t>
      </w:r>
      <w:bookmarkEnd w:id="4720"/>
    </w:p>
    <w:p w:rsidR="007A5593" w:rsidRPr="00BE48BB" w:rsidRDefault="007A5593" w:rsidP="007A5593">
      <w:pPr>
        <w:pStyle w:val="Titre3"/>
      </w:pPr>
      <w:bookmarkStart w:id="4721" w:name="_Toc292454222"/>
      <w:r>
        <w:t>Gérer l'onglet Marché</w:t>
      </w:r>
      <w:bookmarkEnd w:id="4721"/>
    </w:p>
    <w:p w:rsidR="00152A14" w:rsidRDefault="00152A14" w:rsidP="00152A14">
      <w:pPr>
        <w:pStyle w:val="NormalArial"/>
      </w:pPr>
      <w:r w:rsidRPr="00795BE7">
        <w:rPr>
          <w:b/>
        </w:rPr>
        <w:t>Résumé</w:t>
      </w:r>
      <w:r>
        <w:t xml:space="preserve"> : Cette fonctionnalité permet à l'acteur de gérer les informations de l'onglet marché</w:t>
      </w:r>
    </w:p>
    <w:p w:rsidR="00152A14" w:rsidRDefault="00152A14" w:rsidP="00152A14">
      <w:pPr>
        <w:pStyle w:val="NormalArial"/>
      </w:pPr>
      <w:r w:rsidRPr="00795BE7">
        <w:rPr>
          <w:b/>
        </w:rPr>
        <w:t>Acteur(s)</w:t>
      </w:r>
      <w:r>
        <w:t xml:space="preserve"> : </w:t>
      </w:r>
      <w:r>
        <w:rPr>
          <w:bCs/>
        </w:rPr>
        <w:t xml:space="preserve">Administrateur National, </w:t>
      </w:r>
      <w:r>
        <w:t xml:space="preserve"> Administrateur de Centre, </w:t>
      </w:r>
      <w:r w:rsidRPr="00210253">
        <w:t>Accueil</w:t>
      </w:r>
      <w:r>
        <w:t xml:space="preserve">, </w:t>
      </w:r>
      <w:r w:rsidRPr="00210253">
        <w:t>Médical</w:t>
      </w:r>
      <w:r>
        <w:t xml:space="preserve">, </w:t>
      </w:r>
      <w:r w:rsidRPr="00210253">
        <w:t>Consultation</w:t>
      </w:r>
      <w:r>
        <w:t xml:space="preserve">, </w:t>
      </w:r>
      <w:r>
        <w:rPr>
          <w:bCs/>
        </w:rPr>
        <w:t>OS de Pôle</w:t>
      </w:r>
    </w:p>
    <w:p w:rsidR="00152A14" w:rsidRDefault="00152A14" w:rsidP="00152A14">
      <w:pPr>
        <w:pStyle w:val="NormalArial"/>
      </w:pPr>
      <w:r w:rsidRPr="00795BE7">
        <w:rPr>
          <w:b/>
        </w:rPr>
        <w:t>Pré-condition</w:t>
      </w:r>
      <w:r>
        <w:t xml:space="preserve"> : L'acteur est identifié et a accédé à la fiche personne</w:t>
      </w:r>
    </w:p>
    <w:p w:rsidR="00152A14" w:rsidRDefault="00152A14" w:rsidP="00152A14">
      <w:pPr>
        <w:pStyle w:val="NormalArial"/>
      </w:pPr>
      <w:r w:rsidRPr="00795BE7">
        <w:rPr>
          <w:b/>
        </w:rPr>
        <w:t>Post-condition</w:t>
      </w:r>
      <w:r>
        <w:t xml:space="preserve"> : l'onglet </w:t>
      </w:r>
      <w:r w:rsidR="00A203FD">
        <w:t xml:space="preserve">marché </w:t>
      </w:r>
      <w:r>
        <w:t>est géré</w:t>
      </w:r>
    </w:p>
    <w:p w:rsidR="00152A14" w:rsidRDefault="00152A14" w:rsidP="00152A14">
      <w:pPr>
        <w:pStyle w:val="NormalArial"/>
      </w:pPr>
    </w:p>
    <w:p w:rsidR="00152A14" w:rsidRPr="00AE0502" w:rsidRDefault="00152A14" w:rsidP="00152A14">
      <w:pPr>
        <w:pStyle w:val="Titre4bis"/>
      </w:pPr>
      <w:r w:rsidRPr="00AE0502">
        <w:t xml:space="preserve">Interface </w:t>
      </w:r>
      <w:r>
        <w:t xml:space="preserve">onglet </w:t>
      </w:r>
      <w:r w:rsidR="00A203FD">
        <w:t>marché</w:t>
      </w:r>
    </w:p>
    <w:p w:rsidR="00152A14" w:rsidRDefault="00152A14" w:rsidP="00152A14">
      <w:pPr>
        <w:pStyle w:val="NormalArial"/>
        <w:rPr>
          <w:bCs/>
        </w:rPr>
      </w:pPr>
      <w:r w:rsidRPr="00AE0502">
        <w:rPr>
          <w:bCs/>
        </w:rPr>
        <w:t xml:space="preserve">L'écran affiche un formulaire contenant </w:t>
      </w:r>
      <w:r w:rsidR="00285D8D">
        <w:rPr>
          <w:bCs/>
        </w:rPr>
        <w:t>un tableau avec les colonnes suivantes :</w:t>
      </w:r>
    </w:p>
    <w:p w:rsidR="00152A14" w:rsidRDefault="00152A14" w:rsidP="00152A14">
      <w:pPr>
        <w:pStyle w:val="NormalArial"/>
        <w:rPr>
          <w:bCs/>
        </w:rPr>
      </w:pPr>
    </w:p>
    <w:p w:rsidR="00285D8D" w:rsidRPr="00285D8D" w:rsidRDefault="00285D8D" w:rsidP="00285D8D">
      <w:pPr>
        <w:pStyle w:val="NormalArial"/>
        <w:numPr>
          <w:ilvl w:val="0"/>
          <w:numId w:val="160"/>
        </w:numPr>
        <w:rPr>
          <w:bCs/>
        </w:rPr>
      </w:pPr>
      <w:r w:rsidRPr="00285D8D">
        <w:rPr>
          <w:bCs/>
        </w:rPr>
        <w:t xml:space="preserve">Numéro du contrat commercial </w:t>
      </w:r>
      <w:r w:rsidRPr="001570A7">
        <w:t>(</w:t>
      </w:r>
      <w:r>
        <w:t xml:space="preserve">saisie </w:t>
      </w:r>
      <w:r w:rsidRPr="001570A7">
        <w:t>texte</w:t>
      </w:r>
      <w:r>
        <w:t xml:space="preserve"> libre</w:t>
      </w:r>
      <w:r w:rsidRPr="001570A7">
        <w:t>)</w:t>
      </w:r>
      <w:r>
        <w:t xml:space="preserve"> lu dans la table des marchés</w:t>
      </w:r>
      <w:r w:rsidRPr="00285D8D">
        <w:rPr>
          <w:bCs/>
        </w:rPr>
        <w:t xml:space="preserve">    </w:t>
      </w:r>
    </w:p>
    <w:p w:rsidR="00285D8D" w:rsidRPr="00285D8D" w:rsidRDefault="00285D8D" w:rsidP="00285D8D">
      <w:pPr>
        <w:pStyle w:val="NormalArial"/>
        <w:numPr>
          <w:ilvl w:val="0"/>
          <w:numId w:val="160"/>
        </w:numPr>
        <w:rPr>
          <w:bCs/>
        </w:rPr>
      </w:pPr>
      <w:r w:rsidRPr="00285D8D">
        <w:rPr>
          <w:bCs/>
        </w:rPr>
        <w:t>Objet du contrat commercial</w:t>
      </w:r>
      <w:r>
        <w:rPr>
          <w:bCs/>
        </w:rPr>
        <w:t xml:space="preserve"> </w:t>
      </w:r>
      <w:r w:rsidRPr="001570A7">
        <w:t>(</w:t>
      </w:r>
      <w:r>
        <w:t xml:space="preserve">saisie </w:t>
      </w:r>
      <w:r w:rsidRPr="001570A7">
        <w:t>texte</w:t>
      </w:r>
      <w:r>
        <w:t xml:space="preserve"> libre</w:t>
      </w:r>
      <w:r w:rsidRPr="001570A7">
        <w:t>)</w:t>
      </w:r>
      <w:r>
        <w:t xml:space="preserve"> lu dans la table des marchés</w:t>
      </w:r>
    </w:p>
    <w:p w:rsidR="00285D8D" w:rsidRPr="00285D8D" w:rsidRDefault="00285D8D" w:rsidP="00285D8D">
      <w:pPr>
        <w:pStyle w:val="NormalArial"/>
        <w:numPr>
          <w:ilvl w:val="0"/>
          <w:numId w:val="160"/>
        </w:numPr>
        <w:rPr>
          <w:bCs/>
        </w:rPr>
      </w:pPr>
      <w:r w:rsidRPr="00285D8D">
        <w:rPr>
          <w:bCs/>
        </w:rPr>
        <w:t>Entité contractante du Centre</w:t>
      </w:r>
      <w:r>
        <w:rPr>
          <w:bCs/>
        </w:rPr>
        <w:t xml:space="preserve"> (Liste des entités sélectionné de la table de référence des entités) code lu dans la </w:t>
      </w:r>
      <w:r>
        <w:t>table des marchés</w:t>
      </w:r>
    </w:p>
    <w:p w:rsidR="00285D8D" w:rsidRPr="00285D8D" w:rsidRDefault="00285D8D" w:rsidP="00285D8D">
      <w:pPr>
        <w:pStyle w:val="NormalArial"/>
        <w:numPr>
          <w:ilvl w:val="0"/>
          <w:numId w:val="160"/>
        </w:numPr>
        <w:rPr>
          <w:bCs/>
        </w:rPr>
      </w:pPr>
      <w:r w:rsidRPr="00285D8D">
        <w:rPr>
          <w:bCs/>
        </w:rPr>
        <w:t>Nom et prénom de l'acheteur</w:t>
      </w:r>
      <w:r>
        <w:rPr>
          <w:bCs/>
        </w:rPr>
        <w:t xml:space="preserve"> </w:t>
      </w:r>
      <w:r w:rsidRPr="001570A7">
        <w:t>(</w:t>
      </w:r>
      <w:r>
        <w:t xml:space="preserve">saisie </w:t>
      </w:r>
      <w:r w:rsidRPr="001570A7">
        <w:t>texte</w:t>
      </w:r>
      <w:r>
        <w:t xml:space="preserve"> libre</w:t>
      </w:r>
      <w:r w:rsidRPr="001570A7">
        <w:t>)</w:t>
      </w:r>
      <w:r>
        <w:t xml:space="preserve"> lu dans la table des marchés</w:t>
      </w:r>
    </w:p>
    <w:p w:rsidR="00285D8D" w:rsidRPr="00285D8D" w:rsidRDefault="00285D8D" w:rsidP="00285D8D">
      <w:pPr>
        <w:pStyle w:val="NormalArial"/>
        <w:numPr>
          <w:ilvl w:val="0"/>
          <w:numId w:val="160"/>
        </w:numPr>
        <w:rPr>
          <w:bCs/>
        </w:rPr>
      </w:pPr>
      <w:r w:rsidRPr="00285D8D">
        <w:rPr>
          <w:bCs/>
        </w:rPr>
        <w:t>Date de début du contrat commercial </w:t>
      </w:r>
      <w:r w:rsidR="00B55B8F">
        <w:rPr>
          <w:bCs/>
        </w:rPr>
        <w:t>(</w:t>
      </w:r>
      <w:r w:rsidR="00B55B8F">
        <w:t>saisie date au format JJ/MM/AAAA) lu dans la table des marchés</w:t>
      </w:r>
    </w:p>
    <w:p w:rsidR="00285D8D" w:rsidRPr="00285D8D" w:rsidRDefault="00285D8D" w:rsidP="00285D8D">
      <w:pPr>
        <w:pStyle w:val="NormalArial"/>
        <w:numPr>
          <w:ilvl w:val="0"/>
          <w:numId w:val="160"/>
        </w:numPr>
        <w:rPr>
          <w:bCs/>
        </w:rPr>
      </w:pPr>
      <w:r w:rsidRPr="00285D8D">
        <w:rPr>
          <w:bCs/>
        </w:rPr>
        <w:t>Date de fin du contrat commercial </w:t>
      </w:r>
      <w:r w:rsidR="00B55B8F">
        <w:rPr>
          <w:bCs/>
        </w:rPr>
        <w:t>(</w:t>
      </w:r>
      <w:r w:rsidR="00B55B8F">
        <w:t>saisie date au format JJ/MM/AAAA) lu dans la table des marchés</w:t>
      </w:r>
    </w:p>
    <w:p w:rsidR="00285D8D" w:rsidRPr="00285D8D" w:rsidRDefault="00285D8D" w:rsidP="00285D8D">
      <w:pPr>
        <w:pStyle w:val="NormalArial"/>
        <w:numPr>
          <w:ilvl w:val="0"/>
          <w:numId w:val="160"/>
        </w:numPr>
        <w:rPr>
          <w:bCs/>
        </w:rPr>
      </w:pPr>
      <w:r w:rsidRPr="00285D8D">
        <w:rPr>
          <w:bCs/>
        </w:rPr>
        <w:t>Date de fin d’exécution du contrat commercial </w:t>
      </w:r>
      <w:r w:rsidR="00B55B8F">
        <w:rPr>
          <w:bCs/>
        </w:rPr>
        <w:t>(</w:t>
      </w:r>
      <w:r w:rsidR="00B55B8F">
        <w:t>saisie date au format JJ/MM/AAAA) lu dans la table des marchés</w:t>
      </w:r>
    </w:p>
    <w:p w:rsidR="00285D8D" w:rsidRPr="00B55B8F" w:rsidRDefault="006F3081" w:rsidP="00285D8D">
      <w:pPr>
        <w:pStyle w:val="NormalArial"/>
        <w:numPr>
          <w:ilvl w:val="0"/>
          <w:numId w:val="160"/>
        </w:numPr>
        <w:rPr>
          <w:bCs/>
        </w:rPr>
      </w:pPr>
      <w:r>
        <w:rPr>
          <w:bCs/>
        </w:rPr>
        <w:t>Raison sociale</w:t>
      </w:r>
      <w:r w:rsidR="00285D8D" w:rsidRPr="00285D8D">
        <w:rPr>
          <w:bCs/>
        </w:rPr>
        <w:t xml:space="preserve"> de l’entreprise titulaire du marché principal</w:t>
      </w:r>
      <w:r w:rsidR="00B55B8F">
        <w:t xml:space="preserve"> lu dans la table des marchés</w:t>
      </w:r>
    </w:p>
    <w:p w:rsidR="00B55B8F" w:rsidRPr="00B55B8F" w:rsidRDefault="00B55B8F" w:rsidP="00285D8D">
      <w:pPr>
        <w:pStyle w:val="NormalArial"/>
        <w:numPr>
          <w:ilvl w:val="0"/>
          <w:numId w:val="160"/>
        </w:numPr>
        <w:rPr>
          <w:bCs/>
        </w:rPr>
      </w:pPr>
      <w:r>
        <w:t>Un bouton "Modifier" permet de modifier la ligne de marché</w:t>
      </w:r>
      <w:r w:rsidR="00DA03BB">
        <w:t xml:space="preserve"> (Accueil, Administrateur Centre, Administrateur National seulement)</w:t>
      </w:r>
      <w:r>
        <w:t xml:space="preserve">. </w:t>
      </w:r>
    </w:p>
    <w:p w:rsidR="00B55B8F" w:rsidRPr="00B55B8F" w:rsidRDefault="00B55B8F" w:rsidP="00285D8D">
      <w:pPr>
        <w:pStyle w:val="NormalArial"/>
        <w:numPr>
          <w:ilvl w:val="0"/>
          <w:numId w:val="160"/>
        </w:numPr>
        <w:rPr>
          <w:bCs/>
        </w:rPr>
      </w:pPr>
      <w:r>
        <w:t>Un bouton "Supprimer" permet de supprimer la ligne de marché</w:t>
      </w:r>
      <w:r w:rsidR="001276D1">
        <w:t>. Seule la relation entre la personne et le marché est supprimée</w:t>
      </w:r>
      <w:r w:rsidR="00DA03BB">
        <w:t xml:space="preserve"> (Accueil, Administrateur Centre, Administrateur National seulement)</w:t>
      </w:r>
    </w:p>
    <w:p w:rsidR="00B55B8F" w:rsidRDefault="00B55B8F" w:rsidP="00B55B8F">
      <w:pPr>
        <w:pStyle w:val="NormalArial"/>
      </w:pPr>
    </w:p>
    <w:p w:rsidR="00AD6479" w:rsidRDefault="00AD6479" w:rsidP="00B55B8F">
      <w:pPr>
        <w:pStyle w:val="NormalArial"/>
      </w:pPr>
      <w:r>
        <w:t xml:space="preserve">Les lignes du tableau sont en affichage seul. </w:t>
      </w:r>
      <w:r w:rsidR="000C0AD0">
        <w:t>Quand on clique sur "Modifier", un pop-up s'affiche au-dessus de la fenêtre courante pour modifier le marché.</w:t>
      </w:r>
    </w:p>
    <w:p w:rsidR="00AD6479" w:rsidRDefault="00AD6479" w:rsidP="00B55B8F">
      <w:pPr>
        <w:pStyle w:val="NormalArial"/>
      </w:pPr>
    </w:p>
    <w:p w:rsidR="00B55B8F" w:rsidRDefault="001276D1" w:rsidP="00B55B8F">
      <w:pPr>
        <w:pStyle w:val="NormalArial"/>
        <w:rPr>
          <w:bCs/>
        </w:rPr>
      </w:pPr>
      <w:r>
        <w:rPr>
          <w:bCs/>
        </w:rPr>
        <w:t xml:space="preserve">Un bouton </w:t>
      </w:r>
      <w:r w:rsidR="007E037F">
        <w:rPr>
          <w:bCs/>
        </w:rPr>
        <w:t xml:space="preserve">"Créer" </w:t>
      </w:r>
      <w:r w:rsidR="00B55B8F">
        <w:rPr>
          <w:bCs/>
        </w:rPr>
        <w:t xml:space="preserve">en bas du tableau </w:t>
      </w:r>
      <w:r w:rsidR="00DA03BB">
        <w:t xml:space="preserve">(Accueil, Administrateur Centre, Administrateur National seulement) </w:t>
      </w:r>
      <w:r w:rsidR="00B55B8F">
        <w:rPr>
          <w:bCs/>
        </w:rPr>
        <w:t xml:space="preserve">permet </w:t>
      </w:r>
      <w:r>
        <w:rPr>
          <w:bCs/>
        </w:rPr>
        <w:t xml:space="preserve">d'ouvrir </w:t>
      </w:r>
      <w:r w:rsidR="00FD2161">
        <w:rPr>
          <w:bCs/>
        </w:rPr>
        <w:t>un</w:t>
      </w:r>
      <w:r>
        <w:rPr>
          <w:bCs/>
        </w:rPr>
        <w:t xml:space="preserve"> pop-up au-dessus de la fenêtre courante pour </w:t>
      </w:r>
      <w:r w:rsidR="00B55B8F">
        <w:rPr>
          <w:bCs/>
        </w:rPr>
        <w:t>saisir un nouveau marché.</w:t>
      </w:r>
      <w:r w:rsidR="00AD6479">
        <w:rPr>
          <w:bCs/>
        </w:rPr>
        <w:t xml:space="preserve"> </w:t>
      </w:r>
      <w:r>
        <w:rPr>
          <w:bCs/>
        </w:rPr>
        <w:t>Une fois le marché créé, sa ligne est ajoutée dans le tableau.</w:t>
      </w:r>
    </w:p>
    <w:p w:rsidR="00AD6479" w:rsidRDefault="00AD6479" w:rsidP="00B55B8F">
      <w:pPr>
        <w:pStyle w:val="NormalArial"/>
        <w:rPr>
          <w:bCs/>
        </w:rPr>
      </w:pPr>
    </w:p>
    <w:p w:rsidR="00285D8D" w:rsidRDefault="00285D8D" w:rsidP="00152A14">
      <w:pPr>
        <w:pStyle w:val="NormalArial"/>
        <w:rPr>
          <w:bCs/>
        </w:rPr>
      </w:pPr>
    </w:p>
    <w:p w:rsidR="00A462F9" w:rsidRPr="00AE0502" w:rsidRDefault="00A462F9" w:rsidP="00A462F9">
      <w:pPr>
        <w:pStyle w:val="Titre4bis"/>
      </w:pPr>
      <w:r w:rsidRPr="00AE0502">
        <w:t xml:space="preserve">Interface </w:t>
      </w:r>
      <w:r>
        <w:t>Formulaire marché</w:t>
      </w:r>
    </w:p>
    <w:p w:rsidR="00DA03BB" w:rsidRDefault="00DA03BB" w:rsidP="00152A14">
      <w:pPr>
        <w:pStyle w:val="NormalArial"/>
        <w:rPr>
          <w:bCs/>
          <w:highlight w:val="yellow"/>
        </w:rPr>
      </w:pPr>
    </w:p>
    <w:p w:rsidR="00DA03BB" w:rsidRDefault="00DA03BB" w:rsidP="00DA03BB">
      <w:pPr>
        <w:pStyle w:val="NormalArial"/>
        <w:rPr>
          <w:bCs/>
        </w:rPr>
      </w:pPr>
      <w:r w:rsidRPr="00AE0502">
        <w:rPr>
          <w:bCs/>
        </w:rPr>
        <w:t>L'écran affiche un formulaire contenant les champs de saisie :</w:t>
      </w:r>
    </w:p>
    <w:p w:rsidR="00DA03BB" w:rsidRPr="00DA03BB" w:rsidRDefault="00DA03BB" w:rsidP="00152A14">
      <w:pPr>
        <w:pStyle w:val="NormalArial"/>
        <w:rPr>
          <w:bCs/>
          <w:highlight w:val="yellow"/>
        </w:rPr>
      </w:pPr>
    </w:p>
    <w:p w:rsidR="00DA03BB" w:rsidRPr="00EE1D13" w:rsidRDefault="00DA03BB" w:rsidP="00DA03BB">
      <w:pPr>
        <w:pStyle w:val="NormalArial"/>
        <w:numPr>
          <w:ilvl w:val="0"/>
          <w:numId w:val="160"/>
        </w:numPr>
        <w:rPr>
          <w:bCs/>
        </w:rPr>
      </w:pPr>
      <w:r w:rsidRPr="00EE1D13">
        <w:rPr>
          <w:bCs/>
        </w:rPr>
        <w:t xml:space="preserve">Numéro du contrat commercial </w:t>
      </w:r>
      <w:r w:rsidRPr="00EE1D13">
        <w:t>(saisie texte libre) lu dans la table des marchés</w:t>
      </w:r>
      <w:r w:rsidR="00B32387">
        <w:rPr>
          <w:bCs/>
        </w:rPr>
        <w:t xml:space="preserve">. </w:t>
      </w:r>
    </w:p>
    <w:p w:rsidR="00DA03BB" w:rsidRPr="00EE1D13" w:rsidRDefault="00DA03BB" w:rsidP="00DA03BB">
      <w:pPr>
        <w:pStyle w:val="NormalArial"/>
        <w:numPr>
          <w:ilvl w:val="0"/>
          <w:numId w:val="160"/>
        </w:numPr>
        <w:rPr>
          <w:bCs/>
        </w:rPr>
      </w:pPr>
      <w:r w:rsidRPr="00EE1D13">
        <w:rPr>
          <w:bCs/>
        </w:rPr>
        <w:t xml:space="preserve">Objet du contrat commercial </w:t>
      </w:r>
      <w:r w:rsidRPr="00EE1D13">
        <w:t>(saisie texte libre) lu dans la table des marchés</w:t>
      </w:r>
    </w:p>
    <w:p w:rsidR="00DA03BB" w:rsidRPr="00EE1D13" w:rsidRDefault="00DA03BB" w:rsidP="00DA03BB">
      <w:pPr>
        <w:pStyle w:val="NormalArial"/>
        <w:numPr>
          <w:ilvl w:val="0"/>
          <w:numId w:val="160"/>
        </w:numPr>
        <w:rPr>
          <w:bCs/>
        </w:rPr>
      </w:pPr>
      <w:r w:rsidRPr="00EE1D13">
        <w:rPr>
          <w:bCs/>
        </w:rPr>
        <w:t xml:space="preserve">Entité contractante du Centre (Liste des entités du centre sélectionné de la table de référence des entités) code lu dans la </w:t>
      </w:r>
      <w:r w:rsidRPr="00EE1D13">
        <w:t>table des marchés</w:t>
      </w:r>
    </w:p>
    <w:p w:rsidR="00DA03BB" w:rsidRPr="00EE1D13" w:rsidRDefault="00DA03BB" w:rsidP="00DA03BB">
      <w:pPr>
        <w:pStyle w:val="NormalArial"/>
        <w:numPr>
          <w:ilvl w:val="0"/>
          <w:numId w:val="160"/>
        </w:numPr>
        <w:rPr>
          <w:bCs/>
        </w:rPr>
      </w:pPr>
      <w:r w:rsidRPr="00EE1D13">
        <w:rPr>
          <w:bCs/>
        </w:rPr>
        <w:t xml:space="preserve">Nom et prénom de l'acheteur </w:t>
      </w:r>
      <w:r w:rsidRPr="00EE1D13">
        <w:t>(saisie texte libre) lu dans la table des marchés</w:t>
      </w:r>
    </w:p>
    <w:p w:rsidR="00DA03BB" w:rsidRPr="00EE1D13" w:rsidRDefault="00DA03BB" w:rsidP="00DA03BB">
      <w:pPr>
        <w:pStyle w:val="NormalArial"/>
        <w:numPr>
          <w:ilvl w:val="0"/>
          <w:numId w:val="160"/>
        </w:numPr>
        <w:rPr>
          <w:bCs/>
        </w:rPr>
      </w:pPr>
      <w:r w:rsidRPr="00EE1D13">
        <w:rPr>
          <w:bCs/>
        </w:rPr>
        <w:t>Date de début du contrat commercial (</w:t>
      </w:r>
      <w:r w:rsidRPr="00EE1D13">
        <w:t>saisie date au format JJ/MM/AAAA) lu dans la table des marchés</w:t>
      </w:r>
    </w:p>
    <w:p w:rsidR="00DA03BB" w:rsidRPr="00EE1D13" w:rsidRDefault="00DA03BB" w:rsidP="00DA03BB">
      <w:pPr>
        <w:pStyle w:val="NormalArial"/>
        <w:numPr>
          <w:ilvl w:val="0"/>
          <w:numId w:val="160"/>
        </w:numPr>
        <w:rPr>
          <w:bCs/>
        </w:rPr>
      </w:pPr>
      <w:r w:rsidRPr="00EE1D13">
        <w:rPr>
          <w:bCs/>
        </w:rPr>
        <w:t>Date de fin du contrat commercial (</w:t>
      </w:r>
      <w:r w:rsidRPr="00EE1D13">
        <w:t>saisie date au format JJ/MM/AAAA) lu dans la table des marchés</w:t>
      </w:r>
    </w:p>
    <w:p w:rsidR="00DA03BB" w:rsidRPr="00EE1D13" w:rsidRDefault="00DA03BB" w:rsidP="00DA03BB">
      <w:pPr>
        <w:pStyle w:val="NormalArial"/>
        <w:numPr>
          <w:ilvl w:val="0"/>
          <w:numId w:val="160"/>
        </w:numPr>
        <w:rPr>
          <w:bCs/>
        </w:rPr>
      </w:pPr>
      <w:r w:rsidRPr="00EE1D13">
        <w:rPr>
          <w:bCs/>
        </w:rPr>
        <w:t>Date de fin d’exécution du contrat commercial (</w:t>
      </w:r>
      <w:r w:rsidRPr="00EE1D13">
        <w:t>saisie date au format JJ/MM/AAAA) lu dans la table des marchés</w:t>
      </w:r>
    </w:p>
    <w:p w:rsidR="00DA03BB" w:rsidRPr="00696E01" w:rsidRDefault="00A462F9" w:rsidP="00152A14">
      <w:pPr>
        <w:pStyle w:val="NormalArial"/>
        <w:numPr>
          <w:ilvl w:val="0"/>
          <w:numId w:val="160"/>
        </w:numPr>
        <w:rPr>
          <w:bCs/>
        </w:rPr>
      </w:pPr>
      <w:r>
        <w:rPr>
          <w:bCs/>
        </w:rPr>
        <w:lastRenderedPageBreak/>
        <w:t>Raison sociale</w:t>
      </w:r>
      <w:r w:rsidR="00DA03BB" w:rsidRPr="00EE1D13">
        <w:rPr>
          <w:bCs/>
        </w:rPr>
        <w:t xml:space="preserve"> de l’entreprise titulaire du marché principal</w:t>
      </w:r>
      <w:r w:rsidR="00DA03BB" w:rsidRPr="00EE1D13">
        <w:t xml:space="preserve"> lu dans la table des marchés</w:t>
      </w:r>
      <w:r w:rsidR="00EE1D13">
        <w:t xml:space="preserve"> (saisie avec </w:t>
      </w:r>
      <w:r w:rsidR="00696E01">
        <w:t>recherche</w:t>
      </w:r>
      <w:r w:rsidR="00FD2161">
        <w:t xml:space="preserve"> dynamique dans une liste</w:t>
      </w:r>
      <w:r w:rsidR="00696E01">
        <w:t xml:space="preserve">) </w:t>
      </w:r>
    </w:p>
    <w:p w:rsidR="00FD2161" w:rsidRDefault="00FD2161" w:rsidP="00696E01">
      <w:pPr>
        <w:pStyle w:val="NormalArial"/>
      </w:pPr>
    </w:p>
    <w:p w:rsidR="00EC10B7" w:rsidRDefault="00EC10B7" w:rsidP="00EC10B7">
      <w:pPr>
        <w:pStyle w:val="NormalArial"/>
      </w:pPr>
      <w:r>
        <w:t xml:space="preserve">Quand l'on saisit un numéro de contrat commençant par 4 ou 5, le système recherche le numéro de contrat dans le système de pilotage. Si le numéro est trouvé, les champs du marché sont remplis automatiquement. </w:t>
      </w:r>
    </w:p>
    <w:p w:rsidR="00EC10B7" w:rsidRDefault="00EC10B7" w:rsidP="00EC10B7">
      <w:pPr>
        <w:pStyle w:val="NormalArial"/>
      </w:pPr>
      <w:r>
        <w:t xml:space="preserve">Si la raison sociale et le numéro de SIRET ramenés correspondent à une entreprise de PEGASE, elle est associée au marché et affichée dans les champs "Entreprise titulaire du marché principal". </w:t>
      </w:r>
    </w:p>
    <w:p w:rsidR="00EC10B7" w:rsidRDefault="00EC10B7" w:rsidP="00EC10B7">
      <w:pPr>
        <w:pStyle w:val="NormalArial"/>
      </w:pPr>
      <w:r>
        <w:t>Si la raison sociale et le numéro de SIRET ne correspondent à aucune entreprise de PEGASE, les champs Entreprise titulaire du marché principal doivent être remplis. A la validation du formulaire, l'entreprise est créée.</w:t>
      </w:r>
    </w:p>
    <w:p w:rsidR="00EC10B7" w:rsidRDefault="00EC10B7" w:rsidP="00696E01">
      <w:pPr>
        <w:pStyle w:val="NormalArial"/>
        <w:rPr>
          <w:bCs/>
        </w:rPr>
      </w:pPr>
    </w:p>
    <w:p w:rsidR="00696E01" w:rsidRPr="00EE1D13" w:rsidRDefault="00A462F9" w:rsidP="00696E01">
      <w:pPr>
        <w:pStyle w:val="NormalArial"/>
        <w:rPr>
          <w:bCs/>
        </w:rPr>
      </w:pPr>
      <w:r>
        <w:rPr>
          <w:bCs/>
        </w:rPr>
        <w:t xml:space="preserve">Les </w:t>
      </w:r>
      <w:r w:rsidR="00696E01">
        <w:rPr>
          <w:bCs/>
        </w:rPr>
        <w:t>entreprises</w:t>
      </w:r>
      <w:r>
        <w:rPr>
          <w:bCs/>
        </w:rPr>
        <w:t xml:space="preserve"> affichées</w:t>
      </w:r>
      <w:r w:rsidR="00696E01">
        <w:rPr>
          <w:bCs/>
        </w:rPr>
        <w:t xml:space="preserve"> (Siret, Raison sociale, ville par exemple) </w:t>
      </w:r>
      <w:r>
        <w:rPr>
          <w:bCs/>
        </w:rPr>
        <w:t xml:space="preserve">sont celles dont la raison sociale contient le filtre saisi. Les entreprises </w:t>
      </w:r>
      <w:r w:rsidR="00761D1B">
        <w:rPr>
          <w:bCs/>
        </w:rPr>
        <w:t xml:space="preserve">sélectionnées </w:t>
      </w:r>
      <w:r>
        <w:rPr>
          <w:bCs/>
        </w:rPr>
        <w:t xml:space="preserve">sont </w:t>
      </w:r>
      <w:r w:rsidR="00696E01">
        <w:rPr>
          <w:bCs/>
        </w:rPr>
        <w:t>affichée</w:t>
      </w:r>
      <w:r>
        <w:rPr>
          <w:bCs/>
        </w:rPr>
        <w:t>s</w:t>
      </w:r>
      <w:r w:rsidR="00696E01">
        <w:rPr>
          <w:bCs/>
        </w:rPr>
        <w:t xml:space="preserve"> en dessous du champ et </w:t>
      </w:r>
      <w:r>
        <w:rPr>
          <w:bCs/>
        </w:rPr>
        <w:t xml:space="preserve">sont </w:t>
      </w:r>
      <w:r w:rsidR="00696E01">
        <w:rPr>
          <w:bCs/>
        </w:rPr>
        <w:t>mise</w:t>
      </w:r>
      <w:r>
        <w:rPr>
          <w:bCs/>
        </w:rPr>
        <w:t>s</w:t>
      </w:r>
      <w:r w:rsidR="00696E01">
        <w:rPr>
          <w:bCs/>
        </w:rPr>
        <w:t xml:space="preserve"> à jour dynamiquement. Quand l'utilisateur sélectionne une entreprise dans cette liste</w:t>
      </w:r>
      <w:r w:rsidR="00EC10B7" w:rsidRPr="00EC10B7">
        <w:rPr>
          <w:bCs/>
        </w:rPr>
        <w:t xml:space="preserve"> </w:t>
      </w:r>
      <w:r w:rsidR="00EC10B7">
        <w:rPr>
          <w:bCs/>
        </w:rPr>
        <w:t>et clique sur le bouton "Associer"</w:t>
      </w:r>
      <w:r w:rsidR="00DB1976">
        <w:rPr>
          <w:bCs/>
        </w:rPr>
        <w:tab/>
      </w:r>
      <w:r w:rsidR="00696E01">
        <w:rPr>
          <w:bCs/>
        </w:rPr>
        <w:t>, elle est associée au marché.</w:t>
      </w:r>
    </w:p>
    <w:p w:rsidR="00696E01" w:rsidRDefault="00696E01" w:rsidP="00696E01">
      <w:pPr>
        <w:pStyle w:val="NormalArial"/>
        <w:rPr>
          <w:bCs/>
        </w:rPr>
      </w:pPr>
    </w:p>
    <w:p w:rsidR="00B7560A" w:rsidRDefault="00B7560A" w:rsidP="00B7560A">
      <w:pPr>
        <w:pStyle w:val="NormalArial"/>
      </w:pPr>
      <w:r>
        <w:t xml:space="preserve">Un bouton "Créer une entreprise" </w:t>
      </w:r>
      <w:r w:rsidR="00761D1B">
        <w:t xml:space="preserve">fait apparaître en dessous du bouton les champs de saisie d'une entreprise pour la </w:t>
      </w:r>
      <w:r>
        <w:t xml:space="preserve">créer </w:t>
      </w:r>
      <w:r w:rsidR="00761D1B">
        <w:t xml:space="preserve">et </w:t>
      </w:r>
      <w:r>
        <w:t>l'associer directement au marché.</w:t>
      </w:r>
      <w:r w:rsidR="00761D1B">
        <w:t xml:space="preserve"> Les champs de saisie de l'entreprise sont :</w:t>
      </w:r>
    </w:p>
    <w:p w:rsidR="00761D1B" w:rsidRDefault="00761D1B" w:rsidP="00B7560A">
      <w:pPr>
        <w:pStyle w:val="NormalArial"/>
      </w:pPr>
    </w:p>
    <w:p w:rsidR="00761D1B" w:rsidRPr="001570A7" w:rsidRDefault="00761D1B" w:rsidP="00761D1B">
      <w:pPr>
        <w:pStyle w:val="NormalArial"/>
        <w:numPr>
          <w:ilvl w:val="0"/>
          <w:numId w:val="28"/>
        </w:numPr>
      </w:pPr>
      <w:r w:rsidRPr="001570A7">
        <w:t>Raison sociale (</w:t>
      </w:r>
      <w:r>
        <w:t xml:space="preserve">saisie </w:t>
      </w:r>
      <w:r w:rsidRPr="001570A7">
        <w:t>texte</w:t>
      </w:r>
      <w:r>
        <w:t xml:space="preserve"> libre</w:t>
      </w:r>
      <w:r w:rsidRPr="001570A7">
        <w:t>)</w:t>
      </w:r>
      <w:r>
        <w:t xml:space="preserve"> lu dans la table entreprises</w:t>
      </w:r>
    </w:p>
    <w:p w:rsidR="00761D1B" w:rsidRPr="001570A7" w:rsidRDefault="00761D1B" w:rsidP="00761D1B">
      <w:pPr>
        <w:pStyle w:val="NormalArial"/>
        <w:numPr>
          <w:ilvl w:val="0"/>
          <w:numId w:val="28"/>
        </w:numPr>
      </w:pPr>
      <w:r w:rsidRPr="001570A7">
        <w:t>Nom usuel (</w:t>
      </w:r>
      <w:r>
        <w:t xml:space="preserve">saisie </w:t>
      </w:r>
      <w:r w:rsidRPr="001570A7">
        <w:t>texte</w:t>
      </w:r>
      <w:r>
        <w:t xml:space="preserve"> libre</w:t>
      </w:r>
      <w:r w:rsidRPr="001570A7">
        <w:t>)</w:t>
      </w:r>
      <w:r>
        <w:t xml:space="preserve"> lu dans la table entreprises</w:t>
      </w:r>
    </w:p>
    <w:p w:rsidR="00761D1B" w:rsidRPr="001570A7" w:rsidRDefault="000C0AD0" w:rsidP="00761D1B">
      <w:pPr>
        <w:pStyle w:val="NormalArial"/>
        <w:numPr>
          <w:ilvl w:val="0"/>
          <w:numId w:val="28"/>
        </w:numPr>
      </w:pPr>
      <w:r w:rsidRPr="001570A7">
        <w:t>Siret (champ texte limité aux caractères numériques)</w:t>
      </w:r>
      <w:r>
        <w:t xml:space="preserve"> lu dans la table entreprise</w:t>
      </w:r>
    </w:p>
    <w:p w:rsidR="00761D1B" w:rsidRPr="001570A7" w:rsidRDefault="00761D1B" w:rsidP="00761D1B">
      <w:pPr>
        <w:pStyle w:val="NormalArial"/>
        <w:numPr>
          <w:ilvl w:val="0"/>
          <w:numId w:val="28"/>
        </w:numPr>
        <w:rPr>
          <w:bCs/>
        </w:rPr>
      </w:pPr>
      <w:r w:rsidRPr="001570A7">
        <w:t xml:space="preserve">Adresse </w:t>
      </w:r>
      <w:r w:rsidRPr="001570A7">
        <w:rPr>
          <w:bCs/>
        </w:rPr>
        <w:t>(champ de saisie multi-lignes avec les 3 premières lignes visibles. Les autres lignes sont accessibles par une barre de défilement verticale)</w:t>
      </w:r>
      <w:r>
        <w:rPr>
          <w:bCs/>
        </w:rPr>
        <w:t xml:space="preserve"> </w:t>
      </w:r>
      <w:r>
        <w:t>lu dans la table entreprises</w:t>
      </w:r>
    </w:p>
    <w:p w:rsidR="00761D1B" w:rsidRPr="001570A7" w:rsidRDefault="00761D1B" w:rsidP="00761D1B">
      <w:pPr>
        <w:pStyle w:val="NormalArial"/>
        <w:numPr>
          <w:ilvl w:val="0"/>
          <w:numId w:val="28"/>
        </w:numPr>
        <w:rPr>
          <w:bCs/>
        </w:rPr>
      </w:pPr>
      <w:r w:rsidRPr="001570A7">
        <w:rPr>
          <w:bCs/>
        </w:rPr>
        <w:t>Code postal  (</w:t>
      </w:r>
      <w:r>
        <w:t xml:space="preserve">saisie </w:t>
      </w:r>
      <w:r w:rsidRPr="001570A7">
        <w:t>texte</w:t>
      </w:r>
      <w:r>
        <w:t xml:space="preserve"> libre</w:t>
      </w:r>
      <w:r w:rsidRPr="001570A7">
        <w:rPr>
          <w:bCs/>
        </w:rPr>
        <w:t>)</w:t>
      </w:r>
      <w:r>
        <w:rPr>
          <w:bCs/>
        </w:rPr>
        <w:t xml:space="preserve"> </w:t>
      </w:r>
      <w:r>
        <w:t>lu dans la table entreprises</w:t>
      </w:r>
      <w:r w:rsidR="00D832E2">
        <w:t xml:space="preserve"> </w:t>
      </w:r>
      <w:r w:rsidR="00D832E2">
        <w:rPr>
          <w:bCs/>
        </w:rPr>
        <w:t>avec assistance à la saisie</w:t>
      </w:r>
    </w:p>
    <w:p w:rsidR="00761D1B" w:rsidRPr="001570A7" w:rsidRDefault="00761D1B" w:rsidP="00761D1B">
      <w:pPr>
        <w:pStyle w:val="NormalArial"/>
        <w:numPr>
          <w:ilvl w:val="0"/>
          <w:numId w:val="28"/>
        </w:numPr>
        <w:rPr>
          <w:bCs/>
        </w:rPr>
      </w:pPr>
      <w:r w:rsidRPr="001570A7">
        <w:rPr>
          <w:bCs/>
        </w:rPr>
        <w:t>Ville (</w:t>
      </w:r>
      <w:r>
        <w:t xml:space="preserve">saisie </w:t>
      </w:r>
      <w:r w:rsidRPr="001570A7">
        <w:t>texte</w:t>
      </w:r>
      <w:r>
        <w:t xml:space="preserve"> libre</w:t>
      </w:r>
      <w:r w:rsidRPr="001570A7">
        <w:rPr>
          <w:bCs/>
        </w:rPr>
        <w:t>)</w:t>
      </w:r>
      <w:r>
        <w:rPr>
          <w:bCs/>
        </w:rPr>
        <w:t xml:space="preserve"> </w:t>
      </w:r>
      <w:r>
        <w:t>lu dans la table entreprises</w:t>
      </w:r>
      <w:r w:rsidR="00D832E2">
        <w:t xml:space="preserve"> </w:t>
      </w:r>
      <w:r w:rsidR="00D832E2">
        <w:rPr>
          <w:bCs/>
        </w:rPr>
        <w:t>avec assistance à la saisie</w:t>
      </w:r>
    </w:p>
    <w:p w:rsidR="00761D1B" w:rsidRPr="001570A7" w:rsidRDefault="000C0AD0" w:rsidP="00761D1B">
      <w:pPr>
        <w:pStyle w:val="NormalArial"/>
        <w:numPr>
          <w:ilvl w:val="0"/>
          <w:numId w:val="28"/>
        </w:numPr>
        <w:rPr>
          <w:bCs/>
        </w:rPr>
      </w:pPr>
      <w:r w:rsidRPr="001570A7">
        <w:rPr>
          <w:bCs/>
        </w:rPr>
        <w:t>Pays (Liste de pays venant de la table de référence des pays)</w:t>
      </w:r>
      <w:r>
        <w:rPr>
          <w:bCs/>
        </w:rPr>
        <w:t xml:space="preserve"> code </w:t>
      </w:r>
      <w:r>
        <w:t>lu dans la table entreprise</w:t>
      </w:r>
    </w:p>
    <w:p w:rsidR="00761D1B" w:rsidRPr="001570A7" w:rsidRDefault="000C0AD0" w:rsidP="00761D1B">
      <w:pPr>
        <w:pStyle w:val="NormalArial"/>
        <w:numPr>
          <w:ilvl w:val="0"/>
          <w:numId w:val="28"/>
        </w:numPr>
        <w:rPr>
          <w:bCs/>
        </w:rPr>
      </w:pPr>
      <w:r w:rsidRPr="001570A7">
        <w:rPr>
          <w:bCs/>
        </w:rPr>
        <w:t xml:space="preserve">Tél </w:t>
      </w:r>
      <w:r w:rsidRPr="001570A7">
        <w:t>(champ texte limité aux caractères numériques)</w:t>
      </w:r>
      <w:r>
        <w:t xml:space="preserve"> lu dans la table entreprise</w:t>
      </w:r>
    </w:p>
    <w:p w:rsidR="00761D1B" w:rsidRPr="001570A7" w:rsidRDefault="000C0AD0" w:rsidP="00761D1B">
      <w:pPr>
        <w:pStyle w:val="NormalArial"/>
        <w:numPr>
          <w:ilvl w:val="0"/>
          <w:numId w:val="28"/>
        </w:numPr>
        <w:rPr>
          <w:bCs/>
        </w:rPr>
      </w:pPr>
      <w:r w:rsidRPr="001570A7">
        <w:t>Télécopieur (champ texte limité aux caractères numériques)</w:t>
      </w:r>
      <w:r>
        <w:t xml:space="preserve"> lu dans la table entreprise</w:t>
      </w:r>
    </w:p>
    <w:p w:rsidR="00761D1B" w:rsidRPr="001570A7" w:rsidRDefault="000C0AD0" w:rsidP="00761D1B">
      <w:pPr>
        <w:pStyle w:val="NormalArial"/>
        <w:numPr>
          <w:ilvl w:val="0"/>
          <w:numId w:val="28"/>
        </w:numPr>
        <w:rPr>
          <w:bCs/>
        </w:rPr>
      </w:pPr>
      <w:r w:rsidRPr="001570A7">
        <w:t>Responsable (champ texte)</w:t>
      </w:r>
      <w:r>
        <w:t xml:space="preserve"> lu dans la table entreprise</w:t>
      </w:r>
    </w:p>
    <w:p w:rsidR="00761D1B" w:rsidRPr="001570A7" w:rsidRDefault="000C0AD0" w:rsidP="00761D1B">
      <w:pPr>
        <w:pStyle w:val="NormalArial"/>
        <w:numPr>
          <w:ilvl w:val="0"/>
          <w:numId w:val="28"/>
        </w:numPr>
        <w:rPr>
          <w:bCs/>
        </w:rPr>
      </w:pPr>
      <w:r w:rsidRPr="001570A7">
        <w:t>E-mail (champ texte)</w:t>
      </w:r>
      <w:r>
        <w:t xml:space="preserve"> lu dans la table entreprise</w:t>
      </w:r>
    </w:p>
    <w:p w:rsidR="00761D1B" w:rsidRDefault="00761D1B" w:rsidP="00B7560A">
      <w:pPr>
        <w:pStyle w:val="NormalArial"/>
      </w:pPr>
    </w:p>
    <w:p w:rsidR="00D832E2" w:rsidRPr="00BE48BB" w:rsidRDefault="00D832E2" w:rsidP="00D832E2">
      <w:pPr>
        <w:pStyle w:val="NormalArial"/>
        <w:rPr>
          <w:bCs/>
        </w:rPr>
      </w:pPr>
      <w:r>
        <w:rPr>
          <w:bCs/>
        </w:rPr>
        <w:t xml:space="preserve">Pour avoir plus de détails sur l'assistance à la saisie sur la ville et le CP, </w:t>
      </w:r>
      <w:r w:rsidR="00D07D89">
        <w:rPr>
          <w:bCs/>
        </w:rPr>
        <w:t>consulter</w:t>
      </w:r>
      <w:r>
        <w:rPr>
          <w:bCs/>
        </w:rPr>
        <w:t xml:space="preserve"> le paragraphe 4.5 sur ce sujet.</w:t>
      </w:r>
    </w:p>
    <w:p w:rsidR="00D832E2" w:rsidRDefault="00D832E2" w:rsidP="00B7560A">
      <w:pPr>
        <w:pStyle w:val="NormalArial"/>
      </w:pPr>
    </w:p>
    <w:p w:rsidR="00D832E2" w:rsidRDefault="00D832E2" w:rsidP="00B7560A">
      <w:pPr>
        <w:pStyle w:val="NormalArial"/>
      </w:pPr>
    </w:p>
    <w:p w:rsidR="00730E68" w:rsidRDefault="00730E68" w:rsidP="00B7560A">
      <w:pPr>
        <w:pStyle w:val="NormalArial"/>
      </w:pPr>
      <w:r>
        <w:t>Un bouton "Valider" permet de créer le marc</w:t>
      </w:r>
      <w:r w:rsidR="00A02995">
        <w:t xml:space="preserve">hé, </w:t>
      </w:r>
      <w:r>
        <w:t>de créer l'entreprise si on a rempli les champs entreprise, et d'associer le marché à la personne pour le centre courant.</w:t>
      </w:r>
    </w:p>
    <w:p w:rsidR="00730E68" w:rsidRDefault="00730E68" w:rsidP="00B7560A">
      <w:pPr>
        <w:pStyle w:val="NormalArial"/>
      </w:pPr>
    </w:p>
    <w:p w:rsidR="00DA03BB" w:rsidRDefault="00730E68" w:rsidP="00152A14">
      <w:pPr>
        <w:pStyle w:val="NormalArial"/>
        <w:rPr>
          <w:bCs/>
        </w:rPr>
      </w:pPr>
      <w:r>
        <w:rPr>
          <w:bCs/>
        </w:rPr>
        <w:t xml:space="preserve">Remarque : à la validation du pop-up, </w:t>
      </w:r>
      <w:r w:rsidR="00761D1B">
        <w:rPr>
          <w:bCs/>
        </w:rPr>
        <w:t xml:space="preserve">le marché et l'entreprise sont </w:t>
      </w:r>
      <w:r>
        <w:rPr>
          <w:bCs/>
        </w:rPr>
        <w:t>enregistrés</w:t>
      </w:r>
      <w:r w:rsidR="00761D1B">
        <w:rPr>
          <w:bCs/>
        </w:rPr>
        <w:t xml:space="preserve"> en base. Si la saisie de la fiche personne n'est pas validée, le marché et l'entreprise resteront dans les tables de référence.</w:t>
      </w:r>
    </w:p>
    <w:p w:rsidR="00DA03BB" w:rsidRDefault="00DA03BB" w:rsidP="00152A14">
      <w:pPr>
        <w:pStyle w:val="NormalArial"/>
      </w:pPr>
    </w:p>
    <w:p w:rsidR="00152A14" w:rsidRPr="00CF68C1" w:rsidRDefault="00152A14" w:rsidP="00152A14">
      <w:pPr>
        <w:pStyle w:val="NormalArial"/>
        <w:rPr>
          <w:b/>
        </w:rPr>
      </w:pPr>
      <w:r>
        <w:rPr>
          <w:b/>
        </w:rPr>
        <w:t xml:space="preserve">Règle d'affichage des champs </w:t>
      </w:r>
      <w:r w:rsidRPr="00CF68C1">
        <w:rPr>
          <w:b/>
        </w:rPr>
        <w:t>selon le profil de l'acteur :</w:t>
      </w:r>
    </w:p>
    <w:p w:rsidR="00152A14" w:rsidRDefault="00152A14" w:rsidP="00152A14">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866"/>
        <w:gridCol w:w="692"/>
        <w:gridCol w:w="781"/>
        <w:gridCol w:w="928"/>
        <w:gridCol w:w="950"/>
        <w:gridCol w:w="852"/>
        <w:gridCol w:w="686"/>
        <w:gridCol w:w="961"/>
        <w:gridCol w:w="695"/>
      </w:tblGrid>
      <w:tr w:rsidR="00152A14" w:rsidRPr="0046204A" w:rsidTr="0046204A">
        <w:tc>
          <w:tcPr>
            <w:tcW w:w="1417" w:type="dxa"/>
          </w:tcPr>
          <w:p w:rsidR="00152A14" w:rsidRPr="00D64294" w:rsidRDefault="00152A14" w:rsidP="00152A14">
            <w:pPr>
              <w:pStyle w:val="NormalArial"/>
            </w:pPr>
            <w:r w:rsidRPr="00D64294">
              <w:t>Champ</w:t>
            </w:r>
          </w:p>
        </w:tc>
        <w:tc>
          <w:tcPr>
            <w:tcW w:w="866" w:type="dxa"/>
          </w:tcPr>
          <w:p w:rsidR="00152A14" w:rsidRPr="00D64294" w:rsidRDefault="00152A14" w:rsidP="00152A14">
            <w:pPr>
              <w:pStyle w:val="NormalArial"/>
            </w:pPr>
            <w:r w:rsidRPr="00D64294">
              <w:t>Accueil</w:t>
            </w:r>
          </w:p>
        </w:tc>
        <w:tc>
          <w:tcPr>
            <w:tcW w:w="692" w:type="dxa"/>
          </w:tcPr>
          <w:p w:rsidR="00152A14" w:rsidRPr="00D64294" w:rsidRDefault="00152A14" w:rsidP="00152A14">
            <w:pPr>
              <w:pStyle w:val="NormalArial"/>
            </w:pPr>
            <w:r w:rsidRPr="00D64294">
              <w:t>Médi cal</w:t>
            </w:r>
          </w:p>
        </w:tc>
        <w:tc>
          <w:tcPr>
            <w:tcW w:w="781" w:type="dxa"/>
          </w:tcPr>
          <w:p w:rsidR="00152A14" w:rsidRPr="00D64294" w:rsidRDefault="00152A14" w:rsidP="00152A14">
            <w:pPr>
              <w:pStyle w:val="NormalArial"/>
            </w:pPr>
            <w:r w:rsidRPr="00D64294">
              <w:t>Sécu rité</w:t>
            </w:r>
          </w:p>
        </w:tc>
        <w:tc>
          <w:tcPr>
            <w:tcW w:w="928" w:type="dxa"/>
          </w:tcPr>
          <w:p w:rsidR="00152A14" w:rsidRPr="00D64294" w:rsidRDefault="00152A14" w:rsidP="00152A14">
            <w:pPr>
              <w:pStyle w:val="NormalArial"/>
            </w:pPr>
            <w:r w:rsidRPr="00D64294">
              <w:t>Adminis trateur Centre</w:t>
            </w:r>
          </w:p>
        </w:tc>
        <w:tc>
          <w:tcPr>
            <w:tcW w:w="950" w:type="dxa"/>
          </w:tcPr>
          <w:p w:rsidR="00152A14" w:rsidRPr="00D64294" w:rsidRDefault="00152A14" w:rsidP="00152A14">
            <w:pPr>
              <w:pStyle w:val="NormalArial"/>
            </w:pPr>
            <w:r w:rsidRPr="00D64294">
              <w:t xml:space="preserve">Adminis trateur </w:t>
            </w:r>
          </w:p>
          <w:p w:rsidR="00152A14" w:rsidRPr="00D64294" w:rsidRDefault="00152A14" w:rsidP="00152A14">
            <w:pPr>
              <w:pStyle w:val="NormalArial"/>
            </w:pPr>
            <w:r w:rsidRPr="00D64294">
              <w:t>National</w:t>
            </w:r>
          </w:p>
        </w:tc>
        <w:tc>
          <w:tcPr>
            <w:tcW w:w="852" w:type="dxa"/>
          </w:tcPr>
          <w:p w:rsidR="00152A14" w:rsidRPr="00D64294" w:rsidRDefault="00152A14" w:rsidP="00152A14">
            <w:pPr>
              <w:pStyle w:val="NormalArial"/>
            </w:pPr>
            <w:r w:rsidRPr="00D64294">
              <w:t>Consul tation</w:t>
            </w:r>
          </w:p>
        </w:tc>
        <w:tc>
          <w:tcPr>
            <w:tcW w:w="686" w:type="dxa"/>
          </w:tcPr>
          <w:p w:rsidR="00152A14" w:rsidRPr="00D64294" w:rsidRDefault="00152A14" w:rsidP="00152A14">
            <w:pPr>
              <w:pStyle w:val="NormalArial"/>
            </w:pPr>
            <w:r w:rsidRPr="00D64294">
              <w:t>FLS</w:t>
            </w:r>
          </w:p>
        </w:tc>
        <w:tc>
          <w:tcPr>
            <w:tcW w:w="961" w:type="dxa"/>
          </w:tcPr>
          <w:p w:rsidR="00152A14" w:rsidRPr="00D64294" w:rsidRDefault="00152A14" w:rsidP="00152A14">
            <w:pPr>
              <w:pStyle w:val="NormalArial"/>
            </w:pPr>
            <w:r w:rsidRPr="00D64294">
              <w:t>Colla borateur</w:t>
            </w:r>
          </w:p>
        </w:tc>
        <w:tc>
          <w:tcPr>
            <w:tcW w:w="695" w:type="dxa"/>
          </w:tcPr>
          <w:p w:rsidR="00152A14" w:rsidRPr="00D64294" w:rsidRDefault="00152A14" w:rsidP="00152A14">
            <w:pPr>
              <w:pStyle w:val="NormalArial"/>
            </w:pPr>
            <w:r w:rsidRPr="00D64294">
              <w:t>OS de pôle</w:t>
            </w:r>
          </w:p>
        </w:tc>
      </w:tr>
      <w:tr w:rsidR="00B55B8F" w:rsidRPr="0046204A" w:rsidTr="0046204A">
        <w:tc>
          <w:tcPr>
            <w:tcW w:w="1417" w:type="dxa"/>
          </w:tcPr>
          <w:p w:rsidR="00B55B8F" w:rsidRPr="00B2372B" w:rsidRDefault="00B55B8F" w:rsidP="00152A14">
            <w:pPr>
              <w:pStyle w:val="NormalArial"/>
            </w:pPr>
            <w:r w:rsidRPr="0046204A">
              <w:rPr>
                <w:bCs/>
              </w:rPr>
              <w:t>Numéro du contrat commercial</w:t>
            </w:r>
          </w:p>
        </w:tc>
        <w:tc>
          <w:tcPr>
            <w:tcW w:w="866" w:type="dxa"/>
          </w:tcPr>
          <w:p w:rsidR="00B55B8F" w:rsidRPr="00D64294" w:rsidRDefault="00B55B8F" w:rsidP="00152A14">
            <w:pPr>
              <w:pStyle w:val="NormalArial"/>
            </w:pPr>
            <w:r>
              <w:t>M</w:t>
            </w:r>
          </w:p>
        </w:tc>
        <w:tc>
          <w:tcPr>
            <w:tcW w:w="692" w:type="dxa"/>
          </w:tcPr>
          <w:p w:rsidR="00B55B8F" w:rsidRPr="00D64294" w:rsidRDefault="00B55B8F" w:rsidP="00152A14">
            <w:pPr>
              <w:pStyle w:val="NormalArial"/>
            </w:pPr>
            <w:r>
              <w:t>C</w:t>
            </w:r>
          </w:p>
        </w:tc>
        <w:tc>
          <w:tcPr>
            <w:tcW w:w="781" w:type="dxa"/>
          </w:tcPr>
          <w:p w:rsidR="00B55B8F" w:rsidRPr="00D64294" w:rsidRDefault="00B55B8F" w:rsidP="00CB3862">
            <w:pPr>
              <w:pStyle w:val="NormalArial"/>
            </w:pPr>
            <w:r>
              <w:t>X</w:t>
            </w:r>
          </w:p>
        </w:tc>
        <w:tc>
          <w:tcPr>
            <w:tcW w:w="928" w:type="dxa"/>
          </w:tcPr>
          <w:p w:rsidR="00B55B8F" w:rsidRPr="00D64294" w:rsidRDefault="00B55B8F" w:rsidP="00152A14">
            <w:pPr>
              <w:pStyle w:val="NormalArial"/>
            </w:pPr>
            <w:r>
              <w:t>M</w:t>
            </w:r>
          </w:p>
        </w:tc>
        <w:tc>
          <w:tcPr>
            <w:tcW w:w="950" w:type="dxa"/>
          </w:tcPr>
          <w:p w:rsidR="00B55B8F" w:rsidRPr="00D64294" w:rsidRDefault="00B55B8F" w:rsidP="00152A14">
            <w:pPr>
              <w:pStyle w:val="NormalArial"/>
            </w:pPr>
            <w:r>
              <w:t>M</w:t>
            </w:r>
          </w:p>
        </w:tc>
        <w:tc>
          <w:tcPr>
            <w:tcW w:w="852" w:type="dxa"/>
          </w:tcPr>
          <w:p w:rsidR="00B55B8F" w:rsidRPr="00D64294" w:rsidRDefault="00B55B8F" w:rsidP="00152A14">
            <w:pPr>
              <w:pStyle w:val="NormalArial"/>
            </w:pPr>
            <w:r>
              <w:t>C</w:t>
            </w:r>
          </w:p>
        </w:tc>
        <w:tc>
          <w:tcPr>
            <w:tcW w:w="686" w:type="dxa"/>
          </w:tcPr>
          <w:p w:rsidR="00B55B8F" w:rsidRPr="00D64294" w:rsidRDefault="00B55B8F" w:rsidP="00152A14">
            <w:pPr>
              <w:pStyle w:val="NormalArial"/>
            </w:pPr>
            <w:r>
              <w:t>X</w:t>
            </w:r>
          </w:p>
        </w:tc>
        <w:tc>
          <w:tcPr>
            <w:tcW w:w="961" w:type="dxa"/>
          </w:tcPr>
          <w:p w:rsidR="00B55B8F" w:rsidRPr="00D64294" w:rsidRDefault="00B55B8F" w:rsidP="00CB3862">
            <w:pPr>
              <w:pStyle w:val="NormalArial"/>
            </w:pPr>
            <w:r>
              <w:t>X</w:t>
            </w:r>
          </w:p>
        </w:tc>
        <w:tc>
          <w:tcPr>
            <w:tcW w:w="695" w:type="dxa"/>
          </w:tcPr>
          <w:p w:rsidR="00B55B8F" w:rsidRPr="00D64294" w:rsidRDefault="00B55B8F" w:rsidP="00152A14">
            <w:pPr>
              <w:pStyle w:val="NormalArial"/>
            </w:pPr>
            <w:r>
              <w:t>C</w:t>
            </w:r>
          </w:p>
        </w:tc>
      </w:tr>
      <w:tr w:rsidR="00B55B8F" w:rsidRPr="0046204A" w:rsidTr="0046204A">
        <w:tc>
          <w:tcPr>
            <w:tcW w:w="1417" w:type="dxa"/>
          </w:tcPr>
          <w:p w:rsidR="00B55B8F" w:rsidRPr="00B2372B" w:rsidRDefault="00B55B8F" w:rsidP="00152A14">
            <w:pPr>
              <w:pStyle w:val="NormalArial"/>
            </w:pPr>
            <w:r w:rsidRPr="0046204A">
              <w:rPr>
                <w:bCs/>
              </w:rPr>
              <w:t>Objet du contrat commercial</w:t>
            </w:r>
          </w:p>
        </w:tc>
        <w:tc>
          <w:tcPr>
            <w:tcW w:w="866" w:type="dxa"/>
          </w:tcPr>
          <w:p w:rsidR="00B55B8F" w:rsidRPr="00D64294" w:rsidRDefault="00B55B8F" w:rsidP="00152A14">
            <w:pPr>
              <w:pStyle w:val="NormalArial"/>
            </w:pPr>
            <w:r>
              <w:t>M</w:t>
            </w:r>
          </w:p>
        </w:tc>
        <w:tc>
          <w:tcPr>
            <w:tcW w:w="692" w:type="dxa"/>
          </w:tcPr>
          <w:p w:rsidR="00B55B8F" w:rsidRPr="00D64294" w:rsidRDefault="00B55B8F" w:rsidP="00152A14">
            <w:pPr>
              <w:pStyle w:val="NormalArial"/>
            </w:pPr>
            <w:r>
              <w:t>C</w:t>
            </w:r>
          </w:p>
        </w:tc>
        <w:tc>
          <w:tcPr>
            <w:tcW w:w="781" w:type="dxa"/>
          </w:tcPr>
          <w:p w:rsidR="00B55B8F" w:rsidRPr="00D64294" w:rsidRDefault="00B55B8F" w:rsidP="00CB3862">
            <w:pPr>
              <w:pStyle w:val="NormalArial"/>
            </w:pPr>
            <w:r>
              <w:t>X</w:t>
            </w:r>
          </w:p>
        </w:tc>
        <w:tc>
          <w:tcPr>
            <w:tcW w:w="928" w:type="dxa"/>
          </w:tcPr>
          <w:p w:rsidR="00B55B8F" w:rsidRPr="00D64294" w:rsidRDefault="00B55B8F" w:rsidP="00152A14">
            <w:pPr>
              <w:pStyle w:val="NormalArial"/>
            </w:pPr>
            <w:r>
              <w:t>M</w:t>
            </w:r>
          </w:p>
        </w:tc>
        <w:tc>
          <w:tcPr>
            <w:tcW w:w="950" w:type="dxa"/>
          </w:tcPr>
          <w:p w:rsidR="00B55B8F" w:rsidRPr="00D64294" w:rsidRDefault="00B55B8F" w:rsidP="00152A14">
            <w:pPr>
              <w:pStyle w:val="NormalArial"/>
            </w:pPr>
            <w:r>
              <w:t>M</w:t>
            </w:r>
          </w:p>
        </w:tc>
        <w:tc>
          <w:tcPr>
            <w:tcW w:w="852" w:type="dxa"/>
          </w:tcPr>
          <w:p w:rsidR="00B55B8F" w:rsidRPr="00D64294" w:rsidRDefault="00B55B8F" w:rsidP="00152A14">
            <w:pPr>
              <w:pStyle w:val="NormalArial"/>
            </w:pPr>
            <w:r>
              <w:t>C</w:t>
            </w:r>
          </w:p>
        </w:tc>
        <w:tc>
          <w:tcPr>
            <w:tcW w:w="686" w:type="dxa"/>
          </w:tcPr>
          <w:p w:rsidR="00B55B8F" w:rsidRPr="00D64294" w:rsidRDefault="00B55B8F" w:rsidP="00152A14">
            <w:pPr>
              <w:pStyle w:val="NormalArial"/>
            </w:pPr>
            <w:r>
              <w:t>X</w:t>
            </w:r>
          </w:p>
        </w:tc>
        <w:tc>
          <w:tcPr>
            <w:tcW w:w="961" w:type="dxa"/>
          </w:tcPr>
          <w:p w:rsidR="00B55B8F" w:rsidRPr="00D64294" w:rsidRDefault="00B55B8F" w:rsidP="00CB3862">
            <w:pPr>
              <w:pStyle w:val="NormalArial"/>
            </w:pPr>
            <w:r>
              <w:t>X</w:t>
            </w:r>
          </w:p>
        </w:tc>
        <w:tc>
          <w:tcPr>
            <w:tcW w:w="695" w:type="dxa"/>
          </w:tcPr>
          <w:p w:rsidR="00B55B8F" w:rsidRPr="00D64294" w:rsidRDefault="00B55B8F" w:rsidP="00152A14">
            <w:pPr>
              <w:pStyle w:val="NormalArial"/>
            </w:pPr>
            <w:r>
              <w:t>C</w:t>
            </w:r>
          </w:p>
        </w:tc>
      </w:tr>
      <w:tr w:rsidR="00B55B8F" w:rsidRPr="0046204A" w:rsidTr="0046204A">
        <w:tc>
          <w:tcPr>
            <w:tcW w:w="1417" w:type="dxa"/>
          </w:tcPr>
          <w:p w:rsidR="00B55B8F" w:rsidRPr="00B2372B" w:rsidRDefault="00B55B8F" w:rsidP="00152A14">
            <w:pPr>
              <w:pStyle w:val="NormalArial"/>
            </w:pPr>
            <w:r w:rsidRPr="0046204A">
              <w:rPr>
                <w:bCs/>
              </w:rPr>
              <w:t xml:space="preserve">Entité </w:t>
            </w:r>
            <w:r w:rsidRPr="0046204A">
              <w:rPr>
                <w:bCs/>
              </w:rPr>
              <w:lastRenderedPageBreak/>
              <w:t>contractante</w:t>
            </w:r>
          </w:p>
        </w:tc>
        <w:tc>
          <w:tcPr>
            <w:tcW w:w="866" w:type="dxa"/>
          </w:tcPr>
          <w:p w:rsidR="00B55B8F" w:rsidRPr="00D64294" w:rsidRDefault="00B55B8F" w:rsidP="00152A14">
            <w:pPr>
              <w:pStyle w:val="NormalArial"/>
            </w:pPr>
            <w:r>
              <w:lastRenderedPageBreak/>
              <w:t>M</w:t>
            </w:r>
          </w:p>
        </w:tc>
        <w:tc>
          <w:tcPr>
            <w:tcW w:w="692" w:type="dxa"/>
          </w:tcPr>
          <w:p w:rsidR="00B55B8F" w:rsidRPr="00D64294" w:rsidRDefault="00B55B8F" w:rsidP="00152A14">
            <w:pPr>
              <w:pStyle w:val="NormalArial"/>
            </w:pPr>
            <w:r>
              <w:t>C</w:t>
            </w:r>
          </w:p>
        </w:tc>
        <w:tc>
          <w:tcPr>
            <w:tcW w:w="781" w:type="dxa"/>
          </w:tcPr>
          <w:p w:rsidR="00B55B8F" w:rsidRPr="00D64294" w:rsidRDefault="00B55B8F" w:rsidP="00CB3862">
            <w:pPr>
              <w:pStyle w:val="NormalArial"/>
            </w:pPr>
            <w:r>
              <w:t>X</w:t>
            </w:r>
          </w:p>
        </w:tc>
        <w:tc>
          <w:tcPr>
            <w:tcW w:w="928" w:type="dxa"/>
          </w:tcPr>
          <w:p w:rsidR="00B55B8F" w:rsidRPr="00D64294" w:rsidRDefault="00B55B8F" w:rsidP="00152A14">
            <w:pPr>
              <w:pStyle w:val="NormalArial"/>
            </w:pPr>
            <w:r>
              <w:t>M</w:t>
            </w:r>
          </w:p>
        </w:tc>
        <w:tc>
          <w:tcPr>
            <w:tcW w:w="950" w:type="dxa"/>
          </w:tcPr>
          <w:p w:rsidR="00B55B8F" w:rsidRPr="00D64294" w:rsidRDefault="00B55B8F" w:rsidP="00152A14">
            <w:pPr>
              <w:pStyle w:val="NormalArial"/>
            </w:pPr>
            <w:r>
              <w:t>M</w:t>
            </w:r>
          </w:p>
        </w:tc>
        <w:tc>
          <w:tcPr>
            <w:tcW w:w="852" w:type="dxa"/>
          </w:tcPr>
          <w:p w:rsidR="00B55B8F" w:rsidRPr="00D64294" w:rsidRDefault="00B55B8F" w:rsidP="00152A14">
            <w:pPr>
              <w:pStyle w:val="NormalArial"/>
            </w:pPr>
            <w:r>
              <w:t>C</w:t>
            </w:r>
          </w:p>
        </w:tc>
        <w:tc>
          <w:tcPr>
            <w:tcW w:w="686" w:type="dxa"/>
          </w:tcPr>
          <w:p w:rsidR="00B55B8F" w:rsidRPr="00D64294" w:rsidRDefault="00B55B8F" w:rsidP="00152A14">
            <w:pPr>
              <w:pStyle w:val="NormalArial"/>
            </w:pPr>
            <w:r>
              <w:t>X</w:t>
            </w:r>
          </w:p>
        </w:tc>
        <w:tc>
          <w:tcPr>
            <w:tcW w:w="961" w:type="dxa"/>
          </w:tcPr>
          <w:p w:rsidR="00B55B8F" w:rsidRPr="00D64294" w:rsidRDefault="00B55B8F" w:rsidP="00CB3862">
            <w:pPr>
              <w:pStyle w:val="NormalArial"/>
            </w:pPr>
            <w:r>
              <w:t>X</w:t>
            </w:r>
          </w:p>
        </w:tc>
        <w:tc>
          <w:tcPr>
            <w:tcW w:w="695" w:type="dxa"/>
          </w:tcPr>
          <w:p w:rsidR="00B55B8F" w:rsidRPr="00D64294" w:rsidRDefault="00B55B8F" w:rsidP="00152A14">
            <w:pPr>
              <w:pStyle w:val="NormalArial"/>
            </w:pPr>
            <w:r>
              <w:t>C</w:t>
            </w:r>
          </w:p>
        </w:tc>
      </w:tr>
      <w:tr w:rsidR="00B55B8F" w:rsidRPr="0046204A" w:rsidTr="0046204A">
        <w:tc>
          <w:tcPr>
            <w:tcW w:w="1417" w:type="dxa"/>
          </w:tcPr>
          <w:p w:rsidR="00B55B8F" w:rsidRPr="00D64294" w:rsidRDefault="00B55B8F" w:rsidP="00152A14">
            <w:pPr>
              <w:pStyle w:val="NormalArial"/>
            </w:pPr>
            <w:r w:rsidRPr="0046204A">
              <w:rPr>
                <w:bCs/>
              </w:rPr>
              <w:lastRenderedPageBreak/>
              <w:t>Nom et prénom de l'acheteur</w:t>
            </w:r>
          </w:p>
        </w:tc>
        <w:tc>
          <w:tcPr>
            <w:tcW w:w="866" w:type="dxa"/>
          </w:tcPr>
          <w:p w:rsidR="00B55B8F" w:rsidRPr="00D64294" w:rsidRDefault="00B55B8F" w:rsidP="00152A14">
            <w:pPr>
              <w:pStyle w:val="NormalArial"/>
            </w:pPr>
            <w:r>
              <w:t>M</w:t>
            </w:r>
          </w:p>
        </w:tc>
        <w:tc>
          <w:tcPr>
            <w:tcW w:w="692" w:type="dxa"/>
          </w:tcPr>
          <w:p w:rsidR="00B55B8F" w:rsidRPr="00D64294" w:rsidRDefault="00B55B8F" w:rsidP="00152A14">
            <w:pPr>
              <w:pStyle w:val="NormalArial"/>
            </w:pPr>
            <w:r>
              <w:t>C</w:t>
            </w:r>
          </w:p>
        </w:tc>
        <w:tc>
          <w:tcPr>
            <w:tcW w:w="781" w:type="dxa"/>
          </w:tcPr>
          <w:p w:rsidR="00B55B8F" w:rsidRPr="00D64294" w:rsidRDefault="00B55B8F" w:rsidP="00CB3862">
            <w:pPr>
              <w:pStyle w:val="NormalArial"/>
            </w:pPr>
            <w:r>
              <w:t>X</w:t>
            </w:r>
          </w:p>
        </w:tc>
        <w:tc>
          <w:tcPr>
            <w:tcW w:w="928" w:type="dxa"/>
          </w:tcPr>
          <w:p w:rsidR="00B55B8F" w:rsidRPr="00D64294" w:rsidRDefault="00B55B8F" w:rsidP="00152A14">
            <w:pPr>
              <w:pStyle w:val="NormalArial"/>
            </w:pPr>
            <w:r>
              <w:t>M</w:t>
            </w:r>
          </w:p>
        </w:tc>
        <w:tc>
          <w:tcPr>
            <w:tcW w:w="950" w:type="dxa"/>
          </w:tcPr>
          <w:p w:rsidR="00B55B8F" w:rsidRPr="00D64294" w:rsidRDefault="00B55B8F" w:rsidP="00152A14">
            <w:pPr>
              <w:pStyle w:val="NormalArial"/>
            </w:pPr>
            <w:r>
              <w:t>M</w:t>
            </w:r>
          </w:p>
        </w:tc>
        <w:tc>
          <w:tcPr>
            <w:tcW w:w="852" w:type="dxa"/>
          </w:tcPr>
          <w:p w:rsidR="00B55B8F" w:rsidRPr="00D64294" w:rsidRDefault="00B55B8F" w:rsidP="00152A14">
            <w:pPr>
              <w:pStyle w:val="NormalArial"/>
            </w:pPr>
            <w:r>
              <w:t>C</w:t>
            </w:r>
          </w:p>
        </w:tc>
        <w:tc>
          <w:tcPr>
            <w:tcW w:w="686" w:type="dxa"/>
          </w:tcPr>
          <w:p w:rsidR="00B55B8F" w:rsidRPr="00D64294" w:rsidRDefault="00B55B8F" w:rsidP="00152A14">
            <w:pPr>
              <w:pStyle w:val="NormalArial"/>
            </w:pPr>
            <w:r>
              <w:t>X</w:t>
            </w:r>
          </w:p>
        </w:tc>
        <w:tc>
          <w:tcPr>
            <w:tcW w:w="961" w:type="dxa"/>
          </w:tcPr>
          <w:p w:rsidR="00B55B8F" w:rsidRPr="00D64294" w:rsidRDefault="00B55B8F" w:rsidP="00CB3862">
            <w:pPr>
              <w:pStyle w:val="NormalArial"/>
            </w:pPr>
            <w:r>
              <w:t>X</w:t>
            </w:r>
          </w:p>
        </w:tc>
        <w:tc>
          <w:tcPr>
            <w:tcW w:w="695" w:type="dxa"/>
          </w:tcPr>
          <w:p w:rsidR="00B55B8F" w:rsidRPr="00D64294" w:rsidRDefault="00B55B8F" w:rsidP="00152A14">
            <w:pPr>
              <w:pStyle w:val="NormalArial"/>
            </w:pPr>
            <w:r>
              <w:t>C</w:t>
            </w:r>
          </w:p>
        </w:tc>
      </w:tr>
      <w:tr w:rsidR="00B55B8F" w:rsidRPr="0046204A" w:rsidTr="0046204A">
        <w:tc>
          <w:tcPr>
            <w:tcW w:w="1417" w:type="dxa"/>
          </w:tcPr>
          <w:p w:rsidR="00B55B8F" w:rsidRPr="00D64294" w:rsidRDefault="00B55B8F" w:rsidP="00152A14">
            <w:pPr>
              <w:pStyle w:val="NormalArial"/>
            </w:pPr>
            <w:r w:rsidRPr="0046204A">
              <w:rPr>
                <w:bCs/>
              </w:rPr>
              <w:t>Date de début du contrat commercial</w:t>
            </w:r>
          </w:p>
        </w:tc>
        <w:tc>
          <w:tcPr>
            <w:tcW w:w="866" w:type="dxa"/>
          </w:tcPr>
          <w:p w:rsidR="00B55B8F" w:rsidRPr="00D64294" w:rsidRDefault="00B55B8F" w:rsidP="00152A14">
            <w:pPr>
              <w:pStyle w:val="NormalArial"/>
            </w:pPr>
            <w:r>
              <w:t>M</w:t>
            </w:r>
          </w:p>
        </w:tc>
        <w:tc>
          <w:tcPr>
            <w:tcW w:w="692" w:type="dxa"/>
          </w:tcPr>
          <w:p w:rsidR="00B55B8F" w:rsidRPr="00D64294" w:rsidRDefault="00B55B8F" w:rsidP="00152A14">
            <w:pPr>
              <w:pStyle w:val="NormalArial"/>
            </w:pPr>
            <w:r>
              <w:t>C</w:t>
            </w:r>
          </w:p>
        </w:tc>
        <w:tc>
          <w:tcPr>
            <w:tcW w:w="781" w:type="dxa"/>
          </w:tcPr>
          <w:p w:rsidR="00B55B8F" w:rsidRPr="00D64294" w:rsidRDefault="00B55B8F" w:rsidP="00CB3862">
            <w:pPr>
              <w:pStyle w:val="NormalArial"/>
            </w:pPr>
            <w:r>
              <w:t>X</w:t>
            </w:r>
          </w:p>
        </w:tc>
        <w:tc>
          <w:tcPr>
            <w:tcW w:w="928" w:type="dxa"/>
          </w:tcPr>
          <w:p w:rsidR="00B55B8F" w:rsidRPr="00D64294" w:rsidRDefault="00B55B8F" w:rsidP="00152A14">
            <w:pPr>
              <w:pStyle w:val="NormalArial"/>
            </w:pPr>
            <w:r>
              <w:t>M</w:t>
            </w:r>
          </w:p>
        </w:tc>
        <w:tc>
          <w:tcPr>
            <w:tcW w:w="950" w:type="dxa"/>
          </w:tcPr>
          <w:p w:rsidR="00B55B8F" w:rsidRPr="00D64294" w:rsidRDefault="00B55B8F" w:rsidP="00152A14">
            <w:pPr>
              <w:pStyle w:val="NormalArial"/>
            </w:pPr>
            <w:r>
              <w:t>M</w:t>
            </w:r>
          </w:p>
        </w:tc>
        <w:tc>
          <w:tcPr>
            <w:tcW w:w="852" w:type="dxa"/>
          </w:tcPr>
          <w:p w:rsidR="00B55B8F" w:rsidRPr="00D64294" w:rsidRDefault="00B55B8F" w:rsidP="00152A14">
            <w:pPr>
              <w:pStyle w:val="NormalArial"/>
            </w:pPr>
            <w:r>
              <w:t>C</w:t>
            </w:r>
          </w:p>
        </w:tc>
        <w:tc>
          <w:tcPr>
            <w:tcW w:w="686" w:type="dxa"/>
          </w:tcPr>
          <w:p w:rsidR="00B55B8F" w:rsidRPr="00D64294" w:rsidRDefault="00B55B8F" w:rsidP="00152A14">
            <w:pPr>
              <w:pStyle w:val="NormalArial"/>
            </w:pPr>
            <w:r>
              <w:t>X</w:t>
            </w:r>
          </w:p>
        </w:tc>
        <w:tc>
          <w:tcPr>
            <w:tcW w:w="961" w:type="dxa"/>
          </w:tcPr>
          <w:p w:rsidR="00B55B8F" w:rsidRPr="00D64294" w:rsidRDefault="00B55B8F" w:rsidP="00CB3862">
            <w:pPr>
              <w:pStyle w:val="NormalArial"/>
            </w:pPr>
            <w:r>
              <w:t>X</w:t>
            </w:r>
          </w:p>
        </w:tc>
        <w:tc>
          <w:tcPr>
            <w:tcW w:w="695" w:type="dxa"/>
          </w:tcPr>
          <w:p w:rsidR="00B55B8F" w:rsidRPr="00D64294" w:rsidRDefault="00B55B8F" w:rsidP="00152A14">
            <w:pPr>
              <w:pStyle w:val="NormalArial"/>
            </w:pPr>
            <w:r>
              <w:t>C</w:t>
            </w:r>
          </w:p>
        </w:tc>
      </w:tr>
      <w:tr w:rsidR="00B55B8F" w:rsidRPr="0046204A" w:rsidTr="0046204A">
        <w:tc>
          <w:tcPr>
            <w:tcW w:w="1417" w:type="dxa"/>
          </w:tcPr>
          <w:p w:rsidR="00B55B8F" w:rsidRPr="00D64294" w:rsidRDefault="00B55B8F" w:rsidP="00152A14">
            <w:pPr>
              <w:pStyle w:val="NormalArial"/>
            </w:pPr>
            <w:r w:rsidRPr="0046204A">
              <w:rPr>
                <w:bCs/>
              </w:rPr>
              <w:t>Date de fin du contrat commercial </w:t>
            </w:r>
          </w:p>
        </w:tc>
        <w:tc>
          <w:tcPr>
            <w:tcW w:w="866" w:type="dxa"/>
          </w:tcPr>
          <w:p w:rsidR="00B55B8F" w:rsidRPr="00D64294" w:rsidRDefault="00B55B8F" w:rsidP="00152A14">
            <w:pPr>
              <w:pStyle w:val="NormalArial"/>
            </w:pPr>
            <w:r>
              <w:t>M</w:t>
            </w:r>
          </w:p>
        </w:tc>
        <w:tc>
          <w:tcPr>
            <w:tcW w:w="692" w:type="dxa"/>
          </w:tcPr>
          <w:p w:rsidR="00B55B8F" w:rsidRPr="00D64294" w:rsidRDefault="00B55B8F" w:rsidP="00152A14">
            <w:pPr>
              <w:pStyle w:val="NormalArial"/>
            </w:pPr>
            <w:r>
              <w:t>C</w:t>
            </w:r>
          </w:p>
        </w:tc>
        <w:tc>
          <w:tcPr>
            <w:tcW w:w="781" w:type="dxa"/>
          </w:tcPr>
          <w:p w:rsidR="00B55B8F" w:rsidRPr="00D64294" w:rsidRDefault="00B55B8F" w:rsidP="00CB3862">
            <w:pPr>
              <w:pStyle w:val="NormalArial"/>
            </w:pPr>
            <w:r>
              <w:t>X</w:t>
            </w:r>
          </w:p>
        </w:tc>
        <w:tc>
          <w:tcPr>
            <w:tcW w:w="928" w:type="dxa"/>
          </w:tcPr>
          <w:p w:rsidR="00B55B8F" w:rsidRPr="00D64294" w:rsidRDefault="00B55B8F" w:rsidP="00152A14">
            <w:pPr>
              <w:pStyle w:val="NormalArial"/>
            </w:pPr>
            <w:r>
              <w:t>M</w:t>
            </w:r>
          </w:p>
        </w:tc>
        <w:tc>
          <w:tcPr>
            <w:tcW w:w="950" w:type="dxa"/>
          </w:tcPr>
          <w:p w:rsidR="00B55B8F" w:rsidRPr="00D64294" w:rsidRDefault="00B55B8F" w:rsidP="00152A14">
            <w:pPr>
              <w:pStyle w:val="NormalArial"/>
            </w:pPr>
            <w:r>
              <w:t>M</w:t>
            </w:r>
          </w:p>
        </w:tc>
        <w:tc>
          <w:tcPr>
            <w:tcW w:w="852" w:type="dxa"/>
          </w:tcPr>
          <w:p w:rsidR="00B55B8F" w:rsidRPr="00D64294" w:rsidRDefault="00B55B8F" w:rsidP="00152A14">
            <w:pPr>
              <w:pStyle w:val="NormalArial"/>
            </w:pPr>
            <w:r>
              <w:t>C</w:t>
            </w:r>
          </w:p>
        </w:tc>
        <w:tc>
          <w:tcPr>
            <w:tcW w:w="686" w:type="dxa"/>
          </w:tcPr>
          <w:p w:rsidR="00B55B8F" w:rsidRPr="00D64294" w:rsidRDefault="00B55B8F" w:rsidP="00152A14">
            <w:pPr>
              <w:pStyle w:val="NormalArial"/>
            </w:pPr>
            <w:r>
              <w:t>X</w:t>
            </w:r>
          </w:p>
        </w:tc>
        <w:tc>
          <w:tcPr>
            <w:tcW w:w="961" w:type="dxa"/>
          </w:tcPr>
          <w:p w:rsidR="00B55B8F" w:rsidRPr="00D64294" w:rsidRDefault="00B55B8F" w:rsidP="00CB3862">
            <w:pPr>
              <w:pStyle w:val="NormalArial"/>
            </w:pPr>
            <w:r>
              <w:t>X</w:t>
            </w:r>
          </w:p>
        </w:tc>
        <w:tc>
          <w:tcPr>
            <w:tcW w:w="695" w:type="dxa"/>
          </w:tcPr>
          <w:p w:rsidR="00B55B8F" w:rsidRPr="00D64294" w:rsidRDefault="00B55B8F" w:rsidP="00152A14">
            <w:pPr>
              <w:pStyle w:val="NormalArial"/>
            </w:pPr>
            <w:r>
              <w:t>C</w:t>
            </w:r>
          </w:p>
        </w:tc>
      </w:tr>
      <w:tr w:rsidR="00B55B8F" w:rsidRPr="0046204A" w:rsidTr="0046204A">
        <w:tc>
          <w:tcPr>
            <w:tcW w:w="1417" w:type="dxa"/>
          </w:tcPr>
          <w:p w:rsidR="00B55B8F" w:rsidRPr="00D64294" w:rsidRDefault="00B55B8F" w:rsidP="00152A14">
            <w:pPr>
              <w:pStyle w:val="NormalArial"/>
            </w:pPr>
            <w:r w:rsidRPr="0046204A">
              <w:rPr>
                <w:bCs/>
              </w:rPr>
              <w:t>Date de fin d’exécution du contrat commercial </w:t>
            </w:r>
          </w:p>
        </w:tc>
        <w:tc>
          <w:tcPr>
            <w:tcW w:w="866" w:type="dxa"/>
          </w:tcPr>
          <w:p w:rsidR="00B55B8F" w:rsidRPr="00D64294" w:rsidRDefault="00B55B8F" w:rsidP="00152A14">
            <w:pPr>
              <w:pStyle w:val="NormalArial"/>
            </w:pPr>
            <w:r>
              <w:t>M</w:t>
            </w:r>
          </w:p>
        </w:tc>
        <w:tc>
          <w:tcPr>
            <w:tcW w:w="692" w:type="dxa"/>
          </w:tcPr>
          <w:p w:rsidR="00B55B8F" w:rsidRPr="00D64294" w:rsidRDefault="00B55B8F" w:rsidP="00152A14">
            <w:pPr>
              <w:pStyle w:val="NormalArial"/>
            </w:pPr>
            <w:r>
              <w:t>C</w:t>
            </w:r>
          </w:p>
        </w:tc>
        <w:tc>
          <w:tcPr>
            <w:tcW w:w="781" w:type="dxa"/>
          </w:tcPr>
          <w:p w:rsidR="00B55B8F" w:rsidRPr="00D64294" w:rsidRDefault="00B55B8F" w:rsidP="00CB3862">
            <w:pPr>
              <w:pStyle w:val="NormalArial"/>
            </w:pPr>
            <w:r>
              <w:t>X</w:t>
            </w:r>
          </w:p>
        </w:tc>
        <w:tc>
          <w:tcPr>
            <w:tcW w:w="928" w:type="dxa"/>
          </w:tcPr>
          <w:p w:rsidR="00B55B8F" w:rsidRPr="00D64294" w:rsidRDefault="00B55B8F" w:rsidP="00152A14">
            <w:pPr>
              <w:pStyle w:val="NormalArial"/>
            </w:pPr>
            <w:r>
              <w:t>M</w:t>
            </w:r>
          </w:p>
        </w:tc>
        <w:tc>
          <w:tcPr>
            <w:tcW w:w="950" w:type="dxa"/>
          </w:tcPr>
          <w:p w:rsidR="00B55B8F" w:rsidRPr="00D64294" w:rsidRDefault="00B55B8F" w:rsidP="00152A14">
            <w:pPr>
              <w:pStyle w:val="NormalArial"/>
            </w:pPr>
            <w:r>
              <w:t>M</w:t>
            </w:r>
          </w:p>
        </w:tc>
        <w:tc>
          <w:tcPr>
            <w:tcW w:w="852" w:type="dxa"/>
          </w:tcPr>
          <w:p w:rsidR="00B55B8F" w:rsidRPr="00D64294" w:rsidRDefault="00B55B8F" w:rsidP="00152A14">
            <w:pPr>
              <w:pStyle w:val="NormalArial"/>
            </w:pPr>
            <w:r>
              <w:t>C</w:t>
            </w:r>
          </w:p>
        </w:tc>
        <w:tc>
          <w:tcPr>
            <w:tcW w:w="686" w:type="dxa"/>
          </w:tcPr>
          <w:p w:rsidR="00B55B8F" w:rsidRPr="00D64294" w:rsidRDefault="00B55B8F" w:rsidP="00152A14">
            <w:pPr>
              <w:pStyle w:val="NormalArial"/>
            </w:pPr>
            <w:r>
              <w:t>X</w:t>
            </w:r>
          </w:p>
        </w:tc>
        <w:tc>
          <w:tcPr>
            <w:tcW w:w="961" w:type="dxa"/>
          </w:tcPr>
          <w:p w:rsidR="00B55B8F" w:rsidRPr="00D64294" w:rsidRDefault="00B55B8F" w:rsidP="00CB3862">
            <w:pPr>
              <w:pStyle w:val="NormalArial"/>
            </w:pPr>
            <w:r>
              <w:t>X</w:t>
            </w:r>
          </w:p>
        </w:tc>
        <w:tc>
          <w:tcPr>
            <w:tcW w:w="695" w:type="dxa"/>
          </w:tcPr>
          <w:p w:rsidR="00B55B8F" w:rsidRPr="00D64294" w:rsidRDefault="00B55B8F" w:rsidP="00152A14">
            <w:pPr>
              <w:pStyle w:val="NormalArial"/>
            </w:pPr>
            <w:r>
              <w:t>C</w:t>
            </w:r>
          </w:p>
        </w:tc>
      </w:tr>
      <w:tr w:rsidR="00B55B8F" w:rsidRPr="0046204A" w:rsidTr="0046204A">
        <w:tc>
          <w:tcPr>
            <w:tcW w:w="1417" w:type="dxa"/>
          </w:tcPr>
          <w:p w:rsidR="00B55B8F" w:rsidRPr="00D64294" w:rsidRDefault="00B55B8F" w:rsidP="00152A14">
            <w:pPr>
              <w:pStyle w:val="NormalArial"/>
            </w:pPr>
            <w:r w:rsidRPr="0046204A">
              <w:rPr>
                <w:bCs/>
              </w:rPr>
              <w:t>Numéro de Siren ou Siret de l’entreprise titulaire du marché principal</w:t>
            </w:r>
          </w:p>
        </w:tc>
        <w:tc>
          <w:tcPr>
            <w:tcW w:w="866" w:type="dxa"/>
          </w:tcPr>
          <w:p w:rsidR="00B55B8F" w:rsidRPr="00D64294" w:rsidRDefault="00B55B8F" w:rsidP="00152A14">
            <w:pPr>
              <w:pStyle w:val="NormalArial"/>
            </w:pPr>
            <w:r>
              <w:t>M</w:t>
            </w:r>
          </w:p>
        </w:tc>
        <w:tc>
          <w:tcPr>
            <w:tcW w:w="692" w:type="dxa"/>
          </w:tcPr>
          <w:p w:rsidR="00B55B8F" w:rsidRPr="00D64294" w:rsidRDefault="00B55B8F" w:rsidP="00152A14">
            <w:pPr>
              <w:pStyle w:val="NormalArial"/>
            </w:pPr>
            <w:r>
              <w:t>C</w:t>
            </w:r>
          </w:p>
        </w:tc>
        <w:tc>
          <w:tcPr>
            <w:tcW w:w="781" w:type="dxa"/>
          </w:tcPr>
          <w:p w:rsidR="00B55B8F" w:rsidRPr="00D64294" w:rsidRDefault="00B55B8F" w:rsidP="00CB3862">
            <w:pPr>
              <w:pStyle w:val="NormalArial"/>
            </w:pPr>
            <w:r>
              <w:t>X</w:t>
            </w:r>
          </w:p>
        </w:tc>
        <w:tc>
          <w:tcPr>
            <w:tcW w:w="928" w:type="dxa"/>
          </w:tcPr>
          <w:p w:rsidR="00B55B8F" w:rsidRPr="00D64294" w:rsidRDefault="00B55B8F" w:rsidP="00152A14">
            <w:pPr>
              <w:pStyle w:val="NormalArial"/>
            </w:pPr>
            <w:r>
              <w:t>M</w:t>
            </w:r>
          </w:p>
        </w:tc>
        <w:tc>
          <w:tcPr>
            <w:tcW w:w="950" w:type="dxa"/>
          </w:tcPr>
          <w:p w:rsidR="00B55B8F" w:rsidRPr="00D64294" w:rsidRDefault="00B55B8F" w:rsidP="00152A14">
            <w:pPr>
              <w:pStyle w:val="NormalArial"/>
            </w:pPr>
            <w:r>
              <w:t>M</w:t>
            </w:r>
          </w:p>
        </w:tc>
        <w:tc>
          <w:tcPr>
            <w:tcW w:w="852" w:type="dxa"/>
          </w:tcPr>
          <w:p w:rsidR="00B55B8F" w:rsidRPr="00D64294" w:rsidRDefault="00B55B8F" w:rsidP="00152A14">
            <w:pPr>
              <w:pStyle w:val="NormalArial"/>
            </w:pPr>
            <w:r>
              <w:t>C</w:t>
            </w:r>
          </w:p>
        </w:tc>
        <w:tc>
          <w:tcPr>
            <w:tcW w:w="686" w:type="dxa"/>
          </w:tcPr>
          <w:p w:rsidR="00B55B8F" w:rsidRPr="00D64294" w:rsidRDefault="00B55B8F" w:rsidP="00152A14">
            <w:pPr>
              <w:pStyle w:val="NormalArial"/>
            </w:pPr>
            <w:r>
              <w:t>X</w:t>
            </w:r>
          </w:p>
        </w:tc>
        <w:tc>
          <w:tcPr>
            <w:tcW w:w="961" w:type="dxa"/>
          </w:tcPr>
          <w:p w:rsidR="00B55B8F" w:rsidRPr="00D64294" w:rsidRDefault="00B55B8F" w:rsidP="00CB3862">
            <w:pPr>
              <w:pStyle w:val="NormalArial"/>
            </w:pPr>
            <w:r>
              <w:t>X</w:t>
            </w:r>
          </w:p>
        </w:tc>
        <w:tc>
          <w:tcPr>
            <w:tcW w:w="695" w:type="dxa"/>
          </w:tcPr>
          <w:p w:rsidR="00B55B8F" w:rsidRPr="00D64294" w:rsidRDefault="00B55B8F" w:rsidP="00152A14">
            <w:pPr>
              <w:pStyle w:val="NormalArial"/>
            </w:pPr>
            <w:r>
              <w:t>C</w:t>
            </w:r>
          </w:p>
        </w:tc>
      </w:tr>
    </w:tbl>
    <w:p w:rsidR="00152A14" w:rsidRDefault="00152A14" w:rsidP="00152A14">
      <w:pPr>
        <w:pStyle w:val="NormalArial"/>
      </w:pPr>
    </w:p>
    <w:p w:rsidR="004452ED" w:rsidRPr="004452ED" w:rsidRDefault="00152A14" w:rsidP="004452ED">
      <w:pPr>
        <w:pStyle w:val="Titre4bis"/>
      </w:pPr>
      <w:r>
        <w:t xml:space="preserve">Scénario 1 – </w:t>
      </w:r>
      <w:r w:rsidR="001276D1">
        <w:t>A</w:t>
      </w:r>
      <w:r w:rsidR="004452ED">
        <w:t>jouter un marché</w:t>
      </w:r>
    </w:p>
    <w:p w:rsidR="00152A14" w:rsidRDefault="00152A14" w:rsidP="00152A14">
      <w:pPr>
        <w:pStyle w:val="NormalArial"/>
        <w:numPr>
          <w:ilvl w:val="0"/>
          <w:numId w:val="158"/>
        </w:numPr>
      </w:pPr>
      <w:r>
        <w:t>L'acteur accède à la fiche personne</w:t>
      </w:r>
    </w:p>
    <w:p w:rsidR="00152A14" w:rsidRDefault="00152A14" w:rsidP="00152A14">
      <w:pPr>
        <w:pStyle w:val="NormalArial"/>
        <w:numPr>
          <w:ilvl w:val="0"/>
          <w:numId w:val="158"/>
        </w:numPr>
      </w:pPr>
      <w:r>
        <w:t xml:space="preserve">L'acteur clique sur l'onglet </w:t>
      </w:r>
      <w:r w:rsidR="004452ED">
        <w:t>marché</w:t>
      </w:r>
    </w:p>
    <w:p w:rsidR="00152A14" w:rsidRDefault="00152A14" w:rsidP="00152A14">
      <w:pPr>
        <w:pStyle w:val="NormalArial"/>
        <w:numPr>
          <w:ilvl w:val="0"/>
          <w:numId w:val="158"/>
        </w:numPr>
      </w:pPr>
      <w:r>
        <w:t xml:space="preserve">L'acteur </w:t>
      </w:r>
      <w:r w:rsidR="001276D1">
        <w:t xml:space="preserve">clique sur </w:t>
      </w:r>
      <w:r w:rsidR="00A02995">
        <w:t>le bouton "</w:t>
      </w:r>
      <w:r w:rsidR="001276D1">
        <w:t>Créer</w:t>
      </w:r>
      <w:r w:rsidR="00A02995">
        <w:t>"</w:t>
      </w:r>
      <w:r w:rsidR="001276D1">
        <w:t xml:space="preserve"> </w:t>
      </w:r>
    </w:p>
    <w:p w:rsidR="00152A14" w:rsidRDefault="00152A14" w:rsidP="00152A14">
      <w:pPr>
        <w:pStyle w:val="NormalArial"/>
        <w:numPr>
          <w:ilvl w:val="0"/>
          <w:numId w:val="158"/>
        </w:numPr>
      </w:pPr>
      <w:r>
        <w:t xml:space="preserve">Le système </w:t>
      </w:r>
      <w:r w:rsidR="001276D1">
        <w:t xml:space="preserve">ouvre </w:t>
      </w:r>
      <w:r w:rsidR="00B32387">
        <w:t>le</w:t>
      </w:r>
      <w:r w:rsidR="001276D1">
        <w:t xml:space="preserve"> pop-up </w:t>
      </w:r>
      <w:r w:rsidR="00B32387">
        <w:t xml:space="preserve">Formulaire marché </w:t>
      </w:r>
      <w:r w:rsidR="001276D1">
        <w:t xml:space="preserve">pour saisir un nouveau marché. </w:t>
      </w:r>
      <w:r w:rsidR="00AD6479">
        <w:t>Le marché est ajouté à la table des marchés et la relation (personne, centre, marché) est ajoutée à la table de correspondance marché/personne pour le centre sélectionné</w:t>
      </w:r>
      <w:r w:rsidR="001276D1">
        <w:t>.</w:t>
      </w:r>
      <w:r w:rsidR="003F5AFF" w:rsidRPr="003F5AFF">
        <w:t xml:space="preserve"> </w:t>
      </w:r>
      <w:r w:rsidR="003F5AFF">
        <w:t>et éventuellement création ou mise à jour de la table entreprise</w:t>
      </w:r>
    </w:p>
    <w:p w:rsidR="001276D1" w:rsidRDefault="001276D1" w:rsidP="00152A14">
      <w:pPr>
        <w:pStyle w:val="NormalArial"/>
        <w:numPr>
          <w:ilvl w:val="0"/>
          <w:numId w:val="158"/>
        </w:numPr>
      </w:pPr>
      <w:r>
        <w:t>Le système met à jour le tableau des marchés avec le nouveau marché créé.</w:t>
      </w:r>
    </w:p>
    <w:p w:rsidR="00152A14" w:rsidRDefault="00152A14" w:rsidP="00152A14">
      <w:pPr>
        <w:pStyle w:val="NormalArial"/>
      </w:pPr>
    </w:p>
    <w:p w:rsidR="00AD6479" w:rsidRPr="004452ED" w:rsidRDefault="00AD6479" w:rsidP="00AD6479">
      <w:pPr>
        <w:pStyle w:val="Titre4bis"/>
      </w:pPr>
      <w:r>
        <w:t xml:space="preserve">Scénario 2 – </w:t>
      </w:r>
      <w:r w:rsidR="001276D1">
        <w:t>M</w:t>
      </w:r>
      <w:r>
        <w:t>odifier un marché</w:t>
      </w:r>
    </w:p>
    <w:p w:rsidR="00AD6479" w:rsidRDefault="00AD6479" w:rsidP="00AD6479">
      <w:pPr>
        <w:pStyle w:val="NormalArial"/>
        <w:numPr>
          <w:ilvl w:val="0"/>
          <w:numId w:val="158"/>
        </w:numPr>
      </w:pPr>
      <w:r>
        <w:t>L'acteur accède à la fiche personne</w:t>
      </w:r>
    </w:p>
    <w:p w:rsidR="00AD6479" w:rsidRDefault="00AD6479" w:rsidP="00AD6479">
      <w:pPr>
        <w:pStyle w:val="NormalArial"/>
        <w:numPr>
          <w:ilvl w:val="0"/>
          <w:numId w:val="158"/>
        </w:numPr>
      </w:pPr>
      <w:r>
        <w:t>L'acteur clique sur l'onglet marché</w:t>
      </w:r>
    </w:p>
    <w:p w:rsidR="00AD6479" w:rsidRDefault="00AD6479" w:rsidP="00AD6479">
      <w:pPr>
        <w:pStyle w:val="NormalArial"/>
        <w:numPr>
          <w:ilvl w:val="0"/>
          <w:numId w:val="158"/>
        </w:numPr>
      </w:pPr>
      <w:r>
        <w:t xml:space="preserve">L'acteur clique sur le bouton </w:t>
      </w:r>
      <w:r w:rsidR="00A02995">
        <w:t>"</w:t>
      </w:r>
      <w:r>
        <w:t>Modifier</w:t>
      </w:r>
      <w:r w:rsidR="00A02995">
        <w:t>"</w:t>
      </w:r>
      <w:r>
        <w:t xml:space="preserve"> d'une ligne</w:t>
      </w:r>
    </w:p>
    <w:p w:rsidR="00AD6479" w:rsidRDefault="00AD6479" w:rsidP="00AD6479">
      <w:pPr>
        <w:pStyle w:val="NormalArial"/>
        <w:numPr>
          <w:ilvl w:val="0"/>
          <w:numId w:val="158"/>
        </w:numPr>
      </w:pPr>
      <w:r>
        <w:t xml:space="preserve">Le système </w:t>
      </w:r>
      <w:r w:rsidR="001276D1">
        <w:t xml:space="preserve">ouvre </w:t>
      </w:r>
      <w:r w:rsidR="000C0AD0">
        <w:t>le</w:t>
      </w:r>
      <w:r w:rsidR="001276D1">
        <w:t xml:space="preserve"> pop-up pré-rempli </w:t>
      </w:r>
      <w:r w:rsidR="00B32387">
        <w:t xml:space="preserve">Formulaire marché </w:t>
      </w:r>
      <w:r w:rsidR="001276D1">
        <w:t>avec les données du marché.</w:t>
      </w:r>
    </w:p>
    <w:p w:rsidR="00AD6479" w:rsidRDefault="00AD6479" w:rsidP="00AD6479">
      <w:pPr>
        <w:pStyle w:val="NormalArial"/>
        <w:numPr>
          <w:ilvl w:val="0"/>
          <w:numId w:val="158"/>
        </w:numPr>
      </w:pPr>
      <w:r>
        <w:t xml:space="preserve">L'acteur modifie les données </w:t>
      </w:r>
      <w:r w:rsidR="001276D1">
        <w:t xml:space="preserve">dans </w:t>
      </w:r>
      <w:r w:rsidR="000C0AD0">
        <w:t>le</w:t>
      </w:r>
      <w:r w:rsidR="001276D1">
        <w:t xml:space="preserve"> pop-up </w:t>
      </w:r>
      <w:r>
        <w:t>et valide. Les données sont modifiées dans la table des marchés</w:t>
      </w:r>
      <w:r w:rsidR="007E037F">
        <w:t xml:space="preserve"> et éventuellement de l'entreprise</w:t>
      </w:r>
      <w:r>
        <w:t>.</w:t>
      </w:r>
    </w:p>
    <w:p w:rsidR="00AD6479" w:rsidRDefault="00AD6479" w:rsidP="00AD6479">
      <w:pPr>
        <w:pStyle w:val="NormalArial"/>
        <w:numPr>
          <w:ilvl w:val="0"/>
          <w:numId w:val="158"/>
        </w:numPr>
      </w:pPr>
      <w:r>
        <w:t xml:space="preserve">Le système met </w:t>
      </w:r>
      <w:r w:rsidR="001276D1">
        <w:t xml:space="preserve">à jour </w:t>
      </w:r>
      <w:r>
        <w:t xml:space="preserve">la ligne </w:t>
      </w:r>
      <w:r w:rsidR="001276D1">
        <w:t>dans le tableau des marchés</w:t>
      </w:r>
    </w:p>
    <w:p w:rsidR="00AD6479" w:rsidRDefault="00AD6479" w:rsidP="00152A14">
      <w:pPr>
        <w:pStyle w:val="NormalArial"/>
      </w:pPr>
    </w:p>
    <w:p w:rsidR="00AD6479" w:rsidRPr="004452ED" w:rsidRDefault="00AD6479" w:rsidP="00AD6479">
      <w:pPr>
        <w:pStyle w:val="Titre4bis"/>
      </w:pPr>
      <w:r>
        <w:t xml:space="preserve">Scénario </w:t>
      </w:r>
      <w:r w:rsidR="00A02995">
        <w:t>3</w:t>
      </w:r>
      <w:r>
        <w:t xml:space="preserve"> – Supprimer un marché</w:t>
      </w:r>
    </w:p>
    <w:p w:rsidR="00AD6479" w:rsidRDefault="00AD6479" w:rsidP="00AD6479">
      <w:pPr>
        <w:pStyle w:val="NormalArial"/>
        <w:numPr>
          <w:ilvl w:val="0"/>
          <w:numId w:val="158"/>
        </w:numPr>
      </w:pPr>
      <w:r>
        <w:t>L'acteur accède à la fiche personne</w:t>
      </w:r>
      <w:r w:rsidR="00B75891">
        <w:t xml:space="preserve"> </w:t>
      </w:r>
    </w:p>
    <w:p w:rsidR="00AD6479" w:rsidRDefault="00AD6479" w:rsidP="00AD6479">
      <w:pPr>
        <w:pStyle w:val="NormalArial"/>
        <w:numPr>
          <w:ilvl w:val="0"/>
          <w:numId w:val="158"/>
        </w:numPr>
      </w:pPr>
      <w:r>
        <w:t>L'acteur clique sur l'onglet marché</w:t>
      </w:r>
    </w:p>
    <w:p w:rsidR="00AD6479" w:rsidRDefault="00AD6479" w:rsidP="00AD6479">
      <w:pPr>
        <w:pStyle w:val="NormalArial"/>
        <w:numPr>
          <w:ilvl w:val="0"/>
          <w:numId w:val="158"/>
        </w:numPr>
      </w:pPr>
      <w:r>
        <w:t>L'acteur clique sur le bouton Supprimer d'une ligne</w:t>
      </w:r>
      <w:r w:rsidR="001276D1">
        <w:t xml:space="preserve"> </w:t>
      </w:r>
      <w:r w:rsidR="001276D1" w:rsidRPr="006C6A84">
        <w:rPr>
          <w:b/>
          <w:bCs/>
          <w:color w:val="FF0000"/>
        </w:rPr>
        <w:t>EXCEPTION</w:t>
      </w:r>
      <w:r w:rsidR="001276D1">
        <w:rPr>
          <w:b/>
          <w:bCs/>
          <w:color w:val="FF0000"/>
        </w:rPr>
        <w:t>1</w:t>
      </w:r>
    </w:p>
    <w:p w:rsidR="00AD6479" w:rsidRDefault="00AD6479" w:rsidP="00AD6479">
      <w:pPr>
        <w:pStyle w:val="NormalArial"/>
        <w:numPr>
          <w:ilvl w:val="0"/>
          <w:numId w:val="158"/>
        </w:numPr>
      </w:pPr>
      <w:r>
        <w:t xml:space="preserve">Le système supprime la ligne du tableau. Seule </w:t>
      </w:r>
      <w:r w:rsidR="004C5BD0">
        <w:t xml:space="preserve">la relation marché/personne est </w:t>
      </w:r>
      <w:r>
        <w:t>supprimée</w:t>
      </w:r>
      <w:r w:rsidR="004C5BD0">
        <w:t xml:space="preserve"> de la table de correspondance personne/marché</w:t>
      </w:r>
      <w:r>
        <w:t>. Le marché est conservé dans la table des marchés.</w:t>
      </w:r>
    </w:p>
    <w:p w:rsidR="00AD6479" w:rsidRDefault="00AD6479" w:rsidP="00152A14">
      <w:pPr>
        <w:pStyle w:val="NormalArial"/>
      </w:pPr>
    </w:p>
    <w:p w:rsidR="004C5BD0" w:rsidRDefault="004C5BD0" w:rsidP="004C5BD0">
      <w:pPr>
        <w:pStyle w:val="NormalArial"/>
      </w:pPr>
    </w:p>
    <w:p w:rsidR="00152A14" w:rsidRDefault="00152A14" w:rsidP="00152A14">
      <w:pPr>
        <w:pStyle w:val="Titre4bis"/>
      </w:pPr>
      <w:r>
        <w:t>Cas d'exception</w:t>
      </w:r>
    </w:p>
    <w:p w:rsidR="00152A14" w:rsidRPr="00914A85" w:rsidRDefault="00152A14" w:rsidP="00152A14">
      <w:pPr>
        <w:pStyle w:val="NormalArial"/>
        <w:jc w:val="both"/>
      </w:pPr>
    </w:p>
    <w:p w:rsidR="00152A14" w:rsidRPr="00914A85" w:rsidRDefault="00152A14" w:rsidP="00152A14">
      <w:pPr>
        <w:pStyle w:val="NormalArial"/>
        <w:jc w:val="both"/>
      </w:pPr>
      <w:r w:rsidRPr="006C6A84">
        <w:rPr>
          <w:b/>
          <w:bCs/>
          <w:color w:val="FF0000"/>
        </w:rPr>
        <w:t>EXCEPTION</w:t>
      </w:r>
      <w:r>
        <w:rPr>
          <w:b/>
          <w:bCs/>
          <w:color w:val="FF0000"/>
        </w:rPr>
        <w:t xml:space="preserve">1 : </w:t>
      </w:r>
      <w:r w:rsidR="004C5BD0">
        <w:t xml:space="preserve">Si le statut de la personne a la propriété </w:t>
      </w:r>
      <w:r w:rsidR="004C5BD0">
        <w:rPr>
          <w:bCs/>
        </w:rPr>
        <w:t xml:space="preserve">Entreprise Extérieure Obligatoire et qu'aucune ligne n'est présente dans le tableau </w:t>
      </w:r>
      <w:r w:rsidR="001276D1">
        <w:rPr>
          <w:bCs/>
        </w:rPr>
        <w:t>des marchés</w:t>
      </w:r>
      <w:r w:rsidR="004C5BD0">
        <w:rPr>
          <w:bCs/>
        </w:rPr>
        <w:t xml:space="preserve">, </w:t>
      </w:r>
      <w:r w:rsidR="004C5BD0">
        <w:t>l'acteur est redirigé vers le formulaire et un message d'erreur est affiché.</w:t>
      </w:r>
    </w:p>
    <w:p w:rsidR="00152A14" w:rsidRDefault="00152A14" w:rsidP="00152A14">
      <w:pPr>
        <w:pStyle w:val="NormalArial"/>
      </w:pPr>
    </w:p>
    <w:p w:rsidR="003F5AFF" w:rsidRPr="006C68A3" w:rsidRDefault="003F5AFF" w:rsidP="00152A14">
      <w:pPr>
        <w:pStyle w:val="NormalArial"/>
      </w:pPr>
      <w:r>
        <w:t>La saisie du numéro du contrat commercial est obligatoire quand on ajoute ou modifie un marché</w:t>
      </w:r>
    </w:p>
    <w:p w:rsidR="00B75891" w:rsidRDefault="00B75891" w:rsidP="00B75891">
      <w:pPr>
        <w:pStyle w:val="Titre2"/>
      </w:pPr>
      <w:bookmarkStart w:id="4722" w:name="_Toc292454223"/>
      <w:r>
        <w:t>Cas d'utilisation gérer l'Onglet Aptitude médicale</w:t>
      </w:r>
      <w:bookmarkEnd w:id="4722"/>
    </w:p>
    <w:p w:rsidR="000D47B9" w:rsidRPr="00BE48BB" w:rsidRDefault="000D47B9" w:rsidP="000D47B9">
      <w:pPr>
        <w:pStyle w:val="Titre3"/>
      </w:pPr>
      <w:bookmarkStart w:id="4723" w:name="_Toc292454224"/>
      <w:r>
        <w:t>Gérer l'onglet Aptitude médicale</w:t>
      </w:r>
      <w:bookmarkEnd w:id="4723"/>
    </w:p>
    <w:p w:rsidR="00B75891" w:rsidRDefault="00B75891" w:rsidP="00B75891">
      <w:pPr>
        <w:pStyle w:val="NormalArial"/>
      </w:pPr>
      <w:r w:rsidRPr="00795BE7">
        <w:rPr>
          <w:b/>
        </w:rPr>
        <w:t>Résumé</w:t>
      </w:r>
      <w:r>
        <w:t xml:space="preserve"> : Cette fonctionnalité permet à l'acteur de gérer les informations de l'onglet Aptitude médicale</w:t>
      </w:r>
    </w:p>
    <w:p w:rsidR="00B75891" w:rsidRDefault="00B75891" w:rsidP="00B75891">
      <w:pPr>
        <w:pStyle w:val="NormalArial"/>
      </w:pPr>
      <w:r w:rsidRPr="00795BE7">
        <w:rPr>
          <w:b/>
        </w:rPr>
        <w:t>Acteur(s)</w:t>
      </w:r>
      <w:r>
        <w:t xml:space="preserve"> : </w:t>
      </w:r>
      <w:r>
        <w:rPr>
          <w:bCs/>
        </w:rPr>
        <w:t xml:space="preserve">Administrateur National, </w:t>
      </w:r>
      <w:r>
        <w:t xml:space="preserve"> Administrateur de Centre, </w:t>
      </w:r>
      <w:r w:rsidRPr="00210253">
        <w:t>Accueil</w:t>
      </w:r>
      <w:r>
        <w:t xml:space="preserve">, </w:t>
      </w:r>
      <w:r w:rsidRPr="00210253">
        <w:t>Médical</w:t>
      </w:r>
      <w:r>
        <w:t xml:space="preserve">, </w:t>
      </w:r>
      <w:r>
        <w:rPr>
          <w:bCs/>
        </w:rPr>
        <w:t>OS de Pôle</w:t>
      </w:r>
      <w:r w:rsidR="003C6DFA">
        <w:rPr>
          <w:bCs/>
        </w:rPr>
        <w:t>, Collaborateur</w:t>
      </w:r>
    </w:p>
    <w:p w:rsidR="00B75891" w:rsidRDefault="00B75891" w:rsidP="00B75891">
      <w:pPr>
        <w:pStyle w:val="NormalArial"/>
      </w:pPr>
      <w:r w:rsidRPr="00795BE7">
        <w:rPr>
          <w:b/>
        </w:rPr>
        <w:t>Pré-condition</w:t>
      </w:r>
      <w:r>
        <w:t xml:space="preserve"> : L'acteur est identifié et a accédé à la fiche personne</w:t>
      </w:r>
    </w:p>
    <w:p w:rsidR="00B75891" w:rsidRDefault="00B75891" w:rsidP="00B75891">
      <w:pPr>
        <w:pStyle w:val="NormalArial"/>
      </w:pPr>
      <w:r w:rsidRPr="00795BE7">
        <w:rPr>
          <w:b/>
        </w:rPr>
        <w:t>Post-condition</w:t>
      </w:r>
      <w:r>
        <w:t xml:space="preserve"> : l'onglet Aptitude médicale est géré</w:t>
      </w:r>
    </w:p>
    <w:p w:rsidR="00B75891" w:rsidRDefault="00B75891" w:rsidP="00B75891">
      <w:pPr>
        <w:pStyle w:val="NormalArial"/>
      </w:pPr>
    </w:p>
    <w:p w:rsidR="00B75891" w:rsidRPr="00AE0502" w:rsidRDefault="00B75891" w:rsidP="00B75891">
      <w:pPr>
        <w:pStyle w:val="Titre4bis"/>
      </w:pPr>
      <w:r w:rsidRPr="00AE0502">
        <w:t xml:space="preserve">Interface </w:t>
      </w:r>
      <w:r>
        <w:t>onglet Aptitude médicale</w:t>
      </w:r>
    </w:p>
    <w:p w:rsidR="00B75891" w:rsidRDefault="00B75891" w:rsidP="00B75891">
      <w:pPr>
        <w:pStyle w:val="NormalArial"/>
        <w:rPr>
          <w:bCs/>
        </w:rPr>
      </w:pPr>
      <w:r w:rsidRPr="00AE0502">
        <w:rPr>
          <w:bCs/>
        </w:rPr>
        <w:t>L'écran affiche un formulaire contenant les champs de saisie :</w:t>
      </w:r>
    </w:p>
    <w:p w:rsidR="00B75891" w:rsidRDefault="00B75891" w:rsidP="00B75891">
      <w:pPr>
        <w:pStyle w:val="NormalArial"/>
        <w:rPr>
          <w:bCs/>
        </w:rPr>
      </w:pPr>
    </w:p>
    <w:p w:rsidR="00B75891" w:rsidRDefault="00B75891" w:rsidP="00B75891">
      <w:pPr>
        <w:pStyle w:val="NormalArial"/>
        <w:numPr>
          <w:ilvl w:val="0"/>
          <w:numId w:val="10"/>
        </w:numPr>
        <w:rPr>
          <w:bCs/>
        </w:rPr>
      </w:pPr>
      <w:r w:rsidRPr="00B75891">
        <w:rPr>
          <w:bCs/>
        </w:rPr>
        <w:t>Catégorie médicale </w:t>
      </w:r>
      <w:r w:rsidRPr="00AE0502">
        <w:rPr>
          <w:bCs/>
        </w:rPr>
        <w:t xml:space="preserve"> (</w:t>
      </w:r>
      <w:r>
        <w:rPr>
          <w:bCs/>
        </w:rPr>
        <w:t>Liste des catégories médicales de la table de référence des catégories médicales</w:t>
      </w:r>
      <w:r w:rsidRPr="00AE0502">
        <w:rPr>
          <w:bCs/>
        </w:rPr>
        <w:t>)</w:t>
      </w:r>
      <w:r>
        <w:rPr>
          <w:bCs/>
        </w:rPr>
        <w:t xml:space="preserve"> lu dans la table des informations centre. </w:t>
      </w:r>
    </w:p>
    <w:p w:rsidR="00452E11" w:rsidRPr="00452E11" w:rsidRDefault="00452E11" w:rsidP="00452E11">
      <w:pPr>
        <w:pStyle w:val="NormalArial"/>
        <w:numPr>
          <w:ilvl w:val="0"/>
          <w:numId w:val="10"/>
        </w:numPr>
        <w:rPr>
          <w:bCs/>
        </w:rPr>
      </w:pPr>
      <w:r w:rsidRPr="00452E11">
        <w:rPr>
          <w:bCs/>
        </w:rPr>
        <w:t>Nom du Médecin habilité</w:t>
      </w:r>
      <w:r>
        <w:rPr>
          <w:bCs/>
        </w:rPr>
        <w:t xml:space="preserve"> (saisie texte libre) lu dans la table des informations centre</w:t>
      </w:r>
    </w:p>
    <w:p w:rsidR="00452E11" w:rsidRPr="00452E11" w:rsidRDefault="00452E11" w:rsidP="00452E11">
      <w:pPr>
        <w:pStyle w:val="NormalArial"/>
        <w:numPr>
          <w:ilvl w:val="0"/>
          <w:numId w:val="10"/>
        </w:numPr>
        <w:rPr>
          <w:bCs/>
        </w:rPr>
      </w:pPr>
      <w:r w:rsidRPr="00452E11">
        <w:rPr>
          <w:bCs/>
        </w:rPr>
        <w:t>SST ou organisme de médecine du travail</w:t>
      </w:r>
      <w:r>
        <w:rPr>
          <w:bCs/>
        </w:rPr>
        <w:t xml:space="preserve"> (saisie texte libre) lu dans la table des informations centre</w:t>
      </w:r>
    </w:p>
    <w:p w:rsidR="00452E11" w:rsidRDefault="00452E11" w:rsidP="00452E11">
      <w:pPr>
        <w:pStyle w:val="NormalArial"/>
        <w:numPr>
          <w:ilvl w:val="0"/>
          <w:numId w:val="10"/>
        </w:numPr>
        <w:rPr>
          <w:bCs/>
        </w:rPr>
      </w:pPr>
      <w:r w:rsidRPr="00452E11">
        <w:rPr>
          <w:bCs/>
        </w:rPr>
        <w:t>Date de début de validité de l’aptitude médicale</w:t>
      </w:r>
      <w:r>
        <w:rPr>
          <w:bCs/>
        </w:rPr>
        <w:t xml:space="preserve"> (saisie date au format JJ/MM/AAAA) lu dans la table des informations centre</w:t>
      </w:r>
    </w:p>
    <w:p w:rsidR="00452E11" w:rsidRDefault="00452E11" w:rsidP="00452E11">
      <w:pPr>
        <w:pStyle w:val="NormalArial"/>
        <w:numPr>
          <w:ilvl w:val="0"/>
          <w:numId w:val="10"/>
        </w:numPr>
        <w:rPr>
          <w:bCs/>
        </w:rPr>
      </w:pPr>
      <w:r w:rsidRPr="00452E11">
        <w:rPr>
          <w:bCs/>
        </w:rPr>
        <w:t>Date de fin de validité de l’aptitude médicale</w:t>
      </w:r>
      <w:r>
        <w:rPr>
          <w:bCs/>
        </w:rPr>
        <w:t xml:space="preserve"> (saisie date au format JJ/MM/AAAA) lu dans la table des informations centre</w:t>
      </w:r>
    </w:p>
    <w:p w:rsidR="00452E11" w:rsidRDefault="00452E11" w:rsidP="00452E11">
      <w:pPr>
        <w:pStyle w:val="NormalArial"/>
        <w:numPr>
          <w:ilvl w:val="0"/>
          <w:numId w:val="10"/>
        </w:numPr>
        <w:rPr>
          <w:bCs/>
        </w:rPr>
      </w:pPr>
      <w:r>
        <w:rPr>
          <w:bCs/>
        </w:rPr>
        <w:t>C</w:t>
      </w:r>
      <w:r w:rsidRPr="00452E11">
        <w:rPr>
          <w:bCs/>
        </w:rPr>
        <w:t xml:space="preserve">ommentaires </w:t>
      </w:r>
      <w:r>
        <w:rPr>
          <w:bCs/>
        </w:rPr>
        <w:t>(saisie texte libre</w:t>
      </w:r>
      <w:r w:rsidRPr="00452E11">
        <w:rPr>
          <w:bCs/>
        </w:rPr>
        <w:t xml:space="preserve"> de 50 caractères</w:t>
      </w:r>
      <w:r>
        <w:rPr>
          <w:bCs/>
        </w:rPr>
        <w:t>) lu dans la table des informations centre</w:t>
      </w:r>
    </w:p>
    <w:p w:rsidR="00B75891" w:rsidRPr="00AE0502" w:rsidRDefault="000F2694" w:rsidP="00B75891">
      <w:pPr>
        <w:pStyle w:val="NormalArial"/>
        <w:rPr>
          <w:bCs/>
        </w:rPr>
      </w:pPr>
      <w:r w:rsidRPr="000F2694">
        <w:rPr>
          <w:bCs/>
        </w:rPr>
        <w:t>U</w:t>
      </w:r>
      <w:r w:rsidR="003C6DFA" w:rsidRPr="000F2694">
        <w:rPr>
          <w:bCs/>
        </w:rPr>
        <w:t>ne aide à la saisie permet d'afficher dynamiquement la liste des éléments en base pour le centre à partir des caractères saisis pour les champs "Nom du Médecin" et " SST ou organisme de médecine du travail".</w:t>
      </w:r>
    </w:p>
    <w:p w:rsidR="00B75891" w:rsidRDefault="00B75891" w:rsidP="00B75891">
      <w:pPr>
        <w:pStyle w:val="NormalArial"/>
      </w:pPr>
    </w:p>
    <w:p w:rsidR="00B75891" w:rsidRPr="00CF68C1" w:rsidRDefault="00B75891" w:rsidP="00B75891">
      <w:pPr>
        <w:pStyle w:val="NormalArial"/>
        <w:rPr>
          <w:b/>
        </w:rPr>
      </w:pPr>
      <w:r>
        <w:rPr>
          <w:b/>
        </w:rPr>
        <w:t xml:space="preserve">Règle d'affichage des champs </w:t>
      </w:r>
      <w:r w:rsidRPr="00CF68C1">
        <w:rPr>
          <w:b/>
        </w:rPr>
        <w:t>selon le profil de l'acteur :</w:t>
      </w:r>
    </w:p>
    <w:p w:rsidR="00B75891" w:rsidRDefault="00B75891" w:rsidP="00B75891">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7"/>
        <w:gridCol w:w="864"/>
        <w:gridCol w:w="681"/>
        <w:gridCol w:w="752"/>
        <w:gridCol w:w="928"/>
        <w:gridCol w:w="950"/>
        <w:gridCol w:w="849"/>
        <w:gridCol w:w="658"/>
        <w:gridCol w:w="961"/>
        <w:gridCol w:w="668"/>
      </w:tblGrid>
      <w:tr w:rsidR="00B75891" w:rsidRPr="0046204A" w:rsidTr="0046204A">
        <w:tc>
          <w:tcPr>
            <w:tcW w:w="1517" w:type="dxa"/>
          </w:tcPr>
          <w:p w:rsidR="00B75891" w:rsidRPr="00D64294" w:rsidRDefault="00B75891" w:rsidP="00CB3862">
            <w:pPr>
              <w:pStyle w:val="NormalArial"/>
            </w:pPr>
            <w:r w:rsidRPr="00D64294">
              <w:t>Champ</w:t>
            </w:r>
          </w:p>
        </w:tc>
        <w:tc>
          <w:tcPr>
            <w:tcW w:w="864" w:type="dxa"/>
          </w:tcPr>
          <w:p w:rsidR="00B75891" w:rsidRPr="00D64294" w:rsidRDefault="00B75891" w:rsidP="00CB3862">
            <w:pPr>
              <w:pStyle w:val="NormalArial"/>
            </w:pPr>
            <w:r w:rsidRPr="00D64294">
              <w:t>Accueil</w:t>
            </w:r>
          </w:p>
        </w:tc>
        <w:tc>
          <w:tcPr>
            <w:tcW w:w="681" w:type="dxa"/>
          </w:tcPr>
          <w:p w:rsidR="00B75891" w:rsidRPr="00D64294" w:rsidRDefault="00B75891" w:rsidP="00CB3862">
            <w:pPr>
              <w:pStyle w:val="NormalArial"/>
            </w:pPr>
            <w:r w:rsidRPr="00D64294">
              <w:t>Médi cal</w:t>
            </w:r>
          </w:p>
        </w:tc>
        <w:tc>
          <w:tcPr>
            <w:tcW w:w="752" w:type="dxa"/>
          </w:tcPr>
          <w:p w:rsidR="00B75891" w:rsidRPr="00D64294" w:rsidRDefault="00B75891" w:rsidP="00CB3862">
            <w:pPr>
              <w:pStyle w:val="NormalArial"/>
            </w:pPr>
            <w:r w:rsidRPr="00D64294">
              <w:t>Sécu rité</w:t>
            </w:r>
          </w:p>
        </w:tc>
        <w:tc>
          <w:tcPr>
            <w:tcW w:w="928" w:type="dxa"/>
          </w:tcPr>
          <w:p w:rsidR="00B75891" w:rsidRPr="00D64294" w:rsidRDefault="00B75891" w:rsidP="00CB3862">
            <w:pPr>
              <w:pStyle w:val="NormalArial"/>
            </w:pPr>
            <w:r w:rsidRPr="00D64294">
              <w:t>Adminis trateur Centre</w:t>
            </w:r>
          </w:p>
        </w:tc>
        <w:tc>
          <w:tcPr>
            <w:tcW w:w="950" w:type="dxa"/>
          </w:tcPr>
          <w:p w:rsidR="00B75891" w:rsidRPr="00D64294" w:rsidRDefault="00B75891" w:rsidP="00CB3862">
            <w:pPr>
              <w:pStyle w:val="NormalArial"/>
            </w:pPr>
            <w:r w:rsidRPr="00D64294">
              <w:t xml:space="preserve">Adminis trateur </w:t>
            </w:r>
          </w:p>
          <w:p w:rsidR="00B75891" w:rsidRPr="00D64294" w:rsidRDefault="00B75891" w:rsidP="00CB3862">
            <w:pPr>
              <w:pStyle w:val="NormalArial"/>
            </w:pPr>
            <w:r w:rsidRPr="00D64294">
              <w:t>National</w:t>
            </w:r>
          </w:p>
        </w:tc>
        <w:tc>
          <w:tcPr>
            <w:tcW w:w="849" w:type="dxa"/>
          </w:tcPr>
          <w:p w:rsidR="00B75891" w:rsidRPr="00D64294" w:rsidRDefault="00B75891" w:rsidP="00CB3862">
            <w:pPr>
              <w:pStyle w:val="NormalArial"/>
            </w:pPr>
            <w:r w:rsidRPr="00D64294">
              <w:t>Consul tation</w:t>
            </w:r>
          </w:p>
        </w:tc>
        <w:tc>
          <w:tcPr>
            <w:tcW w:w="658" w:type="dxa"/>
          </w:tcPr>
          <w:p w:rsidR="00B75891" w:rsidRPr="00D64294" w:rsidRDefault="00B75891" w:rsidP="00CB3862">
            <w:pPr>
              <w:pStyle w:val="NormalArial"/>
            </w:pPr>
            <w:r w:rsidRPr="00D64294">
              <w:t>FLS</w:t>
            </w:r>
          </w:p>
        </w:tc>
        <w:tc>
          <w:tcPr>
            <w:tcW w:w="961" w:type="dxa"/>
          </w:tcPr>
          <w:p w:rsidR="00B75891" w:rsidRPr="00D64294" w:rsidRDefault="00B75891" w:rsidP="00CB3862">
            <w:pPr>
              <w:pStyle w:val="NormalArial"/>
            </w:pPr>
            <w:r w:rsidRPr="00D64294">
              <w:t>Colla borateur</w:t>
            </w:r>
          </w:p>
        </w:tc>
        <w:tc>
          <w:tcPr>
            <w:tcW w:w="668" w:type="dxa"/>
          </w:tcPr>
          <w:p w:rsidR="00B75891" w:rsidRPr="00D64294" w:rsidRDefault="00B75891" w:rsidP="00CB3862">
            <w:pPr>
              <w:pStyle w:val="NormalArial"/>
            </w:pPr>
            <w:r w:rsidRPr="00D64294">
              <w:t>OS de pôle</w:t>
            </w:r>
          </w:p>
        </w:tc>
      </w:tr>
      <w:tr w:rsidR="00452E11" w:rsidRPr="0046204A" w:rsidTr="0046204A">
        <w:tc>
          <w:tcPr>
            <w:tcW w:w="1517" w:type="dxa"/>
          </w:tcPr>
          <w:p w:rsidR="00452E11" w:rsidRPr="00B2372B" w:rsidRDefault="00452E11" w:rsidP="00CB3862">
            <w:pPr>
              <w:pStyle w:val="NormalArial"/>
            </w:pPr>
            <w:r w:rsidRPr="0046204A">
              <w:rPr>
                <w:bCs/>
              </w:rPr>
              <w:t>Catégorie médicale </w:t>
            </w:r>
          </w:p>
        </w:tc>
        <w:tc>
          <w:tcPr>
            <w:tcW w:w="864" w:type="dxa"/>
          </w:tcPr>
          <w:p w:rsidR="00452E11" w:rsidRPr="00D64294" w:rsidRDefault="00452E11" w:rsidP="00CB3862">
            <w:pPr>
              <w:pStyle w:val="NormalArial"/>
            </w:pPr>
            <w:r>
              <w:t>M</w:t>
            </w:r>
          </w:p>
        </w:tc>
        <w:tc>
          <w:tcPr>
            <w:tcW w:w="681" w:type="dxa"/>
          </w:tcPr>
          <w:p w:rsidR="00452E11" w:rsidRPr="00D64294" w:rsidRDefault="00452E11" w:rsidP="00CB3862">
            <w:pPr>
              <w:pStyle w:val="NormalArial"/>
            </w:pPr>
            <w:r>
              <w:t>C</w:t>
            </w:r>
          </w:p>
        </w:tc>
        <w:tc>
          <w:tcPr>
            <w:tcW w:w="752" w:type="dxa"/>
          </w:tcPr>
          <w:p w:rsidR="00452E11" w:rsidRPr="00D64294" w:rsidRDefault="00452E11" w:rsidP="00CB3862">
            <w:pPr>
              <w:pStyle w:val="NormalArial"/>
            </w:pPr>
            <w:r>
              <w:t>X</w:t>
            </w:r>
          </w:p>
        </w:tc>
        <w:tc>
          <w:tcPr>
            <w:tcW w:w="928" w:type="dxa"/>
          </w:tcPr>
          <w:p w:rsidR="00452E11" w:rsidRPr="00D64294" w:rsidRDefault="00452E11" w:rsidP="00CB3862">
            <w:pPr>
              <w:pStyle w:val="NormalArial"/>
            </w:pPr>
            <w:r>
              <w:t>M</w:t>
            </w:r>
          </w:p>
        </w:tc>
        <w:tc>
          <w:tcPr>
            <w:tcW w:w="950" w:type="dxa"/>
          </w:tcPr>
          <w:p w:rsidR="00452E11" w:rsidRPr="00D64294" w:rsidRDefault="00452E11" w:rsidP="00CB3862">
            <w:pPr>
              <w:pStyle w:val="NormalArial"/>
            </w:pPr>
            <w:r>
              <w:t>M</w:t>
            </w:r>
          </w:p>
        </w:tc>
        <w:tc>
          <w:tcPr>
            <w:tcW w:w="849" w:type="dxa"/>
          </w:tcPr>
          <w:p w:rsidR="00452E11" w:rsidRPr="00D64294" w:rsidRDefault="00452E11" w:rsidP="00CB3862">
            <w:pPr>
              <w:pStyle w:val="NormalArial"/>
            </w:pPr>
            <w:r>
              <w:t>X</w:t>
            </w:r>
          </w:p>
        </w:tc>
        <w:tc>
          <w:tcPr>
            <w:tcW w:w="658" w:type="dxa"/>
          </w:tcPr>
          <w:p w:rsidR="00452E11" w:rsidRPr="00D64294" w:rsidRDefault="00452E11" w:rsidP="00CB3862">
            <w:pPr>
              <w:pStyle w:val="NormalArial"/>
            </w:pPr>
            <w:r>
              <w:t>X</w:t>
            </w:r>
          </w:p>
        </w:tc>
        <w:tc>
          <w:tcPr>
            <w:tcW w:w="961" w:type="dxa"/>
          </w:tcPr>
          <w:p w:rsidR="00452E11" w:rsidRPr="00D64294" w:rsidRDefault="00452E11" w:rsidP="00CB3862">
            <w:pPr>
              <w:pStyle w:val="NormalArial"/>
            </w:pPr>
            <w:r>
              <w:t>X</w:t>
            </w:r>
          </w:p>
        </w:tc>
        <w:tc>
          <w:tcPr>
            <w:tcW w:w="668" w:type="dxa"/>
          </w:tcPr>
          <w:p w:rsidR="00452E11" w:rsidRPr="00D64294" w:rsidRDefault="00452E11" w:rsidP="00CB3862">
            <w:pPr>
              <w:pStyle w:val="NormalArial"/>
            </w:pPr>
            <w:r>
              <w:t>C</w:t>
            </w:r>
          </w:p>
        </w:tc>
      </w:tr>
      <w:tr w:rsidR="00452E11" w:rsidRPr="00D64294" w:rsidTr="0046204A">
        <w:tc>
          <w:tcPr>
            <w:tcW w:w="1517" w:type="dxa"/>
          </w:tcPr>
          <w:p w:rsidR="00452E11" w:rsidRPr="0046204A" w:rsidRDefault="00452E11" w:rsidP="00CB3862">
            <w:pPr>
              <w:pStyle w:val="NormalArial"/>
              <w:rPr>
                <w:bCs/>
              </w:rPr>
            </w:pPr>
            <w:r w:rsidRPr="0046204A">
              <w:rPr>
                <w:bCs/>
              </w:rPr>
              <w:t>Nom du Médecin habilité</w:t>
            </w:r>
          </w:p>
        </w:tc>
        <w:tc>
          <w:tcPr>
            <w:tcW w:w="864" w:type="dxa"/>
          </w:tcPr>
          <w:p w:rsidR="00452E11" w:rsidRDefault="00452E11" w:rsidP="00CB3862">
            <w:pPr>
              <w:pStyle w:val="NormalArial"/>
            </w:pPr>
            <w:r>
              <w:t>M</w:t>
            </w:r>
          </w:p>
        </w:tc>
        <w:tc>
          <w:tcPr>
            <w:tcW w:w="681" w:type="dxa"/>
          </w:tcPr>
          <w:p w:rsidR="00452E11" w:rsidRDefault="00452E11" w:rsidP="00CB3862">
            <w:pPr>
              <w:pStyle w:val="NormalArial"/>
            </w:pPr>
            <w:r>
              <w:t>M</w:t>
            </w:r>
          </w:p>
        </w:tc>
        <w:tc>
          <w:tcPr>
            <w:tcW w:w="752" w:type="dxa"/>
          </w:tcPr>
          <w:p w:rsidR="00452E11" w:rsidRDefault="00452E11" w:rsidP="00CB3862">
            <w:pPr>
              <w:pStyle w:val="NormalArial"/>
            </w:pPr>
            <w:r>
              <w:t>X</w:t>
            </w:r>
          </w:p>
        </w:tc>
        <w:tc>
          <w:tcPr>
            <w:tcW w:w="928" w:type="dxa"/>
          </w:tcPr>
          <w:p w:rsidR="00452E11" w:rsidRDefault="00452E11" w:rsidP="00CB3862">
            <w:pPr>
              <w:pStyle w:val="NormalArial"/>
            </w:pPr>
            <w:r>
              <w:t>M</w:t>
            </w:r>
          </w:p>
        </w:tc>
        <w:tc>
          <w:tcPr>
            <w:tcW w:w="950" w:type="dxa"/>
          </w:tcPr>
          <w:p w:rsidR="00452E11" w:rsidRDefault="00452E11" w:rsidP="00CB3862">
            <w:pPr>
              <w:pStyle w:val="NormalArial"/>
            </w:pPr>
            <w:r>
              <w:t>M</w:t>
            </w:r>
          </w:p>
        </w:tc>
        <w:tc>
          <w:tcPr>
            <w:tcW w:w="849" w:type="dxa"/>
          </w:tcPr>
          <w:p w:rsidR="00452E11" w:rsidRDefault="00452E11" w:rsidP="00CB3862">
            <w:pPr>
              <w:pStyle w:val="NormalArial"/>
            </w:pPr>
            <w:r>
              <w:t>X</w:t>
            </w:r>
          </w:p>
        </w:tc>
        <w:tc>
          <w:tcPr>
            <w:tcW w:w="658" w:type="dxa"/>
          </w:tcPr>
          <w:p w:rsidR="00452E11" w:rsidRDefault="00452E11" w:rsidP="00CB3862">
            <w:pPr>
              <w:pStyle w:val="NormalArial"/>
            </w:pPr>
            <w:r>
              <w:t>X</w:t>
            </w:r>
          </w:p>
        </w:tc>
        <w:tc>
          <w:tcPr>
            <w:tcW w:w="961" w:type="dxa"/>
          </w:tcPr>
          <w:p w:rsidR="00452E11" w:rsidRDefault="00452E11" w:rsidP="00CB3862">
            <w:pPr>
              <w:pStyle w:val="NormalArial"/>
            </w:pPr>
            <w:r>
              <w:t>X</w:t>
            </w:r>
          </w:p>
        </w:tc>
        <w:tc>
          <w:tcPr>
            <w:tcW w:w="668" w:type="dxa"/>
          </w:tcPr>
          <w:p w:rsidR="00452E11" w:rsidRDefault="00452E11" w:rsidP="00CB3862">
            <w:pPr>
              <w:pStyle w:val="NormalArial"/>
            </w:pPr>
            <w:r>
              <w:t>C</w:t>
            </w:r>
          </w:p>
        </w:tc>
      </w:tr>
      <w:tr w:rsidR="00452E11" w:rsidRPr="0046204A" w:rsidTr="0046204A">
        <w:tc>
          <w:tcPr>
            <w:tcW w:w="1517" w:type="dxa"/>
          </w:tcPr>
          <w:p w:rsidR="00452E11" w:rsidRPr="00B2372B" w:rsidRDefault="00452E11" w:rsidP="00CB3862">
            <w:pPr>
              <w:pStyle w:val="NormalArial"/>
            </w:pPr>
            <w:r w:rsidRPr="0046204A">
              <w:rPr>
                <w:bCs/>
              </w:rPr>
              <w:t>SST ou organisme de médecine du travail</w:t>
            </w:r>
          </w:p>
        </w:tc>
        <w:tc>
          <w:tcPr>
            <w:tcW w:w="864" w:type="dxa"/>
          </w:tcPr>
          <w:p w:rsidR="00452E11" w:rsidRPr="00D64294" w:rsidRDefault="00452E11" w:rsidP="00CB3862">
            <w:pPr>
              <w:pStyle w:val="NormalArial"/>
            </w:pPr>
            <w:r>
              <w:t>M</w:t>
            </w:r>
          </w:p>
        </w:tc>
        <w:tc>
          <w:tcPr>
            <w:tcW w:w="681" w:type="dxa"/>
          </w:tcPr>
          <w:p w:rsidR="00452E11" w:rsidRPr="00D64294" w:rsidRDefault="00452E11" w:rsidP="00CB3862">
            <w:pPr>
              <w:pStyle w:val="NormalArial"/>
            </w:pPr>
            <w:r>
              <w:t>M</w:t>
            </w:r>
          </w:p>
        </w:tc>
        <w:tc>
          <w:tcPr>
            <w:tcW w:w="752" w:type="dxa"/>
          </w:tcPr>
          <w:p w:rsidR="00452E11" w:rsidRPr="00D64294" w:rsidRDefault="00452E11" w:rsidP="00CB3862">
            <w:pPr>
              <w:pStyle w:val="NormalArial"/>
            </w:pPr>
            <w:r>
              <w:t>X</w:t>
            </w:r>
          </w:p>
        </w:tc>
        <w:tc>
          <w:tcPr>
            <w:tcW w:w="928" w:type="dxa"/>
          </w:tcPr>
          <w:p w:rsidR="00452E11" w:rsidRPr="00D64294" w:rsidRDefault="00452E11" w:rsidP="00CB3862">
            <w:pPr>
              <w:pStyle w:val="NormalArial"/>
            </w:pPr>
            <w:r>
              <w:t>M</w:t>
            </w:r>
          </w:p>
        </w:tc>
        <w:tc>
          <w:tcPr>
            <w:tcW w:w="950" w:type="dxa"/>
          </w:tcPr>
          <w:p w:rsidR="00452E11" w:rsidRPr="00D64294" w:rsidRDefault="00452E11" w:rsidP="00CB3862">
            <w:pPr>
              <w:pStyle w:val="NormalArial"/>
            </w:pPr>
            <w:r>
              <w:t>M</w:t>
            </w:r>
          </w:p>
        </w:tc>
        <w:tc>
          <w:tcPr>
            <w:tcW w:w="849" w:type="dxa"/>
          </w:tcPr>
          <w:p w:rsidR="00452E11" w:rsidRPr="00D64294" w:rsidRDefault="00452E11" w:rsidP="00CB3862">
            <w:pPr>
              <w:pStyle w:val="NormalArial"/>
            </w:pPr>
            <w:r>
              <w:t>X</w:t>
            </w:r>
          </w:p>
        </w:tc>
        <w:tc>
          <w:tcPr>
            <w:tcW w:w="658" w:type="dxa"/>
          </w:tcPr>
          <w:p w:rsidR="00452E11" w:rsidRPr="00D64294" w:rsidRDefault="00452E11" w:rsidP="00CB3862">
            <w:pPr>
              <w:pStyle w:val="NormalArial"/>
            </w:pPr>
            <w:r>
              <w:t>X</w:t>
            </w:r>
          </w:p>
        </w:tc>
        <w:tc>
          <w:tcPr>
            <w:tcW w:w="961" w:type="dxa"/>
          </w:tcPr>
          <w:p w:rsidR="00452E11" w:rsidRPr="00D64294" w:rsidRDefault="00452E11" w:rsidP="00CB3862">
            <w:pPr>
              <w:pStyle w:val="NormalArial"/>
            </w:pPr>
            <w:r>
              <w:t>X</w:t>
            </w:r>
          </w:p>
        </w:tc>
        <w:tc>
          <w:tcPr>
            <w:tcW w:w="668" w:type="dxa"/>
          </w:tcPr>
          <w:p w:rsidR="00452E11" w:rsidRPr="00D64294" w:rsidRDefault="00452E11" w:rsidP="00CB3862">
            <w:pPr>
              <w:pStyle w:val="NormalArial"/>
            </w:pPr>
            <w:r>
              <w:t>C</w:t>
            </w:r>
          </w:p>
        </w:tc>
      </w:tr>
      <w:tr w:rsidR="00452E11" w:rsidRPr="0046204A" w:rsidTr="0046204A">
        <w:tc>
          <w:tcPr>
            <w:tcW w:w="1517" w:type="dxa"/>
          </w:tcPr>
          <w:p w:rsidR="00452E11" w:rsidRPr="00B2372B" w:rsidRDefault="00452E11" w:rsidP="00CB3862">
            <w:pPr>
              <w:pStyle w:val="NormalArial"/>
            </w:pPr>
            <w:r w:rsidRPr="0046204A">
              <w:rPr>
                <w:bCs/>
              </w:rPr>
              <w:t>Date de début de validité de l’aptitude médicale</w:t>
            </w:r>
          </w:p>
        </w:tc>
        <w:tc>
          <w:tcPr>
            <w:tcW w:w="864" w:type="dxa"/>
          </w:tcPr>
          <w:p w:rsidR="00452E11" w:rsidRPr="00D64294" w:rsidRDefault="00452E11" w:rsidP="00CB3862">
            <w:pPr>
              <w:pStyle w:val="NormalArial"/>
            </w:pPr>
            <w:r>
              <w:t>M</w:t>
            </w:r>
          </w:p>
        </w:tc>
        <w:tc>
          <w:tcPr>
            <w:tcW w:w="681" w:type="dxa"/>
          </w:tcPr>
          <w:p w:rsidR="00452E11" w:rsidRPr="00D64294" w:rsidRDefault="00452E11" w:rsidP="00CB3862">
            <w:pPr>
              <w:pStyle w:val="NormalArial"/>
            </w:pPr>
            <w:r>
              <w:t>M</w:t>
            </w:r>
          </w:p>
        </w:tc>
        <w:tc>
          <w:tcPr>
            <w:tcW w:w="752" w:type="dxa"/>
          </w:tcPr>
          <w:p w:rsidR="00452E11" w:rsidRPr="00D64294" w:rsidRDefault="00452E11" w:rsidP="00CB3862">
            <w:pPr>
              <w:pStyle w:val="NormalArial"/>
            </w:pPr>
            <w:r>
              <w:t>X</w:t>
            </w:r>
          </w:p>
        </w:tc>
        <w:tc>
          <w:tcPr>
            <w:tcW w:w="928" w:type="dxa"/>
          </w:tcPr>
          <w:p w:rsidR="00452E11" w:rsidRPr="00D64294" w:rsidRDefault="00452E11" w:rsidP="00CB3862">
            <w:pPr>
              <w:pStyle w:val="NormalArial"/>
            </w:pPr>
            <w:r>
              <w:t>M</w:t>
            </w:r>
          </w:p>
        </w:tc>
        <w:tc>
          <w:tcPr>
            <w:tcW w:w="950" w:type="dxa"/>
          </w:tcPr>
          <w:p w:rsidR="00452E11" w:rsidRPr="00D64294" w:rsidRDefault="00452E11" w:rsidP="00CB3862">
            <w:pPr>
              <w:pStyle w:val="NormalArial"/>
            </w:pPr>
            <w:r>
              <w:t>M</w:t>
            </w:r>
          </w:p>
        </w:tc>
        <w:tc>
          <w:tcPr>
            <w:tcW w:w="849" w:type="dxa"/>
          </w:tcPr>
          <w:p w:rsidR="00452E11" w:rsidRPr="00D64294" w:rsidRDefault="00452E11" w:rsidP="00CB3862">
            <w:pPr>
              <w:pStyle w:val="NormalArial"/>
            </w:pPr>
            <w:r>
              <w:t>X</w:t>
            </w:r>
          </w:p>
        </w:tc>
        <w:tc>
          <w:tcPr>
            <w:tcW w:w="658" w:type="dxa"/>
          </w:tcPr>
          <w:p w:rsidR="00452E11" w:rsidRPr="00D64294" w:rsidRDefault="00452E11" w:rsidP="00CB3862">
            <w:pPr>
              <w:pStyle w:val="NormalArial"/>
            </w:pPr>
            <w:r>
              <w:t>X</w:t>
            </w:r>
          </w:p>
        </w:tc>
        <w:tc>
          <w:tcPr>
            <w:tcW w:w="961" w:type="dxa"/>
          </w:tcPr>
          <w:p w:rsidR="00452E11" w:rsidRPr="00D64294" w:rsidRDefault="00452E11" w:rsidP="00CB3862">
            <w:pPr>
              <w:pStyle w:val="NormalArial"/>
            </w:pPr>
            <w:r>
              <w:t>X</w:t>
            </w:r>
          </w:p>
        </w:tc>
        <w:tc>
          <w:tcPr>
            <w:tcW w:w="668" w:type="dxa"/>
          </w:tcPr>
          <w:p w:rsidR="00452E11" w:rsidRPr="00D64294" w:rsidRDefault="00452E11" w:rsidP="00CB3862">
            <w:pPr>
              <w:pStyle w:val="NormalArial"/>
            </w:pPr>
            <w:r>
              <w:t>C</w:t>
            </w:r>
          </w:p>
        </w:tc>
      </w:tr>
      <w:tr w:rsidR="00452E11" w:rsidRPr="0046204A" w:rsidTr="0046204A">
        <w:tc>
          <w:tcPr>
            <w:tcW w:w="1517" w:type="dxa"/>
          </w:tcPr>
          <w:p w:rsidR="00452E11" w:rsidRPr="00D64294" w:rsidRDefault="00452E11" w:rsidP="00CB3862">
            <w:pPr>
              <w:pStyle w:val="NormalArial"/>
            </w:pPr>
            <w:r w:rsidRPr="0046204A">
              <w:rPr>
                <w:bCs/>
              </w:rPr>
              <w:t xml:space="preserve">Date de fin de validité de l’aptitude </w:t>
            </w:r>
            <w:r w:rsidRPr="0046204A">
              <w:rPr>
                <w:bCs/>
              </w:rPr>
              <w:lastRenderedPageBreak/>
              <w:t>médicale</w:t>
            </w:r>
          </w:p>
        </w:tc>
        <w:tc>
          <w:tcPr>
            <w:tcW w:w="864" w:type="dxa"/>
          </w:tcPr>
          <w:p w:rsidR="00452E11" w:rsidRPr="00D64294" w:rsidRDefault="00452E11" w:rsidP="00CB3862">
            <w:pPr>
              <w:pStyle w:val="NormalArial"/>
            </w:pPr>
            <w:r>
              <w:lastRenderedPageBreak/>
              <w:t>M</w:t>
            </w:r>
          </w:p>
        </w:tc>
        <w:tc>
          <w:tcPr>
            <w:tcW w:w="681" w:type="dxa"/>
          </w:tcPr>
          <w:p w:rsidR="00452E11" w:rsidRPr="00D64294" w:rsidRDefault="00452E11" w:rsidP="00CB3862">
            <w:pPr>
              <w:pStyle w:val="NormalArial"/>
            </w:pPr>
            <w:r>
              <w:t>M</w:t>
            </w:r>
          </w:p>
        </w:tc>
        <w:tc>
          <w:tcPr>
            <w:tcW w:w="752" w:type="dxa"/>
          </w:tcPr>
          <w:p w:rsidR="00452E11" w:rsidRPr="00D64294" w:rsidRDefault="00452E11" w:rsidP="00CB3862">
            <w:pPr>
              <w:pStyle w:val="NormalArial"/>
            </w:pPr>
            <w:r>
              <w:t>X</w:t>
            </w:r>
          </w:p>
        </w:tc>
        <w:tc>
          <w:tcPr>
            <w:tcW w:w="928" w:type="dxa"/>
          </w:tcPr>
          <w:p w:rsidR="00452E11" w:rsidRPr="00D64294" w:rsidRDefault="00452E11" w:rsidP="00CB3862">
            <w:pPr>
              <w:pStyle w:val="NormalArial"/>
            </w:pPr>
            <w:r>
              <w:t>M</w:t>
            </w:r>
          </w:p>
        </w:tc>
        <w:tc>
          <w:tcPr>
            <w:tcW w:w="950" w:type="dxa"/>
          </w:tcPr>
          <w:p w:rsidR="00452E11" w:rsidRPr="00D64294" w:rsidRDefault="00452E11" w:rsidP="00CB3862">
            <w:pPr>
              <w:pStyle w:val="NormalArial"/>
            </w:pPr>
            <w:r>
              <w:t>M</w:t>
            </w:r>
          </w:p>
        </w:tc>
        <w:tc>
          <w:tcPr>
            <w:tcW w:w="849" w:type="dxa"/>
          </w:tcPr>
          <w:p w:rsidR="00452E11" w:rsidRPr="00D64294" w:rsidRDefault="00452E11" w:rsidP="00CB3862">
            <w:pPr>
              <w:pStyle w:val="NormalArial"/>
            </w:pPr>
            <w:r>
              <w:t>X</w:t>
            </w:r>
          </w:p>
        </w:tc>
        <w:tc>
          <w:tcPr>
            <w:tcW w:w="658" w:type="dxa"/>
          </w:tcPr>
          <w:p w:rsidR="00452E11" w:rsidRPr="00D64294" w:rsidRDefault="00452E11" w:rsidP="00CB3862">
            <w:pPr>
              <w:pStyle w:val="NormalArial"/>
            </w:pPr>
            <w:r>
              <w:t>X</w:t>
            </w:r>
          </w:p>
        </w:tc>
        <w:tc>
          <w:tcPr>
            <w:tcW w:w="961" w:type="dxa"/>
          </w:tcPr>
          <w:p w:rsidR="00452E11" w:rsidRPr="00D64294" w:rsidRDefault="00452E11" w:rsidP="00CB3862">
            <w:pPr>
              <w:pStyle w:val="NormalArial"/>
            </w:pPr>
            <w:r>
              <w:t>X</w:t>
            </w:r>
          </w:p>
        </w:tc>
        <w:tc>
          <w:tcPr>
            <w:tcW w:w="668" w:type="dxa"/>
          </w:tcPr>
          <w:p w:rsidR="00452E11" w:rsidRPr="00D64294" w:rsidRDefault="00452E11" w:rsidP="00CB3862">
            <w:pPr>
              <w:pStyle w:val="NormalArial"/>
            </w:pPr>
            <w:r>
              <w:t>C</w:t>
            </w:r>
          </w:p>
        </w:tc>
      </w:tr>
      <w:tr w:rsidR="00452E11" w:rsidRPr="0046204A" w:rsidTr="0046204A">
        <w:tc>
          <w:tcPr>
            <w:tcW w:w="1517" w:type="dxa"/>
          </w:tcPr>
          <w:p w:rsidR="00452E11" w:rsidRPr="00D64294" w:rsidRDefault="00452E11" w:rsidP="00CB3862">
            <w:pPr>
              <w:pStyle w:val="NormalArial"/>
            </w:pPr>
            <w:r w:rsidRPr="0046204A">
              <w:rPr>
                <w:bCs/>
              </w:rPr>
              <w:lastRenderedPageBreak/>
              <w:t>Commentaires</w:t>
            </w:r>
          </w:p>
        </w:tc>
        <w:tc>
          <w:tcPr>
            <w:tcW w:w="864" w:type="dxa"/>
          </w:tcPr>
          <w:p w:rsidR="00452E11" w:rsidRPr="00D64294" w:rsidRDefault="00452E11" w:rsidP="00CB3862">
            <w:pPr>
              <w:pStyle w:val="NormalArial"/>
            </w:pPr>
            <w:r>
              <w:t>M</w:t>
            </w:r>
          </w:p>
        </w:tc>
        <w:tc>
          <w:tcPr>
            <w:tcW w:w="681" w:type="dxa"/>
          </w:tcPr>
          <w:p w:rsidR="00452E11" w:rsidRPr="00D64294" w:rsidRDefault="00452E11" w:rsidP="00CB3862">
            <w:pPr>
              <w:pStyle w:val="NormalArial"/>
            </w:pPr>
            <w:r>
              <w:t>M</w:t>
            </w:r>
          </w:p>
        </w:tc>
        <w:tc>
          <w:tcPr>
            <w:tcW w:w="752" w:type="dxa"/>
          </w:tcPr>
          <w:p w:rsidR="00452E11" w:rsidRPr="00D64294" w:rsidRDefault="00452E11" w:rsidP="00CB3862">
            <w:pPr>
              <w:pStyle w:val="NormalArial"/>
            </w:pPr>
            <w:r>
              <w:t>X</w:t>
            </w:r>
          </w:p>
        </w:tc>
        <w:tc>
          <w:tcPr>
            <w:tcW w:w="928" w:type="dxa"/>
          </w:tcPr>
          <w:p w:rsidR="00452E11" w:rsidRPr="00D64294" w:rsidRDefault="00452E11" w:rsidP="00CB3862">
            <w:pPr>
              <w:pStyle w:val="NormalArial"/>
            </w:pPr>
            <w:r>
              <w:t>M</w:t>
            </w:r>
          </w:p>
        </w:tc>
        <w:tc>
          <w:tcPr>
            <w:tcW w:w="950" w:type="dxa"/>
          </w:tcPr>
          <w:p w:rsidR="00452E11" w:rsidRPr="00D64294" w:rsidRDefault="00452E11" w:rsidP="00CB3862">
            <w:pPr>
              <w:pStyle w:val="NormalArial"/>
            </w:pPr>
            <w:r>
              <w:t>M</w:t>
            </w:r>
          </w:p>
        </w:tc>
        <w:tc>
          <w:tcPr>
            <w:tcW w:w="849" w:type="dxa"/>
          </w:tcPr>
          <w:p w:rsidR="00452E11" w:rsidRPr="00D64294" w:rsidRDefault="00452E11" w:rsidP="00CB3862">
            <w:pPr>
              <w:pStyle w:val="NormalArial"/>
            </w:pPr>
            <w:r>
              <w:t>X</w:t>
            </w:r>
          </w:p>
        </w:tc>
        <w:tc>
          <w:tcPr>
            <w:tcW w:w="658" w:type="dxa"/>
          </w:tcPr>
          <w:p w:rsidR="00452E11" w:rsidRPr="00D64294" w:rsidRDefault="00452E11" w:rsidP="00CB3862">
            <w:pPr>
              <w:pStyle w:val="NormalArial"/>
            </w:pPr>
            <w:r>
              <w:t>X</w:t>
            </w:r>
          </w:p>
        </w:tc>
        <w:tc>
          <w:tcPr>
            <w:tcW w:w="961" w:type="dxa"/>
          </w:tcPr>
          <w:p w:rsidR="00452E11" w:rsidRPr="00D64294" w:rsidRDefault="00452E11" w:rsidP="00CB3862">
            <w:pPr>
              <w:pStyle w:val="NormalArial"/>
            </w:pPr>
            <w:r>
              <w:t>X</w:t>
            </w:r>
          </w:p>
        </w:tc>
        <w:tc>
          <w:tcPr>
            <w:tcW w:w="668" w:type="dxa"/>
          </w:tcPr>
          <w:p w:rsidR="00452E11" w:rsidRPr="00D64294" w:rsidRDefault="00452E11" w:rsidP="00CB3862">
            <w:pPr>
              <w:pStyle w:val="NormalArial"/>
            </w:pPr>
            <w:r>
              <w:t>C</w:t>
            </w:r>
          </w:p>
        </w:tc>
      </w:tr>
    </w:tbl>
    <w:p w:rsidR="00B75891" w:rsidRDefault="00B75891" w:rsidP="00B75891">
      <w:pPr>
        <w:pStyle w:val="NormalArial"/>
      </w:pPr>
    </w:p>
    <w:p w:rsidR="00B75891" w:rsidRPr="00AE0502" w:rsidRDefault="00B75891" w:rsidP="00B75891">
      <w:pPr>
        <w:pStyle w:val="Titre4bis"/>
      </w:pPr>
      <w:r>
        <w:t xml:space="preserve">Scénario 1 – gérer les données de l'onglet </w:t>
      </w:r>
      <w:r w:rsidR="00452E11">
        <w:t>Aptitude médicale</w:t>
      </w:r>
    </w:p>
    <w:p w:rsidR="00B75891" w:rsidRDefault="00B75891" w:rsidP="00B75891">
      <w:pPr>
        <w:pStyle w:val="NormalArial"/>
        <w:numPr>
          <w:ilvl w:val="0"/>
          <w:numId w:val="158"/>
        </w:numPr>
      </w:pPr>
      <w:r>
        <w:t>L'acteur accède à la fiche personne</w:t>
      </w:r>
    </w:p>
    <w:p w:rsidR="00B75891" w:rsidRDefault="00B75891" w:rsidP="00B75891">
      <w:pPr>
        <w:pStyle w:val="NormalArial"/>
        <w:numPr>
          <w:ilvl w:val="0"/>
          <w:numId w:val="158"/>
        </w:numPr>
      </w:pPr>
      <w:r>
        <w:t xml:space="preserve">L'acteur clique sur l'onglet </w:t>
      </w:r>
      <w:r w:rsidR="00452E11">
        <w:t>Aptitude médicale</w:t>
      </w:r>
    </w:p>
    <w:p w:rsidR="00452E11" w:rsidRDefault="00B75891" w:rsidP="00B75891">
      <w:pPr>
        <w:pStyle w:val="NormalArial"/>
        <w:numPr>
          <w:ilvl w:val="0"/>
          <w:numId w:val="158"/>
        </w:numPr>
      </w:pPr>
      <w:r>
        <w:t xml:space="preserve">L'acteur modifie les champs qui lui sont accessibles et valide </w:t>
      </w:r>
    </w:p>
    <w:p w:rsidR="00B75891" w:rsidRDefault="00B75891" w:rsidP="00B75891">
      <w:pPr>
        <w:pStyle w:val="NormalArial"/>
        <w:numPr>
          <w:ilvl w:val="0"/>
          <w:numId w:val="158"/>
        </w:numPr>
      </w:pPr>
      <w:r>
        <w:t>Le système enregistre les données</w:t>
      </w:r>
      <w:r w:rsidR="00696E01">
        <w:t>. Ces données sont rattachées à la personne pour le centre sélectionné</w:t>
      </w:r>
    </w:p>
    <w:p w:rsidR="00B75891" w:rsidRDefault="00B75891" w:rsidP="00B75891">
      <w:pPr>
        <w:pStyle w:val="NormalArial"/>
      </w:pPr>
    </w:p>
    <w:p w:rsidR="005A3A85" w:rsidRDefault="005A3A85" w:rsidP="005A3A85">
      <w:pPr>
        <w:pStyle w:val="Titre2"/>
      </w:pPr>
      <w:bookmarkStart w:id="4724" w:name="_Toc292454225"/>
      <w:r>
        <w:t xml:space="preserve">Cas d'utilisation gérer l'Onglet </w:t>
      </w:r>
      <w:r w:rsidR="0040283E">
        <w:t>Contrôle Elémentaire &amp; Avis</w:t>
      </w:r>
      <w:bookmarkEnd w:id="4724"/>
    </w:p>
    <w:p w:rsidR="000D47B9" w:rsidRPr="00BE48BB" w:rsidRDefault="000D47B9" w:rsidP="000D47B9">
      <w:pPr>
        <w:pStyle w:val="Titre3"/>
      </w:pPr>
      <w:bookmarkStart w:id="4725" w:name="_Toc292454226"/>
      <w:r>
        <w:t>Gérer l'onglet Contrôle élémentaire et avis</w:t>
      </w:r>
      <w:bookmarkEnd w:id="4725"/>
    </w:p>
    <w:p w:rsidR="005A3A85" w:rsidRDefault="005A3A85" w:rsidP="005A3A85">
      <w:pPr>
        <w:pStyle w:val="NormalArial"/>
      </w:pPr>
      <w:r w:rsidRPr="00795BE7">
        <w:rPr>
          <w:b/>
        </w:rPr>
        <w:t>Résumé</w:t>
      </w:r>
      <w:r>
        <w:t xml:space="preserve"> : Cette fonctionnalité permet à l'acteur de gérer les informations de l'onglet </w:t>
      </w:r>
      <w:r w:rsidR="0040283E">
        <w:t>Contrôle Elémentaire &amp; Avis</w:t>
      </w:r>
    </w:p>
    <w:p w:rsidR="005A3A85" w:rsidRDefault="005A3A85" w:rsidP="005A3A85">
      <w:pPr>
        <w:pStyle w:val="NormalArial"/>
      </w:pPr>
      <w:r w:rsidRPr="00795BE7">
        <w:rPr>
          <w:b/>
        </w:rPr>
        <w:t>Acteur(s)</w:t>
      </w:r>
      <w:r>
        <w:t xml:space="preserve"> : </w:t>
      </w:r>
      <w:r>
        <w:rPr>
          <w:bCs/>
        </w:rPr>
        <w:t xml:space="preserve">Administrateur National, </w:t>
      </w:r>
      <w:r>
        <w:t xml:space="preserve"> Administrateur de Centre, </w:t>
      </w:r>
      <w:r w:rsidRPr="00210253">
        <w:t>Accueil</w:t>
      </w:r>
      <w:r>
        <w:t xml:space="preserve">,  </w:t>
      </w:r>
      <w:r w:rsidRPr="00210253">
        <w:t>Consultation</w:t>
      </w:r>
      <w:r>
        <w:t xml:space="preserve">, </w:t>
      </w:r>
      <w:r>
        <w:rPr>
          <w:bCs/>
        </w:rPr>
        <w:t>OS de Pôle</w:t>
      </w:r>
      <w:r w:rsidR="00FC2EEC">
        <w:rPr>
          <w:bCs/>
        </w:rPr>
        <w:t>, Collaborateur</w:t>
      </w:r>
    </w:p>
    <w:p w:rsidR="005A3A85" w:rsidRDefault="005A3A85" w:rsidP="005A3A85">
      <w:pPr>
        <w:pStyle w:val="NormalArial"/>
      </w:pPr>
      <w:r w:rsidRPr="00795BE7">
        <w:rPr>
          <w:b/>
        </w:rPr>
        <w:t>Pré-condition</w:t>
      </w:r>
      <w:r>
        <w:t xml:space="preserve"> : L'acteur est identifié et a accédé à la fiche personne</w:t>
      </w:r>
    </w:p>
    <w:p w:rsidR="005A3A85" w:rsidRDefault="005A3A85" w:rsidP="005A3A85">
      <w:pPr>
        <w:pStyle w:val="NormalArial"/>
      </w:pPr>
      <w:r w:rsidRPr="00795BE7">
        <w:rPr>
          <w:b/>
        </w:rPr>
        <w:t>Post-condition</w:t>
      </w:r>
      <w:r>
        <w:t xml:space="preserve"> : l'onglet </w:t>
      </w:r>
      <w:r w:rsidR="00AE5A5A">
        <w:t xml:space="preserve">Contrôle Elémentaire &amp; Avis </w:t>
      </w:r>
      <w:r>
        <w:t>est géré</w:t>
      </w:r>
    </w:p>
    <w:p w:rsidR="005A3A85" w:rsidRDefault="005A3A85" w:rsidP="005A3A85">
      <w:pPr>
        <w:pStyle w:val="NormalArial"/>
      </w:pPr>
    </w:p>
    <w:p w:rsidR="005A3A85" w:rsidRPr="00AE0502" w:rsidRDefault="005A3A85" w:rsidP="005A3A85">
      <w:pPr>
        <w:pStyle w:val="Titre4bis"/>
      </w:pPr>
      <w:r w:rsidRPr="00AE0502">
        <w:t xml:space="preserve">Interface </w:t>
      </w:r>
      <w:r>
        <w:t xml:space="preserve">onglet </w:t>
      </w:r>
      <w:r w:rsidR="00AE5A5A">
        <w:t>Contrôle Elémentaire &amp; Avis</w:t>
      </w:r>
    </w:p>
    <w:p w:rsidR="005A3A85" w:rsidRDefault="005A3A85" w:rsidP="005A3A85">
      <w:pPr>
        <w:pStyle w:val="NormalArial"/>
        <w:rPr>
          <w:bCs/>
        </w:rPr>
      </w:pPr>
      <w:r w:rsidRPr="00AE0502">
        <w:rPr>
          <w:bCs/>
        </w:rPr>
        <w:t xml:space="preserve">L'écran affiche </w:t>
      </w:r>
      <w:r w:rsidR="00AE5A5A">
        <w:rPr>
          <w:bCs/>
        </w:rPr>
        <w:t>2</w:t>
      </w:r>
      <w:r>
        <w:rPr>
          <w:bCs/>
        </w:rPr>
        <w:t xml:space="preserve"> </w:t>
      </w:r>
      <w:r w:rsidR="00AE5A5A">
        <w:rPr>
          <w:bCs/>
        </w:rPr>
        <w:t>tableaux</w:t>
      </w:r>
      <w:r>
        <w:rPr>
          <w:bCs/>
        </w:rPr>
        <w:t xml:space="preserve"> avec les colonnes suivantes :</w:t>
      </w:r>
    </w:p>
    <w:p w:rsidR="005A3A85" w:rsidRDefault="005A3A85" w:rsidP="005A3A85">
      <w:pPr>
        <w:pStyle w:val="NormalArial"/>
        <w:rPr>
          <w:bCs/>
        </w:rPr>
      </w:pPr>
    </w:p>
    <w:p w:rsidR="00AE5A5A" w:rsidRDefault="00AE5A5A" w:rsidP="005A3A85">
      <w:pPr>
        <w:pStyle w:val="NormalArial"/>
        <w:rPr>
          <w:bCs/>
        </w:rPr>
      </w:pPr>
      <w:r>
        <w:rPr>
          <w:bCs/>
        </w:rPr>
        <w:t>Demandes d'enquête administrative :</w:t>
      </w:r>
    </w:p>
    <w:p w:rsidR="00AE5A5A" w:rsidRDefault="00AE5A5A" w:rsidP="005A3A85">
      <w:pPr>
        <w:pStyle w:val="NormalArial"/>
        <w:rPr>
          <w:bCs/>
        </w:rPr>
      </w:pPr>
    </w:p>
    <w:p w:rsidR="00AE5A5A" w:rsidRPr="00285D8D" w:rsidRDefault="00AE5A5A" w:rsidP="00AE5A5A">
      <w:pPr>
        <w:pStyle w:val="NormalArial"/>
        <w:numPr>
          <w:ilvl w:val="0"/>
          <w:numId w:val="160"/>
        </w:numPr>
        <w:rPr>
          <w:bCs/>
        </w:rPr>
      </w:pPr>
      <w:r w:rsidRPr="00AE5A5A">
        <w:rPr>
          <w:bCs/>
        </w:rPr>
        <w:t>Types de demande </w:t>
      </w:r>
      <w:r>
        <w:rPr>
          <w:bCs/>
        </w:rPr>
        <w:t xml:space="preserve">(Liste des types d'avis FSD lu dans la table de référence des types d'avis FSD) code lu dans la </w:t>
      </w:r>
      <w:r>
        <w:t>table des D</w:t>
      </w:r>
      <w:r>
        <w:rPr>
          <w:bCs/>
        </w:rPr>
        <w:t>emandes d'enquête administratives</w:t>
      </w:r>
    </w:p>
    <w:p w:rsidR="00AE5A5A" w:rsidRPr="00AE5A5A" w:rsidRDefault="00533E53" w:rsidP="00AE5A5A">
      <w:pPr>
        <w:pStyle w:val="NormalArial"/>
        <w:numPr>
          <w:ilvl w:val="0"/>
          <w:numId w:val="160"/>
        </w:numPr>
        <w:rPr>
          <w:bCs/>
        </w:rPr>
      </w:pPr>
      <w:r>
        <w:rPr>
          <w:bCs/>
        </w:rPr>
        <w:t>Demande (</w:t>
      </w:r>
      <w:r w:rsidR="00AE5A5A" w:rsidRPr="00AE5A5A">
        <w:rPr>
          <w:bCs/>
        </w:rPr>
        <w:t>1ère demande ou renouvellement</w:t>
      </w:r>
      <w:r>
        <w:rPr>
          <w:bCs/>
        </w:rPr>
        <w:t>)</w:t>
      </w:r>
      <w:r w:rsidR="00AE5A5A" w:rsidRPr="00AE5A5A">
        <w:rPr>
          <w:bCs/>
        </w:rPr>
        <w:t xml:space="preserve"> </w:t>
      </w:r>
      <w:r w:rsidR="00AE5A5A">
        <w:rPr>
          <w:bCs/>
        </w:rPr>
        <w:t xml:space="preserve">lu dans la </w:t>
      </w:r>
      <w:r w:rsidR="00AE5A5A">
        <w:t>table des D</w:t>
      </w:r>
      <w:r w:rsidR="00AE5A5A">
        <w:rPr>
          <w:bCs/>
        </w:rPr>
        <w:t>emandes d'enquête administratives</w:t>
      </w:r>
    </w:p>
    <w:p w:rsidR="00AE5A5A" w:rsidRPr="00AE5A5A" w:rsidRDefault="00AE5A5A" w:rsidP="00AE5A5A">
      <w:pPr>
        <w:pStyle w:val="NormalArial"/>
        <w:numPr>
          <w:ilvl w:val="0"/>
          <w:numId w:val="160"/>
        </w:numPr>
        <w:rPr>
          <w:bCs/>
        </w:rPr>
      </w:pPr>
      <w:r>
        <w:rPr>
          <w:bCs/>
        </w:rPr>
        <w:t xml:space="preserve">Contrat de travail CEA </w:t>
      </w:r>
      <w:r w:rsidR="0081481C">
        <w:rPr>
          <w:bCs/>
        </w:rPr>
        <w:t>(</w:t>
      </w:r>
      <w:r>
        <w:rPr>
          <w:bCs/>
        </w:rPr>
        <w:t>Liste des Contrat de travail CEA lu dans la table de référence des Contrat de travail CEA) code</w:t>
      </w:r>
      <w:r w:rsidRPr="00AE5A5A">
        <w:rPr>
          <w:bCs/>
        </w:rPr>
        <w:t xml:space="preserve"> </w:t>
      </w:r>
      <w:r>
        <w:rPr>
          <w:bCs/>
        </w:rPr>
        <w:t xml:space="preserve">lu dans la </w:t>
      </w:r>
      <w:r>
        <w:t>table des d</w:t>
      </w:r>
      <w:r>
        <w:rPr>
          <w:bCs/>
        </w:rPr>
        <w:t>emandes d'enquête administratives</w:t>
      </w:r>
      <w:r w:rsidR="001C1ED6">
        <w:rPr>
          <w:bCs/>
        </w:rPr>
        <w:t xml:space="preserve"> Champ visible si le type d’avis FSD = AS </w:t>
      </w:r>
    </w:p>
    <w:p w:rsidR="00AE5A5A" w:rsidRPr="00AE5A5A" w:rsidRDefault="00AE5A5A" w:rsidP="00AE5A5A">
      <w:pPr>
        <w:pStyle w:val="NormalArial"/>
        <w:numPr>
          <w:ilvl w:val="0"/>
          <w:numId w:val="160"/>
        </w:numPr>
        <w:rPr>
          <w:bCs/>
        </w:rPr>
      </w:pPr>
      <w:r w:rsidRPr="00AE5A5A">
        <w:rPr>
          <w:bCs/>
        </w:rPr>
        <w:t>Date début</w:t>
      </w:r>
      <w:r>
        <w:rPr>
          <w:bCs/>
        </w:rPr>
        <w:t xml:space="preserve"> (</w:t>
      </w:r>
      <w:r>
        <w:t>saisie date au format JJ/MM/AAAA) lu dans la table des d</w:t>
      </w:r>
      <w:r>
        <w:rPr>
          <w:bCs/>
        </w:rPr>
        <w:t>emandes d'enquête administratives</w:t>
      </w:r>
    </w:p>
    <w:p w:rsidR="00AE5A5A" w:rsidRPr="00AE5A5A" w:rsidRDefault="00AE5A5A" w:rsidP="00AE5A5A">
      <w:pPr>
        <w:pStyle w:val="NormalArial"/>
        <w:numPr>
          <w:ilvl w:val="0"/>
          <w:numId w:val="160"/>
        </w:numPr>
        <w:rPr>
          <w:bCs/>
        </w:rPr>
      </w:pPr>
      <w:r w:rsidRPr="00AE5A5A">
        <w:rPr>
          <w:bCs/>
        </w:rPr>
        <w:t>Date fin</w:t>
      </w:r>
      <w:r>
        <w:rPr>
          <w:bCs/>
        </w:rPr>
        <w:t xml:space="preserve"> (</w:t>
      </w:r>
      <w:r>
        <w:t>saisie date au format JJ/MM/AAAA) lu dans la table des d</w:t>
      </w:r>
      <w:r>
        <w:rPr>
          <w:bCs/>
        </w:rPr>
        <w:t>emandes d'enquête administratives</w:t>
      </w:r>
    </w:p>
    <w:p w:rsidR="00AE5A5A" w:rsidRDefault="00AE5A5A" w:rsidP="00AE5A5A">
      <w:pPr>
        <w:pStyle w:val="NormalArial"/>
        <w:numPr>
          <w:ilvl w:val="0"/>
          <w:numId w:val="160"/>
        </w:numPr>
        <w:rPr>
          <w:bCs/>
        </w:rPr>
      </w:pPr>
      <w:r w:rsidRPr="00AE5A5A">
        <w:rPr>
          <w:bCs/>
        </w:rPr>
        <w:t>Centre du CACS demandeur</w:t>
      </w:r>
      <w:r>
        <w:rPr>
          <w:bCs/>
        </w:rPr>
        <w:t xml:space="preserve"> </w:t>
      </w:r>
      <w:r w:rsidR="003162FC">
        <w:rPr>
          <w:bCs/>
        </w:rPr>
        <w:t xml:space="preserve">: (Liste des centres lu dans la table de référence des centres) code lu dans la </w:t>
      </w:r>
      <w:r w:rsidR="003162FC">
        <w:t>table des D</w:t>
      </w:r>
      <w:r w:rsidR="003162FC">
        <w:rPr>
          <w:bCs/>
        </w:rPr>
        <w:t>emandes d'enquête administratives. La liste ne contient que des centres d'habilitation de l'acteur</w:t>
      </w:r>
    </w:p>
    <w:p w:rsidR="00EC3A0C" w:rsidRPr="00C11F9F" w:rsidRDefault="00EC3A0C" w:rsidP="00EC3A0C">
      <w:pPr>
        <w:pStyle w:val="NormalArial"/>
        <w:numPr>
          <w:ilvl w:val="0"/>
          <w:numId w:val="160"/>
        </w:numPr>
        <w:rPr>
          <w:bCs/>
        </w:rPr>
      </w:pPr>
      <w:r w:rsidRPr="00C11F9F">
        <w:rPr>
          <w:bCs/>
        </w:rPr>
        <w:t>Date d’envoi du dossier à DCS</w:t>
      </w:r>
      <w:r>
        <w:rPr>
          <w:bCs/>
        </w:rPr>
        <w:t xml:space="preserve"> : (</w:t>
      </w:r>
      <w:r>
        <w:t xml:space="preserve">saisie date au format JJ/MM/AAAA) lu </w:t>
      </w:r>
      <w:r>
        <w:rPr>
          <w:bCs/>
        </w:rPr>
        <w:t xml:space="preserve">dans la </w:t>
      </w:r>
      <w:r>
        <w:t xml:space="preserve">table des </w:t>
      </w:r>
      <w:r w:rsidR="00AF05DA">
        <w:t>demandes d'enquêtes</w:t>
      </w:r>
    </w:p>
    <w:p w:rsidR="00AE5A5A" w:rsidRDefault="0081481C" w:rsidP="00C11F9F">
      <w:pPr>
        <w:pStyle w:val="NormalArial"/>
        <w:numPr>
          <w:ilvl w:val="0"/>
          <w:numId w:val="160"/>
        </w:numPr>
        <w:rPr>
          <w:bCs/>
        </w:rPr>
      </w:pPr>
      <w:r>
        <w:rPr>
          <w:bCs/>
        </w:rPr>
        <w:t>Un bouton "Supprimer" permet de supprimer la demande d'enquête administrative</w:t>
      </w:r>
    </w:p>
    <w:p w:rsidR="0081481C" w:rsidRDefault="0081481C" w:rsidP="0081481C">
      <w:pPr>
        <w:pStyle w:val="NormalArial"/>
        <w:rPr>
          <w:bCs/>
        </w:rPr>
      </w:pPr>
    </w:p>
    <w:p w:rsidR="008B3C5F" w:rsidRDefault="008B3C5F" w:rsidP="0081481C">
      <w:pPr>
        <w:pStyle w:val="NormalArial"/>
        <w:rPr>
          <w:bCs/>
        </w:rPr>
      </w:pPr>
      <w:r>
        <w:rPr>
          <w:bCs/>
        </w:rPr>
        <w:t>Quand on clique sur une ligne, un pop-up s'ouvre pour modifier la demande d'enquête.</w:t>
      </w:r>
    </w:p>
    <w:p w:rsidR="001B222E" w:rsidRDefault="001B222E" w:rsidP="0081481C">
      <w:pPr>
        <w:pStyle w:val="NormalArial"/>
        <w:rPr>
          <w:bCs/>
        </w:rPr>
      </w:pPr>
    </w:p>
    <w:p w:rsidR="0081481C" w:rsidRDefault="00056CAC" w:rsidP="0081481C">
      <w:pPr>
        <w:pStyle w:val="NormalArial"/>
        <w:rPr>
          <w:bCs/>
        </w:rPr>
      </w:pPr>
      <w:r>
        <w:rPr>
          <w:bCs/>
        </w:rPr>
        <w:t>U</w:t>
      </w:r>
      <w:r w:rsidR="0081481C">
        <w:rPr>
          <w:bCs/>
        </w:rPr>
        <w:t xml:space="preserve">n bouton </w:t>
      </w:r>
      <w:r w:rsidR="001B222E">
        <w:rPr>
          <w:bCs/>
        </w:rPr>
        <w:t>"</w:t>
      </w:r>
      <w:r w:rsidR="0081481C">
        <w:rPr>
          <w:bCs/>
        </w:rPr>
        <w:t>Créer</w:t>
      </w:r>
      <w:r w:rsidR="001B222E">
        <w:rPr>
          <w:bCs/>
        </w:rPr>
        <w:t>"</w:t>
      </w:r>
      <w:r w:rsidR="0081481C">
        <w:rPr>
          <w:bCs/>
        </w:rPr>
        <w:t xml:space="preserve"> </w:t>
      </w:r>
      <w:r>
        <w:rPr>
          <w:bCs/>
        </w:rPr>
        <w:t>en bas du tableau ouvre un pop-up pour saisir une nouvelle demande d'enquête administrative.</w:t>
      </w:r>
    </w:p>
    <w:p w:rsidR="0081481C" w:rsidRDefault="0081481C" w:rsidP="0081481C">
      <w:pPr>
        <w:pStyle w:val="NormalArial"/>
        <w:rPr>
          <w:bCs/>
        </w:rPr>
      </w:pPr>
    </w:p>
    <w:p w:rsidR="00C11F9F" w:rsidRDefault="00C11F9F" w:rsidP="00C11F9F">
      <w:pPr>
        <w:pStyle w:val="NormalArial"/>
        <w:rPr>
          <w:bCs/>
        </w:rPr>
      </w:pPr>
      <w:r>
        <w:rPr>
          <w:bCs/>
        </w:rPr>
        <w:t>Avis</w:t>
      </w:r>
      <w:r w:rsidR="008B3C5F">
        <w:rPr>
          <w:bCs/>
        </w:rPr>
        <w:t xml:space="preserve"> FSD :</w:t>
      </w:r>
    </w:p>
    <w:p w:rsidR="00C11F9F" w:rsidRDefault="00C11F9F" w:rsidP="00C11F9F">
      <w:pPr>
        <w:pStyle w:val="NormalArial"/>
        <w:rPr>
          <w:bCs/>
        </w:rPr>
      </w:pPr>
    </w:p>
    <w:p w:rsidR="00C11F9F" w:rsidRPr="00C11F9F" w:rsidRDefault="00C11F9F" w:rsidP="00C11F9F">
      <w:pPr>
        <w:pStyle w:val="NormalArial"/>
        <w:numPr>
          <w:ilvl w:val="0"/>
          <w:numId w:val="160"/>
        </w:numPr>
        <w:rPr>
          <w:bCs/>
        </w:rPr>
      </w:pPr>
      <w:r w:rsidRPr="00C11F9F">
        <w:rPr>
          <w:bCs/>
        </w:rPr>
        <w:t>Centre demandeur</w:t>
      </w:r>
      <w:r>
        <w:rPr>
          <w:bCs/>
        </w:rPr>
        <w:t xml:space="preserve"> : lu dans la </w:t>
      </w:r>
      <w:r>
        <w:t>table des avis FSD</w:t>
      </w:r>
      <w:r>
        <w:rPr>
          <w:bCs/>
        </w:rPr>
        <w:t xml:space="preserve">. </w:t>
      </w:r>
    </w:p>
    <w:p w:rsidR="00C11F9F" w:rsidRPr="00C11F9F" w:rsidRDefault="00C11F9F" w:rsidP="00C11F9F">
      <w:pPr>
        <w:pStyle w:val="NormalArial"/>
        <w:numPr>
          <w:ilvl w:val="0"/>
          <w:numId w:val="160"/>
        </w:numPr>
        <w:rPr>
          <w:bCs/>
        </w:rPr>
      </w:pPr>
      <w:r w:rsidRPr="00C11F9F">
        <w:rPr>
          <w:bCs/>
        </w:rPr>
        <w:lastRenderedPageBreak/>
        <w:t>Type d’avis FSD</w:t>
      </w:r>
      <w:r>
        <w:rPr>
          <w:bCs/>
        </w:rPr>
        <w:t xml:space="preserve"> : lu dans la </w:t>
      </w:r>
      <w:r>
        <w:t>table des avis FSD</w:t>
      </w:r>
    </w:p>
    <w:p w:rsidR="00C11F9F" w:rsidRPr="00C11F9F" w:rsidRDefault="00C11F9F" w:rsidP="00C11F9F">
      <w:pPr>
        <w:pStyle w:val="NormalArial"/>
        <w:numPr>
          <w:ilvl w:val="0"/>
          <w:numId w:val="160"/>
        </w:numPr>
        <w:rPr>
          <w:bCs/>
        </w:rPr>
      </w:pPr>
      <w:r w:rsidRPr="00C11F9F">
        <w:rPr>
          <w:bCs/>
        </w:rPr>
        <w:t>Numéro de dossier DCS</w:t>
      </w:r>
      <w:r>
        <w:rPr>
          <w:bCs/>
        </w:rPr>
        <w:t xml:space="preserve"> : lu dans la </w:t>
      </w:r>
      <w:r>
        <w:t>table des avis FSD</w:t>
      </w:r>
    </w:p>
    <w:p w:rsidR="00C11F9F" w:rsidRPr="00C11F9F" w:rsidRDefault="00C11F9F" w:rsidP="00C11F9F">
      <w:pPr>
        <w:pStyle w:val="NormalArial"/>
        <w:numPr>
          <w:ilvl w:val="0"/>
          <w:numId w:val="160"/>
        </w:numPr>
        <w:rPr>
          <w:bCs/>
        </w:rPr>
      </w:pPr>
      <w:r w:rsidRPr="00C11F9F">
        <w:rPr>
          <w:bCs/>
        </w:rPr>
        <w:t>Nature de la demande</w:t>
      </w:r>
      <w:r>
        <w:rPr>
          <w:bCs/>
        </w:rPr>
        <w:t xml:space="preserve"> : lu dans la </w:t>
      </w:r>
      <w:r>
        <w:t>table des avis FSD</w:t>
      </w:r>
    </w:p>
    <w:p w:rsidR="00C11F9F" w:rsidRPr="00C11F9F" w:rsidRDefault="00C11F9F" w:rsidP="00C11F9F">
      <w:pPr>
        <w:pStyle w:val="NormalArial"/>
        <w:numPr>
          <w:ilvl w:val="0"/>
          <w:numId w:val="160"/>
        </w:numPr>
        <w:rPr>
          <w:bCs/>
        </w:rPr>
      </w:pPr>
      <w:r w:rsidRPr="00C11F9F">
        <w:rPr>
          <w:bCs/>
        </w:rPr>
        <w:t>Date de décision de l’avis</w:t>
      </w:r>
      <w:r w:rsidR="0081481C">
        <w:rPr>
          <w:bCs/>
        </w:rPr>
        <w:t xml:space="preserve"> : lu dans la </w:t>
      </w:r>
      <w:r w:rsidR="0081481C">
        <w:t>table des avis FSD</w:t>
      </w:r>
    </w:p>
    <w:p w:rsidR="00C11F9F" w:rsidRPr="00C11F9F" w:rsidRDefault="00C11F9F" w:rsidP="00C11F9F">
      <w:pPr>
        <w:pStyle w:val="NormalArial"/>
        <w:numPr>
          <w:ilvl w:val="0"/>
          <w:numId w:val="160"/>
        </w:numPr>
        <w:rPr>
          <w:bCs/>
        </w:rPr>
      </w:pPr>
      <w:r w:rsidRPr="00C11F9F">
        <w:rPr>
          <w:bCs/>
        </w:rPr>
        <w:t>Date de début de l’avis</w:t>
      </w:r>
      <w:r w:rsidR="0081481C">
        <w:rPr>
          <w:bCs/>
        </w:rPr>
        <w:t xml:space="preserve"> : lu dans la </w:t>
      </w:r>
      <w:r w:rsidR="0081481C">
        <w:t>table des avis FSD</w:t>
      </w:r>
    </w:p>
    <w:p w:rsidR="00C11F9F" w:rsidRPr="00C11F9F" w:rsidRDefault="00C11F9F" w:rsidP="00C11F9F">
      <w:pPr>
        <w:pStyle w:val="NormalArial"/>
        <w:numPr>
          <w:ilvl w:val="0"/>
          <w:numId w:val="160"/>
        </w:numPr>
        <w:rPr>
          <w:bCs/>
        </w:rPr>
      </w:pPr>
      <w:r w:rsidRPr="00C11F9F">
        <w:rPr>
          <w:bCs/>
        </w:rPr>
        <w:t>Date de péremption de l’avis</w:t>
      </w:r>
      <w:r w:rsidR="0081481C">
        <w:rPr>
          <w:bCs/>
        </w:rPr>
        <w:t xml:space="preserve"> : lu dans la </w:t>
      </w:r>
      <w:r w:rsidR="0081481C">
        <w:t>table des avis FSD</w:t>
      </w:r>
    </w:p>
    <w:p w:rsidR="00C11F9F" w:rsidRPr="002617CA" w:rsidRDefault="00C11F9F" w:rsidP="00C11F9F">
      <w:pPr>
        <w:pStyle w:val="NormalArial"/>
        <w:numPr>
          <w:ilvl w:val="0"/>
          <w:numId w:val="160"/>
        </w:numPr>
        <w:rPr>
          <w:bCs/>
        </w:rPr>
      </w:pPr>
      <w:r w:rsidRPr="00C11F9F">
        <w:rPr>
          <w:bCs/>
        </w:rPr>
        <w:t>Avis FSD (Favorable ou accès interdit)</w:t>
      </w:r>
      <w:r w:rsidR="0081481C">
        <w:rPr>
          <w:bCs/>
        </w:rPr>
        <w:t xml:space="preserve"> : lu dans la </w:t>
      </w:r>
      <w:r w:rsidR="0081481C">
        <w:t>table des avis FSD</w:t>
      </w:r>
    </w:p>
    <w:p w:rsidR="002617CA" w:rsidRPr="002617CA" w:rsidRDefault="002617CA" w:rsidP="00C11F9F">
      <w:pPr>
        <w:pStyle w:val="NormalArial"/>
        <w:numPr>
          <w:ilvl w:val="0"/>
          <w:numId w:val="160"/>
        </w:numPr>
        <w:rPr>
          <w:bCs/>
        </w:rPr>
      </w:pPr>
      <w:r>
        <w:t>Un bouton "Modifier" permet d'accéder au formulaire permettant de modifier l'avis FSD</w:t>
      </w:r>
    </w:p>
    <w:p w:rsidR="002617CA" w:rsidRPr="0081481C" w:rsidRDefault="002617CA" w:rsidP="00C11F9F">
      <w:pPr>
        <w:pStyle w:val="NormalArial"/>
        <w:numPr>
          <w:ilvl w:val="0"/>
          <w:numId w:val="160"/>
        </w:numPr>
        <w:rPr>
          <w:bCs/>
        </w:rPr>
      </w:pPr>
      <w:r>
        <w:t>Un bouton "Editer" génère une édition de l'avis FSD au format PDF.</w:t>
      </w:r>
    </w:p>
    <w:p w:rsidR="00B23D47" w:rsidRDefault="00B23D47" w:rsidP="00B23D47">
      <w:pPr>
        <w:pStyle w:val="NormalArial"/>
        <w:rPr>
          <w:bCs/>
        </w:rPr>
      </w:pPr>
    </w:p>
    <w:p w:rsidR="00B23D47" w:rsidRDefault="00B23D47" w:rsidP="00B23D47">
      <w:pPr>
        <w:pStyle w:val="NormalArial"/>
        <w:rPr>
          <w:bCs/>
        </w:rPr>
      </w:pPr>
      <w:r>
        <w:rPr>
          <w:bCs/>
        </w:rPr>
        <w:t>Un bouton "Créer"</w:t>
      </w:r>
      <w:r w:rsidR="00764181">
        <w:rPr>
          <w:bCs/>
        </w:rPr>
        <w:t xml:space="preserve"> (accessible au profil Administrateur National)</w:t>
      </w:r>
      <w:r>
        <w:rPr>
          <w:bCs/>
        </w:rPr>
        <w:t xml:space="preserve"> en bas du tableau ouvre un pop-up pour saisir un nouvel avis FSD</w:t>
      </w:r>
    </w:p>
    <w:p w:rsidR="00C11F9F" w:rsidRDefault="00C11F9F" w:rsidP="0081481C">
      <w:pPr>
        <w:pStyle w:val="NormalArial"/>
        <w:rPr>
          <w:bCs/>
        </w:rPr>
      </w:pPr>
    </w:p>
    <w:p w:rsidR="0081481C" w:rsidRDefault="0081481C" w:rsidP="0081481C">
      <w:pPr>
        <w:pStyle w:val="NormalArial"/>
        <w:rPr>
          <w:bCs/>
        </w:rPr>
      </w:pPr>
    </w:p>
    <w:p w:rsidR="00EC3A0C" w:rsidRDefault="00EC3A0C" w:rsidP="00EC3A0C">
      <w:pPr>
        <w:pStyle w:val="Titre4bis"/>
      </w:pPr>
      <w:r w:rsidRPr="00AE0502">
        <w:t xml:space="preserve">Interface </w:t>
      </w:r>
      <w:r>
        <w:t>Formulaire demande d'enquête administrative</w:t>
      </w:r>
    </w:p>
    <w:p w:rsidR="00EC3A0C" w:rsidRDefault="00EC3A0C" w:rsidP="00EC3A0C">
      <w:pPr>
        <w:pStyle w:val="NormalArial"/>
      </w:pPr>
      <w:r>
        <w:t>L'écran affiche un formulaire composé des champs suivants :</w:t>
      </w:r>
    </w:p>
    <w:p w:rsidR="00EC3A0C" w:rsidRDefault="00EC3A0C" w:rsidP="00EC3A0C">
      <w:pPr>
        <w:pStyle w:val="NormalArial"/>
      </w:pPr>
    </w:p>
    <w:p w:rsidR="00EC3A0C" w:rsidRPr="00285D8D" w:rsidRDefault="00EC3A0C" w:rsidP="00EC3A0C">
      <w:pPr>
        <w:pStyle w:val="NormalArial"/>
        <w:numPr>
          <w:ilvl w:val="0"/>
          <w:numId w:val="160"/>
        </w:numPr>
        <w:rPr>
          <w:bCs/>
        </w:rPr>
      </w:pPr>
      <w:r w:rsidRPr="00AE5A5A">
        <w:rPr>
          <w:bCs/>
        </w:rPr>
        <w:t>Types de demande </w:t>
      </w:r>
      <w:r>
        <w:rPr>
          <w:bCs/>
        </w:rPr>
        <w:t xml:space="preserve">(Liste des types d'avis FSD lu dans la table de référence des types d'avis FSD) code lu dans la </w:t>
      </w:r>
      <w:r>
        <w:t>table des D</w:t>
      </w:r>
      <w:r>
        <w:rPr>
          <w:bCs/>
        </w:rPr>
        <w:t>emandes d'enquête administratives</w:t>
      </w:r>
    </w:p>
    <w:p w:rsidR="00EC3A0C" w:rsidRPr="00AE5A5A" w:rsidRDefault="00EC3A0C" w:rsidP="00EC3A0C">
      <w:pPr>
        <w:pStyle w:val="NormalArial"/>
        <w:numPr>
          <w:ilvl w:val="0"/>
          <w:numId w:val="160"/>
        </w:numPr>
        <w:rPr>
          <w:bCs/>
        </w:rPr>
      </w:pPr>
      <w:r w:rsidRPr="00AE5A5A">
        <w:rPr>
          <w:bCs/>
        </w:rPr>
        <w:t xml:space="preserve">1ère demande ou renouvellement </w:t>
      </w:r>
      <w:r>
        <w:rPr>
          <w:bCs/>
        </w:rPr>
        <w:t xml:space="preserve">(case à cocher) lu dans la </w:t>
      </w:r>
      <w:r>
        <w:t>table des D</w:t>
      </w:r>
      <w:r>
        <w:rPr>
          <w:bCs/>
        </w:rPr>
        <w:t>emandes d'enquête administratives</w:t>
      </w:r>
    </w:p>
    <w:p w:rsidR="00EC3A0C" w:rsidRPr="00AE5A5A" w:rsidRDefault="00EC3A0C" w:rsidP="00EC3A0C">
      <w:pPr>
        <w:pStyle w:val="NormalArial"/>
        <w:numPr>
          <w:ilvl w:val="0"/>
          <w:numId w:val="160"/>
        </w:numPr>
        <w:rPr>
          <w:bCs/>
        </w:rPr>
      </w:pPr>
      <w:r>
        <w:rPr>
          <w:bCs/>
        </w:rPr>
        <w:t xml:space="preserve">Contrat de travail CEA (Liste des Contrat de travail CEA lu dans la table de référence des Contrat de travail CEA) </w:t>
      </w:r>
      <w:r w:rsidR="001C1ED6">
        <w:rPr>
          <w:bCs/>
        </w:rPr>
        <w:t xml:space="preserve">) Champ visible si le type d’avis FSD = AS  </w:t>
      </w:r>
      <w:r>
        <w:rPr>
          <w:bCs/>
        </w:rPr>
        <w:t>code</w:t>
      </w:r>
      <w:r w:rsidRPr="00AE5A5A">
        <w:rPr>
          <w:bCs/>
        </w:rPr>
        <w:t xml:space="preserve"> </w:t>
      </w:r>
      <w:r>
        <w:rPr>
          <w:bCs/>
        </w:rPr>
        <w:t xml:space="preserve">lu dans la </w:t>
      </w:r>
      <w:r>
        <w:t>table des d</w:t>
      </w:r>
      <w:r>
        <w:rPr>
          <w:bCs/>
        </w:rPr>
        <w:t>emandes d'enquête administratives</w:t>
      </w:r>
    </w:p>
    <w:p w:rsidR="00EC3A0C" w:rsidRPr="00AE5A5A" w:rsidRDefault="00EC3A0C" w:rsidP="00EC3A0C">
      <w:pPr>
        <w:pStyle w:val="NormalArial"/>
        <w:numPr>
          <w:ilvl w:val="0"/>
          <w:numId w:val="160"/>
        </w:numPr>
        <w:rPr>
          <w:bCs/>
        </w:rPr>
      </w:pPr>
      <w:r w:rsidRPr="00AE5A5A">
        <w:rPr>
          <w:bCs/>
        </w:rPr>
        <w:t>Date début</w:t>
      </w:r>
      <w:r>
        <w:rPr>
          <w:bCs/>
        </w:rPr>
        <w:t xml:space="preserve"> (</w:t>
      </w:r>
      <w:r>
        <w:t>saisie date au format JJ/MM/AAAA) lu dans la table des d</w:t>
      </w:r>
      <w:r>
        <w:rPr>
          <w:bCs/>
        </w:rPr>
        <w:t>emandes d'enquête administratives</w:t>
      </w:r>
    </w:p>
    <w:p w:rsidR="00EC3A0C" w:rsidRPr="00AE5A5A" w:rsidRDefault="00EC3A0C" w:rsidP="00EC3A0C">
      <w:pPr>
        <w:pStyle w:val="NormalArial"/>
        <w:numPr>
          <w:ilvl w:val="0"/>
          <w:numId w:val="160"/>
        </w:numPr>
        <w:rPr>
          <w:bCs/>
        </w:rPr>
      </w:pPr>
      <w:r w:rsidRPr="00AE5A5A">
        <w:rPr>
          <w:bCs/>
        </w:rPr>
        <w:t>Date fin</w:t>
      </w:r>
      <w:r>
        <w:rPr>
          <w:bCs/>
        </w:rPr>
        <w:t xml:space="preserve"> (</w:t>
      </w:r>
      <w:r>
        <w:t>saisie date au format JJ/MM/AAAA) lu dans la table des d</w:t>
      </w:r>
      <w:r>
        <w:rPr>
          <w:bCs/>
        </w:rPr>
        <w:t>emandes d'enquête administratives</w:t>
      </w:r>
    </w:p>
    <w:p w:rsidR="00EC3A0C" w:rsidRDefault="00EC3A0C" w:rsidP="00EC3A0C">
      <w:pPr>
        <w:pStyle w:val="NormalArial"/>
        <w:numPr>
          <w:ilvl w:val="0"/>
          <w:numId w:val="160"/>
        </w:numPr>
        <w:rPr>
          <w:bCs/>
        </w:rPr>
      </w:pPr>
      <w:r w:rsidRPr="00AE5A5A">
        <w:rPr>
          <w:bCs/>
        </w:rPr>
        <w:t>Centre du CACS demandeur</w:t>
      </w:r>
      <w:r>
        <w:rPr>
          <w:bCs/>
        </w:rPr>
        <w:t xml:space="preserve"> : (Liste des centres lu</w:t>
      </w:r>
      <w:r w:rsidR="008B3C5F">
        <w:rPr>
          <w:bCs/>
        </w:rPr>
        <w:t>e</w:t>
      </w:r>
      <w:r>
        <w:rPr>
          <w:bCs/>
        </w:rPr>
        <w:t xml:space="preserve"> dans la table de référence des centres) code lu dans la </w:t>
      </w:r>
      <w:r>
        <w:t>table des D</w:t>
      </w:r>
      <w:r>
        <w:rPr>
          <w:bCs/>
        </w:rPr>
        <w:t>emandes d'enquête administratives. La liste ne contient que des centres d'habilitation de l'acteur</w:t>
      </w:r>
      <w:r w:rsidR="00533E53">
        <w:rPr>
          <w:bCs/>
        </w:rPr>
        <w:t xml:space="preserve">. </w:t>
      </w:r>
      <w:r w:rsidR="00507F38">
        <w:rPr>
          <w:bCs/>
        </w:rPr>
        <w:t xml:space="preserve">Si le périmètre de l’utilisateur n’inclus </w:t>
      </w:r>
      <w:r w:rsidR="007F3E8D">
        <w:rPr>
          <w:bCs/>
        </w:rPr>
        <w:t>qu’un</w:t>
      </w:r>
      <w:r w:rsidR="00507F38">
        <w:rPr>
          <w:bCs/>
        </w:rPr>
        <w:t xml:space="preserve"> seul centre, initialisé avec c</w:t>
      </w:r>
      <w:r w:rsidR="00533E53">
        <w:rPr>
          <w:bCs/>
        </w:rPr>
        <w:t>e ce</w:t>
      </w:r>
      <w:r w:rsidR="00507F38">
        <w:rPr>
          <w:bCs/>
        </w:rPr>
        <w:t xml:space="preserve">ntre </w:t>
      </w:r>
    </w:p>
    <w:p w:rsidR="00EC3A0C" w:rsidRPr="00EC3A0C" w:rsidRDefault="00EC3A0C" w:rsidP="00EC3A0C">
      <w:pPr>
        <w:pStyle w:val="NormalArial"/>
        <w:numPr>
          <w:ilvl w:val="0"/>
          <w:numId w:val="160"/>
        </w:numPr>
        <w:rPr>
          <w:bCs/>
        </w:rPr>
      </w:pPr>
      <w:r w:rsidRPr="00C11F9F">
        <w:rPr>
          <w:bCs/>
        </w:rPr>
        <w:t>Date d’envoi du dossier à DCS</w:t>
      </w:r>
      <w:r>
        <w:rPr>
          <w:bCs/>
        </w:rPr>
        <w:t xml:space="preserve"> : (</w:t>
      </w:r>
      <w:r>
        <w:t xml:space="preserve">saisie date au format JJ/MM/AAAA) lu </w:t>
      </w:r>
      <w:r>
        <w:rPr>
          <w:bCs/>
        </w:rPr>
        <w:t xml:space="preserve">dans la </w:t>
      </w:r>
      <w:r>
        <w:t>table des avis FSD</w:t>
      </w:r>
    </w:p>
    <w:p w:rsidR="00EC3A0C" w:rsidRDefault="00EC3A0C" w:rsidP="00EC3A0C">
      <w:pPr>
        <w:pStyle w:val="NormalArial"/>
        <w:ind w:left="720"/>
      </w:pPr>
    </w:p>
    <w:p w:rsidR="00EC3A0C" w:rsidRDefault="00EC3A0C" w:rsidP="00EC3A0C">
      <w:pPr>
        <w:pStyle w:val="NormalArial"/>
      </w:pPr>
      <w:r>
        <w:t>Un bouton "Valider" permet de valider les modifications et de fermer le pop-up.</w:t>
      </w:r>
    </w:p>
    <w:p w:rsidR="00EC3A0C" w:rsidRPr="00C11F9F" w:rsidRDefault="00EC3A0C" w:rsidP="00EC3A0C">
      <w:pPr>
        <w:pStyle w:val="NormalArial"/>
        <w:rPr>
          <w:bCs/>
        </w:rPr>
      </w:pPr>
      <w:r>
        <w:t>Un bouton "Annuler" permet de fermer le pop-up sans prendre en compte les modifications.</w:t>
      </w:r>
    </w:p>
    <w:p w:rsidR="00EC3A0C" w:rsidRPr="00EC3A0C" w:rsidRDefault="00EC3A0C" w:rsidP="00EC3A0C">
      <w:pPr>
        <w:pStyle w:val="NormalArial"/>
      </w:pPr>
    </w:p>
    <w:p w:rsidR="00F46428" w:rsidRDefault="00F46428" w:rsidP="00F46428">
      <w:pPr>
        <w:pStyle w:val="Titre4bis"/>
      </w:pPr>
      <w:r w:rsidRPr="00AE0502">
        <w:t xml:space="preserve">Interface </w:t>
      </w:r>
      <w:r>
        <w:t>Formulaire Avis FSD</w:t>
      </w:r>
    </w:p>
    <w:p w:rsidR="00F46428" w:rsidRDefault="00F46428" w:rsidP="00F46428">
      <w:pPr>
        <w:pStyle w:val="NormalArial"/>
      </w:pPr>
      <w:r>
        <w:t>L'écran affiche un formulaire composé des champs suivants :</w:t>
      </w:r>
    </w:p>
    <w:p w:rsidR="00F46428" w:rsidRPr="00C11F9F" w:rsidRDefault="00F46428" w:rsidP="00F46428">
      <w:pPr>
        <w:pStyle w:val="NormalArial"/>
        <w:numPr>
          <w:ilvl w:val="0"/>
          <w:numId w:val="160"/>
        </w:numPr>
        <w:rPr>
          <w:bCs/>
        </w:rPr>
      </w:pPr>
      <w:r w:rsidRPr="00C11F9F">
        <w:rPr>
          <w:bCs/>
        </w:rPr>
        <w:t>Centre demandeur</w:t>
      </w:r>
      <w:r>
        <w:rPr>
          <w:bCs/>
        </w:rPr>
        <w:t xml:space="preserve"> : </w:t>
      </w:r>
      <w:r w:rsidR="008B3C5F">
        <w:rPr>
          <w:bCs/>
        </w:rPr>
        <w:t>liste des centres lue dans la table de référence des centres</w:t>
      </w:r>
      <w:r w:rsidR="000F2694">
        <w:rPr>
          <w:bCs/>
        </w:rPr>
        <w:t>. La liste sélectionne par défaut le centre courant de la fiche.</w:t>
      </w:r>
    </w:p>
    <w:p w:rsidR="00F46428" w:rsidRPr="0075681C" w:rsidRDefault="00F46428" w:rsidP="00F46428">
      <w:pPr>
        <w:pStyle w:val="NormalArial"/>
        <w:numPr>
          <w:ilvl w:val="0"/>
          <w:numId w:val="160"/>
        </w:numPr>
        <w:rPr>
          <w:bCs/>
        </w:rPr>
      </w:pPr>
      <w:r w:rsidRPr="00C11F9F">
        <w:rPr>
          <w:bCs/>
        </w:rPr>
        <w:t>Type d’avis FSD</w:t>
      </w:r>
      <w:r>
        <w:rPr>
          <w:bCs/>
        </w:rPr>
        <w:t xml:space="preserve"> :</w:t>
      </w:r>
      <w:r w:rsidR="008B3C5F" w:rsidRPr="0075681C">
        <w:rPr>
          <w:bCs/>
        </w:rPr>
        <w:t>.</w:t>
      </w:r>
      <w:r w:rsidR="000F2694">
        <w:rPr>
          <w:bCs/>
        </w:rPr>
        <w:t xml:space="preserve"> Ce champ est rempli en fonction du contenu du champ nature de la demande.</w:t>
      </w:r>
    </w:p>
    <w:p w:rsidR="00F46428" w:rsidRPr="0075681C" w:rsidRDefault="00F46428" w:rsidP="00F46428">
      <w:pPr>
        <w:pStyle w:val="NormalArial"/>
        <w:numPr>
          <w:ilvl w:val="0"/>
          <w:numId w:val="160"/>
        </w:numPr>
        <w:rPr>
          <w:bCs/>
        </w:rPr>
      </w:pPr>
      <w:r w:rsidRPr="0075681C">
        <w:rPr>
          <w:bCs/>
        </w:rPr>
        <w:t xml:space="preserve">Numéro de dossier DCS : </w:t>
      </w:r>
      <w:r w:rsidR="008B3C5F" w:rsidRPr="0075681C">
        <w:rPr>
          <w:bCs/>
        </w:rPr>
        <w:t>champ texte – saisie libre</w:t>
      </w:r>
    </w:p>
    <w:p w:rsidR="00F46428" w:rsidRPr="0075681C" w:rsidRDefault="00F46428" w:rsidP="00F46428">
      <w:pPr>
        <w:pStyle w:val="NormalArial"/>
        <w:numPr>
          <w:ilvl w:val="0"/>
          <w:numId w:val="160"/>
        </w:numPr>
        <w:rPr>
          <w:bCs/>
        </w:rPr>
      </w:pPr>
      <w:r w:rsidRPr="0075681C">
        <w:rPr>
          <w:bCs/>
        </w:rPr>
        <w:t xml:space="preserve">Nature de la demande : </w:t>
      </w:r>
      <w:r w:rsidR="008B3C5F" w:rsidRPr="0075681C">
        <w:rPr>
          <w:bCs/>
        </w:rPr>
        <w:t xml:space="preserve">liste des natures de la demande lue dans la table de référence des sous-statuts. La liste ne contient que les sous-statuts nationaux </w:t>
      </w:r>
    </w:p>
    <w:p w:rsidR="00F46428" w:rsidRPr="0075681C" w:rsidRDefault="00F46428" w:rsidP="00F46428">
      <w:pPr>
        <w:pStyle w:val="NormalArial"/>
        <w:numPr>
          <w:ilvl w:val="0"/>
          <w:numId w:val="160"/>
        </w:numPr>
        <w:rPr>
          <w:bCs/>
        </w:rPr>
      </w:pPr>
      <w:r w:rsidRPr="0075681C">
        <w:rPr>
          <w:bCs/>
        </w:rPr>
        <w:t xml:space="preserve">Date de décision de l’avis : </w:t>
      </w:r>
      <w:r w:rsidR="008B3C5F" w:rsidRPr="0075681C">
        <w:t>saisie date au format JJ/MM/AAAA</w:t>
      </w:r>
    </w:p>
    <w:p w:rsidR="00F46428" w:rsidRPr="0075681C" w:rsidRDefault="00F46428" w:rsidP="00F46428">
      <w:pPr>
        <w:pStyle w:val="NormalArial"/>
        <w:numPr>
          <w:ilvl w:val="0"/>
          <w:numId w:val="160"/>
        </w:numPr>
        <w:rPr>
          <w:bCs/>
        </w:rPr>
      </w:pPr>
      <w:r w:rsidRPr="0075681C">
        <w:rPr>
          <w:bCs/>
        </w:rPr>
        <w:t xml:space="preserve">Date de début de l’avis : </w:t>
      </w:r>
      <w:r w:rsidR="008B3C5F" w:rsidRPr="0075681C">
        <w:t>saisie date au format JJ/MM/AAAA</w:t>
      </w:r>
    </w:p>
    <w:p w:rsidR="00F46428" w:rsidRPr="00C11F9F" w:rsidRDefault="00F46428" w:rsidP="00F46428">
      <w:pPr>
        <w:pStyle w:val="NormalArial"/>
        <w:numPr>
          <w:ilvl w:val="0"/>
          <w:numId w:val="160"/>
        </w:numPr>
        <w:rPr>
          <w:bCs/>
        </w:rPr>
      </w:pPr>
      <w:r w:rsidRPr="00C11F9F">
        <w:rPr>
          <w:bCs/>
        </w:rPr>
        <w:t>Date de péremption de l’avis</w:t>
      </w:r>
      <w:r>
        <w:rPr>
          <w:bCs/>
        </w:rPr>
        <w:t xml:space="preserve"> : </w:t>
      </w:r>
      <w:r w:rsidR="008B3C5F">
        <w:t>saisie date au format JJ/MM/AAAA</w:t>
      </w:r>
    </w:p>
    <w:p w:rsidR="00F46428" w:rsidRPr="00F46428" w:rsidRDefault="00F46428" w:rsidP="00F46428">
      <w:pPr>
        <w:pStyle w:val="NormalArial"/>
        <w:numPr>
          <w:ilvl w:val="0"/>
          <w:numId w:val="160"/>
        </w:numPr>
        <w:rPr>
          <w:bCs/>
        </w:rPr>
      </w:pPr>
      <w:r w:rsidRPr="00C11F9F">
        <w:rPr>
          <w:bCs/>
        </w:rPr>
        <w:t xml:space="preserve">Avis FSD (Favorable ou </w:t>
      </w:r>
      <w:r w:rsidR="008B3C5F">
        <w:rPr>
          <w:bCs/>
        </w:rPr>
        <w:t>A</w:t>
      </w:r>
      <w:r w:rsidRPr="00C11F9F">
        <w:rPr>
          <w:bCs/>
        </w:rPr>
        <w:t>ccès interdit)</w:t>
      </w:r>
      <w:r>
        <w:rPr>
          <w:bCs/>
        </w:rPr>
        <w:t xml:space="preserve"> : </w:t>
      </w:r>
      <w:r w:rsidR="008B3C5F">
        <w:rPr>
          <w:bCs/>
        </w:rPr>
        <w:t>2 boutons radio avec les valeurs "Favorable" ou "Accès interdit"</w:t>
      </w:r>
    </w:p>
    <w:p w:rsidR="00F46428" w:rsidRDefault="00F46428" w:rsidP="00F46428">
      <w:pPr>
        <w:pStyle w:val="NormalArial"/>
        <w:ind w:left="720"/>
      </w:pPr>
    </w:p>
    <w:p w:rsidR="00F46428" w:rsidRDefault="00F46428" w:rsidP="00F46428">
      <w:pPr>
        <w:pStyle w:val="NormalArial"/>
      </w:pPr>
      <w:r>
        <w:t>Un bouton "Valider" permet de valider les modifications et de fermer le pop-up.</w:t>
      </w:r>
    </w:p>
    <w:p w:rsidR="00F46428" w:rsidRPr="00C11F9F" w:rsidRDefault="00F46428" w:rsidP="00F46428">
      <w:pPr>
        <w:pStyle w:val="NormalArial"/>
        <w:rPr>
          <w:bCs/>
        </w:rPr>
      </w:pPr>
      <w:r>
        <w:t>Un bouton "Annuler" permet de fermer le pop-up sans prendre en compte les modifications.</w:t>
      </w:r>
    </w:p>
    <w:p w:rsidR="00F46428" w:rsidRPr="0081481C" w:rsidRDefault="00F46428" w:rsidP="00F46428">
      <w:pPr>
        <w:pStyle w:val="NormalArial"/>
        <w:rPr>
          <w:bCs/>
        </w:rPr>
      </w:pPr>
    </w:p>
    <w:p w:rsidR="00F46428" w:rsidRDefault="00F46428" w:rsidP="00F46428">
      <w:pPr>
        <w:pStyle w:val="NormalArial"/>
      </w:pPr>
    </w:p>
    <w:p w:rsidR="005A3A85" w:rsidRDefault="005A3A85" w:rsidP="005A3A85">
      <w:pPr>
        <w:pStyle w:val="NormalArial"/>
      </w:pPr>
    </w:p>
    <w:p w:rsidR="005A3A85" w:rsidRPr="00CF68C1" w:rsidRDefault="005A3A85" w:rsidP="005A3A85">
      <w:pPr>
        <w:pStyle w:val="NormalArial"/>
        <w:rPr>
          <w:b/>
        </w:rPr>
      </w:pPr>
      <w:r>
        <w:rPr>
          <w:b/>
        </w:rPr>
        <w:t xml:space="preserve">Règle d'affichage des champs </w:t>
      </w:r>
      <w:r w:rsidRPr="00CF68C1">
        <w:rPr>
          <w:b/>
        </w:rPr>
        <w:t xml:space="preserve">selon le profil de l'acteur </w:t>
      </w:r>
      <w:r w:rsidR="0081481C">
        <w:rPr>
          <w:b/>
        </w:rPr>
        <w:t xml:space="preserve">pour les demandes d'enquête administrative </w:t>
      </w:r>
      <w:r w:rsidRPr="00CF68C1">
        <w:rPr>
          <w:b/>
        </w:rPr>
        <w:t>:</w:t>
      </w:r>
    </w:p>
    <w:p w:rsidR="005A3A85" w:rsidRDefault="005A3A85" w:rsidP="005A3A85">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4"/>
        <w:gridCol w:w="863"/>
        <w:gridCol w:w="668"/>
        <w:gridCol w:w="709"/>
        <w:gridCol w:w="928"/>
        <w:gridCol w:w="950"/>
        <w:gridCol w:w="843"/>
        <w:gridCol w:w="661"/>
        <w:gridCol w:w="961"/>
        <w:gridCol w:w="661"/>
      </w:tblGrid>
      <w:tr w:rsidR="005A3A85" w:rsidRPr="0046204A" w:rsidTr="00332D11">
        <w:tc>
          <w:tcPr>
            <w:tcW w:w="1584" w:type="dxa"/>
          </w:tcPr>
          <w:p w:rsidR="005A3A85" w:rsidRPr="00D64294" w:rsidRDefault="005A3A85" w:rsidP="00CB3862">
            <w:pPr>
              <w:pStyle w:val="NormalArial"/>
            </w:pPr>
            <w:r w:rsidRPr="00D64294">
              <w:t>Champ</w:t>
            </w:r>
          </w:p>
        </w:tc>
        <w:tc>
          <w:tcPr>
            <w:tcW w:w="863" w:type="dxa"/>
          </w:tcPr>
          <w:p w:rsidR="005A3A85" w:rsidRPr="00D64294" w:rsidRDefault="005A3A85" w:rsidP="00CB3862">
            <w:pPr>
              <w:pStyle w:val="NormalArial"/>
            </w:pPr>
            <w:r w:rsidRPr="00D64294">
              <w:t>Accueil</w:t>
            </w:r>
          </w:p>
        </w:tc>
        <w:tc>
          <w:tcPr>
            <w:tcW w:w="668" w:type="dxa"/>
          </w:tcPr>
          <w:p w:rsidR="005A3A85" w:rsidRPr="00D64294" w:rsidRDefault="005A3A85" w:rsidP="00CB3862">
            <w:pPr>
              <w:pStyle w:val="NormalArial"/>
            </w:pPr>
            <w:r w:rsidRPr="00D64294">
              <w:t>Médi cal</w:t>
            </w:r>
          </w:p>
        </w:tc>
        <w:tc>
          <w:tcPr>
            <w:tcW w:w="709" w:type="dxa"/>
          </w:tcPr>
          <w:p w:rsidR="005A3A85" w:rsidRPr="00D64294" w:rsidRDefault="005A3A85" w:rsidP="00CB3862">
            <w:pPr>
              <w:pStyle w:val="NormalArial"/>
            </w:pPr>
            <w:r w:rsidRPr="00D64294">
              <w:t>Sécu rité</w:t>
            </w:r>
          </w:p>
        </w:tc>
        <w:tc>
          <w:tcPr>
            <w:tcW w:w="928" w:type="dxa"/>
          </w:tcPr>
          <w:p w:rsidR="005A3A85" w:rsidRPr="00D64294" w:rsidRDefault="005A3A85" w:rsidP="00CB3862">
            <w:pPr>
              <w:pStyle w:val="NormalArial"/>
            </w:pPr>
            <w:r w:rsidRPr="00D64294">
              <w:t>Adminis trateur Centre</w:t>
            </w:r>
          </w:p>
        </w:tc>
        <w:tc>
          <w:tcPr>
            <w:tcW w:w="950" w:type="dxa"/>
          </w:tcPr>
          <w:p w:rsidR="005A3A85" w:rsidRPr="00D64294" w:rsidRDefault="005A3A85" w:rsidP="00CB3862">
            <w:pPr>
              <w:pStyle w:val="NormalArial"/>
            </w:pPr>
            <w:r w:rsidRPr="00D64294">
              <w:t xml:space="preserve">Adminis trateur </w:t>
            </w:r>
          </w:p>
          <w:p w:rsidR="005A3A85" w:rsidRPr="00D64294" w:rsidRDefault="005A3A85" w:rsidP="00CB3862">
            <w:pPr>
              <w:pStyle w:val="NormalArial"/>
            </w:pPr>
            <w:r w:rsidRPr="00D64294">
              <w:t>National</w:t>
            </w:r>
          </w:p>
        </w:tc>
        <w:tc>
          <w:tcPr>
            <w:tcW w:w="843" w:type="dxa"/>
          </w:tcPr>
          <w:p w:rsidR="005A3A85" w:rsidRPr="00D64294" w:rsidRDefault="005A3A85" w:rsidP="00CB3862">
            <w:pPr>
              <w:pStyle w:val="NormalArial"/>
            </w:pPr>
            <w:r w:rsidRPr="00D64294">
              <w:t>Consul tation</w:t>
            </w:r>
          </w:p>
        </w:tc>
        <w:tc>
          <w:tcPr>
            <w:tcW w:w="661" w:type="dxa"/>
          </w:tcPr>
          <w:p w:rsidR="005A3A85" w:rsidRPr="00D64294" w:rsidRDefault="005A3A85" w:rsidP="00CB3862">
            <w:pPr>
              <w:pStyle w:val="NormalArial"/>
            </w:pPr>
            <w:r w:rsidRPr="00D64294">
              <w:t>FLS</w:t>
            </w:r>
          </w:p>
        </w:tc>
        <w:tc>
          <w:tcPr>
            <w:tcW w:w="961" w:type="dxa"/>
          </w:tcPr>
          <w:p w:rsidR="005A3A85" w:rsidRPr="00D64294" w:rsidRDefault="005A3A85" w:rsidP="00CB3862">
            <w:pPr>
              <w:pStyle w:val="NormalArial"/>
            </w:pPr>
            <w:r w:rsidRPr="00D64294">
              <w:t>Colla borateur</w:t>
            </w:r>
          </w:p>
        </w:tc>
        <w:tc>
          <w:tcPr>
            <w:tcW w:w="661" w:type="dxa"/>
          </w:tcPr>
          <w:p w:rsidR="005A3A85" w:rsidRPr="00D64294" w:rsidRDefault="005A3A85" w:rsidP="00CB3862">
            <w:pPr>
              <w:pStyle w:val="NormalArial"/>
            </w:pPr>
            <w:r w:rsidRPr="00D64294">
              <w:t>OS de pôle</w:t>
            </w:r>
          </w:p>
        </w:tc>
      </w:tr>
      <w:tr w:rsidR="0081481C" w:rsidRPr="0046204A" w:rsidTr="00332D11">
        <w:tc>
          <w:tcPr>
            <w:tcW w:w="1584" w:type="dxa"/>
          </w:tcPr>
          <w:p w:rsidR="0081481C" w:rsidRPr="00B2372B" w:rsidRDefault="0081481C" w:rsidP="00CB3862">
            <w:pPr>
              <w:pStyle w:val="NormalArial"/>
            </w:pPr>
            <w:r w:rsidRPr="0046204A">
              <w:rPr>
                <w:bCs/>
              </w:rPr>
              <w:t>Types de demande</w:t>
            </w:r>
          </w:p>
        </w:tc>
        <w:tc>
          <w:tcPr>
            <w:tcW w:w="863" w:type="dxa"/>
          </w:tcPr>
          <w:p w:rsidR="0081481C" w:rsidRPr="00D64294" w:rsidRDefault="0081481C" w:rsidP="00CB3862">
            <w:pPr>
              <w:pStyle w:val="NormalArial"/>
            </w:pPr>
            <w:r>
              <w:t>M</w:t>
            </w:r>
          </w:p>
        </w:tc>
        <w:tc>
          <w:tcPr>
            <w:tcW w:w="668" w:type="dxa"/>
          </w:tcPr>
          <w:p w:rsidR="0081481C" w:rsidRPr="00D64294" w:rsidRDefault="0081481C" w:rsidP="00CB3862">
            <w:pPr>
              <w:pStyle w:val="NormalArial"/>
            </w:pPr>
            <w:r>
              <w:t>X</w:t>
            </w:r>
          </w:p>
        </w:tc>
        <w:tc>
          <w:tcPr>
            <w:tcW w:w="709" w:type="dxa"/>
          </w:tcPr>
          <w:p w:rsidR="0081481C" w:rsidRPr="00D64294" w:rsidRDefault="0081481C" w:rsidP="00CB3862">
            <w:pPr>
              <w:pStyle w:val="NormalArial"/>
            </w:pPr>
            <w:r>
              <w:t>X</w:t>
            </w:r>
          </w:p>
        </w:tc>
        <w:tc>
          <w:tcPr>
            <w:tcW w:w="928" w:type="dxa"/>
          </w:tcPr>
          <w:p w:rsidR="0081481C" w:rsidRPr="00D64294" w:rsidRDefault="0081481C" w:rsidP="00CB3862">
            <w:pPr>
              <w:pStyle w:val="NormalArial"/>
            </w:pPr>
            <w:r>
              <w:t>M</w:t>
            </w:r>
          </w:p>
        </w:tc>
        <w:tc>
          <w:tcPr>
            <w:tcW w:w="950" w:type="dxa"/>
          </w:tcPr>
          <w:p w:rsidR="0081481C" w:rsidRPr="00D64294" w:rsidRDefault="0081481C" w:rsidP="00CB3862">
            <w:pPr>
              <w:pStyle w:val="NormalArial"/>
            </w:pPr>
            <w:r>
              <w:t>M</w:t>
            </w:r>
          </w:p>
        </w:tc>
        <w:tc>
          <w:tcPr>
            <w:tcW w:w="843" w:type="dxa"/>
          </w:tcPr>
          <w:p w:rsidR="0081481C" w:rsidRPr="00D64294" w:rsidRDefault="0081481C" w:rsidP="00CB3862">
            <w:pPr>
              <w:pStyle w:val="NormalArial"/>
            </w:pPr>
            <w:r>
              <w:t>X</w:t>
            </w:r>
          </w:p>
        </w:tc>
        <w:tc>
          <w:tcPr>
            <w:tcW w:w="661" w:type="dxa"/>
          </w:tcPr>
          <w:p w:rsidR="0081481C" w:rsidRPr="00D64294" w:rsidRDefault="0081481C" w:rsidP="00CB3862">
            <w:pPr>
              <w:pStyle w:val="NormalArial"/>
            </w:pPr>
            <w:r>
              <w:t>X</w:t>
            </w:r>
          </w:p>
        </w:tc>
        <w:tc>
          <w:tcPr>
            <w:tcW w:w="961" w:type="dxa"/>
          </w:tcPr>
          <w:p w:rsidR="0081481C" w:rsidRPr="00D64294" w:rsidRDefault="0081481C" w:rsidP="00CB3862">
            <w:pPr>
              <w:pStyle w:val="NormalArial"/>
            </w:pPr>
            <w:r>
              <w:t>C</w:t>
            </w:r>
          </w:p>
        </w:tc>
        <w:tc>
          <w:tcPr>
            <w:tcW w:w="661" w:type="dxa"/>
          </w:tcPr>
          <w:p w:rsidR="0081481C" w:rsidRPr="00D64294" w:rsidRDefault="0081481C" w:rsidP="00CB3862">
            <w:pPr>
              <w:pStyle w:val="NormalArial"/>
            </w:pPr>
            <w:r>
              <w:t>C</w:t>
            </w:r>
          </w:p>
        </w:tc>
      </w:tr>
      <w:tr w:rsidR="0081481C" w:rsidRPr="0046204A" w:rsidTr="00332D11">
        <w:tc>
          <w:tcPr>
            <w:tcW w:w="1584" w:type="dxa"/>
          </w:tcPr>
          <w:p w:rsidR="0081481C" w:rsidRPr="00B2372B" w:rsidRDefault="0081481C" w:rsidP="00CB3862">
            <w:pPr>
              <w:pStyle w:val="NormalArial"/>
            </w:pPr>
            <w:r w:rsidRPr="0046204A">
              <w:rPr>
                <w:bCs/>
              </w:rPr>
              <w:t>1ère demande ou renouvellement</w:t>
            </w:r>
          </w:p>
        </w:tc>
        <w:tc>
          <w:tcPr>
            <w:tcW w:w="863" w:type="dxa"/>
          </w:tcPr>
          <w:p w:rsidR="0081481C" w:rsidRPr="00D64294" w:rsidRDefault="0081481C" w:rsidP="00CB3862">
            <w:pPr>
              <w:pStyle w:val="NormalArial"/>
            </w:pPr>
            <w:r>
              <w:t>M</w:t>
            </w:r>
          </w:p>
        </w:tc>
        <w:tc>
          <w:tcPr>
            <w:tcW w:w="668" w:type="dxa"/>
          </w:tcPr>
          <w:p w:rsidR="0081481C" w:rsidRPr="00D64294" w:rsidRDefault="0081481C" w:rsidP="00CB3862">
            <w:pPr>
              <w:pStyle w:val="NormalArial"/>
            </w:pPr>
            <w:r>
              <w:t>X</w:t>
            </w:r>
          </w:p>
        </w:tc>
        <w:tc>
          <w:tcPr>
            <w:tcW w:w="709" w:type="dxa"/>
          </w:tcPr>
          <w:p w:rsidR="0081481C" w:rsidRPr="00D64294" w:rsidRDefault="0081481C" w:rsidP="00CB3862">
            <w:pPr>
              <w:pStyle w:val="NormalArial"/>
            </w:pPr>
            <w:r>
              <w:t>X</w:t>
            </w:r>
          </w:p>
        </w:tc>
        <w:tc>
          <w:tcPr>
            <w:tcW w:w="928" w:type="dxa"/>
          </w:tcPr>
          <w:p w:rsidR="0081481C" w:rsidRPr="00D64294" w:rsidRDefault="0081481C" w:rsidP="00CB3862">
            <w:pPr>
              <w:pStyle w:val="NormalArial"/>
            </w:pPr>
            <w:r>
              <w:t>M</w:t>
            </w:r>
          </w:p>
        </w:tc>
        <w:tc>
          <w:tcPr>
            <w:tcW w:w="950" w:type="dxa"/>
          </w:tcPr>
          <w:p w:rsidR="0081481C" w:rsidRPr="00D64294" w:rsidRDefault="0081481C" w:rsidP="00CB3862">
            <w:pPr>
              <w:pStyle w:val="NormalArial"/>
            </w:pPr>
            <w:r>
              <w:t>M</w:t>
            </w:r>
          </w:p>
        </w:tc>
        <w:tc>
          <w:tcPr>
            <w:tcW w:w="843" w:type="dxa"/>
          </w:tcPr>
          <w:p w:rsidR="0081481C" w:rsidRPr="00D64294" w:rsidRDefault="0081481C" w:rsidP="00CB3862">
            <w:pPr>
              <w:pStyle w:val="NormalArial"/>
            </w:pPr>
            <w:r>
              <w:t>X</w:t>
            </w:r>
          </w:p>
        </w:tc>
        <w:tc>
          <w:tcPr>
            <w:tcW w:w="661" w:type="dxa"/>
          </w:tcPr>
          <w:p w:rsidR="0081481C" w:rsidRPr="00D64294" w:rsidRDefault="0081481C" w:rsidP="00CB3862">
            <w:pPr>
              <w:pStyle w:val="NormalArial"/>
            </w:pPr>
            <w:r>
              <w:t>X</w:t>
            </w:r>
          </w:p>
        </w:tc>
        <w:tc>
          <w:tcPr>
            <w:tcW w:w="961" w:type="dxa"/>
          </w:tcPr>
          <w:p w:rsidR="0081481C" w:rsidRPr="00D64294" w:rsidRDefault="0081481C" w:rsidP="00CB3862">
            <w:pPr>
              <w:pStyle w:val="NormalArial"/>
            </w:pPr>
            <w:r>
              <w:t>C</w:t>
            </w:r>
          </w:p>
        </w:tc>
        <w:tc>
          <w:tcPr>
            <w:tcW w:w="661" w:type="dxa"/>
          </w:tcPr>
          <w:p w:rsidR="0081481C" w:rsidRPr="00D64294" w:rsidRDefault="0081481C" w:rsidP="00CB3862">
            <w:pPr>
              <w:pStyle w:val="NormalArial"/>
            </w:pPr>
            <w:r>
              <w:t>C</w:t>
            </w:r>
          </w:p>
        </w:tc>
      </w:tr>
      <w:tr w:rsidR="0081481C" w:rsidRPr="0046204A" w:rsidTr="00332D11">
        <w:tc>
          <w:tcPr>
            <w:tcW w:w="1584" w:type="dxa"/>
          </w:tcPr>
          <w:p w:rsidR="0081481C" w:rsidRPr="00B2372B" w:rsidRDefault="0081481C" w:rsidP="00CB3862">
            <w:pPr>
              <w:pStyle w:val="NormalArial"/>
            </w:pPr>
            <w:r w:rsidRPr="0046204A">
              <w:rPr>
                <w:bCs/>
              </w:rPr>
              <w:t>Contrat de travail CEA</w:t>
            </w:r>
          </w:p>
        </w:tc>
        <w:tc>
          <w:tcPr>
            <w:tcW w:w="863" w:type="dxa"/>
          </w:tcPr>
          <w:p w:rsidR="0081481C" w:rsidRPr="00D64294" w:rsidRDefault="0081481C" w:rsidP="00CB3862">
            <w:pPr>
              <w:pStyle w:val="NormalArial"/>
            </w:pPr>
            <w:r>
              <w:t>M</w:t>
            </w:r>
          </w:p>
        </w:tc>
        <w:tc>
          <w:tcPr>
            <w:tcW w:w="668" w:type="dxa"/>
          </w:tcPr>
          <w:p w:rsidR="0081481C" w:rsidRPr="00D64294" w:rsidRDefault="0081481C" w:rsidP="00CB3862">
            <w:pPr>
              <w:pStyle w:val="NormalArial"/>
            </w:pPr>
            <w:r>
              <w:t>X</w:t>
            </w:r>
          </w:p>
        </w:tc>
        <w:tc>
          <w:tcPr>
            <w:tcW w:w="709" w:type="dxa"/>
          </w:tcPr>
          <w:p w:rsidR="0081481C" w:rsidRPr="00D64294" w:rsidRDefault="0081481C" w:rsidP="00CB3862">
            <w:pPr>
              <w:pStyle w:val="NormalArial"/>
            </w:pPr>
            <w:r>
              <w:t>X</w:t>
            </w:r>
          </w:p>
        </w:tc>
        <w:tc>
          <w:tcPr>
            <w:tcW w:w="928" w:type="dxa"/>
          </w:tcPr>
          <w:p w:rsidR="0081481C" w:rsidRPr="00D64294" w:rsidRDefault="0081481C" w:rsidP="00CB3862">
            <w:pPr>
              <w:pStyle w:val="NormalArial"/>
            </w:pPr>
            <w:r>
              <w:t>M</w:t>
            </w:r>
          </w:p>
        </w:tc>
        <w:tc>
          <w:tcPr>
            <w:tcW w:w="950" w:type="dxa"/>
          </w:tcPr>
          <w:p w:rsidR="0081481C" w:rsidRPr="00D64294" w:rsidRDefault="0081481C" w:rsidP="00CB3862">
            <w:pPr>
              <w:pStyle w:val="NormalArial"/>
            </w:pPr>
            <w:r>
              <w:t>M</w:t>
            </w:r>
          </w:p>
        </w:tc>
        <w:tc>
          <w:tcPr>
            <w:tcW w:w="843" w:type="dxa"/>
          </w:tcPr>
          <w:p w:rsidR="0081481C" w:rsidRPr="00D64294" w:rsidRDefault="0081481C" w:rsidP="00CB3862">
            <w:pPr>
              <w:pStyle w:val="NormalArial"/>
            </w:pPr>
            <w:r>
              <w:t>X</w:t>
            </w:r>
          </w:p>
        </w:tc>
        <w:tc>
          <w:tcPr>
            <w:tcW w:w="661" w:type="dxa"/>
          </w:tcPr>
          <w:p w:rsidR="0081481C" w:rsidRPr="00D64294" w:rsidRDefault="0081481C" w:rsidP="00CB3862">
            <w:pPr>
              <w:pStyle w:val="NormalArial"/>
            </w:pPr>
            <w:r>
              <w:t>X</w:t>
            </w:r>
          </w:p>
        </w:tc>
        <w:tc>
          <w:tcPr>
            <w:tcW w:w="961" w:type="dxa"/>
          </w:tcPr>
          <w:p w:rsidR="0081481C" w:rsidRPr="00D64294" w:rsidRDefault="0081481C" w:rsidP="00CB3862">
            <w:pPr>
              <w:pStyle w:val="NormalArial"/>
            </w:pPr>
            <w:r>
              <w:t>C</w:t>
            </w:r>
          </w:p>
        </w:tc>
        <w:tc>
          <w:tcPr>
            <w:tcW w:w="661" w:type="dxa"/>
          </w:tcPr>
          <w:p w:rsidR="0081481C" w:rsidRPr="00D64294" w:rsidRDefault="0081481C" w:rsidP="00CB3862">
            <w:pPr>
              <w:pStyle w:val="NormalArial"/>
            </w:pPr>
            <w:r>
              <w:t>C</w:t>
            </w:r>
          </w:p>
        </w:tc>
      </w:tr>
      <w:tr w:rsidR="0081481C" w:rsidRPr="0046204A" w:rsidTr="00332D11">
        <w:tc>
          <w:tcPr>
            <w:tcW w:w="1584" w:type="dxa"/>
          </w:tcPr>
          <w:p w:rsidR="0081481C" w:rsidRPr="00D64294" w:rsidRDefault="0081481C" w:rsidP="00CB3862">
            <w:pPr>
              <w:pStyle w:val="NormalArial"/>
            </w:pPr>
            <w:r w:rsidRPr="0046204A">
              <w:rPr>
                <w:bCs/>
              </w:rPr>
              <w:t>Date début</w:t>
            </w:r>
          </w:p>
        </w:tc>
        <w:tc>
          <w:tcPr>
            <w:tcW w:w="863" w:type="dxa"/>
          </w:tcPr>
          <w:p w:rsidR="0081481C" w:rsidRPr="00D64294" w:rsidRDefault="0081481C" w:rsidP="00CB3862">
            <w:pPr>
              <w:pStyle w:val="NormalArial"/>
            </w:pPr>
            <w:r>
              <w:t>M</w:t>
            </w:r>
          </w:p>
        </w:tc>
        <w:tc>
          <w:tcPr>
            <w:tcW w:w="668" w:type="dxa"/>
          </w:tcPr>
          <w:p w:rsidR="0081481C" w:rsidRPr="00D64294" w:rsidRDefault="0081481C" w:rsidP="00CB3862">
            <w:pPr>
              <w:pStyle w:val="NormalArial"/>
            </w:pPr>
            <w:r>
              <w:t>X</w:t>
            </w:r>
          </w:p>
        </w:tc>
        <w:tc>
          <w:tcPr>
            <w:tcW w:w="709" w:type="dxa"/>
          </w:tcPr>
          <w:p w:rsidR="0081481C" w:rsidRPr="00D64294" w:rsidRDefault="0081481C" w:rsidP="00CB3862">
            <w:pPr>
              <w:pStyle w:val="NormalArial"/>
            </w:pPr>
            <w:r>
              <w:t>X</w:t>
            </w:r>
          </w:p>
        </w:tc>
        <w:tc>
          <w:tcPr>
            <w:tcW w:w="928" w:type="dxa"/>
          </w:tcPr>
          <w:p w:rsidR="0081481C" w:rsidRPr="00D64294" w:rsidRDefault="0081481C" w:rsidP="00CB3862">
            <w:pPr>
              <w:pStyle w:val="NormalArial"/>
            </w:pPr>
            <w:r>
              <w:t>M</w:t>
            </w:r>
          </w:p>
        </w:tc>
        <w:tc>
          <w:tcPr>
            <w:tcW w:w="950" w:type="dxa"/>
          </w:tcPr>
          <w:p w:rsidR="0081481C" w:rsidRPr="00D64294" w:rsidRDefault="0081481C" w:rsidP="00CB3862">
            <w:pPr>
              <w:pStyle w:val="NormalArial"/>
            </w:pPr>
            <w:r>
              <w:t>M</w:t>
            </w:r>
          </w:p>
        </w:tc>
        <w:tc>
          <w:tcPr>
            <w:tcW w:w="843" w:type="dxa"/>
          </w:tcPr>
          <w:p w:rsidR="0081481C" w:rsidRPr="00D64294" w:rsidRDefault="0081481C" w:rsidP="00CB3862">
            <w:pPr>
              <w:pStyle w:val="NormalArial"/>
            </w:pPr>
            <w:r>
              <w:t>X</w:t>
            </w:r>
          </w:p>
        </w:tc>
        <w:tc>
          <w:tcPr>
            <w:tcW w:w="661" w:type="dxa"/>
          </w:tcPr>
          <w:p w:rsidR="0081481C" w:rsidRPr="00D64294" w:rsidRDefault="0081481C" w:rsidP="00CB3862">
            <w:pPr>
              <w:pStyle w:val="NormalArial"/>
            </w:pPr>
            <w:r>
              <w:t>X</w:t>
            </w:r>
          </w:p>
        </w:tc>
        <w:tc>
          <w:tcPr>
            <w:tcW w:w="961" w:type="dxa"/>
          </w:tcPr>
          <w:p w:rsidR="0081481C" w:rsidRPr="00D64294" w:rsidRDefault="0081481C" w:rsidP="00CB3862">
            <w:pPr>
              <w:pStyle w:val="NormalArial"/>
            </w:pPr>
            <w:r>
              <w:t>C</w:t>
            </w:r>
          </w:p>
        </w:tc>
        <w:tc>
          <w:tcPr>
            <w:tcW w:w="661" w:type="dxa"/>
          </w:tcPr>
          <w:p w:rsidR="0081481C" w:rsidRPr="00D64294" w:rsidRDefault="0081481C" w:rsidP="00CB3862">
            <w:pPr>
              <w:pStyle w:val="NormalArial"/>
            </w:pPr>
            <w:r>
              <w:t>C</w:t>
            </w:r>
          </w:p>
        </w:tc>
      </w:tr>
      <w:tr w:rsidR="0081481C" w:rsidRPr="0046204A" w:rsidTr="00332D11">
        <w:tc>
          <w:tcPr>
            <w:tcW w:w="1584" w:type="dxa"/>
          </w:tcPr>
          <w:p w:rsidR="0081481C" w:rsidRPr="00D64294" w:rsidRDefault="0081481C" w:rsidP="00CB3862">
            <w:pPr>
              <w:pStyle w:val="NormalArial"/>
            </w:pPr>
            <w:r w:rsidRPr="0046204A">
              <w:rPr>
                <w:bCs/>
              </w:rPr>
              <w:t>Date fin</w:t>
            </w:r>
          </w:p>
        </w:tc>
        <w:tc>
          <w:tcPr>
            <w:tcW w:w="863" w:type="dxa"/>
          </w:tcPr>
          <w:p w:rsidR="0081481C" w:rsidRPr="00D64294" w:rsidRDefault="0081481C" w:rsidP="00CB3862">
            <w:pPr>
              <w:pStyle w:val="NormalArial"/>
            </w:pPr>
            <w:r>
              <w:t>M</w:t>
            </w:r>
          </w:p>
        </w:tc>
        <w:tc>
          <w:tcPr>
            <w:tcW w:w="668" w:type="dxa"/>
          </w:tcPr>
          <w:p w:rsidR="0081481C" w:rsidRPr="00D64294" w:rsidRDefault="0081481C" w:rsidP="00CB3862">
            <w:pPr>
              <w:pStyle w:val="NormalArial"/>
            </w:pPr>
            <w:r>
              <w:t>X</w:t>
            </w:r>
          </w:p>
        </w:tc>
        <w:tc>
          <w:tcPr>
            <w:tcW w:w="709" w:type="dxa"/>
          </w:tcPr>
          <w:p w:rsidR="0081481C" w:rsidRPr="00D64294" w:rsidRDefault="0081481C" w:rsidP="00CB3862">
            <w:pPr>
              <w:pStyle w:val="NormalArial"/>
            </w:pPr>
            <w:r>
              <w:t>X</w:t>
            </w:r>
          </w:p>
        </w:tc>
        <w:tc>
          <w:tcPr>
            <w:tcW w:w="928" w:type="dxa"/>
          </w:tcPr>
          <w:p w:rsidR="0081481C" w:rsidRPr="00D64294" w:rsidRDefault="0081481C" w:rsidP="00CB3862">
            <w:pPr>
              <w:pStyle w:val="NormalArial"/>
            </w:pPr>
            <w:r>
              <w:t>M</w:t>
            </w:r>
          </w:p>
        </w:tc>
        <w:tc>
          <w:tcPr>
            <w:tcW w:w="950" w:type="dxa"/>
          </w:tcPr>
          <w:p w:rsidR="0081481C" w:rsidRPr="00D64294" w:rsidRDefault="0081481C" w:rsidP="00CB3862">
            <w:pPr>
              <w:pStyle w:val="NormalArial"/>
            </w:pPr>
            <w:r>
              <w:t>M</w:t>
            </w:r>
          </w:p>
        </w:tc>
        <w:tc>
          <w:tcPr>
            <w:tcW w:w="843" w:type="dxa"/>
          </w:tcPr>
          <w:p w:rsidR="0081481C" w:rsidRPr="00D64294" w:rsidRDefault="0081481C" w:rsidP="00CB3862">
            <w:pPr>
              <w:pStyle w:val="NormalArial"/>
            </w:pPr>
            <w:r>
              <w:t>X</w:t>
            </w:r>
          </w:p>
        </w:tc>
        <w:tc>
          <w:tcPr>
            <w:tcW w:w="661" w:type="dxa"/>
          </w:tcPr>
          <w:p w:rsidR="0081481C" w:rsidRPr="00D64294" w:rsidRDefault="0081481C" w:rsidP="00CB3862">
            <w:pPr>
              <w:pStyle w:val="NormalArial"/>
            </w:pPr>
            <w:r>
              <w:t>X</w:t>
            </w:r>
          </w:p>
        </w:tc>
        <w:tc>
          <w:tcPr>
            <w:tcW w:w="961" w:type="dxa"/>
          </w:tcPr>
          <w:p w:rsidR="0081481C" w:rsidRPr="00D64294" w:rsidRDefault="0081481C" w:rsidP="00CB3862">
            <w:pPr>
              <w:pStyle w:val="NormalArial"/>
            </w:pPr>
            <w:r>
              <w:t>C</w:t>
            </w:r>
          </w:p>
        </w:tc>
        <w:tc>
          <w:tcPr>
            <w:tcW w:w="661" w:type="dxa"/>
          </w:tcPr>
          <w:p w:rsidR="0081481C" w:rsidRPr="00D64294" w:rsidRDefault="0081481C" w:rsidP="00CB3862">
            <w:pPr>
              <w:pStyle w:val="NormalArial"/>
            </w:pPr>
            <w:r>
              <w:t>C</w:t>
            </w:r>
          </w:p>
        </w:tc>
      </w:tr>
      <w:tr w:rsidR="0081481C" w:rsidRPr="0046204A" w:rsidTr="00332D11">
        <w:tc>
          <w:tcPr>
            <w:tcW w:w="1584" w:type="dxa"/>
          </w:tcPr>
          <w:p w:rsidR="0081481C" w:rsidRPr="00D64294" w:rsidRDefault="0081481C" w:rsidP="00CB3862">
            <w:pPr>
              <w:pStyle w:val="NormalArial"/>
            </w:pPr>
            <w:r w:rsidRPr="0046204A">
              <w:rPr>
                <w:bCs/>
              </w:rPr>
              <w:t>Centre du CACS demandeur</w:t>
            </w:r>
          </w:p>
        </w:tc>
        <w:tc>
          <w:tcPr>
            <w:tcW w:w="863" w:type="dxa"/>
          </w:tcPr>
          <w:p w:rsidR="0081481C" w:rsidRPr="00D64294" w:rsidRDefault="0081481C" w:rsidP="00CB3862">
            <w:pPr>
              <w:pStyle w:val="NormalArial"/>
            </w:pPr>
            <w:r>
              <w:t>M</w:t>
            </w:r>
          </w:p>
        </w:tc>
        <w:tc>
          <w:tcPr>
            <w:tcW w:w="668" w:type="dxa"/>
          </w:tcPr>
          <w:p w:rsidR="0081481C" w:rsidRPr="00D64294" w:rsidRDefault="0081481C" w:rsidP="00CB3862">
            <w:pPr>
              <w:pStyle w:val="NormalArial"/>
            </w:pPr>
            <w:r>
              <w:t>X</w:t>
            </w:r>
          </w:p>
        </w:tc>
        <w:tc>
          <w:tcPr>
            <w:tcW w:w="709" w:type="dxa"/>
          </w:tcPr>
          <w:p w:rsidR="0081481C" w:rsidRPr="00D64294" w:rsidRDefault="0081481C" w:rsidP="00CB3862">
            <w:pPr>
              <w:pStyle w:val="NormalArial"/>
            </w:pPr>
            <w:r>
              <w:t>X</w:t>
            </w:r>
          </w:p>
        </w:tc>
        <w:tc>
          <w:tcPr>
            <w:tcW w:w="928" w:type="dxa"/>
          </w:tcPr>
          <w:p w:rsidR="0081481C" w:rsidRPr="00D64294" w:rsidRDefault="0081481C" w:rsidP="00CB3862">
            <w:pPr>
              <w:pStyle w:val="NormalArial"/>
            </w:pPr>
            <w:r>
              <w:t>M</w:t>
            </w:r>
          </w:p>
        </w:tc>
        <w:tc>
          <w:tcPr>
            <w:tcW w:w="950" w:type="dxa"/>
          </w:tcPr>
          <w:p w:rsidR="0081481C" w:rsidRPr="00D64294" w:rsidRDefault="0081481C" w:rsidP="00CB3862">
            <w:pPr>
              <w:pStyle w:val="NormalArial"/>
            </w:pPr>
            <w:r>
              <w:t>M</w:t>
            </w:r>
          </w:p>
        </w:tc>
        <w:tc>
          <w:tcPr>
            <w:tcW w:w="843" w:type="dxa"/>
          </w:tcPr>
          <w:p w:rsidR="0081481C" w:rsidRPr="00D64294" w:rsidRDefault="0081481C" w:rsidP="00CB3862">
            <w:pPr>
              <w:pStyle w:val="NormalArial"/>
            </w:pPr>
            <w:r>
              <w:t>X</w:t>
            </w:r>
          </w:p>
        </w:tc>
        <w:tc>
          <w:tcPr>
            <w:tcW w:w="661" w:type="dxa"/>
          </w:tcPr>
          <w:p w:rsidR="0081481C" w:rsidRPr="00D64294" w:rsidRDefault="0081481C" w:rsidP="00CB3862">
            <w:pPr>
              <w:pStyle w:val="NormalArial"/>
            </w:pPr>
            <w:r>
              <w:t>X</w:t>
            </w:r>
          </w:p>
        </w:tc>
        <w:tc>
          <w:tcPr>
            <w:tcW w:w="961" w:type="dxa"/>
          </w:tcPr>
          <w:p w:rsidR="0081481C" w:rsidRPr="00D64294" w:rsidRDefault="0081481C" w:rsidP="00CB3862">
            <w:pPr>
              <w:pStyle w:val="NormalArial"/>
            </w:pPr>
            <w:r>
              <w:t>C</w:t>
            </w:r>
          </w:p>
        </w:tc>
        <w:tc>
          <w:tcPr>
            <w:tcW w:w="661" w:type="dxa"/>
          </w:tcPr>
          <w:p w:rsidR="0081481C" w:rsidRPr="00D64294" w:rsidRDefault="0081481C" w:rsidP="00CB3862">
            <w:pPr>
              <w:pStyle w:val="NormalArial"/>
            </w:pPr>
            <w:r>
              <w:t>C</w:t>
            </w:r>
          </w:p>
        </w:tc>
      </w:tr>
      <w:tr w:rsidR="00EC3A0C" w:rsidRPr="0046204A" w:rsidTr="00332D11">
        <w:tc>
          <w:tcPr>
            <w:tcW w:w="1584" w:type="dxa"/>
          </w:tcPr>
          <w:p w:rsidR="00EC3A0C" w:rsidRPr="00881FA2" w:rsidRDefault="00EC3A0C" w:rsidP="00235C4D">
            <w:pPr>
              <w:pStyle w:val="NormalArial"/>
            </w:pPr>
            <w:r w:rsidRPr="00881FA2">
              <w:t>Date d’envoi du dossier à DCS</w:t>
            </w:r>
          </w:p>
        </w:tc>
        <w:tc>
          <w:tcPr>
            <w:tcW w:w="863" w:type="dxa"/>
          </w:tcPr>
          <w:p w:rsidR="00EC3A0C" w:rsidRPr="00D64294" w:rsidRDefault="00EC3A0C" w:rsidP="00235C4D">
            <w:pPr>
              <w:pStyle w:val="NormalArial"/>
            </w:pPr>
            <w:r>
              <w:t>M</w:t>
            </w:r>
          </w:p>
        </w:tc>
        <w:tc>
          <w:tcPr>
            <w:tcW w:w="668" w:type="dxa"/>
          </w:tcPr>
          <w:p w:rsidR="00EC3A0C" w:rsidRPr="00D64294" w:rsidRDefault="00EC3A0C" w:rsidP="00235C4D">
            <w:pPr>
              <w:pStyle w:val="NormalArial"/>
            </w:pPr>
            <w:r>
              <w:t>X</w:t>
            </w:r>
          </w:p>
        </w:tc>
        <w:tc>
          <w:tcPr>
            <w:tcW w:w="709" w:type="dxa"/>
          </w:tcPr>
          <w:p w:rsidR="00EC3A0C" w:rsidRPr="00D64294" w:rsidRDefault="00EC3A0C" w:rsidP="00235C4D">
            <w:pPr>
              <w:pStyle w:val="NormalArial"/>
            </w:pPr>
            <w:r>
              <w:t>X</w:t>
            </w:r>
          </w:p>
        </w:tc>
        <w:tc>
          <w:tcPr>
            <w:tcW w:w="928" w:type="dxa"/>
          </w:tcPr>
          <w:p w:rsidR="00EC3A0C" w:rsidRPr="00D64294" w:rsidRDefault="00EC3A0C" w:rsidP="00235C4D">
            <w:pPr>
              <w:pStyle w:val="NormalArial"/>
            </w:pPr>
            <w:r>
              <w:t>M</w:t>
            </w:r>
          </w:p>
        </w:tc>
        <w:tc>
          <w:tcPr>
            <w:tcW w:w="950" w:type="dxa"/>
          </w:tcPr>
          <w:p w:rsidR="00EC3A0C" w:rsidRPr="00D64294" w:rsidRDefault="00EC3A0C" w:rsidP="00235C4D">
            <w:pPr>
              <w:pStyle w:val="NormalArial"/>
            </w:pPr>
            <w:r>
              <w:t>M</w:t>
            </w:r>
          </w:p>
        </w:tc>
        <w:tc>
          <w:tcPr>
            <w:tcW w:w="843" w:type="dxa"/>
          </w:tcPr>
          <w:p w:rsidR="00EC3A0C" w:rsidRPr="00D64294" w:rsidRDefault="00EC3A0C" w:rsidP="00235C4D">
            <w:pPr>
              <w:pStyle w:val="NormalArial"/>
            </w:pPr>
            <w:r>
              <w:t>C</w:t>
            </w:r>
          </w:p>
        </w:tc>
        <w:tc>
          <w:tcPr>
            <w:tcW w:w="661" w:type="dxa"/>
          </w:tcPr>
          <w:p w:rsidR="00EC3A0C" w:rsidRPr="00D64294" w:rsidRDefault="00EC3A0C" w:rsidP="00235C4D">
            <w:pPr>
              <w:pStyle w:val="NormalArial"/>
            </w:pPr>
            <w:r>
              <w:t>X</w:t>
            </w:r>
          </w:p>
        </w:tc>
        <w:tc>
          <w:tcPr>
            <w:tcW w:w="961" w:type="dxa"/>
          </w:tcPr>
          <w:p w:rsidR="00EC3A0C" w:rsidRPr="00D64294" w:rsidRDefault="00EC3A0C" w:rsidP="00235C4D">
            <w:pPr>
              <w:pStyle w:val="NormalArial"/>
            </w:pPr>
            <w:r>
              <w:t>C</w:t>
            </w:r>
          </w:p>
        </w:tc>
        <w:tc>
          <w:tcPr>
            <w:tcW w:w="661" w:type="dxa"/>
          </w:tcPr>
          <w:p w:rsidR="00EC3A0C" w:rsidRPr="00D64294" w:rsidRDefault="00EC3A0C" w:rsidP="00235C4D">
            <w:pPr>
              <w:pStyle w:val="NormalArial"/>
            </w:pPr>
            <w:r>
              <w:t>C</w:t>
            </w:r>
          </w:p>
        </w:tc>
      </w:tr>
      <w:tr w:rsidR="00332D11" w:rsidRPr="0046204A" w:rsidTr="00332D11">
        <w:tc>
          <w:tcPr>
            <w:tcW w:w="1584" w:type="dxa"/>
          </w:tcPr>
          <w:p w:rsidR="00332D11" w:rsidRPr="00881FA2" w:rsidRDefault="00332D11" w:rsidP="00235C4D">
            <w:pPr>
              <w:pStyle w:val="NormalArial"/>
            </w:pPr>
            <w:r>
              <w:t>Accès au formulaire de modification par clic sur la ligne</w:t>
            </w:r>
          </w:p>
        </w:tc>
        <w:tc>
          <w:tcPr>
            <w:tcW w:w="863" w:type="dxa"/>
          </w:tcPr>
          <w:p w:rsidR="00332D11" w:rsidRDefault="00332D11" w:rsidP="00235C4D">
            <w:pPr>
              <w:pStyle w:val="NormalArial"/>
            </w:pPr>
            <w:r>
              <w:t>OUI</w:t>
            </w:r>
          </w:p>
        </w:tc>
        <w:tc>
          <w:tcPr>
            <w:tcW w:w="668" w:type="dxa"/>
          </w:tcPr>
          <w:p w:rsidR="00332D11" w:rsidRDefault="00332D11" w:rsidP="00235C4D">
            <w:pPr>
              <w:pStyle w:val="NormalArial"/>
            </w:pPr>
            <w:r>
              <w:t>NON</w:t>
            </w:r>
          </w:p>
        </w:tc>
        <w:tc>
          <w:tcPr>
            <w:tcW w:w="709" w:type="dxa"/>
          </w:tcPr>
          <w:p w:rsidR="00332D11" w:rsidRDefault="00332D11" w:rsidP="00235C4D">
            <w:pPr>
              <w:pStyle w:val="NormalArial"/>
            </w:pPr>
            <w:r>
              <w:t>NON</w:t>
            </w:r>
          </w:p>
        </w:tc>
        <w:tc>
          <w:tcPr>
            <w:tcW w:w="928" w:type="dxa"/>
          </w:tcPr>
          <w:p w:rsidR="00332D11" w:rsidRDefault="00332D11" w:rsidP="00235C4D">
            <w:pPr>
              <w:pStyle w:val="NormalArial"/>
            </w:pPr>
            <w:r>
              <w:t>OUI</w:t>
            </w:r>
          </w:p>
        </w:tc>
        <w:tc>
          <w:tcPr>
            <w:tcW w:w="950" w:type="dxa"/>
          </w:tcPr>
          <w:p w:rsidR="00332D11" w:rsidRDefault="00332D11" w:rsidP="00235C4D">
            <w:pPr>
              <w:pStyle w:val="NormalArial"/>
            </w:pPr>
            <w:r>
              <w:t>OUI</w:t>
            </w:r>
          </w:p>
        </w:tc>
        <w:tc>
          <w:tcPr>
            <w:tcW w:w="843" w:type="dxa"/>
          </w:tcPr>
          <w:p w:rsidR="00332D11" w:rsidRDefault="00332D11" w:rsidP="00235C4D">
            <w:pPr>
              <w:pStyle w:val="NormalArial"/>
            </w:pPr>
            <w:r>
              <w:t>NON</w:t>
            </w:r>
          </w:p>
        </w:tc>
        <w:tc>
          <w:tcPr>
            <w:tcW w:w="661" w:type="dxa"/>
          </w:tcPr>
          <w:p w:rsidR="00332D11" w:rsidRDefault="00332D11" w:rsidP="00235C4D">
            <w:pPr>
              <w:pStyle w:val="NormalArial"/>
            </w:pPr>
            <w:r>
              <w:t>NON</w:t>
            </w:r>
          </w:p>
        </w:tc>
        <w:tc>
          <w:tcPr>
            <w:tcW w:w="961" w:type="dxa"/>
          </w:tcPr>
          <w:p w:rsidR="00332D11" w:rsidRDefault="00332D11" w:rsidP="00235C4D">
            <w:pPr>
              <w:pStyle w:val="NormalArial"/>
            </w:pPr>
            <w:r>
              <w:t>NON</w:t>
            </w:r>
          </w:p>
        </w:tc>
        <w:tc>
          <w:tcPr>
            <w:tcW w:w="661" w:type="dxa"/>
          </w:tcPr>
          <w:p w:rsidR="00332D11" w:rsidRDefault="00332D11" w:rsidP="00235C4D">
            <w:pPr>
              <w:pStyle w:val="NormalArial"/>
            </w:pPr>
            <w:r>
              <w:t>NON</w:t>
            </w:r>
          </w:p>
        </w:tc>
      </w:tr>
      <w:tr w:rsidR="00332D11" w:rsidRPr="0046204A" w:rsidTr="00332D11">
        <w:tc>
          <w:tcPr>
            <w:tcW w:w="1584" w:type="dxa"/>
          </w:tcPr>
          <w:p w:rsidR="00332D11" w:rsidRDefault="00332D11" w:rsidP="00235C4D">
            <w:pPr>
              <w:pStyle w:val="NormalArial"/>
            </w:pPr>
            <w:r>
              <w:t>Suppression d'une demande d'enquête</w:t>
            </w:r>
          </w:p>
        </w:tc>
        <w:tc>
          <w:tcPr>
            <w:tcW w:w="863" w:type="dxa"/>
          </w:tcPr>
          <w:p w:rsidR="00332D11" w:rsidRDefault="00332D11" w:rsidP="00235C4D">
            <w:pPr>
              <w:pStyle w:val="NormalArial"/>
            </w:pPr>
            <w:r>
              <w:t>OUI</w:t>
            </w:r>
          </w:p>
        </w:tc>
        <w:tc>
          <w:tcPr>
            <w:tcW w:w="668" w:type="dxa"/>
          </w:tcPr>
          <w:p w:rsidR="00332D11" w:rsidRDefault="00332D11" w:rsidP="00235C4D">
            <w:pPr>
              <w:pStyle w:val="NormalArial"/>
            </w:pPr>
            <w:r>
              <w:t>NON</w:t>
            </w:r>
          </w:p>
        </w:tc>
        <w:tc>
          <w:tcPr>
            <w:tcW w:w="709" w:type="dxa"/>
          </w:tcPr>
          <w:p w:rsidR="00332D11" w:rsidRDefault="00332D11" w:rsidP="00235C4D">
            <w:pPr>
              <w:pStyle w:val="NormalArial"/>
            </w:pPr>
            <w:r>
              <w:t>NON</w:t>
            </w:r>
          </w:p>
        </w:tc>
        <w:tc>
          <w:tcPr>
            <w:tcW w:w="928" w:type="dxa"/>
          </w:tcPr>
          <w:p w:rsidR="00332D11" w:rsidRDefault="00332D11" w:rsidP="00235C4D">
            <w:pPr>
              <w:pStyle w:val="NormalArial"/>
            </w:pPr>
            <w:r>
              <w:t>OUI</w:t>
            </w:r>
          </w:p>
        </w:tc>
        <w:tc>
          <w:tcPr>
            <w:tcW w:w="950" w:type="dxa"/>
          </w:tcPr>
          <w:p w:rsidR="00332D11" w:rsidRDefault="00332D11" w:rsidP="00235C4D">
            <w:pPr>
              <w:pStyle w:val="NormalArial"/>
            </w:pPr>
            <w:r>
              <w:t>OUI</w:t>
            </w:r>
          </w:p>
        </w:tc>
        <w:tc>
          <w:tcPr>
            <w:tcW w:w="843" w:type="dxa"/>
          </w:tcPr>
          <w:p w:rsidR="00332D11" w:rsidRDefault="00332D11" w:rsidP="00235C4D">
            <w:pPr>
              <w:pStyle w:val="NormalArial"/>
            </w:pPr>
            <w:r>
              <w:t>NON</w:t>
            </w:r>
          </w:p>
        </w:tc>
        <w:tc>
          <w:tcPr>
            <w:tcW w:w="661" w:type="dxa"/>
          </w:tcPr>
          <w:p w:rsidR="00332D11" w:rsidRDefault="00332D11" w:rsidP="00235C4D">
            <w:pPr>
              <w:pStyle w:val="NormalArial"/>
            </w:pPr>
            <w:r>
              <w:t>NON</w:t>
            </w:r>
          </w:p>
        </w:tc>
        <w:tc>
          <w:tcPr>
            <w:tcW w:w="961" w:type="dxa"/>
          </w:tcPr>
          <w:p w:rsidR="00332D11" w:rsidRDefault="00332D11" w:rsidP="00235C4D">
            <w:pPr>
              <w:pStyle w:val="NormalArial"/>
            </w:pPr>
            <w:r>
              <w:t>NON</w:t>
            </w:r>
          </w:p>
        </w:tc>
        <w:tc>
          <w:tcPr>
            <w:tcW w:w="661" w:type="dxa"/>
          </w:tcPr>
          <w:p w:rsidR="00332D11" w:rsidRDefault="00332D11" w:rsidP="00235C4D">
            <w:pPr>
              <w:pStyle w:val="NormalArial"/>
            </w:pPr>
            <w:r>
              <w:t>NON</w:t>
            </w:r>
          </w:p>
        </w:tc>
      </w:tr>
    </w:tbl>
    <w:p w:rsidR="007F50AB" w:rsidRDefault="007F50AB" w:rsidP="005A3A85">
      <w:pPr>
        <w:pStyle w:val="NormalArial"/>
      </w:pPr>
    </w:p>
    <w:p w:rsidR="0081481C" w:rsidRDefault="0081481C" w:rsidP="005A3A85">
      <w:pPr>
        <w:pStyle w:val="NormalArial"/>
      </w:pPr>
    </w:p>
    <w:p w:rsidR="009A4883" w:rsidRDefault="009A4883" w:rsidP="005A3A85">
      <w:pPr>
        <w:pStyle w:val="NormalArial"/>
      </w:pPr>
    </w:p>
    <w:p w:rsidR="0081481C" w:rsidRPr="00CF68C1" w:rsidRDefault="0081481C" w:rsidP="0081481C">
      <w:pPr>
        <w:pStyle w:val="NormalArial"/>
        <w:rPr>
          <w:b/>
        </w:rPr>
      </w:pPr>
      <w:r>
        <w:rPr>
          <w:b/>
        </w:rPr>
        <w:t xml:space="preserve">Règle d'affichage des champs </w:t>
      </w:r>
      <w:r w:rsidRPr="00CF68C1">
        <w:rPr>
          <w:b/>
        </w:rPr>
        <w:t xml:space="preserve">selon le profil de l'acteur </w:t>
      </w:r>
      <w:r>
        <w:rPr>
          <w:b/>
        </w:rPr>
        <w:t xml:space="preserve">pour les avis FSD </w:t>
      </w:r>
      <w:r w:rsidRPr="00CF68C1">
        <w:rPr>
          <w:b/>
        </w:rPr>
        <w:t>:</w:t>
      </w:r>
    </w:p>
    <w:p w:rsidR="0081481C" w:rsidRDefault="0081481C" w:rsidP="0081481C">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9"/>
        <w:gridCol w:w="864"/>
        <w:gridCol w:w="672"/>
        <w:gridCol w:w="727"/>
        <w:gridCol w:w="928"/>
        <w:gridCol w:w="950"/>
        <w:gridCol w:w="845"/>
        <w:gridCol w:w="661"/>
        <w:gridCol w:w="961"/>
        <w:gridCol w:w="661"/>
      </w:tblGrid>
      <w:tr w:rsidR="0081481C" w:rsidRPr="0046204A" w:rsidTr="0046204A">
        <w:tc>
          <w:tcPr>
            <w:tcW w:w="1584" w:type="dxa"/>
          </w:tcPr>
          <w:p w:rsidR="0081481C" w:rsidRPr="00D64294" w:rsidRDefault="0081481C" w:rsidP="00CB3862">
            <w:pPr>
              <w:pStyle w:val="NormalArial"/>
            </w:pPr>
            <w:r w:rsidRPr="00D64294">
              <w:t>Champ</w:t>
            </w:r>
          </w:p>
        </w:tc>
        <w:tc>
          <w:tcPr>
            <w:tcW w:w="864" w:type="dxa"/>
          </w:tcPr>
          <w:p w:rsidR="0081481C" w:rsidRPr="00D64294" w:rsidRDefault="0081481C" w:rsidP="00CB3862">
            <w:pPr>
              <w:pStyle w:val="NormalArial"/>
            </w:pPr>
            <w:r w:rsidRPr="00D64294">
              <w:t>Accueil</w:t>
            </w:r>
          </w:p>
        </w:tc>
        <w:tc>
          <w:tcPr>
            <w:tcW w:w="673" w:type="dxa"/>
          </w:tcPr>
          <w:p w:rsidR="0081481C" w:rsidRPr="00D64294" w:rsidRDefault="0081481C" w:rsidP="00CB3862">
            <w:pPr>
              <w:pStyle w:val="NormalArial"/>
            </w:pPr>
            <w:r w:rsidRPr="00D64294">
              <w:t>Médi cal</w:t>
            </w:r>
          </w:p>
        </w:tc>
        <w:tc>
          <w:tcPr>
            <w:tcW w:w="732" w:type="dxa"/>
          </w:tcPr>
          <w:p w:rsidR="0081481C" w:rsidRPr="00D64294" w:rsidRDefault="0081481C" w:rsidP="00CB3862">
            <w:pPr>
              <w:pStyle w:val="NormalArial"/>
            </w:pPr>
            <w:r w:rsidRPr="00D64294">
              <w:t>Sécu rité</w:t>
            </w:r>
          </w:p>
        </w:tc>
        <w:tc>
          <w:tcPr>
            <w:tcW w:w="928" w:type="dxa"/>
          </w:tcPr>
          <w:p w:rsidR="0081481C" w:rsidRPr="00D64294" w:rsidRDefault="0081481C" w:rsidP="00CB3862">
            <w:pPr>
              <w:pStyle w:val="NormalArial"/>
            </w:pPr>
            <w:r w:rsidRPr="00D64294">
              <w:t>Adminis trateur Centre</w:t>
            </w:r>
          </w:p>
        </w:tc>
        <w:tc>
          <w:tcPr>
            <w:tcW w:w="950" w:type="dxa"/>
          </w:tcPr>
          <w:p w:rsidR="0081481C" w:rsidRPr="00D64294" w:rsidRDefault="0081481C" w:rsidP="00CB3862">
            <w:pPr>
              <w:pStyle w:val="NormalArial"/>
            </w:pPr>
            <w:r w:rsidRPr="00D64294">
              <w:t xml:space="preserve">Adminis trateur </w:t>
            </w:r>
          </w:p>
          <w:p w:rsidR="0081481C" w:rsidRPr="00D64294" w:rsidRDefault="0081481C" w:rsidP="00CB3862">
            <w:pPr>
              <w:pStyle w:val="NormalArial"/>
            </w:pPr>
            <w:r w:rsidRPr="00D64294">
              <w:t>National</w:t>
            </w:r>
          </w:p>
        </w:tc>
        <w:tc>
          <w:tcPr>
            <w:tcW w:w="846" w:type="dxa"/>
          </w:tcPr>
          <w:p w:rsidR="0081481C" w:rsidRPr="00D64294" w:rsidRDefault="0081481C" w:rsidP="00CB3862">
            <w:pPr>
              <w:pStyle w:val="NormalArial"/>
            </w:pPr>
            <w:r w:rsidRPr="00D64294">
              <w:t>Consul tation</w:t>
            </w:r>
          </w:p>
        </w:tc>
        <w:tc>
          <w:tcPr>
            <w:tcW w:w="640" w:type="dxa"/>
          </w:tcPr>
          <w:p w:rsidR="0081481C" w:rsidRPr="00D64294" w:rsidRDefault="0081481C" w:rsidP="00CB3862">
            <w:pPr>
              <w:pStyle w:val="NormalArial"/>
            </w:pPr>
            <w:r w:rsidRPr="00D64294">
              <w:t>FLS</w:t>
            </w:r>
          </w:p>
        </w:tc>
        <w:tc>
          <w:tcPr>
            <w:tcW w:w="961" w:type="dxa"/>
          </w:tcPr>
          <w:p w:rsidR="0081481C" w:rsidRPr="00D64294" w:rsidRDefault="0081481C" w:rsidP="00CB3862">
            <w:pPr>
              <w:pStyle w:val="NormalArial"/>
            </w:pPr>
            <w:r w:rsidRPr="00D64294">
              <w:t>Colla borateur</w:t>
            </w:r>
          </w:p>
        </w:tc>
        <w:tc>
          <w:tcPr>
            <w:tcW w:w="650" w:type="dxa"/>
          </w:tcPr>
          <w:p w:rsidR="0081481C" w:rsidRPr="00D64294" w:rsidRDefault="0081481C" w:rsidP="00CB3862">
            <w:pPr>
              <w:pStyle w:val="NormalArial"/>
            </w:pPr>
            <w:r w:rsidRPr="00D64294">
              <w:t>OS de pôle</w:t>
            </w:r>
          </w:p>
        </w:tc>
      </w:tr>
      <w:tr w:rsidR="0020102B" w:rsidRPr="0046204A" w:rsidTr="0046204A">
        <w:tc>
          <w:tcPr>
            <w:tcW w:w="1584" w:type="dxa"/>
          </w:tcPr>
          <w:p w:rsidR="0020102B" w:rsidRPr="0046204A" w:rsidRDefault="0020102B" w:rsidP="00CB3862">
            <w:pPr>
              <w:pStyle w:val="NormalArial"/>
              <w:rPr>
                <w:bCs/>
              </w:rPr>
            </w:pPr>
            <w:r w:rsidRPr="0046204A">
              <w:rPr>
                <w:bCs/>
              </w:rPr>
              <w:t>Centre demandeur</w:t>
            </w:r>
          </w:p>
        </w:tc>
        <w:tc>
          <w:tcPr>
            <w:tcW w:w="864" w:type="dxa"/>
          </w:tcPr>
          <w:p w:rsidR="0020102B" w:rsidRPr="00D64294" w:rsidRDefault="0020102B" w:rsidP="00CB3862">
            <w:pPr>
              <w:pStyle w:val="NormalArial"/>
            </w:pPr>
            <w:r>
              <w:t>C</w:t>
            </w:r>
          </w:p>
        </w:tc>
        <w:tc>
          <w:tcPr>
            <w:tcW w:w="673" w:type="dxa"/>
          </w:tcPr>
          <w:p w:rsidR="0020102B" w:rsidRPr="00D64294" w:rsidRDefault="0020102B" w:rsidP="00CB3862">
            <w:pPr>
              <w:pStyle w:val="NormalArial"/>
            </w:pPr>
            <w:r>
              <w:t>X</w:t>
            </w:r>
          </w:p>
        </w:tc>
        <w:tc>
          <w:tcPr>
            <w:tcW w:w="732" w:type="dxa"/>
          </w:tcPr>
          <w:p w:rsidR="0020102B" w:rsidRPr="00D64294" w:rsidRDefault="0020102B" w:rsidP="00CB3862">
            <w:pPr>
              <w:pStyle w:val="NormalArial"/>
            </w:pPr>
            <w:r>
              <w:t>X</w:t>
            </w:r>
          </w:p>
        </w:tc>
        <w:tc>
          <w:tcPr>
            <w:tcW w:w="928" w:type="dxa"/>
          </w:tcPr>
          <w:p w:rsidR="0020102B" w:rsidRPr="00D64294" w:rsidRDefault="0020102B" w:rsidP="00CB3862">
            <w:pPr>
              <w:pStyle w:val="NormalArial"/>
            </w:pPr>
            <w:r>
              <w:t>C</w:t>
            </w:r>
          </w:p>
        </w:tc>
        <w:tc>
          <w:tcPr>
            <w:tcW w:w="950" w:type="dxa"/>
          </w:tcPr>
          <w:p w:rsidR="0020102B" w:rsidRPr="00D64294" w:rsidRDefault="00EC3A0C" w:rsidP="00CB3862">
            <w:pPr>
              <w:pStyle w:val="NormalArial"/>
            </w:pPr>
            <w:r>
              <w:t>M</w:t>
            </w:r>
          </w:p>
        </w:tc>
        <w:tc>
          <w:tcPr>
            <w:tcW w:w="846" w:type="dxa"/>
          </w:tcPr>
          <w:p w:rsidR="0020102B" w:rsidRPr="00D64294" w:rsidRDefault="0020102B" w:rsidP="00CB3862">
            <w:pPr>
              <w:pStyle w:val="NormalArial"/>
            </w:pPr>
            <w:r>
              <w:t>C</w:t>
            </w:r>
          </w:p>
        </w:tc>
        <w:tc>
          <w:tcPr>
            <w:tcW w:w="640" w:type="dxa"/>
          </w:tcPr>
          <w:p w:rsidR="0020102B" w:rsidRPr="00D64294" w:rsidRDefault="0020102B" w:rsidP="00CB3862">
            <w:pPr>
              <w:pStyle w:val="NormalArial"/>
            </w:pPr>
            <w:r>
              <w:t>X</w:t>
            </w:r>
          </w:p>
        </w:tc>
        <w:tc>
          <w:tcPr>
            <w:tcW w:w="961" w:type="dxa"/>
          </w:tcPr>
          <w:p w:rsidR="0020102B" w:rsidRPr="00D64294" w:rsidRDefault="0020102B" w:rsidP="00CB3862">
            <w:pPr>
              <w:pStyle w:val="NormalArial"/>
            </w:pPr>
            <w:r>
              <w:t>C</w:t>
            </w:r>
          </w:p>
        </w:tc>
        <w:tc>
          <w:tcPr>
            <w:tcW w:w="650" w:type="dxa"/>
          </w:tcPr>
          <w:p w:rsidR="0020102B" w:rsidRPr="00D64294" w:rsidRDefault="0020102B" w:rsidP="00CB3862">
            <w:pPr>
              <w:pStyle w:val="NormalArial"/>
            </w:pPr>
            <w:r>
              <w:t>C</w:t>
            </w:r>
          </w:p>
        </w:tc>
      </w:tr>
      <w:tr w:rsidR="0020102B" w:rsidRPr="0046204A" w:rsidTr="0046204A">
        <w:tc>
          <w:tcPr>
            <w:tcW w:w="1584" w:type="dxa"/>
          </w:tcPr>
          <w:p w:rsidR="0020102B" w:rsidRPr="00B2372B" w:rsidRDefault="0020102B" w:rsidP="00CB3862">
            <w:pPr>
              <w:pStyle w:val="NormalArial"/>
            </w:pPr>
            <w:r>
              <w:t>Type d’avis FSD</w:t>
            </w:r>
          </w:p>
        </w:tc>
        <w:tc>
          <w:tcPr>
            <w:tcW w:w="864" w:type="dxa"/>
          </w:tcPr>
          <w:p w:rsidR="0020102B" w:rsidRPr="00D64294" w:rsidRDefault="0020102B" w:rsidP="00CB3862">
            <w:pPr>
              <w:pStyle w:val="NormalArial"/>
            </w:pPr>
            <w:r>
              <w:t>C</w:t>
            </w:r>
          </w:p>
        </w:tc>
        <w:tc>
          <w:tcPr>
            <w:tcW w:w="673" w:type="dxa"/>
          </w:tcPr>
          <w:p w:rsidR="0020102B" w:rsidRPr="00D64294" w:rsidRDefault="0020102B" w:rsidP="00CB3862">
            <w:pPr>
              <w:pStyle w:val="NormalArial"/>
            </w:pPr>
            <w:r>
              <w:t>X</w:t>
            </w:r>
          </w:p>
        </w:tc>
        <w:tc>
          <w:tcPr>
            <w:tcW w:w="732" w:type="dxa"/>
          </w:tcPr>
          <w:p w:rsidR="0020102B" w:rsidRPr="00D64294" w:rsidRDefault="0020102B" w:rsidP="00CB3862">
            <w:pPr>
              <w:pStyle w:val="NormalArial"/>
            </w:pPr>
            <w:r>
              <w:t>X</w:t>
            </w:r>
          </w:p>
        </w:tc>
        <w:tc>
          <w:tcPr>
            <w:tcW w:w="928" w:type="dxa"/>
          </w:tcPr>
          <w:p w:rsidR="0020102B" w:rsidRPr="00D64294" w:rsidRDefault="0020102B" w:rsidP="00CB3862">
            <w:pPr>
              <w:pStyle w:val="NormalArial"/>
            </w:pPr>
            <w:r>
              <w:t>C</w:t>
            </w:r>
          </w:p>
        </w:tc>
        <w:tc>
          <w:tcPr>
            <w:tcW w:w="950" w:type="dxa"/>
          </w:tcPr>
          <w:p w:rsidR="0020102B" w:rsidRPr="00D64294" w:rsidRDefault="00EC3A0C" w:rsidP="00CB3862">
            <w:pPr>
              <w:pStyle w:val="NormalArial"/>
            </w:pPr>
            <w:r>
              <w:t>M</w:t>
            </w:r>
          </w:p>
        </w:tc>
        <w:tc>
          <w:tcPr>
            <w:tcW w:w="846" w:type="dxa"/>
          </w:tcPr>
          <w:p w:rsidR="0020102B" w:rsidRPr="00D64294" w:rsidRDefault="0020102B" w:rsidP="00CB3862">
            <w:pPr>
              <w:pStyle w:val="NormalArial"/>
            </w:pPr>
            <w:r>
              <w:t>C</w:t>
            </w:r>
          </w:p>
        </w:tc>
        <w:tc>
          <w:tcPr>
            <w:tcW w:w="640" w:type="dxa"/>
          </w:tcPr>
          <w:p w:rsidR="0020102B" w:rsidRPr="00D64294" w:rsidRDefault="0020102B" w:rsidP="00CB3862">
            <w:pPr>
              <w:pStyle w:val="NormalArial"/>
            </w:pPr>
            <w:r>
              <w:t>X</w:t>
            </w:r>
          </w:p>
        </w:tc>
        <w:tc>
          <w:tcPr>
            <w:tcW w:w="961" w:type="dxa"/>
          </w:tcPr>
          <w:p w:rsidR="0020102B" w:rsidRPr="00D64294" w:rsidRDefault="0020102B" w:rsidP="00CB3862">
            <w:pPr>
              <w:pStyle w:val="NormalArial"/>
            </w:pPr>
            <w:r>
              <w:t>C</w:t>
            </w:r>
          </w:p>
        </w:tc>
        <w:tc>
          <w:tcPr>
            <w:tcW w:w="650" w:type="dxa"/>
          </w:tcPr>
          <w:p w:rsidR="0020102B" w:rsidRPr="00D64294" w:rsidRDefault="0020102B" w:rsidP="00CB3862">
            <w:pPr>
              <w:pStyle w:val="NormalArial"/>
            </w:pPr>
            <w:r>
              <w:t>C</w:t>
            </w:r>
          </w:p>
        </w:tc>
      </w:tr>
      <w:tr w:rsidR="0020102B" w:rsidRPr="0046204A" w:rsidTr="0046204A">
        <w:tc>
          <w:tcPr>
            <w:tcW w:w="1584" w:type="dxa"/>
          </w:tcPr>
          <w:p w:rsidR="0020102B" w:rsidRPr="0046204A" w:rsidRDefault="0020102B" w:rsidP="00CB3862">
            <w:pPr>
              <w:pStyle w:val="NormalArial"/>
              <w:rPr>
                <w:bCs/>
              </w:rPr>
            </w:pPr>
            <w:r w:rsidRPr="0046204A">
              <w:rPr>
                <w:bCs/>
              </w:rPr>
              <w:t>Numéro de dossier DCS</w:t>
            </w:r>
          </w:p>
        </w:tc>
        <w:tc>
          <w:tcPr>
            <w:tcW w:w="864" w:type="dxa"/>
          </w:tcPr>
          <w:p w:rsidR="0020102B" w:rsidRPr="00D64294" w:rsidRDefault="0020102B" w:rsidP="00CB3862">
            <w:pPr>
              <w:pStyle w:val="NormalArial"/>
            </w:pPr>
            <w:r>
              <w:t>C</w:t>
            </w:r>
          </w:p>
        </w:tc>
        <w:tc>
          <w:tcPr>
            <w:tcW w:w="673" w:type="dxa"/>
          </w:tcPr>
          <w:p w:rsidR="0020102B" w:rsidRPr="00D64294" w:rsidRDefault="0020102B" w:rsidP="00CB3862">
            <w:pPr>
              <w:pStyle w:val="NormalArial"/>
            </w:pPr>
            <w:r>
              <w:t>X</w:t>
            </w:r>
          </w:p>
        </w:tc>
        <w:tc>
          <w:tcPr>
            <w:tcW w:w="732" w:type="dxa"/>
          </w:tcPr>
          <w:p w:rsidR="0020102B" w:rsidRPr="00D64294" w:rsidRDefault="0020102B" w:rsidP="00CB3862">
            <w:pPr>
              <w:pStyle w:val="NormalArial"/>
            </w:pPr>
            <w:r>
              <w:t>X</w:t>
            </w:r>
          </w:p>
        </w:tc>
        <w:tc>
          <w:tcPr>
            <w:tcW w:w="928" w:type="dxa"/>
          </w:tcPr>
          <w:p w:rsidR="0020102B" w:rsidRPr="00D64294" w:rsidRDefault="0020102B" w:rsidP="00CB3862">
            <w:pPr>
              <w:pStyle w:val="NormalArial"/>
            </w:pPr>
            <w:r>
              <w:t>C</w:t>
            </w:r>
          </w:p>
        </w:tc>
        <w:tc>
          <w:tcPr>
            <w:tcW w:w="950" w:type="dxa"/>
          </w:tcPr>
          <w:p w:rsidR="0020102B" w:rsidRPr="00D64294" w:rsidRDefault="00EC3A0C" w:rsidP="00CB3862">
            <w:pPr>
              <w:pStyle w:val="NormalArial"/>
            </w:pPr>
            <w:r>
              <w:t>M</w:t>
            </w:r>
          </w:p>
        </w:tc>
        <w:tc>
          <w:tcPr>
            <w:tcW w:w="846" w:type="dxa"/>
          </w:tcPr>
          <w:p w:rsidR="0020102B" w:rsidRPr="00D64294" w:rsidRDefault="0020102B" w:rsidP="00CB3862">
            <w:pPr>
              <w:pStyle w:val="NormalArial"/>
            </w:pPr>
            <w:r>
              <w:t>C</w:t>
            </w:r>
          </w:p>
        </w:tc>
        <w:tc>
          <w:tcPr>
            <w:tcW w:w="640" w:type="dxa"/>
          </w:tcPr>
          <w:p w:rsidR="0020102B" w:rsidRPr="00D64294" w:rsidRDefault="0020102B" w:rsidP="00CB3862">
            <w:pPr>
              <w:pStyle w:val="NormalArial"/>
            </w:pPr>
            <w:r>
              <w:t>X</w:t>
            </w:r>
          </w:p>
        </w:tc>
        <w:tc>
          <w:tcPr>
            <w:tcW w:w="961" w:type="dxa"/>
          </w:tcPr>
          <w:p w:rsidR="0020102B" w:rsidRPr="00D64294" w:rsidRDefault="0020102B" w:rsidP="00CB3862">
            <w:pPr>
              <w:pStyle w:val="NormalArial"/>
            </w:pPr>
            <w:r>
              <w:t>C</w:t>
            </w:r>
          </w:p>
        </w:tc>
        <w:tc>
          <w:tcPr>
            <w:tcW w:w="650" w:type="dxa"/>
          </w:tcPr>
          <w:p w:rsidR="0020102B" w:rsidRPr="00D64294" w:rsidRDefault="0020102B" w:rsidP="00CB3862">
            <w:pPr>
              <w:pStyle w:val="NormalArial"/>
            </w:pPr>
            <w:r>
              <w:t>C</w:t>
            </w:r>
          </w:p>
        </w:tc>
      </w:tr>
      <w:tr w:rsidR="0020102B" w:rsidRPr="0046204A" w:rsidTr="0046204A">
        <w:tc>
          <w:tcPr>
            <w:tcW w:w="1584" w:type="dxa"/>
          </w:tcPr>
          <w:p w:rsidR="0020102B" w:rsidRPr="00881FA2" w:rsidRDefault="0020102B" w:rsidP="00CB3862">
            <w:pPr>
              <w:pStyle w:val="NormalArial"/>
            </w:pPr>
            <w:r w:rsidRPr="00881FA2">
              <w:t>Nature de la demande</w:t>
            </w:r>
          </w:p>
        </w:tc>
        <w:tc>
          <w:tcPr>
            <w:tcW w:w="864" w:type="dxa"/>
          </w:tcPr>
          <w:p w:rsidR="0020102B" w:rsidRPr="00D64294" w:rsidRDefault="0020102B" w:rsidP="00CB3862">
            <w:pPr>
              <w:pStyle w:val="NormalArial"/>
            </w:pPr>
            <w:r>
              <w:t>C</w:t>
            </w:r>
          </w:p>
        </w:tc>
        <w:tc>
          <w:tcPr>
            <w:tcW w:w="673" w:type="dxa"/>
          </w:tcPr>
          <w:p w:rsidR="0020102B" w:rsidRPr="00D64294" w:rsidRDefault="0020102B" w:rsidP="00CB3862">
            <w:pPr>
              <w:pStyle w:val="NormalArial"/>
            </w:pPr>
            <w:r>
              <w:t>X</w:t>
            </w:r>
          </w:p>
        </w:tc>
        <w:tc>
          <w:tcPr>
            <w:tcW w:w="732" w:type="dxa"/>
          </w:tcPr>
          <w:p w:rsidR="0020102B" w:rsidRPr="00D64294" w:rsidRDefault="0020102B" w:rsidP="00CB3862">
            <w:pPr>
              <w:pStyle w:val="NormalArial"/>
            </w:pPr>
            <w:r>
              <w:t>X</w:t>
            </w:r>
          </w:p>
        </w:tc>
        <w:tc>
          <w:tcPr>
            <w:tcW w:w="928" w:type="dxa"/>
          </w:tcPr>
          <w:p w:rsidR="0020102B" w:rsidRPr="00D64294" w:rsidRDefault="0020102B" w:rsidP="00CB3862">
            <w:pPr>
              <w:pStyle w:val="NormalArial"/>
            </w:pPr>
            <w:r>
              <w:t>C</w:t>
            </w:r>
          </w:p>
        </w:tc>
        <w:tc>
          <w:tcPr>
            <w:tcW w:w="950" w:type="dxa"/>
          </w:tcPr>
          <w:p w:rsidR="0020102B" w:rsidRPr="00D64294" w:rsidRDefault="00EC3A0C" w:rsidP="00CB3862">
            <w:pPr>
              <w:pStyle w:val="NormalArial"/>
            </w:pPr>
            <w:r>
              <w:t>M</w:t>
            </w:r>
          </w:p>
        </w:tc>
        <w:tc>
          <w:tcPr>
            <w:tcW w:w="846" w:type="dxa"/>
          </w:tcPr>
          <w:p w:rsidR="0020102B" w:rsidRPr="00D64294" w:rsidRDefault="0020102B" w:rsidP="00CB3862">
            <w:pPr>
              <w:pStyle w:val="NormalArial"/>
            </w:pPr>
            <w:r>
              <w:t>C</w:t>
            </w:r>
          </w:p>
        </w:tc>
        <w:tc>
          <w:tcPr>
            <w:tcW w:w="640" w:type="dxa"/>
          </w:tcPr>
          <w:p w:rsidR="0020102B" w:rsidRPr="00D64294" w:rsidRDefault="0020102B" w:rsidP="00CB3862">
            <w:pPr>
              <w:pStyle w:val="NormalArial"/>
            </w:pPr>
            <w:r>
              <w:t>X</w:t>
            </w:r>
          </w:p>
        </w:tc>
        <w:tc>
          <w:tcPr>
            <w:tcW w:w="961" w:type="dxa"/>
          </w:tcPr>
          <w:p w:rsidR="0020102B" w:rsidRPr="00D64294" w:rsidRDefault="0020102B" w:rsidP="00CB3862">
            <w:pPr>
              <w:pStyle w:val="NormalArial"/>
            </w:pPr>
            <w:r>
              <w:t>C</w:t>
            </w:r>
          </w:p>
        </w:tc>
        <w:tc>
          <w:tcPr>
            <w:tcW w:w="650" w:type="dxa"/>
          </w:tcPr>
          <w:p w:rsidR="0020102B" w:rsidRPr="00D64294" w:rsidRDefault="0020102B" w:rsidP="00CB3862">
            <w:pPr>
              <w:pStyle w:val="NormalArial"/>
            </w:pPr>
            <w:r>
              <w:t>C</w:t>
            </w:r>
          </w:p>
        </w:tc>
      </w:tr>
      <w:tr w:rsidR="0020102B" w:rsidRPr="0046204A" w:rsidTr="0046204A">
        <w:tc>
          <w:tcPr>
            <w:tcW w:w="1584" w:type="dxa"/>
          </w:tcPr>
          <w:p w:rsidR="0020102B" w:rsidRPr="00881FA2" w:rsidRDefault="0020102B" w:rsidP="00CB3862">
            <w:pPr>
              <w:pStyle w:val="NormalArial"/>
            </w:pPr>
            <w:r w:rsidRPr="00881FA2">
              <w:t>Date de décision de l’avis</w:t>
            </w:r>
          </w:p>
        </w:tc>
        <w:tc>
          <w:tcPr>
            <w:tcW w:w="864" w:type="dxa"/>
          </w:tcPr>
          <w:p w:rsidR="0020102B" w:rsidRPr="00D64294" w:rsidRDefault="0020102B" w:rsidP="00CB3862">
            <w:pPr>
              <w:pStyle w:val="NormalArial"/>
            </w:pPr>
            <w:r>
              <w:t>C</w:t>
            </w:r>
          </w:p>
        </w:tc>
        <w:tc>
          <w:tcPr>
            <w:tcW w:w="673" w:type="dxa"/>
          </w:tcPr>
          <w:p w:rsidR="0020102B" w:rsidRPr="00D64294" w:rsidRDefault="0020102B" w:rsidP="00CB3862">
            <w:pPr>
              <w:pStyle w:val="NormalArial"/>
            </w:pPr>
            <w:r>
              <w:t>X</w:t>
            </w:r>
          </w:p>
        </w:tc>
        <w:tc>
          <w:tcPr>
            <w:tcW w:w="732" w:type="dxa"/>
          </w:tcPr>
          <w:p w:rsidR="0020102B" w:rsidRPr="00D64294" w:rsidRDefault="0020102B" w:rsidP="00CB3862">
            <w:pPr>
              <w:pStyle w:val="NormalArial"/>
            </w:pPr>
            <w:r>
              <w:t>X</w:t>
            </w:r>
          </w:p>
        </w:tc>
        <w:tc>
          <w:tcPr>
            <w:tcW w:w="928" w:type="dxa"/>
          </w:tcPr>
          <w:p w:rsidR="0020102B" w:rsidRPr="00D64294" w:rsidRDefault="0020102B" w:rsidP="00CB3862">
            <w:pPr>
              <w:pStyle w:val="NormalArial"/>
            </w:pPr>
            <w:r>
              <w:t>C</w:t>
            </w:r>
          </w:p>
        </w:tc>
        <w:tc>
          <w:tcPr>
            <w:tcW w:w="950" w:type="dxa"/>
          </w:tcPr>
          <w:p w:rsidR="0020102B" w:rsidRPr="00D64294" w:rsidRDefault="00EC3A0C" w:rsidP="00CB3862">
            <w:pPr>
              <w:pStyle w:val="NormalArial"/>
            </w:pPr>
            <w:r>
              <w:t>M</w:t>
            </w:r>
          </w:p>
        </w:tc>
        <w:tc>
          <w:tcPr>
            <w:tcW w:w="846" w:type="dxa"/>
          </w:tcPr>
          <w:p w:rsidR="0020102B" w:rsidRPr="00D64294" w:rsidRDefault="0020102B" w:rsidP="00CB3862">
            <w:pPr>
              <w:pStyle w:val="NormalArial"/>
            </w:pPr>
            <w:r>
              <w:t>C</w:t>
            </w:r>
          </w:p>
        </w:tc>
        <w:tc>
          <w:tcPr>
            <w:tcW w:w="640" w:type="dxa"/>
          </w:tcPr>
          <w:p w:rsidR="0020102B" w:rsidRPr="00D64294" w:rsidRDefault="0020102B" w:rsidP="00CB3862">
            <w:pPr>
              <w:pStyle w:val="NormalArial"/>
            </w:pPr>
            <w:r>
              <w:t>X</w:t>
            </w:r>
          </w:p>
        </w:tc>
        <w:tc>
          <w:tcPr>
            <w:tcW w:w="961" w:type="dxa"/>
          </w:tcPr>
          <w:p w:rsidR="0020102B" w:rsidRPr="00D64294" w:rsidRDefault="0020102B" w:rsidP="00CB3862">
            <w:pPr>
              <w:pStyle w:val="NormalArial"/>
            </w:pPr>
            <w:r>
              <w:t>C</w:t>
            </w:r>
          </w:p>
        </w:tc>
        <w:tc>
          <w:tcPr>
            <w:tcW w:w="650" w:type="dxa"/>
          </w:tcPr>
          <w:p w:rsidR="0020102B" w:rsidRPr="00D64294" w:rsidRDefault="0020102B" w:rsidP="00CB3862">
            <w:pPr>
              <w:pStyle w:val="NormalArial"/>
            </w:pPr>
            <w:r>
              <w:t>C</w:t>
            </w:r>
          </w:p>
        </w:tc>
      </w:tr>
      <w:tr w:rsidR="0020102B" w:rsidRPr="00D64294" w:rsidTr="0046204A">
        <w:tc>
          <w:tcPr>
            <w:tcW w:w="1584" w:type="dxa"/>
          </w:tcPr>
          <w:p w:rsidR="0020102B" w:rsidRPr="00881FA2" w:rsidRDefault="0020102B" w:rsidP="00CB3862">
            <w:pPr>
              <w:pStyle w:val="NormalArial"/>
            </w:pPr>
            <w:r w:rsidRPr="00881FA2">
              <w:t>Date de début de l’avis</w:t>
            </w:r>
          </w:p>
        </w:tc>
        <w:tc>
          <w:tcPr>
            <w:tcW w:w="864" w:type="dxa"/>
          </w:tcPr>
          <w:p w:rsidR="0020102B" w:rsidRPr="00D64294" w:rsidRDefault="0020102B" w:rsidP="00CB3862">
            <w:pPr>
              <w:pStyle w:val="NormalArial"/>
            </w:pPr>
            <w:r>
              <w:t>C</w:t>
            </w:r>
          </w:p>
        </w:tc>
        <w:tc>
          <w:tcPr>
            <w:tcW w:w="673" w:type="dxa"/>
          </w:tcPr>
          <w:p w:rsidR="0020102B" w:rsidRPr="00D64294" w:rsidRDefault="0020102B" w:rsidP="00CB3862">
            <w:pPr>
              <w:pStyle w:val="NormalArial"/>
            </w:pPr>
            <w:r>
              <w:t>X</w:t>
            </w:r>
          </w:p>
        </w:tc>
        <w:tc>
          <w:tcPr>
            <w:tcW w:w="732" w:type="dxa"/>
          </w:tcPr>
          <w:p w:rsidR="0020102B" w:rsidRPr="00D64294" w:rsidRDefault="0020102B" w:rsidP="00CB3862">
            <w:pPr>
              <w:pStyle w:val="NormalArial"/>
            </w:pPr>
            <w:r>
              <w:t>X</w:t>
            </w:r>
          </w:p>
        </w:tc>
        <w:tc>
          <w:tcPr>
            <w:tcW w:w="928" w:type="dxa"/>
          </w:tcPr>
          <w:p w:rsidR="0020102B" w:rsidRPr="00D64294" w:rsidRDefault="0020102B" w:rsidP="00CB3862">
            <w:pPr>
              <w:pStyle w:val="NormalArial"/>
            </w:pPr>
            <w:r>
              <w:t>C</w:t>
            </w:r>
          </w:p>
        </w:tc>
        <w:tc>
          <w:tcPr>
            <w:tcW w:w="950" w:type="dxa"/>
          </w:tcPr>
          <w:p w:rsidR="0020102B" w:rsidRPr="00D64294" w:rsidRDefault="00EC3A0C" w:rsidP="00CB3862">
            <w:pPr>
              <w:pStyle w:val="NormalArial"/>
            </w:pPr>
            <w:r>
              <w:t>M</w:t>
            </w:r>
          </w:p>
        </w:tc>
        <w:tc>
          <w:tcPr>
            <w:tcW w:w="846" w:type="dxa"/>
          </w:tcPr>
          <w:p w:rsidR="0020102B" w:rsidRPr="00D64294" w:rsidRDefault="0020102B" w:rsidP="00CB3862">
            <w:pPr>
              <w:pStyle w:val="NormalArial"/>
            </w:pPr>
            <w:r>
              <w:t>C</w:t>
            </w:r>
          </w:p>
        </w:tc>
        <w:tc>
          <w:tcPr>
            <w:tcW w:w="640" w:type="dxa"/>
          </w:tcPr>
          <w:p w:rsidR="0020102B" w:rsidRPr="00D64294" w:rsidRDefault="0020102B" w:rsidP="00CB3862">
            <w:pPr>
              <w:pStyle w:val="NormalArial"/>
            </w:pPr>
            <w:r>
              <w:t>X</w:t>
            </w:r>
          </w:p>
        </w:tc>
        <w:tc>
          <w:tcPr>
            <w:tcW w:w="961" w:type="dxa"/>
          </w:tcPr>
          <w:p w:rsidR="0020102B" w:rsidRPr="00D64294" w:rsidRDefault="0020102B" w:rsidP="00CB3862">
            <w:pPr>
              <w:pStyle w:val="NormalArial"/>
            </w:pPr>
            <w:r>
              <w:t>C</w:t>
            </w:r>
          </w:p>
        </w:tc>
        <w:tc>
          <w:tcPr>
            <w:tcW w:w="650" w:type="dxa"/>
          </w:tcPr>
          <w:p w:rsidR="0020102B" w:rsidRPr="00D64294" w:rsidRDefault="0020102B" w:rsidP="00CB3862">
            <w:pPr>
              <w:pStyle w:val="NormalArial"/>
            </w:pPr>
            <w:r>
              <w:t>C</w:t>
            </w:r>
          </w:p>
        </w:tc>
      </w:tr>
      <w:tr w:rsidR="0020102B" w:rsidRPr="00D64294" w:rsidTr="0046204A">
        <w:tc>
          <w:tcPr>
            <w:tcW w:w="1584" w:type="dxa"/>
          </w:tcPr>
          <w:p w:rsidR="0020102B" w:rsidRPr="00881FA2" w:rsidRDefault="0020102B" w:rsidP="00CB3862">
            <w:pPr>
              <w:pStyle w:val="NormalArial"/>
            </w:pPr>
            <w:r w:rsidRPr="00881FA2">
              <w:t>Date de péremption de l’avis</w:t>
            </w:r>
          </w:p>
        </w:tc>
        <w:tc>
          <w:tcPr>
            <w:tcW w:w="864" w:type="dxa"/>
          </w:tcPr>
          <w:p w:rsidR="0020102B" w:rsidRPr="00D64294" w:rsidRDefault="0020102B" w:rsidP="00CB3862">
            <w:pPr>
              <w:pStyle w:val="NormalArial"/>
            </w:pPr>
            <w:r>
              <w:t>C</w:t>
            </w:r>
          </w:p>
        </w:tc>
        <w:tc>
          <w:tcPr>
            <w:tcW w:w="673" w:type="dxa"/>
          </w:tcPr>
          <w:p w:rsidR="0020102B" w:rsidRPr="00D64294" w:rsidRDefault="0020102B" w:rsidP="00CB3862">
            <w:pPr>
              <w:pStyle w:val="NormalArial"/>
            </w:pPr>
            <w:r>
              <w:t>X</w:t>
            </w:r>
          </w:p>
        </w:tc>
        <w:tc>
          <w:tcPr>
            <w:tcW w:w="732" w:type="dxa"/>
          </w:tcPr>
          <w:p w:rsidR="0020102B" w:rsidRPr="00D64294" w:rsidRDefault="0020102B" w:rsidP="00CB3862">
            <w:pPr>
              <w:pStyle w:val="NormalArial"/>
            </w:pPr>
            <w:r>
              <w:t>X</w:t>
            </w:r>
          </w:p>
        </w:tc>
        <w:tc>
          <w:tcPr>
            <w:tcW w:w="928" w:type="dxa"/>
          </w:tcPr>
          <w:p w:rsidR="0020102B" w:rsidRPr="00D64294" w:rsidRDefault="0020102B" w:rsidP="00CB3862">
            <w:pPr>
              <w:pStyle w:val="NormalArial"/>
            </w:pPr>
            <w:r>
              <w:t>C</w:t>
            </w:r>
          </w:p>
        </w:tc>
        <w:tc>
          <w:tcPr>
            <w:tcW w:w="950" w:type="dxa"/>
          </w:tcPr>
          <w:p w:rsidR="0020102B" w:rsidRPr="00D64294" w:rsidRDefault="00EC3A0C" w:rsidP="00CB3862">
            <w:pPr>
              <w:pStyle w:val="NormalArial"/>
            </w:pPr>
            <w:r>
              <w:t>M</w:t>
            </w:r>
          </w:p>
        </w:tc>
        <w:tc>
          <w:tcPr>
            <w:tcW w:w="846" w:type="dxa"/>
          </w:tcPr>
          <w:p w:rsidR="0020102B" w:rsidRPr="00D64294" w:rsidRDefault="0020102B" w:rsidP="00CB3862">
            <w:pPr>
              <w:pStyle w:val="NormalArial"/>
            </w:pPr>
            <w:r>
              <w:t>C</w:t>
            </w:r>
          </w:p>
        </w:tc>
        <w:tc>
          <w:tcPr>
            <w:tcW w:w="640" w:type="dxa"/>
          </w:tcPr>
          <w:p w:rsidR="0020102B" w:rsidRPr="00D64294" w:rsidRDefault="0020102B" w:rsidP="00CB3862">
            <w:pPr>
              <w:pStyle w:val="NormalArial"/>
            </w:pPr>
            <w:r>
              <w:t>X</w:t>
            </w:r>
          </w:p>
        </w:tc>
        <w:tc>
          <w:tcPr>
            <w:tcW w:w="961" w:type="dxa"/>
          </w:tcPr>
          <w:p w:rsidR="0020102B" w:rsidRPr="00D64294" w:rsidRDefault="0020102B" w:rsidP="00CB3862">
            <w:pPr>
              <w:pStyle w:val="NormalArial"/>
            </w:pPr>
            <w:r>
              <w:t>C</w:t>
            </w:r>
          </w:p>
        </w:tc>
        <w:tc>
          <w:tcPr>
            <w:tcW w:w="650" w:type="dxa"/>
          </w:tcPr>
          <w:p w:rsidR="0020102B" w:rsidRPr="00D64294" w:rsidRDefault="0020102B" w:rsidP="00CB3862">
            <w:pPr>
              <w:pStyle w:val="NormalArial"/>
            </w:pPr>
            <w:r>
              <w:t>C</w:t>
            </w:r>
          </w:p>
        </w:tc>
      </w:tr>
      <w:tr w:rsidR="0020102B" w:rsidRPr="00D64294" w:rsidTr="0046204A">
        <w:tc>
          <w:tcPr>
            <w:tcW w:w="1584" w:type="dxa"/>
          </w:tcPr>
          <w:p w:rsidR="0020102B" w:rsidRPr="00881FA2" w:rsidRDefault="0020102B" w:rsidP="00CB3862">
            <w:pPr>
              <w:pStyle w:val="NormalArial"/>
            </w:pPr>
            <w:r>
              <w:t xml:space="preserve">Avis FSD (Favorable ou </w:t>
            </w:r>
            <w:r>
              <w:lastRenderedPageBreak/>
              <w:t>accès interdit)</w:t>
            </w:r>
          </w:p>
        </w:tc>
        <w:tc>
          <w:tcPr>
            <w:tcW w:w="864" w:type="dxa"/>
          </w:tcPr>
          <w:p w:rsidR="0020102B" w:rsidRPr="00D64294" w:rsidRDefault="0020102B" w:rsidP="00CB3862">
            <w:pPr>
              <w:pStyle w:val="NormalArial"/>
            </w:pPr>
            <w:r>
              <w:lastRenderedPageBreak/>
              <w:t>C</w:t>
            </w:r>
          </w:p>
        </w:tc>
        <w:tc>
          <w:tcPr>
            <w:tcW w:w="673" w:type="dxa"/>
          </w:tcPr>
          <w:p w:rsidR="0020102B" w:rsidRPr="00D64294" w:rsidRDefault="0020102B" w:rsidP="00CB3862">
            <w:pPr>
              <w:pStyle w:val="NormalArial"/>
            </w:pPr>
            <w:r>
              <w:t>X</w:t>
            </w:r>
          </w:p>
        </w:tc>
        <w:tc>
          <w:tcPr>
            <w:tcW w:w="732" w:type="dxa"/>
          </w:tcPr>
          <w:p w:rsidR="0020102B" w:rsidRPr="00D64294" w:rsidRDefault="0020102B" w:rsidP="00CB3862">
            <w:pPr>
              <w:pStyle w:val="NormalArial"/>
            </w:pPr>
            <w:r>
              <w:t>X</w:t>
            </w:r>
          </w:p>
        </w:tc>
        <w:tc>
          <w:tcPr>
            <w:tcW w:w="928" w:type="dxa"/>
          </w:tcPr>
          <w:p w:rsidR="0020102B" w:rsidRPr="00D64294" w:rsidRDefault="0020102B" w:rsidP="00CB3862">
            <w:pPr>
              <w:pStyle w:val="NormalArial"/>
            </w:pPr>
            <w:r>
              <w:t>C</w:t>
            </w:r>
          </w:p>
        </w:tc>
        <w:tc>
          <w:tcPr>
            <w:tcW w:w="950" w:type="dxa"/>
          </w:tcPr>
          <w:p w:rsidR="0020102B" w:rsidRPr="00D64294" w:rsidRDefault="00EC3A0C" w:rsidP="00CB3862">
            <w:pPr>
              <w:pStyle w:val="NormalArial"/>
            </w:pPr>
            <w:r>
              <w:t>M</w:t>
            </w:r>
          </w:p>
        </w:tc>
        <w:tc>
          <w:tcPr>
            <w:tcW w:w="846" w:type="dxa"/>
          </w:tcPr>
          <w:p w:rsidR="0020102B" w:rsidRPr="00D64294" w:rsidRDefault="0020102B" w:rsidP="00CB3862">
            <w:pPr>
              <w:pStyle w:val="NormalArial"/>
            </w:pPr>
            <w:r>
              <w:t>C</w:t>
            </w:r>
          </w:p>
        </w:tc>
        <w:tc>
          <w:tcPr>
            <w:tcW w:w="640" w:type="dxa"/>
          </w:tcPr>
          <w:p w:rsidR="0020102B" w:rsidRPr="00D64294" w:rsidRDefault="0020102B" w:rsidP="00CB3862">
            <w:pPr>
              <w:pStyle w:val="NormalArial"/>
            </w:pPr>
            <w:r>
              <w:t>X</w:t>
            </w:r>
          </w:p>
        </w:tc>
        <w:tc>
          <w:tcPr>
            <w:tcW w:w="961" w:type="dxa"/>
          </w:tcPr>
          <w:p w:rsidR="0020102B" w:rsidRPr="00D64294" w:rsidRDefault="0020102B" w:rsidP="00CB3862">
            <w:pPr>
              <w:pStyle w:val="NormalArial"/>
            </w:pPr>
            <w:r>
              <w:t>C</w:t>
            </w:r>
          </w:p>
        </w:tc>
        <w:tc>
          <w:tcPr>
            <w:tcW w:w="650" w:type="dxa"/>
          </w:tcPr>
          <w:p w:rsidR="0020102B" w:rsidRPr="00D64294" w:rsidRDefault="0020102B" w:rsidP="00CB3862">
            <w:pPr>
              <w:pStyle w:val="NormalArial"/>
            </w:pPr>
            <w:r>
              <w:t>C</w:t>
            </w:r>
          </w:p>
        </w:tc>
      </w:tr>
      <w:tr w:rsidR="00332D11" w:rsidRPr="00D64294" w:rsidTr="0046204A">
        <w:tc>
          <w:tcPr>
            <w:tcW w:w="1584" w:type="dxa"/>
          </w:tcPr>
          <w:p w:rsidR="00332D11" w:rsidRDefault="00332D11" w:rsidP="00CB3862">
            <w:pPr>
              <w:pStyle w:val="NormalArial"/>
            </w:pPr>
            <w:r>
              <w:lastRenderedPageBreak/>
              <w:t>Accès au formulaire de modification par clic sur la ligne</w:t>
            </w:r>
          </w:p>
        </w:tc>
        <w:tc>
          <w:tcPr>
            <w:tcW w:w="864" w:type="dxa"/>
          </w:tcPr>
          <w:p w:rsidR="00332D11" w:rsidRDefault="00332D11" w:rsidP="00CB3862">
            <w:pPr>
              <w:pStyle w:val="NormalArial"/>
            </w:pPr>
            <w:r>
              <w:t>NON</w:t>
            </w:r>
          </w:p>
        </w:tc>
        <w:tc>
          <w:tcPr>
            <w:tcW w:w="673" w:type="dxa"/>
          </w:tcPr>
          <w:p w:rsidR="00332D11" w:rsidRDefault="00332D11" w:rsidP="00CB3862">
            <w:pPr>
              <w:pStyle w:val="NormalArial"/>
            </w:pPr>
            <w:r>
              <w:t>NON</w:t>
            </w:r>
          </w:p>
        </w:tc>
        <w:tc>
          <w:tcPr>
            <w:tcW w:w="732" w:type="dxa"/>
          </w:tcPr>
          <w:p w:rsidR="00332D11" w:rsidRDefault="00332D11" w:rsidP="00CB3862">
            <w:pPr>
              <w:pStyle w:val="NormalArial"/>
            </w:pPr>
            <w:r>
              <w:t>NON</w:t>
            </w:r>
          </w:p>
        </w:tc>
        <w:tc>
          <w:tcPr>
            <w:tcW w:w="928" w:type="dxa"/>
          </w:tcPr>
          <w:p w:rsidR="00332D11" w:rsidRDefault="00332D11" w:rsidP="00CB3862">
            <w:pPr>
              <w:pStyle w:val="NormalArial"/>
            </w:pPr>
            <w:r>
              <w:t>NON</w:t>
            </w:r>
          </w:p>
        </w:tc>
        <w:tc>
          <w:tcPr>
            <w:tcW w:w="950" w:type="dxa"/>
          </w:tcPr>
          <w:p w:rsidR="00332D11" w:rsidDel="00EC3A0C" w:rsidRDefault="00332D11" w:rsidP="00CB3862">
            <w:pPr>
              <w:pStyle w:val="NormalArial"/>
            </w:pPr>
            <w:r>
              <w:t>OUI</w:t>
            </w:r>
          </w:p>
        </w:tc>
        <w:tc>
          <w:tcPr>
            <w:tcW w:w="846" w:type="dxa"/>
          </w:tcPr>
          <w:p w:rsidR="00332D11" w:rsidRDefault="00332D11" w:rsidP="00CB3862">
            <w:pPr>
              <w:pStyle w:val="NormalArial"/>
            </w:pPr>
            <w:r>
              <w:t>NON</w:t>
            </w:r>
          </w:p>
        </w:tc>
        <w:tc>
          <w:tcPr>
            <w:tcW w:w="640" w:type="dxa"/>
          </w:tcPr>
          <w:p w:rsidR="00332D11" w:rsidRDefault="00332D11" w:rsidP="00CB3862">
            <w:pPr>
              <w:pStyle w:val="NormalArial"/>
            </w:pPr>
            <w:r>
              <w:t>NON</w:t>
            </w:r>
          </w:p>
        </w:tc>
        <w:tc>
          <w:tcPr>
            <w:tcW w:w="961" w:type="dxa"/>
          </w:tcPr>
          <w:p w:rsidR="00332D11" w:rsidRDefault="00332D11" w:rsidP="00CB3862">
            <w:pPr>
              <w:pStyle w:val="NormalArial"/>
            </w:pPr>
            <w:r>
              <w:t>NON</w:t>
            </w:r>
          </w:p>
        </w:tc>
        <w:tc>
          <w:tcPr>
            <w:tcW w:w="650" w:type="dxa"/>
          </w:tcPr>
          <w:p w:rsidR="00332D11" w:rsidRDefault="00332D11" w:rsidP="00CB3862">
            <w:pPr>
              <w:pStyle w:val="NormalArial"/>
            </w:pPr>
            <w:r>
              <w:t>NON</w:t>
            </w:r>
          </w:p>
        </w:tc>
      </w:tr>
    </w:tbl>
    <w:p w:rsidR="0081481C" w:rsidRDefault="0081481C" w:rsidP="005A3A85">
      <w:pPr>
        <w:pStyle w:val="NormalArial"/>
      </w:pPr>
    </w:p>
    <w:p w:rsidR="00A550A8" w:rsidRDefault="00A550A8" w:rsidP="005A3A85">
      <w:pPr>
        <w:pStyle w:val="Titre4bis"/>
      </w:pPr>
      <w:r>
        <w:t>Scénario 1 – Afficher les tableaux de demandes d'enquête et d'avis FSD</w:t>
      </w:r>
    </w:p>
    <w:p w:rsidR="00A550A8" w:rsidRDefault="00A550A8" w:rsidP="00A550A8">
      <w:pPr>
        <w:pStyle w:val="NormalArial"/>
        <w:ind w:left="864"/>
      </w:pPr>
    </w:p>
    <w:p w:rsidR="00A550A8" w:rsidRDefault="00A550A8" w:rsidP="00304F15">
      <w:pPr>
        <w:pStyle w:val="NormalArial"/>
        <w:numPr>
          <w:ilvl w:val="0"/>
          <w:numId w:val="217"/>
        </w:numPr>
      </w:pPr>
      <w:r>
        <w:t>L'acteur accède à la fiche personne</w:t>
      </w:r>
    </w:p>
    <w:p w:rsidR="00A550A8" w:rsidRDefault="00A550A8" w:rsidP="00304F15">
      <w:pPr>
        <w:pStyle w:val="NormalArial"/>
        <w:numPr>
          <w:ilvl w:val="0"/>
          <w:numId w:val="217"/>
        </w:numPr>
      </w:pPr>
      <w:r>
        <w:t>Le système affiche le tableau des demandes d'enquêtes pour la personne</w:t>
      </w:r>
      <w:r w:rsidR="00140D41">
        <w:t xml:space="preserve"> Même principe que pour les avis FSD : demande</w:t>
      </w:r>
      <w:r w:rsidR="00EC4A4A">
        <w:t>s</w:t>
      </w:r>
      <w:r w:rsidR="00140D41">
        <w:t xml:space="preserve"> d’enquête de type LPE visible</w:t>
      </w:r>
      <w:r w:rsidR="00EC4A4A">
        <w:t>s</w:t>
      </w:r>
      <w:r w:rsidR="00140D41">
        <w:t xml:space="preserve"> par tous les centres, pour les autres types visibles par le centre qui l’a créée</w:t>
      </w:r>
      <w:r w:rsidR="00EE59E7">
        <w:t>. Le bouton "Supprimer" est accessible seulement si le centre demandeur fait partie des centres d'habilitation de l'acteur.</w:t>
      </w:r>
      <w:r w:rsidR="00EC4A4A">
        <w:t xml:space="preserve"> La modification d’une demande n’est possible que si le centre demandeur fait partie de son périmètre</w:t>
      </w:r>
    </w:p>
    <w:p w:rsidR="00A550A8" w:rsidRDefault="00A550A8" w:rsidP="00304F15">
      <w:pPr>
        <w:pStyle w:val="NormalArial"/>
        <w:numPr>
          <w:ilvl w:val="0"/>
          <w:numId w:val="217"/>
        </w:numPr>
      </w:pPr>
      <w:r>
        <w:t>Le système affiche le tableau des avis FSD avec tous les avis "type LPE" de la personne quelque soit le centre demandeur et tous les avis différents du "type LPE" pour la personne et pour le centre</w:t>
      </w:r>
    </w:p>
    <w:p w:rsidR="00A550A8" w:rsidRDefault="00A550A8" w:rsidP="00A550A8">
      <w:pPr>
        <w:pStyle w:val="NormalArial"/>
      </w:pPr>
    </w:p>
    <w:p w:rsidR="00A550A8" w:rsidRPr="00A550A8" w:rsidRDefault="00A550A8" w:rsidP="00A550A8">
      <w:pPr>
        <w:pStyle w:val="NormalArial"/>
      </w:pPr>
    </w:p>
    <w:p w:rsidR="005A3A85" w:rsidRPr="004452ED" w:rsidRDefault="005A3A85" w:rsidP="005A3A85">
      <w:pPr>
        <w:pStyle w:val="Titre4bis"/>
      </w:pPr>
      <w:r>
        <w:t xml:space="preserve">Scénario </w:t>
      </w:r>
      <w:r w:rsidR="00A550A8">
        <w:t>2</w:t>
      </w:r>
      <w:r>
        <w:t xml:space="preserve"> – </w:t>
      </w:r>
      <w:r w:rsidR="00EA2A71">
        <w:t>A</w:t>
      </w:r>
      <w:r>
        <w:t>jouter un</w:t>
      </w:r>
      <w:r w:rsidR="00EA2A71">
        <w:t>e demande d'enquête administrative</w:t>
      </w:r>
    </w:p>
    <w:p w:rsidR="005A3A85" w:rsidRDefault="005A3A85" w:rsidP="00304F15">
      <w:pPr>
        <w:pStyle w:val="NormalArial"/>
        <w:numPr>
          <w:ilvl w:val="0"/>
          <w:numId w:val="218"/>
        </w:numPr>
      </w:pPr>
      <w:r>
        <w:t>L'acteur accède à la fiche personne</w:t>
      </w:r>
    </w:p>
    <w:p w:rsidR="005A3A85" w:rsidRDefault="005A3A85" w:rsidP="00304F15">
      <w:pPr>
        <w:pStyle w:val="NormalArial"/>
        <w:numPr>
          <w:ilvl w:val="0"/>
          <w:numId w:val="218"/>
        </w:numPr>
      </w:pPr>
      <w:r>
        <w:t xml:space="preserve">L'acteur clique sur l'onglet </w:t>
      </w:r>
      <w:r w:rsidR="00EA2A71">
        <w:t>Contrôle Elémentaire &amp; Avis</w:t>
      </w:r>
    </w:p>
    <w:p w:rsidR="00056CAC" w:rsidRDefault="005A3A85" w:rsidP="00304F15">
      <w:pPr>
        <w:pStyle w:val="NormalArial"/>
        <w:numPr>
          <w:ilvl w:val="0"/>
          <w:numId w:val="218"/>
        </w:numPr>
      </w:pPr>
      <w:r>
        <w:t xml:space="preserve">L'acteur </w:t>
      </w:r>
      <w:r w:rsidR="00056CAC">
        <w:t>clique sur Créer en bas du tableau</w:t>
      </w:r>
    </w:p>
    <w:p w:rsidR="005A3A85" w:rsidRDefault="00056CAC" w:rsidP="00304F15">
      <w:pPr>
        <w:pStyle w:val="NormalArial"/>
        <w:numPr>
          <w:ilvl w:val="0"/>
          <w:numId w:val="218"/>
        </w:numPr>
      </w:pPr>
      <w:r>
        <w:t xml:space="preserve">Le système ouvre un pop-up pour saisir les champs de la demande d'enquête administrative </w:t>
      </w:r>
    </w:p>
    <w:p w:rsidR="00056CAC" w:rsidRDefault="00056CAC" w:rsidP="00304F15">
      <w:pPr>
        <w:pStyle w:val="NormalArial"/>
        <w:numPr>
          <w:ilvl w:val="0"/>
          <w:numId w:val="218"/>
        </w:numPr>
      </w:pPr>
      <w:r>
        <w:t>L'acteur remplit les champs et valide les données</w:t>
      </w:r>
      <w:r w:rsidR="00571B7B">
        <w:t>. Les données sont rattachées à la personne pour le centre sélectionné</w:t>
      </w:r>
    </w:p>
    <w:p w:rsidR="005A3A85" w:rsidRDefault="00056CAC" w:rsidP="00304F15">
      <w:pPr>
        <w:pStyle w:val="NormalArial"/>
        <w:numPr>
          <w:ilvl w:val="0"/>
          <w:numId w:val="218"/>
        </w:numPr>
      </w:pPr>
      <w:r>
        <w:t>Le système ferme l</w:t>
      </w:r>
      <w:r w:rsidR="002617CA">
        <w:t>e</w:t>
      </w:r>
      <w:r>
        <w:t xml:space="preserve"> pop-up et ajoute la demande d'enquête administrative dans le tableau.</w:t>
      </w:r>
      <w:r w:rsidR="005A3A85">
        <w:t xml:space="preserve"> </w:t>
      </w:r>
      <w:r>
        <w:t>La demande d'enquête est ajoutée pour la personne et pour le centre sélectionnée</w:t>
      </w:r>
    </w:p>
    <w:p w:rsidR="005A3A85" w:rsidRDefault="005A3A85" w:rsidP="005A3A85">
      <w:pPr>
        <w:pStyle w:val="NormalArial"/>
      </w:pPr>
    </w:p>
    <w:p w:rsidR="005A3A85" w:rsidRPr="004452ED" w:rsidRDefault="005A3A85" w:rsidP="005A3A85">
      <w:pPr>
        <w:pStyle w:val="Titre4bis"/>
      </w:pPr>
      <w:r>
        <w:t xml:space="preserve">Scénario </w:t>
      </w:r>
      <w:r w:rsidR="00F46428">
        <w:t>3</w:t>
      </w:r>
      <w:r>
        <w:t xml:space="preserve"> – </w:t>
      </w:r>
      <w:r w:rsidR="00EA2A71">
        <w:t>M</w:t>
      </w:r>
      <w:r>
        <w:t xml:space="preserve">odifier </w:t>
      </w:r>
      <w:r w:rsidR="00EA2A71">
        <w:t>une demande d'enquête administrative</w:t>
      </w:r>
    </w:p>
    <w:p w:rsidR="005A3A85" w:rsidRDefault="005A3A85" w:rsidP="00304F15">
      <w:pPr>
        <w:pStyle w:val="NormalArial"/>
        <w:numPr>
          <w:ilvl w:val="0"/>
          <w:numId w:val="219"/>
        </w:numPr>
      </w:pPr>
      <w:r>
        <w:t>L'acteur accède à la fiche personne</w:t>
      </w:r>
    </w:p>
    <w:p w:rsidR="005A3A85" w:rsidRDefault="005A3A85" w:rsidP="00304F15">
      <w:pPr>
        <w:pStyle w:val="NormalArial"/>
        <w:numPr>
          <w:ilvl w:val="0"/>
          <w:numId w:val="219"/>
        </w:numPr>
      </w:pPr>
      <w:r>
        <w:t xml:space="preserve">L'acteur clique sur l'onglet </w:t>
      </w:r>
      <w:r w:rsidR="00EA2A71">
        <w:t>Contrôle Elémentaire &amp; Avis</w:t>
      </w:r>
    </w:p>
    <w:p w:rsidR="005A3A85" w:rsidRDefault="005A3A85" w:rsidP="00304F15">
      <w:pPr>
        <w:pStyle w:val="NormalArial"/>
        <w:numPr>
          <w:ilvl w:val="0"/>
          <w:numId w:val="219"/>
        </w:numPr>
      </w:pPr>
      <w:r>
        <w:t>L'acteur clique sur une ligne</w:t>
      </w:r>
    </w:p>
    <w:p w:rsidR="005A3A85" w:rsidRDefault="005A3A85" w:rsidP="00304F15">
      <w:pPr>
        <w:pStyle w:val="NormalArial"/>
        <w:numPr>
          <w:ilvl w:val="0"/>
          <w:numId w:val="219"/>
        </w:numPr>
      </w:pPr>
      <w:r>
        <w:t xml:space="preserve">Le système </w:t>
      </w:r>
      <w:r w:rsidR="00056CAC">
        <w:t xml:space="preserve">ouvre un pop-up pré-remplie avec les valeurs de la demande d'enquête administrative </w:t>
      </w:r>
    </w:p>
    <w:p w:rsidR="00056CAC" w:rsidRDefault="005A3A85" w:rsidP="00304F15">
      <w:pPr>
        <w:pStyle w:val="NormalArial"/>
        <w:numPr>
          <w:ilvl w:val="0"/>
          <w:numId w:val="219"/>
        </w:numPr>
      </w:pPr>
      <w:r>
        <w:t xml:space="preserve">L'acteur modifie les données et valide. </w:t>
      </w:r>
      <w:r w:rsidR="00571B7B">
        <w:t>Les données sont rattachées à la personne pour le centre sélectionné</w:t>
      </w:r>
    </w:p>
    <w:p w:rsidR="005A3A85" w:rsidRDefault="00056CAC" w:rsidP="00304F15">
      <w:pPr>
        <w:pStyle w:val="NormalArial"/>
        <w:numPr>
          <w:ilvl w:val="0"/>
          <w:numId w:val="219"/>
        </w:numPr>
      </w:pPr>
      <w:r>
        <w:t>Le système ferme l</w:t>
      </w:r>
      <w:r w:rsidR="00627785">
        <w:t>e</w:t>
      </w:r>
      <w:r>
        <w:t xml:space="preserve"> pop-up et met à jour le tableau avec les données mises à jour.</w:t>
      </w:r>
    </w:p>
    <w:p w:rsidR="005A3A85" w:rsidRPr="004452ED" w:rsidRDefault="005A3A85" w:rsidP="005A3A85">
      <w:pPr>
        <w:pStyle w:val="Titre4bis"/>
      </w:pPr>
      <w:r>
        <w:t xml:space="preserve">Scénario </w:t>
      </w:r>
      <w:r w:rsidR="00A550A8">
        <w:t>4</w:t>
      </w:r>
      <w:r>
        <w:t xml:space="preserve"> – Supprimer </w:t>
      </w:r>
      <w:r w:rsidR="00EA2A71">
        <w:t>une demande d'enquête administrative</w:t>
      </w:r>
    </w:p>
    <w:p w:rsidR="00EA2A71" w:rsidRDefault="00EA2A71" w:rsidP="00304F15">
      <w:pPr>
        <w:pStyle w:val="NormalArial"/>
        <w:numPr>
          <w:ilvl w:val="0"/>
          <w:numId w:val="220"/>
        </w:numPr>
      </w:pPr>
      <w:r>
        <w:t>L'acteur accède à la fiche personne</w:t>
      </w:r>
    </w:p>
    <w:p w:rsidR="00EA2A71" w:rsidRDefault="00EA2A71" w:rsidP="00304F15">
      <w:pPr>
        <w:pStyle w:val="NormalArial"/>
        <w:numPr>
          <w:ilvl w:val="0"/>
          <w:numId w:val="220"/>
        </w:numPr>
      </w:pPr>
      <w:r>
        <w:t>L'acteur clique sur l'onglet Contrôle Elémentaire &amp; Avis</w:t>
      </w:r>
    </w:p>
    <w:p w:rsidR="005A3A85" w:rsidRDefault="005A3A85" w:rsidP="00304F15">
      <w:pPr>
        <w:pStyle w:val="NormalArial"/>
        <w:numPr>
          <w:ilvl w:val="0"/>
          <w:numId w:val="220"/>
        </w:numPr>
      </w:pPr>
      <w:r>
        <w:t>L'acteur clique sur le bouton Supprimer d'une ligne</w:t>
      </w:r>
      <w:r w:rsidR="00EE59E7">
        <w:t xml:space="preserve"> du tableau d'enquête administrative. </w:t>
      </w:r>
    </w:p>
    <w:p w:rsidR="005A3A85" w:rsidRDefault="005A3A85" w:rsidP="00304F15">
      <w:pPr>
        <w:pStyle w:val="NormalArial"/>
        <w:numPr>
          <w:ilvl w:val="0"/>
          <w:numId w:val="220"/>
        </w:numPr>
      </w:pPr>
      <w:r>
        <w:t xml:space="preserve">Le système supprime la ligne du tableau. </w:t>
      </w:r>
    </w:p>
    <w:p w:rsidR="005A3A85" w:rsidRDefault="005A3A85" w:rsidP="005A3A85">
      <w:pPr>
        <w:pStyle w:val="NormalArial"/>
      </w:pPr>
    </w:p>
    <w:p w:rsidR="005A3A85" w:rsidRPr="004452ED" w:rsidRDefault="005A3A85" w:rsidP="005A3A85">
      <w:pPr>
        <w:pStyle w:val="Titre4bis"/>
      </w:pPr>
      <w:r>
        <w:t xml:space="preserve">Scénario </w:t>
      </w:r>
      <w:r w:rsidR="00F46428">
        <w:t>5</w:t>
      </w:r>
      <w:r w:rsidR="00EA1C3D">
        <w:t xml:space="preserve"> </w:t>
      </w:r>
      <w:r>
        <w:t xml:space="preserve">– </w:t>
      </w:r>
      <w:r w:rsidR="007F50AB">
        <w:t>Modifier un avis FSD</w:t>
      </w:r>
    </w:p>
    <w:p w:rsidR="005A3A85" w:rsidRDefault="005A3A85" w:rsidP="00304F15">
      <w:pPr>
        <w:pStyle w:val="NormalArial"/>
        <w:numPr>
          <w:ilvl w:val="0"/>
          <w:numId w:val="221"/>
        </w:numPr>
      </w:pPr>
      <w:r>
        <w:t>L'acteur accède à la fiche personne</w:t>
      </w:r>
    </w:p>
    <w:p w:rsidR="005A3A85" w:rsidRDefault="005A3A85" w:rsidP="00304F15">
      <w:pPr>
        <w:pStyle w:val="NormalArial"/>
        <w:numPr>
          <w:ilvl w:val="0"/>
          <w:numId w:val="221"/>
        </w:numPr>
      </w:pPr>
      <w:r>
        <w:t xml:space="preserve">L'acteur clique sur l'onglet </w:t>
      </w:r>
      <w:r w:rsidR="007F01E7">
        <w:t>Contrôle Elémentaire &amp; Avis</w:t>
      </w:r>
    </w:p>
    <w:p w:rsidR="007F01E7" w:rsidRDefault="007F01E7" w:rsidP="00304F15">
      <w:pPr>
        <w:pStyle w:val="NormalArial"/>
        <w:numPr>
          <w:ilvl w:val="0"/>
          <w:numId w:val="221"/>
        </w:numPr>
      </w:pPr>
      <w:r>
        <w:t>Le système affiche les tableaux de demandes d'enquête et d'avis FSD</w:t>
      </w:r>
    </w:p>
    <w:p w:rsidR="007F01E7" w:rsidRDefault="007F01E7" w:rsidP="00304F15">
      <w:pPr>
        <w:pStyle w:val="NormalArial"/>
        <w:numPr>
          <w:ilvl w:val="0"/>
          <w:numId w:val="221"/>
        </w:numPr>
      </w:pPr>
      <w:r>
        <w:lastRenderedPageBreak/>
        <w:t xml:space="preserve">L'acteur clique sur </w:t>
      </w:r>
      <w:r w:rsidR="00304F15">
        <w:t>le bouton "Modifier" d'une</w:t>
      </w:r>
      <w:r>
        <w:t xml:space="preserve"> ligne d'un avis FSD</w:t>
      </w:r>
    </w:p>
    <w:p w:rsidR="007F01E7" w:rsidRDefault="007F01E7" w:rsidP="00304F15">
      <w:pPr>
        <w:pStyle w:val="NormalArial"/>
        <w:numPr>
          <w:ilvl w:val="0"/>
          <w:numId w:val="221"/>
        </w:numPr>
      </w:pPr>
      <w:r>
        <w:t>Le système affiche un pop-up pour modifier les données de l'avis FSD</w:t>
      </w:r>
    </w:p>
    <w:p w:rsidR="007F01E7" w:rsidRDefault="007F01E7" w:rsidP="00304F15">
      <w:pPr>
        <w:pStyle w:val="NormalArial"/>
        <w:numPr>
          <w:ilvl w:val="0"/>
          <w:numId w:val="221"/>
        </w:numPr>
      </w:pPr>
      <w:r>
        <w:t>L'acteur modifie les données dans le pop-up et valide</w:t>
      </w:r>
    </w:p>
    <w:p w:rsidR="007F01E7" w:rsidRDefault="007F01E7" w:rsidP="00304F15">
      <w:pPr>
        <w:pStyle w:val="NormalArial"/>
        <w:numPr>
          <w:ilvl w:val="0"/>
          <w:numId w:val="221"/>
        </w:numPr>
      </w:pPr>
      <w:r>
        <w:t>Le système met à jour la ligne de l'avis FSD avec les nouvelles données</w:t>
      </w:r>
    </w:p>
    <w:p w:rsidR="00251D37" w:rsidRDefault="00251D37" w:rsidP="00251D37">
      <w:pPr>
        <w:pStyle w:val="NormalArial"/>
      </w:pPr>
    </w:p>
    <w:p w:rsidR="00251D37" w:rsidRDefault="00251D37" w:rsidP="00251D37">
      <w:pPr>
        <w:pStyle w:val="Titre4bis"/>
      </w:pPr>
      <w:r>
        <w:t>Scénario 6 – Editer un avis FSD</w:t>
      </w:r>
    </w:p>
    <w:p w:rsidR="00304F15" w:rsidRDefault="00304F15" w:rsidP="00304F15">
      <w:pPr>
        <w:pStyle w:val="NormalArial"/>
        <w:ind w:left="864"/>
      </w:pPr>
    </w:p>
    <w:p w:rsidR="00304F15" w:rsidRDefault="00304F15" w:rsidP="00304F15">
      <w:pPr>
        <w:pStyle w:val="NormalArial"/>
        <w:numPr>
          <w:ilvl w:val="0"/>
          <w:numId w:val="222"/>
        </w:numPr>
      </w:pPr>
      <w:r>
        <w:t>L'acteur accède à la fiche personne</w:t>
      </w:r>
    </w:p>
    <w:p w:rsidR="00304F15" w:rsidRDefault="00304F15" w:rsidP="00304F15">
      <w:pPr>
        <w:pStyle w:val="NormalArial"/>
        <w:numPr>
          <w:ilvl w:val="0"/>
          <w:numId w:val="222"/>
        </w:numPr>
      </w:pPr>
      <w:r>
        <w:t>L'acteur clique sur l'onglet Contrôle Elémentaire &amp; Avis</w:t>
      </w:r>
    </w:p>
    <w:p w:rsidR="00304F15" w:rsidRDefault="00304F15" w:rsidP="00304F15">
      <w:pPr>
        <w:pStyle w:val="NormalArial"/>
        <w:numPr>
          <w:ilvl w:val="0"/>
          <w:numId w:val="222"/>
        </w:numPr>
      </w:pPr>
      <w:r>
        <w:t>Le système affiche les tableaux de demandes d'enquête et d'avis FSD</w:t>
      </w:r>
    </w:p>
    <w:p w:rsidR="00304F15" w:rsidRDefault="00304F15" w:rsidP="00304F15">
      <w:pPr>
        <w:pStyle w:val="NormalArial"/>
        <w:numPr>
          <w:ilvl w:val="0"/>
          <w:numId w:val="222"/>
        </w:numPr>
      </w:pPr>
      <w:r>
        <w:t>L'acteur clique sur le bouton "Editer" d'une ligne d'un avis FSD</w:t>
      </w:r>
    </w:p>
    <w:p w:rsidR="00304F15" w:rsidRDefault="00304F15" w:rsidP="00304F15">
      <w:pPr>
        <w:pStyle w:val="NormalArial"/>
        <w:numPr>
          <w:ilvl w:val="0"/>
          <w:numId w:val="222"/>
        </w:numPr>
      </w:pPr>
      <w:r>
        <w:t>Le système génère une édition de l'avis FSD au format PDF (</w:t>
      </w:r>
      <w:r w:rsidR="00793493">
        <w:t>cf.</w:t>
      </w:r>
      <w:r>
        <w:t xml:space="preserve"> le chapitre 8.15 dans le chapitre Gestion des Etats pour la description de l'édition)</w:t>
      </w:r>
    </w:p>
    <w:p w:rsidR="00304F15" w:rsidRDefault="00304F15" w:rsidP="00304F15">
      <w:pPr>
        <w:pStyle w:val="NormalArial"/>
      </w:pPr>
    </w:p>
    <w:p w:rsidR="00304F15" w:rsidRDefault="00E2648E" w:rsidP="00410A97">
      <w:pPr>
        <w:pStyle w:val="NormalArial"/>
      </w:pPr>
      <w:r>
        <w:t>Edition accessible qu’aux profils</w:t>
      </w:r>
      <w:r w:rsidR="00471480">
        <w:t xml:space="preserve"> </w:t>
      </w:r>
      <w:r w:rsidR="00F66C3E">
        <w:t xml:space="preserve">Accueil, </w:t>
      </w:r>
      <w:r w:rsidR="00471480">
        <w:t>Administrateur national,</w:t>
      </w:r>
      <w:r>
        <w:t xml:space="preserve"> Administrateur Centre et Os Pôle</w:t>
      </w:r>
    </w:p>
    <w:p w:rsidR="007F50AB" w:rsidRDefault="007F50AB" w:rsidP="007F50AB">
      <w:pPr>
        <w:pStyle w:val="Titre2"/>
      </w:pPr>
      <w:bookmarkStart w:id="4726" w:name="_Toc292454227"/>
      <w:r>
        <w:t>Cas d'utilisation gérer l'Onglet Formations</w:t>
      </w:r>
      <w:bookmarkEnd w:id="4726"/>
    </w:p>
    <w:p w:rsidR="00025B74" w:rsidRPr="00BE48BB" w:rsidRDefault="00025B74" w:rsidP="00025B74">
      <w:pPr>
        <w:pStyle w:val="Titre3"/>
      </w:pPr>
      <w:bookmarkStart w:id="4727" w:name="_Toc292454228"/>
      <w:r>
        <w:t>Gérer l'onglet Formations</w:t>
      </w:r>
      <w:bookmarkEnd w:id="4727"/>
    </w:p>
    <w:p w:rsidR="007F50AB" w:rsidRDefault="007F50AB" w:rsidP="007F50AB">
      <w:pPr>
        <w:pStyle w:val="NormalArial"/>
      </w:pPr>
      <w:r w:rsidRPr="00795BE7">
        <w:rPr>
          <w:b/>
        </w:rPr>
        <w:t>Résumé</w:t>
      </w:r>
      <w:r>
        <w:t xml:space="preserve"> : Cette fonctionnalité permet à l'acteur de gérer les informations de l'onglet Formations</w:t>
      </w:r>
    </w:p>
    <w:p w:rsidR="007F50AB" w:rsidRDefault="007F50AB" w:rsidP="007F50AB">
      <w:pPr>
        <w:pStyle w:val="NormalArial"/>
      </w:pPr>
      <w:r w:rsidRPr="00795BE7">
        <w:rPr>
          <w:b/>
        </w:rPr>
        <w:t>Acteur(s)</w:t>
      </w:r>
      <w:r>
        <w:t xml:space="preserve"> : </w:t>
      </w:r>
      <w:r>
        <w:rPr>
          <w:bCs/>
        </w:rPr>
        <w:t xml:space="preserve">Administrateur National, </w:t>
      </w:r>
      <w:r>
        <w:t xml:space="preserve"> Administrateur de Centre, </w:t>
      </w:r>
      <w:r w:rsidRPr="00210253">
        <w:t>Accueil</w:t>
      </w:r>
      <w:r>
        <w:t xml:space="preserve">,  </w:t>
      </w:r>
      <w:r w:rsidRPr="00210253">
        <w:t>Consultation</w:t>
      </w:r>
      <w:r>
        <w:t xml:space="preserve">, </w:t>
      </w:r>
      <w:r>
        <w:rPr>
          <w:bCs/>
        </w:rPr>
        <w:t>OS de Pôle, Sécurité, Collaborateur</w:t>
      </w:r>
    </w:p>
    <w:p w:rsidR="007F50AB" w:rsidRDefault="007F50AB" w:rsidP="007F50AB">
      <w:pPr>
        <w:pStyle w:val="NormalArial"/>
      </w:pPr>
      <w:r w:rsidRPr="00795BE7">
        <w:rPr>
          <w:b/>
        </w:rPr>
        <w:t>Pré-condition</w:t>
      </w:r>
      <w:r>
        <w:t xml:space="preserve"> : L'acteur est identifié et a accédé à la fiche personne</w:t>
      </w:r>
    </w:p>
    <w:p w:rsidR="007F50AB" w:rsidRDefault="007F50AB" w:rsidP="007F50AB">
      <w:pPr>
        <w:pStyle w:val="NormalArial"/>
      </w:pPr>
      <w:r w:rsidRPr="00795BE7">
        <w:rPr>
          <w:b/>
        </w:rPr>
        <w:t>Post-condition</w:t>
      </w:r>
      <w:r>
        <w:t xml:space="preserve"> : l'onglet Formations</w:t>
      </w:r>
      <w:r w:rsidR="00056CAC">
        <w:t xml:space="preserve"> est géré</w:t>
      </w:r>
    </w:p>
    <w:p w:rsidR="007F50AB" w:rsidRDefault="007F50AB" w:rsidP="007F50AB">
      <w:pPr>
        <w:pStyle w:val="NormalArial"/>
      </w:pPr>
    </w:p>
    <w:p w:rsidR="007F50AB" w:rsidRPr="00AE0502" w:rsidRDefault="007F50AB" w:rsidP="007F50AB">
      <w:pPr>
        <w:pStyle w:val="Titre4bis"/>
      </w:pPr>
      <w:r w:rsidRPr="00AE0502">
        <w:t xml:space="preserve">Interface </w:t>
      </w:r>
      <w:r>
        <w:t xml:space="preserve">onglet </w:t>
      </w:r>
      <w:r w:rsidR="006D7328">
        <w:t>Formation et QHP</w:t>
      </w:r>
    </w:p>
    <w:p w:rsidR="007F50AB" w:rsidRDefault="007F50AB" w:rsidP="007F50AB">
      <w:pPr>
        <w:pStyle w:val="NormalArial"/>
        <w:rPr>
          <w:bCs/>
        </w:rPr>
      </w:pPr>
      <w:r w:rsidRPr="00AE0502">
        <w:rPr>
          <w:bCs/>
        </w:rPr>
        <w:t xml:space="preserve">L'écran affiche un formulaire contenant </w:t>
      </w:r>
      <w:r>
        <w:rPr>
          <w:bCs/>
        </w:rPr>
        <w:t>2 tableaux avec les colonnes suivantes :</w:t>
      </w:r>
    </w:p>
    <w:p w:rsidR="007F50AB" w:rsidRDefault="007F50AB" w:rsidP="007F50AB">
      <w:pPr>
        <w:pStyle w:val="NormalArial"/>
        <w:rPr>
          <w:bCs/>
        </w:rPr>
      </w:pPr>
    </w:p>
    <w:p w:rsidR="007F50AB" w:rsidRDefault="007F50AB" w:rsidP="007F50AB">
      <w:pPr>
        <w:pStyle w:val="NormalArial"/>
        <w:rPr>
          <w:bCs/>
        </w:rPr>
      </w:pPr>
      <w:r>
        <w:rPr>
          <w:bCs/>
        </w:rPr>
        <w:t>QHP :</w:t>
      </w:r>
    </w:p>
    <w:p w:rsidR="007F50AB" w:rsidRDefault="007F50AB" w:rsidP="007F50AB">
      <w:pPr>
        <w:pStyle w:val="NormalArial"/>
        <w:rPr>
          <w:bCs/>
        </w:rPr>
      </w:pPr>
    </w:p>
    <w:p w:rsidR="007F50AB" w:rsidRPr="007F50AB" w:rsidRDefault="007F50AB" w:rsidP="007F50AB">
      <w:pPr>
        <w:pStyle w:val="NormalArial"/>
        <w:numPr>
          <w:ilvl w:val="0"/>
          <w:numId w:val="160"/>
        </w:numPr>
        <w:rPr>
          <w:bCs/>
        </w:rPr>
      </w:pPr>
      <w:r w:rsidRPr="007F50AB">
        <w:rPr>
          <w:bCs/>
        </w:rPr>
        <w:t xml:space="preserve">Type </w:t>
      </w:r>
      <w:r>
        <w:rPr>
          <w:bCs/>
        </w:rPr>
        <w:t>(Liste des formations lu</w:t>
      </w:r>
      <w:r w:rsidR="001638C5">
        <w:rPr>
          <w:bCs/>
        </w:rPr>
        <w:t>es</w:t>
      </w:r>
      <w:r>
        <w:rPr>
          <w:bCs/>
        </w:rPr>
        <w:t xml:space="preserve"> dans la table de référence des formations telles que le centre est "QHP")</w:t>
      </w:r>
    </w:p>
    <w:p w:rsidR="007F50AB" w:rsidRPr="007F50AB" w:rsidRDefault="007F50AB" w:rsidP="007F50AB">
      <w:pPr>
        <w:pStyle w:val="NormalArial"/>
        <w:numPr>
          <w:ilvl w:val="0"/>
          <w:numId w:val="160"/>
        </w:numPr>
        <w:rPr>
          <w:bCs/>
        </w:rPr>
      </w:pPr>
      <w:r w:rsidRPr="007F50AB">
        <w:rPr>
          <w:bCs/>
        </w:rPr>
        <w:t>Date de participation</w:t>
      </w:r>
      <w:r>
        <w:rPr>
          <w:bCs/>
        </w:rPr>
        <w:t xml:space="preserve"> (</w:t>
      </w:r>
      <w:r>
        <w:t>saisie date au format JJ/MM/AAAA) lu dans la table des formations</w:t>
      </w:r>
    </w:p>
    <w:p w:rsidR="007F50AB" w:rsidRPr="007F50AB" w:rsidRDefault="007F50AB" w:rsidP="007F50AB">
      <w:pPr>
        <w:pStyle w:val="NormalArial"/>
        <w:numPr>
          <w:ilvl w:val="0"/>
          <w:numId w:val="160"/>
        </w:numPr>
        <w:rPr>
          <w:bCs/>
        </w:rPr>
      </w:pPr>
      <w:r w:rsidRPr="007F50AB">
        <w:rPr>
          <w:bCs/>
        </w:rPr>
        <w:t>Date de péremption</w:t>
      </w:r>
      <w:r>
        <w:rPr>
          <w:bCs/>
        </w:rPr>
        <w:t xml:space="preserve"> (</w:t>
      </w:r>
      <w:r>
        <w:t>saisie date au format JJ/MM/AAAA) lu dans la table des formations</w:t>
      </w:r>
    </w:p>
    <w:p w:rsidR="007F50AB" w:rsidRPr="001638C5" w:rsidRDefault="007F50AB" w:rsidP="007F50AB">
      <w:pPr>
        <w:pStyle w:val="NormalArial"/>
        <w:numPr>
          <w:ilvl w:val="0"/>
          <w:numId w:val="160"/>
        </w:numPr>
        <w:rPr>
          <w:bCs/>
        </w:rPr>
      </w:pPr>
      <w:r w:rsidRPr="007F50AB">
        <w:rPr>
          <w:bCs/>
        </w:rPr>
        <w:t>Champ de commentaires de 50 caractères</w:t>
      </w:r>
      <w:r>
        <w:rPr>
          <w:bCs/>
        </w:rPr>
        <w:t xml:space="preserve"> (saisie texte libre) </w:t>
      </w:r>
      <w:r>
        <w:t>lu dans la table des formations</w:t>
      </w:r>
    </w:p>
    <w:p w:rsidR="00C142DF" w:rsidRPr="00B55B8F" w:rsidRDefault="00C142DF" w:rsidP="00C142DF">
      <w:pPr>
        <w:pStyle w:val="NormalArial"/>
        <w:numPr>
          <w:ilvl w:val="0"/>
          <w:numId w:val="160"/>
        </w:numPr>
        <w:rPr>
          <w:bCs/>
        </w:rPr>
      </w:pPr>
      <w:r>
        <w:t>Un bouton "Supprimer" permet de supprimer la ligne de QHP</w:t>
      </w:r>
    </w:p>
    <w:p w:rsidR="001638C5" w:rsidRDefault="001638C5" w:rsidP="001638C5">
      <w:pPr>
        <w:pStyle w:val="NormalArial"/>
      </w:pPr>
    </w:p>
    <w:p w:rsidR="001207E4" w:rsidRDefault="00056CAC" w:rsidP="001207E4">
      <w:pPr>
        <w:pStyle w:val="NormalArial"/>
        <w:rPr>
          <w:bCs/>
        </w:rPr>
      </w:pPr>
      <w:r>
        <w:rPr>
          <w:bCs/>
        </w:rPr>
        <w:t>Un bouton Créer en bas du tableau permet d'ouvrir un pop-up pour créer une nouvelle QHP.</w:t>
      </w:r>
    </w:p>
    <w:p w:rsidR="001207E4" w:rsidRDefault="001207E4" w:rsidP="001638C5">
      <w:pPr>
        <w:pStyle w:val="NormalArial"/>
      </w:pPr>
    </w:p>
    <w:p w:rsidR="001638C5" w:rsidRDefault="001638C5" w:rsidP="001638C5">
      <w:pPr>
        <w:pStyle w:val="NormalArial"/>
      </w:pPr>
      <w:r>
        <w:t>Formation :</w:t>
      </w:r>
    </w:p>
    <w:p w:rsidR="001638C5" w:rsidRDefault="001638C5" w:rsidP="001638C5">
      <w:pPr>
        <w:pStyle w:val="NormalArial"/>
      </w:pPr>
    </w:p>
    <w:p w:rsidR="001638C5" w:rsidRPr="007F50AB" w:rsidRDefault="001638C5" w:rsidP="001638C5">
      <w:pPr>
        <w:pStyle w:val="NormalArial"/>
        <w:numPr>
          <w:ilvl w:val="0"/>
          <w:numId w:val="160"/>
        </w:numPr>
        <w:rPr>
          <w:bCs/>
        </w:rPr>
      </w:pPr>
      <w:r>
        <w:rPr>
          <w:bCs/>
        </w:rPr>
        <w:t>Formation</w:t>
      </w:r>
      <w:r w:rsidRPr="007F50AB">
        <w:rPr>
          <w:bCs/>
        </w:rPr>
        <w:t xml:space="preserve"> </w:t>
      </w:r>
      <w:r>
        <w:rPr>
          <w:bCs/>
        </w:rPr>
        <w:t>(Liste des formations lues dans la table de référence des formations telles que le centre est le centre sélectionné pour la personne)</w:t>
      </w:r>
    </w:p>
    <w:p w:rsidR="001638C5" w:rsidRPr="007F50AB" w:rsidRDefault="001638C5" w:rsidP="001638C5">
      <w:pPr>
        <w:pStyle w:val="NormalArial"/>
        <w:numPr>
          <w:ilvl w:val="0"/>
          <w:numId w:val="160"/>
        </w:numPr>
        <w:rPr>
          <w:bCs/>
        </w:rPr>
      </w:pPr>
      <w:r w:rsidRPr="007F50AB">
        <w:rPr>
          <w:bCs/>
        </w:rPr>
        <w:t>Date de participation</w:t>
      </w:r>
      <w:r>
        <w:rPr>
          <w:bCs/>
        </w:rPr>
        <w:t xml:space="preserve"> (</w:t>
      </w:r>
      <w:r>
        <w:t>saisie date au format JJ/MM/AAAA) lu dans la table des formations</w:t>
      </w:r>
    </w:p>
    <w:p w:rsidR="001638C5" w:rsidRPr="007F50AB" w:rsidRDefault="001638C5" w:rsidP="001638C5">
      <w:pPr>
        <w:pStyle w:val="NormalArial"/>
        <w:numPr>
          <w:ilvl w:val="0"/>
          <w:numId w:val="160"/>
        </w:numPr>
        <w:rPr>
          <w:bCs/>
        </w:rPr>
      </w:pPr>
      <w:r w:rsidRPr="007F50AB">
        <w:rPr>
          <w:bCs/>
        </w:rPr>
        <w:t>Date de péremption</w:t>
      </w:r>
      <w:r>
        <w:rPr>
          <w:bCs/>
        </w:rPr>
        <w:t xml:space="preserve"> (</w:t>
      </w:r>
      <w:r>
        <w:t>saisie date au format JJ/MM/AAAA) lu dans la table des formations</w:t>
      </w:r>
    </w:p>
    <w:p w:rsidR="001638C5" w:rsidRPr="001638C5" w:rsidRDefault="001638C5" w:rsidP="001638C5">
      <w:pPr>
        <w:pStyle w:val="NormalArial"/>
        <w:numPr>
          <w:ilvl w:val="0"/>
          <w:numId w:val="160"/>
        </w:numPr>
        <w:rPr>
          <w:bCs/>
        </w:rPr>
      </w:pPr>
      <w:r w:rsidRPr="007F50AB">
        <w:rPr>
          <w:bCs/>
        </w:rPr>
        <w:t>Champ de commentaires de 50 caractères</w:t>
      </w:r>
      <w:r>
        <w:rPr>
          <w:bCs/>
        </w:rPr>
        <w:t xml:space="preserve"> (saisie texte libre) </w:t>
      </w:r>
      <w:r>
        <w:t>lu dans la table des formations</w:t>
      </w:r>
    </w:p>
    <w:p w:rsidR="00C142DF" w:rsidRPr="00B55B8F" w:rsidRDefault="00C142DF" w:rsidP="00C142DF">
      <w:pPr>
        <w:pStyle w:val="NormalArial"/>
        <w:numPr>
          <w:ilvl w:val="0"/>
          <w:numId w:val="160"/>
        </w:numPr>
        <w:rPr>
          <w:bCs/>
        </w:rPr>
      </w:pPr>
      <w:r>
        <w:t>Un bouton "Supprimer" permet de supprimer la ligne de formation</w:t>
      </w:r>
    </w:p>
    <w:p w:rsidR="001638C5" w:rsidRDefault="001638C5" w:rsidP="001638C5">
      <w:pPr>
        <w:pStyle w:val="NormalArial"/>
      </w:pPr>
    </w:p>
    <w:p w:rsidR="006B1840" w:rsidRDefault="006B1840" w:rsidP="006B1840">
      <w:pPr>
        <w:pStyle w:val="NormalArial"/>
        <w:rPr>
          <w:bCs/>
        </w:rPr>
      </w:pPr>
      <w:r>
        <w:rPr>
          <w:bCs/>
        </w:rPr>
        <w:t>Un bouton Créer en bas du tableau permet d'ouvrir un pop-up pour créer une nouvelle formation.</w:t>
      </w:r>
    </w:p>
    <w:p w:rsidR="007F50AB" w:rsidRDefault="007F50AB" w:rsidP="007F50AB">
      <w:pPr>
        <w:pStyle w:val="NormalArial"/>
        <w:rPr>
          <w:bCs/>
        </w:rPr>
      </w:pPr>
    </w:p>
    <w:p w:rsidR="007F50AB" w:rsidRDefault="007F50AB" w:rsidP="007F50AB">
      <w:pPr>
        <w:pStyle w:val="NormalArial"/>
      </w:pPr>
    </w:p>
    <w:p w:rsidR="007F50AB" w:rsidRPr="00CF68C1" w:rsidRDefault="007F50AB" w:rsidP="007F50AB">
      <w:pPr>
        <w:pStyle w:val="NormalArial"/>
        <w:rPr>
          <w:b/>
        </w:rPr>
      </w:pPr>
      <w:r>
        <w:rPr>
          <w:b/>
        </w:rPr>
        <w:lastRenderedPageBreak/>
        <w:t xml:space="preserve">Règle d'affichage des champs </w:t>
      </w:r>
      <w:r w:rsidRPr="00CF68C1">
        <w:rPr>
          <w:b/>
        </w:rPr>
        <w:t xml:space="preserve">selon le profil de l'acteur </w:t>
      </w:r>
      <w:r>
        <w:rPr>
          <w:b/>
        </w:rPr>
        <w:t xml:space="preserve">pour les </w:t>
      </w:r>
      <w:r w:rsidR="001207E4">
        <w:rPr>
          <w:b/>
        </w:rPr>
        <w:t xml:space="preserve">formations et QHP </w:t>
      </w:r>
      <w:r w:rsidRPr="00CF68C1">
        <w:rPr>
          <w:b/>
        </w:rPr>
        <w:t>:</w:t>
      </w:r>
    </w:p>
    <w:p w:rsidR="007F50AB" w:rsidRDefault="007F50AB" w:rsidP="007F50AB">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6"/>
        <w:gridCol w:w="863"/>
        <w:gridCol w:w="671"/>
        <w:gridCol w:w="726"/>
        <w:gridCol w:w="928"/>
        <w:gridCol w:w="950"/>
        <w:gridCol w:w="845"/>
        <w:gridCol w:w="634"/>
        <w:gridCol w:w="961"/>
        <w:gridCol w:w="644"/>
      </w:tblGrid>
      <w:tr w:rsidR="007F50AB" w:rsidRPr="0046204A" w:rsidTr="0046204A">
        <w:tc>
          <w:tcPr>
            <w:tcW w:w="1606" w:type="dxa"/>
          </w:tcPr>
          <w:p w:rsidR="007F50AB" w:rsidRPr="00D64294" w:rsidRDefault="007F50AB" w:rsidP="00CB3862">
            <w:pPr>
              <w:pStyle w:val="NormalArial"/>
            </w:pPr>
            <w:r w:rsidRPr="00D64294">
              <w:t>Champ</w:t>
            </w:r>
          </w:p>
        </w:tc>
        <w:tc>
          <w:tcPr>
            <w:tcW w:w="863" w:type="dxa"/>
          </w:tcPr>
          <w:p w:rsidR="007F50AB" w:rsidRPr="00D64294" w:rsidRDefault="007F50AB" w:rsidP="00CB3862">
            <w:pPr>
              <w:pStyle w:val="NormalArial"/>
            </w:pPr>
            <w:r w:rsidRPr="00D64294">
              <w:t>Accueil</w:t>
            </w:r>
          </w:p>
        </w:tc>
        <w:tc>
          <w:tcPr>
            <w:tcW w:w="671" w:type="dxa"/>
          </w:tcPr>
          <w:p w:rsidR="007F50AB" w:rsidRPr="00D64294" w:rsidRDefault="007F50AB" w:rsidP="00CB3862">
            <w:pPr>
              <w:pStyle w:val="NormalArial"/>
            </w:pPr>
            <w:r w:rsidRPr="00D64294">
              <w:t>Médi cal</w:t>
            </w:r>
          </w:p>
        </w:tc>
        <w:tc>
          <w:tcPr>
            <w:tcW w:w="726" w:type="dxa"/>
          </w:tcPr>
          <w:p w:rsidR="007F50AB" w:rsidRPr="00D64294" w:rsidRDefault="007F50AB" w:rsidP="00CB3862">
            <w:pPr>
              <w:pStyle w:val="NormalArial"/>
            </w:pPr>
            <w:r w:rsidRPr="00D64294">
              <w:t>Sécu rité</w:t>
            </w:r>
          </w:p>
        </w:tc>
        <w:tc>
          <w:tcPr>
            <w:tcW w:w="928" w:type="dxa"/>
          </w:tcPr>
          <w:p w:rsidR="007F50AB" w:rsidRPr="00D64294" w:rsidRDefault="007F50AB" w:rsidP="00CB3862">
            <w:pPr>
              <w:pStyle w:val="NormalArial"/>
            </w:pPr>
            <w:r w:rsidRPr="00D64294">
              <w:t>Adminis trateur Centre</w:t>
            </w:r>
          </w:p>
        </w:tc>
        <w:tc>
          <w:tcPr>
            <w:tcW w:w="950" w:type="dxa"/>
          </w:tcPr>
          <w:p w:rsidR="007F50AB" w:rsidRPr="00D64294" w:rsidRDefault="007F50AB" w:rsidP="00CB3862">
            <w:pPr>
              <w:pStyle w:val="NormalArial"/>
            </w:pPr>
            <w:r w:rsidRPr="00D64294">
              <w:t xml:space="preserve">Adminis trateur </w:t>
            </w:r>
          </w:p>
          <w:p w:rsidR="007F50AB" w:rsidRPr="00D64294" w:rsidRDefault="007F50AB" w:rsidP="00CB3862">
            <w:pPr>
              <w:pStyle w:val="NormalArial"/>
            </w:pPr>
            <w:r w:rsidRPr="00D64294">
              <w:t>National</w:t>
            </w:r>
          </w:p>
        </w:tc>
        <w:tc>
          <w:tcPr>
            <w:tcW w:w="845" w:type="dxa"/>
          </w:tcPr>
          <w:p w:rsidR="007F50AB" w:rsidRPr="00D64294" w:rsidRDefault="007F50AB" w:rsidP="00CB3862">
            <w:pPr>
              <w:pStyle w:val="NormalArial"/>
            </w:pPr>
            <w:r w:rsidRPr="00D64294">
              <w:t>Consul tation</w:t>
            </w:r>
          </w:p>
        </w:tc>
        <w:tc>
          <w:tcPr>
            <w:tcW w:w="634" w:type="dxa"/>
          </w:tcPr>
          <w:p w:rsidR="007F50AB" w:rsidRPr="00D64294" w:rsidRDefault="007F50AB" w:rsidP="00CB3862">
            <w:pPr>
              <w:pStyle w:val="NormalArial"/>
            </w:pPr>
            <w:r w:rsidRPr="00D64294">
              <w:t>FLS</w:t>
            </w:r>
          </w:p>
        </w:tc>
        <w:tc>
          <w:tcPr>
            <w:tcW w:w="961" w:type="dxa"/>
          </w:tcPr>
          <w:p w:rsidR="007F50AB" w:rsidRPr="00D64294" w:rsidRDefault="007F50AB" w:rsidP="00CB3862">
            <w:pPr>
              <w:pStyle w:val="NormalArial"/>
            </w:pPr>
            <w:r w:rsidRPr="00D64294">
              <w:t>Colla borateur</w:t>
            </w:r>
          </w:p>
        </w:tc>
        <w:tc>
          <w:tcPr>
            <w:tcW w:w="644" w:type="dxa"/>
          </w:tcPr>
          <w:p w:rsidR="007F50AB" w:rsidRPr="00D64294" w:rsidRDefault="007F50AB" w:rsidP="00CB3862">
            <w:pPr>
              <w:pStyle w:val="NormalArial"/>
            </w:pPr>
            <w:r w:rsidRPr="00D64294">
              <w:t>OS de pôle</w:t>
            </w:r>
          </w:p>
        </w:tc>
      </w:tr>
      <w:tr w:rsidR="001207E4" w:rsidRPr="0046204A" w:rsidTr="0046204A">
        <w:tc>
          <w:tcPr>
            <w:tcW w:w="1606" w:type="dxa"/>
          </w:tcPr>
          <w:p w:rsidR="001207E4" w:rsidRPr="00B2372B" w:rsidRDefault="001207E4" w:rsidP="00CB3862">
            <w:pPr>
              <w:pStyle w:val="NormalArial"/>
            </w:pPr>
            <w:r w:rsidRPr="0046204A">
              <w:rPr>
                <w:bCs/>
              </w:rPr>
              <w:t>Formation/QHP</w:t>
            </w:r>
          </w:p>
        </w:tc>
        <w:tc>
          <w:tcPr>
            <w:tcW w:w="863" w:type="dxa"/>
          </w:tcPr>
          <w:p w:rsidR="001207E4" w:rsidRPr="00D64294" w:rsidRDefault="001207E4" w:rsidP="00CB3862">
            <w:pPr>
              <w:pStyle w:val="NormalArial"/>
            </w:pPr>
            <w:r>
              <w:t>M</w:t>
            </w:r>
          </w:p>
        </w:tc>
        <w:tc>
          <w:tcPr>
            <w:tcW w:w="671" w:type="dxa"/>
          </w:tcPr>
          <w:p w:rsidR="001207E4" w:rsidRPr="00D64294" w:rsidRDefault="001207E4" w:rsidP="00CB3862">
            <w:pPr>
              <w:pStyle w:val="NormalArial"/>
            </w:pPr>
            <w:r>
              <w:t>X</w:t>
            </w:r>
          </w:p>
        </w:tc>
        <w:tc>
          <w:tcPr>
            <w:tcW w:w="726" w:type="dxa"/>
          </w:tcPr>
          <w:p w:rsidR="001207E4" w:rsidRPr="00D64294" w:rsidRDefault="001207E4" w:rsidP="00CB3862">
            <w:pPr>
              <w:pStyle w:val="NormalArial"/>
            </w:pPr>
            <w:r>
              <w:t>M</w:t>
            </w:r>
          </w:p>
        </w:tc>
        <w:tc>
          <w:tcPr>
            <w:tcW w:w="928" w:type="dxa"/>
          </w:tcPr>
          <w:p w:rsidR="001207E4" w:rsidRPr="00D64294" w:rsidRDefault="001207E4" w:rsidP="00CB3862">
            <w:pPr>
              <w:pStyle w:val="NormalArial"/>
            </w:pPr>
            <w:r>
              <w:t>M</w:t>
            </w:r>
          </w:p>
        </w:tc>
        <w:tc>
          <w:tcPr>
            <w:tcW w:w="950" w:type="dxa"/>
          </w:tcPr>
          <w:p w:rsidR="001207E4" w:rsidRPr="00D64294" w:rsidRDefault="001207E4" w:rsidP="00CB3862">
            <w:pPr>
              <w:pStyle w:val="NormalArial"/>
            </w:pPr>
            <w:r>
              <w:t>M</w:t>
            </w:r>
          </w:p>
        </w:tc>
        <w:tc>
          <w:tcPr>
            <w:tcW w:w="845" w:type="dxa"/>
          </w:tcPr>
          <w:p w:rsidR="001207E4" w:rsidRPr="00D64294" w:rsidRDefault="001207E4" w:rsidP="00CB3862">
            <w:pPr>
              <w:pStyle w:val="NormalArial"/>
            </w:pPr>
            <w:r>
              <w:t>C</w:t>
            </w:r>
          </w:p>
        </w:tc>
        <w:tc>
          <w:tcPr>
            <w:tcW w:w="634" w:type="dxa"/>
          </w:tcPr>
          <w:p w:rsidR="001207E4" w:rsidRPr="00D64294" w:rsidRDefault="001207E4" w:rsidP="00CB3862">
            <w:pPr>
              <w:pStyle w:val="NormalArial"/>
            </w:pPr>
            <w:r>
              <w:t>X</w:t>
            </w:r>
          </w:p>
        </w:tc>
        <w:tc>
          <w:tcPr>
            <w:tcW w:w="961" w:type="dxa"/>
          </w:tcPr>
          <w:p w:rsidR="001207E4" w:rsidRPr="00D64294" w:rsidRDefault="001207E4" w:rsidP="00CB3862">
            <w:pPr>
              <w:pStyle w:val="NormalArial"/>
            </w:pPr>
            <w:r>
              <w:t>C</w:t>
            </w:r>
          </w:p>
        </w:tc>
        <w:tc>
          <w:tcPr>
            <w:tcW w:w="644" w:type="dxa"/>
          </w:tcPr>
          <w:p w:rsidR="001207E4" w:rsidRPr="00D64294" w:rsidRDefault="001207E4" w:rsidP="00CB3862">
            <w:pPr>
              <w:pStyle w:val="NormalArial"/>
            </w:pPr>
            <w:r>
              <w:t>C</w:t>
            </w:r>
          </w:p>
        </w:tc>
      </w:tr>
      <w:tr w:rsidR="001207E4" w:rsidRPr="0046204A" w:rsidTr="0046204A">
        <w:tc>
          <w:tcPr>
            <w:tcW w:w="1606" w:type="dxa"/>
          </w:tcPr>
          <w:p w:rsidR="001207E4" w:rsidRPr="00B2372B" w:rsidRDefault="001207E4" w:rsidP="00CB3862">
            <w:pPr>
              <w:pStyle w:val="NormalArial"/>
            </w:pPr>
            <w:r w:rsidRPr="0046204A">
              <w:rPr>
                <w:bCs/>
              </w:rPr>
              <w:t>Date de participation</w:t>
            </w:r>
          </w:p>
        </w:tc>
        <w:tc>
          <w:tcPr>
            <w:tcW w:w="863" w:type="dxa"/>
          </w:tcPr>
          <w:p w:rsidR="001207E4" w:rsidRPr="00D64294" w:rsidRDefault="001207E4" w:rsidP="00CB3862">
            <w:pPr>
              <w:pStyle w:val="NormalArial"/>
            </w:pPr>
            <w:r>
              <w:t>M</w:t>
            </w:r>
          </w:p>
        </w:tc>
        <w:tc>
          <w:tcPr>
            <w:tcW w:w="671" w:type="dxa"/>
          </w:tcPr>
          <w:p w:rsidR="001207E4" w:rsidRPr="00D64294" w:rsidRDefault="001207E4" w:rsidP="00CB3862">
            <w:pPr>
              <w:pStyle w:val="NormalArial"/>
            </w:pPr>
            <w:r>
              <w:t>X</w:t>
            </w:r>
          </w:p>
        </w:tc>
        <w:tc>
          <w:tcPr>
            <w:tcW w:w="726" w:type="dxa"/>
          </w:tcPr>
          <w:p w:rsidR="001207E4" w:rsidRPr="00D64294" w:rsidRDefault="001207E4" w:rsidP="00CB3862">
            <w:pPr>
              <w:pStyle w:val="NormalArial"/>
            </w:pPr>
            <w:r>
              <w:t>M</w:t>
            </w:r>
          </w:p>
        </w:tc>
        <w:tc>
          <w:tcPr>
            <w:tcW w:w="928" w:type="dxa"/>
          </w:tcPr>
          <w:p w:rsidR="001207E4" w:rsidRPr="00D64294" w:rsidRDefault="001207E4" w:rsidP="00CB3862">
            <w:pPr>
              <w:pStyle w:val="NormalArial"/>
            </w:pPr>
            <w:r>
              <w:t>M</w:t>
            </w:r>
          </w:p>
        </w:tc>
        <w:tc>
          <w:tcPr>
            <w:tcW w:w="950" w:type="dxa"/>
          </w:tcPr>
          <w:p w:rsidR="001207E4" w:rsidRPr="00D64294" w:rsidRDefault="001207E4" w:rsidP="00CB3862">
            <w:pPr>
              <w:pStyle w:val="NormalArial"/>
            </w:pPr>
            <w:r>
              <w:t>M</w:t>
            </w:r>
          </w:p>
        </w:tc>
        <w:tc>
          <w:tcPr>
            <w:tcW w:w="845" w:type="dxa"/>
          </w:tcPr>
          <w:p w:rsidR="001207E4" w:rsidRPr="00D64294" w:rsidRDefault="001207E4" w:rsidP="00CB3862">
            <w:pPr>
              <w:pStyle w:val="NormalArial"/>
            </w:pPr>
            <w:r>
              <w:t>C</w:t>
            </w:r>
          </w:p>
        </w:tc>
        <w:tc>
          <w:tcPr>
            <w:tcW w:w="634" w:type="dxa"/>
          </w:tcPr>
          <w:p w:rsidR="001207E4" w:rsidRPr="00D64294" w:rsidRDefault="001207E4" w:rsidP="00CB3862">
            <w:pPr>
              <w:pStyle w:val="NormalArial"/>
            </w:pPr>
            <w:r>
              <w:t>X</w:t>
            </w:r>
          </w:p>
        </w:tc>
        <w:tc>
          <w:tcPr>
            <w:tcW w:w="961" w:type="dxa"/>
          </w:tcPr>
          <w:p w:rsidR="001207E4" w:rsidRPr="00D64294" w:rsidRDefault="001207E4" w:rsidP="00CB3862">
            <w:pPr>
              <w:pStyle w:val="NormalArial"/>
            </w:pPr>
            <w:r>
              <w:t>C</w:t>
            </w:r>
          </w:p>
        </w:tc>
        <w:tc>
          <w:tcPr>
            <w:tcW w:w="644" w:type="dxa"/>
          </w:tcPr>
          <w:p w:rsidR="001207E4" w:rsidRPr="00D64294" w:rsidRDefault="001207E4" w:rsidP="00CB3862">
            <w:pPr>
              <w:pStyle w:val="NormalArial"/>
            </w:pPr>
            <w:r>
              <w:t>C</w:t>
            </w:r>
          </w:p>
        </w:tc>
      </w:tr>
      <w:tr w:rsidR="001207E4" w:rsidRPr="0046204A" w:rsidTr="0046204A">
        <w:tc>
          <w:tcPr>
            <w:tcW w:w="1606" w:type="dxa"/>
          </w:tcPr>
          <w:p w:rsidR="001207E4" w:rsidRPr="00B2372B" w:rsidRDefault="001207E4" w:rsidP="00CB3862">
            <w:pPr>
              <w:pStyle w:val="NormalArial"/>
            </w:pPr>
            <w:r w:rsidRPr="0046204A">
              <w:rPr>
                <w:bCs/>
              </w:rPr>
              <w:t>Date de péremption</w:t>
            </w:r>
          </w:p>
        </w:tc>
        <w:tc>
          <w:tcPr>
            <w:tcW w:w="863" w:type="dxa"/>
          </w:tcPr>
          <w:p w:rsidR="001207E4" w:rsidRPr="00D64294" w:rsidRDefault="001207E4" w:rsidP="00CB3862">
            <w:pPr>
              <w:pStyle w:val="NormalArial"/>
            </w:pPr>
            <w:r>
              <w:t>M</w:t>
            </w:r>
          </w:p>
        </w:tc>
        <w:tc>
          <w:tcPr>
            <w:tcW w:w="671" w:type="dxa"/>
          </w:tcPr>
          <w:p w:rsidR="001207E4" w:rsidRPr="00D64294" w:rsidRDefault="001207E4" w:rsidP="00CB3862">
            <w:pPr>
              <w:pStyle w:val="NormalArial"/>
            </w:pPr>
            <w:r>
              <w:t>X</w:t>
            </w:r>
          </w:p>
        </w:tc>
        <w:tc>
          <w:tcPr>
            <w:tcW w:w="726" w:type="dxa"/>
          </w:tcPr>
          <w:p w:rsidR="001207E4" w:rsidRPr="00D64294" w:rsidRDefault="001207E4" w:rsidP="00CB3862">
            <w:pPr>
              <w:pStyle w:val="NormalArial"/>
            </w:pPr>
            <w:r>
              <w:t>M</w:t>
            </w:r>
          </w:p>
        </w:tc>
        <w:tc>
          <w:tcPr>
            <w:tcW w:w="928" w:type="dxa"/>
          </w:tcPr>
          <w:p w:rsidR="001207E4" w:rsidRPr="00D64294" w:rsidRDefault="001207E4" w:rsidP="00CB3862">
            <w:pPr>
              <w:pStyle w:val="NormalArial"/>
            </w:pPr>
            <w:r>
              <w:t>M</w:t>
            </w:r>
          </w:p>
        </w:tc>
        <w:tc>
          <w:tcPr>
            <w:tcW w:w="950" w:type="dxa"/>
          </w:tcPr>
          <w:p w:rsidR="001207E4" w:rsidRPr="00D64294" w:rsidRDefault="001207E4" w:rsidP="00CB3862">
            <w:pPr>
              <w:pStyle w:val="NormalArial"/>
            </w:pPr>
            <w:r>
              <w:t>M</w:t>
            </w:r>
          </w:p>
        </w:tc>
        <w:tc>
          <w:tcPr>
            <w:tcW w:w="845" w:type="dxa"/>
          </w:tcPr>
          <w:p w:rsidR="001207E4" w:rsidRPr="00D64294" w:rsidRDefault="001207E4" w:rsidP="00CB3862">
            <w:pPr>
              <w:pStyle w:val="NormalArial"/>
            </w:pPr>
            <w:r>
              <w:t>C</w:t>
            </w:r>
          </w:p>
        </w:tc>
        <w:tc>
          <w:tcPr>
            <w:tcW w:w="634" w:type="dxa"/>
          </w:tcPr>
          <w:p w:rsidR="001207E4" w:rsidRPr="00D64294" w:rsidRDefault="001207E4" w:rsidP="00CB3862">
            <w:pPr>
              <w:pStyle w:val="NormalArial"/>
            </w:pPr>
            <w:r>
              <w:t>X</w:t>
            </w:r>
          </w:p>
        </w:tc>
        <w:tc>
          <w:tcPr>
            <w:tcW w:w="961" w:type="dxa"/>
          </w:tcPr>
          <w:p w:rsidR="001207E4" w:rsidRPr="00D64294" w:rsidRDefault="001207E4" w:rsidP="00CB3862">
            <w:pPr>
              <w:pStyle w:val="NormalArial"/>
            </w:pPr>
            <w:r>
              <w:t>C</w:t>
            </w:r>
          </w:p>
        </w:tc>
        <w:tc>
          <w:tcPr>
            <w:tcW w:w="644" w:type="dxa"/>
          </w:tcPr>
          <w:p w:rsidR="001207E4" w:rsidRPr="00D64294" w:rsidRDefault="001207E4" w:rsidP="00CB3862">
            <w:pPr>
              <w:pStyle w:val="NormalArial"/>
            </w:pPr>
            <w:r>
              <w:t>C</w:t>
            </w:r>
          </w:p>
        </w:tc>
      </w:tr>
      <w:tr w:rsidR="001207E4" w:rsidRPr="0046204A" w:rsidTr="0046204A">
        <w:tc>
          <w:tcPr>
            <w:tcW w:w="1606" w:type="dxa"/>
          </w:tcPr>
          <w:p w:rsidR="001207E4" w:rsidRPr="00D64294" w:rsidRDefault="001207E4" w:rsidP="00CB3862">
            <w:pPr>
              <w:pStyle w:val="NormalArial"/>
            </w:pPr>
            <w:r w:rsidRPr="0046204A">
              <w:rPr>
                <w:bCs/>
              </w:rPr>
              <w:t>Champ de commentaires</w:t>
            </w:r>
          </w:p>
        </w:tc>
        <w:tc>
          <w:tcPr>
            <w:tcW w:w="863" w:type="dxa"/>
          </w:tcPr>
          <w:p w:rsidR="001207E4" w:rsidRPr="00D64294" w:rsidRDefault="001207E4" w:rsidP="00CB3862">
            <w:pPr>
              <w:pStyle w:val="NormalArial"/>
            </w:pPr>
            <w:r>
              <w:t>M</w:t>
            </w:r>
          </w:p>
        </w:tc>
        <w:tc>
          <w:tcPr>
            <w:tcW w:w="671" w:type="dxa"/>
          </w:tcPr>
          <w:p w:rsidR="001207E4" w:rsidRPr="00D64294" w:rsidRDefault="001207E4" w:rsidP="00CB3862">
            <w:pPr>
              <w:pStyle w:val="NormalArial"/>
            </w:pPr>
            <w:r>
              <w:t>X</w:t>
            </w:r>
          </w:p>
        </w:tc>
        <w:tc>
          <w:tcPr>
            <w:tcW w:w="726" w:type="dxa"/>
          </w:tcPr>
          <w:p w:rsidR="001207E4" w:rsidRPr="00D64294" w:rsidRDefault="001207E4" w:rsidP="00CB3862">
            <w:pPr>
              <w:pStyle w:val="NormalArial"/>
            </w:pPr>
            <w:r>
              <w:t>M</w:t>
            </w:r>
          </w:p>
        </w:tc>
        <w:tc>
          <w:tcPr>
            <w:tcW w:w="928" w:type="dxa"/>
          </w:tcPr>
          <w:p w:rsidR="001207E4" w:rsidRPr="00D64294" w:rsidRDefault="001207E4" w:rsidP="00CB3862">
            <w:pPr>
              <w:pStyle w:val="NormalArial"/>
            </w:pPr>
            <w:r>
              <w:t>M</w:t>
            </w:r>
          </w:p>
        </w:tc>
        <w:tc>
          <w:tcPr>
            <w:tcW w:w="950" w:type="dxa"/>
          </w:tcPr>
          <w:p w:rsidR="001207E4" w:rsidRPr="00D64294" w:rsidRDefault="001207E4" w:rsidP="00CB3862">
            <w:pPr>
              <w:pStyle w:val="NormalArial"/>
            </w:pPr>
            <w:r>
              <w:t>M</w:t>
            </w:r>
          </w:p>
        </w:tc>
        <w:tc>
          <w:tcPr>
            <w:tcW w:w="845" w:type="dxa"/>
          </w:tcPr>
          <w:p w:rsidR="001207E4" w:rsidRPr="00D64294" w:rsidRDefault="001207E4" w:rsidP="00CB3862">
            <w:pPr>
              <w:pStyle w:val="NormalArial"/>
            </w:pPr>
            <w:r>
              <w:t>C</w:t>
            </w:r>
          </w:p>
        </w:tc>
        <w:tc>
          <w:tcPr>
            <w:tcW w:w="634" w:type="dxa"/>
          </w:tcPr>
          <w:p w:rsidR="001207E4" w:rsidRPr="00D64294" w:rsidRDefault="001207E4" w:rsidP="00CB3862">
            <w:pPr>
              <w:pStyle w:val="NormalArial"/>
            </w:pPr>
            <w:r>
              <w:t>X</w:t>
            </w:r>
          </w:p>
        </w:tc>
        <w:tc>
          <w:tcPr>
            <w:tcW w:w="961" w:type="dxa"/>
          </w:tcPr>
          <w:p w:rsidR="001207E4" w:rsidRPr="00D64294" w:rsidRDefault="001207E4" w:rsidP="00CB3862">
            <w:pPr>
              <w:pStyle w:val="NormalArial"/>
            </w:pPr>
            <w:r>
              <w:t>C</w:t>
            </w:r>
          </w:p>
        </w:tc>
        <w:tc>
          <w:tcPr>
            <w:tcW w:w="644" w:type="dxa"/>
          </w:tcPr>
          <w:p w:rsidR="001207E4" w:rsidRPr="00D64294" w:rsidRDefault="001207E4" w:rsidP="00CB3862">
            <w:pPr>
              <w:pStyle w:val="NormalArial"/>
            </w:pPr>
            <w:r>
              <w:t>C</w:t>
            </w:r>
          </w:p>
        </w:tc>
      </w:tr>
    </w:tbl>
    <w:p w:rsidR="007F50AB" w:rsidRDefault="007F50AB" w:rsidP="007F50AB">
      <w:pPr>
        <w:pStyle w:val="NormalArial"/>
      </w:pPr>
    </w:p>
    <w:p w:rsidR="007F50AB" w:rsidRDefault="007F50AB" w:rsidP="007F50AB">
      <w:pPr>
        <w:pStyle w:val="NormalArial"/>
      </w:pPr>
    </w:p>
    <w:p w:rsidR="007F50AB" w:rsidRPr="004452ED" w:rsidRDefault="007F50AB" w:rsidP="007F50AB">
      <w:pPr>
        <w:pStyle w:val="Titre4bis"/>
      </w:pPr>
      <w:r>
        <w:t xml:space="preserve">Scénario 1 – Ajouter une </w:t>
      </w:r>
      <w:r w:rsidR="001207E4">
        <w:t>QHP</w:t>
      </w:r>
    </w:p>
    <w:p w:rsidR="007F50AB" w:rsidRDefault="007F50AB" w:rsidP="007F50AB">
      <w:pPr>
        <w:pStyle w:val="NormalArial"/>
        <w:numPr>
          <w:ilvl w:val="0"/>
          <w:numId w:val="158"/>
        </w:numPr>
      </w:pPr>
      <w:r>
        <w:t>L'acteur accède à la fiche personne</w:t>
      </w:r>
    </w:p>
    <w:p w:rsidR="007F50AB" w:rsidRDefault="007F50AB" w:rsidP="007F50AB">
      <w:pPr>
        <w:pStyle w:val="NormalArial"/>
        <w:numPr>
          <w:ilvl w:val="0"/>
          <w:numId w:val="158"/>
        </w:numPr>
      </w:pPr>
      <w:r>
        <w:t xml:space="preserve">L'acteur clique sur l'onglet </w:t>
      </w:r>
      <w:r w:rsidR="001207E4">
        <w:t>Formations</w:t>
      </w:r>
    </w:p>
    <w:p w:rsidR="00B85AD0" w:rsidRDefault="007F50AB" w:rsidP="007F50AB">
      <w:pPr>
        <w:pStyle w:val="NormalArial"/>
        <w:numPr>
          <w:ilvl w:val="0"/>
          <w:numId w:val="158"/>
        </w:numPr>
      </w:pPr>
      <w:r>
        <w:t xml:space="preserve">L'acteur </w:t>
      </w:r>
      <w:r w:rsidR="00B85AD0">
        <w:t>clique sur Créer</w:t>
      </w:r>
    </w:p>
    <w:p w:rsidR="007F50AB" w:rsidRDefault="00B85AD0" w:rsidP="007F50AB">
      <w:pPr>
        <w:pStyle w:val="NormalArial"/>
        <w:numPr>
          <w:ilvl w:val="0"/>
          <w:numId w:val="158"/>
        </w:numPr>
      </w:pPr>
      <w:r>
        <w:t>Le système affiche un pop-up pour saisir les données d'une nouvelle QHP</w:t>
      </w:r>
    </w:p>
    <w:p w:rsidR="00B85AD0" w:rsidRDefault="00B85AD0" w:rsidP="007F50AB">
      <w:pPr>
        <w:pStyle w:val="NormalArial"/>
        <w:numPr>
          <w:ilvl w:val="0"/>
          <w:numId w:val="158"/>
        </w:numPr>
      </w:pPr>
      <w:r>
        <w:t>L'acteur saisit les données et valide</w:t>
      </w:r>
      <w:r w:rsidR="00571B7B">
        <w:t xml:space="preserve">. Les données sont rattachées à la personne </w:t>
      </w:r>
      <w:r w:rsidR="006D7328">
        <w:t>indépendamment du centre.</w:t>
      </w:r>
      <w:r w:rsidR="00EA1C3D">
        <w:t xml:space="preserve"> </w:t>
      </w:r>
      <w:r w:rsidR="00EA1C3D" w:rsidRPr="006D7328">
        <w:rPr>
          <w:b/>
          <w:color w:val="FF0000"/>
        </w:rPr>
        <w:t>EXCEPTION1</w:t>
      </w:r>
    </w:p>
    <w:p w:rsidR="007F50AB" w:rsidRDefault="007F50AB" w:rsidP="007F50AB">
      <w:pPr>
        <w:pStyle w:val="NormalArial"/>
        <w:numPr>
          <w:ilvl w:val="0"/>
          <w:numId w:val="158"/>
        </w:numPr>
      </w:pPr>
      <w:r>
        <w:t xml:space="preserve">Le système ajoute </w:t>
      </w:r>
      <w:smartTag w:uri="urn:schemas-microsoft-com:office:smarttags" w:element="PersonName">
        <w:smartTagPr>
          <w:attr w:name="ProductID" w:val="la QHP"/>
        </w:smartTagPr>
        <w:r>
          <w:t xml:space="preserve">la </w:t>
        </w:r>
        <w:r w:rsidR="00B85AD0">
          <w:t>QHP</w:t>
        </w:r>
      </w:smartTag>
      <w:r w:rsidR="00B85AD0">
        <w:t xml:space="preserve"> dans le</w:t>
      </w:r>
      <w:r>
        <w:t xml:space="preserve"> tableau. </w:t>
      </w:r>
    </w:p>
    <w:p w:rsidR="007F50AB" w:rsidRDefault="007F50AB" w:rsidP="007F50AB">
      <w:pPr>
        <w:pStyle w:val="NormalArial"/>
      </w:pPr>
    </w:p>
    <w:p w:rsidR="007F50AB" w:rsidRPr="004452ED" w:rsidRDefault="007F50AB" w:rsidP="007F50AB">
      <w:pPr>
        <w:pStyle w:val="Titre4bis"/>
      </w:pPr>
      <w:r>
        <w:t xml:space="preserve">Scénario 2 – Modifier une </w:t>
      </w:r>
      <w:r w:rsidR="001207E4">
        <w:t>QHP</w:t>
      </w:r>
    </w:p>
    <w:p w:rsidR="007F50AB" w:rsidRDefault="007F50AB" w:rsidP="007F50AB">
      <w:pPr>
        <w:pStyle w:val="NormalArial"/>
        <w:numPr>
          <w:ilvl w:val="0"/>
          <w:numId w:val="158"/>
        </w:numPr>
      </w:pPr>
      <w:r>
        <w:t>L'acteur accède à la fiche personne</w:t>
      </w:r>
    </w:p>
    <w:p w:rsidR="001207E4" w:rsidRDefault="001207E4" w:rsidP="001207E4">
      <w:pPr>
        <w:pStyle w:val="NormalArial"/>
        <w:numPr>
          <w:ilvl w:val="0"/>
          <w:numId w:val="158"/>
        </w:numPr>
      </w:pPr>
      <w:r>
        <w:t>L'acteur clique sur l'onglet Formations</w:t>
      </w:r>
    </w:p>
    <w:p w:rsidR="007F50AB" w:rsidRDefault="007F50AB" w:rsidP="007F50AB">
      <w:pPr>
        <w:pStyle w:val="NormalArial"/>
        <w:numPr>
          <w:ilvl w:val="0"/>
          <w:numId w:val="158"/>
        </w:numPr>
      </w:pPr>
      <w:r>
        <w:t>L'acteur clique sur une ligne</w:t>
      </w:r>
    </w:p>
    <w:p w:rsidR="007F50AB" w:rsidRDefault="007F50AB" w:rsidP="007F50AB">
      <w:pPr>
        <w:pStyle w:val="NormalArial"/>
        <w:numPr>
          <w:ilvl w:val="0"/>
          <w:numId w:val="158"/>
        </w:numPr>
      </w:pPr>
      <w:r>
        <w:t xml:space="preserve">Le système </w:t>
      </w:r>
      <w:r w:rsidR="00B85AD0">
        <w:t xml:space="preserve">ouvre un pop-up pré-remplie avec les données de </w:t>
      </w:r>
      <w:smartTag w:uri="urn:schemas-microsoft-com:office:smarttags" w:element="PersonName">
        <w:smartTagPr>
          <w:attr w:name="ProductID" w:val="la QHP"/>
        </w:smartTagPr>
        <w:r w:rsidR="00B85AD0">
          <w:t>la QHP</w:t>
        </w:r>
      </w:smartTag>
    </w:p>
    <w:p w:rsidR="00B85AD0" w:rsidRDefault="007F50AB" w:rsidP="007F50AB">
      <w:pPr>
        <w:pStyle w:val="NormalArial"/>
        <w:numPr>
          <w:ilvl w:val="0"/>
          <w:numId w:val="158"/>
        </w:numPr>
      </w:pPr>
      <w:r>
        <w:t>L'acteur modifie les données et valide.</w:t>
      </w:r>
      <w:r w:rsidR="00571B7B">
        <w:t xml:space="preserve"> Les données sont rattachées à la personne</w:t>
      </w:r>
      <w:r w:rsidR="00304F15">
        <w:t xml:space="preserve"> indépendamment du centre.</w:t>
      </w:r>
      <w:r w:rsidR="00571B7B">
        <w:t>.</w:t>
      </w:r>
      <w:r>
        <w:t xml:space="preserve"> </w:t>
      </w:r>
      <w:r w:rsidR="00EA1C3D" w:rsidRPr="00585BDD">
        <w:rPr>
          <w:b/>
          <w:color w:val="FF0000"/>
        </w:rPr>
        <w:t>EXCEPTION1</w:t>
      </w:r>
    </w:p>
    <w:p w:rsidR="007F50AB" w:rsidRDefault="00B85AD0" w:rsidP="007F50AB">
      <w:pPr>
        <w:pStyle w:val="NormalArial"/>
        <w:numPr>
          <w:ilvl w:val="0"/>
          <w:numId w:val="158"/>
        </w:numPr>
      </w:pPr>
      <w:r>
        <w:t>Le système ferme l</w:t>
      </w:r>
      <w:r w:rsidR="00585BDD">
        <w:t>e</w:t>
      </w:r>
      <w:r>
        <w:t xml:space="preserve"> pop-up et met les données de la ligne à jour</w:t>
      </w:r>
      <w:r w:rsidR="007F50AB">
        <w:t>.</w:t>
      </w:r>
    </w:p>
    <w:p w:rsidR="007F50AB" w:rsidRPr="004452ED" w:rsidRDefault="007F50AB" w:rsidP="007F50AB">
      <w:pPr>
        <w:pStyle w:val="Titre4bis"/>
      </w:pPr>
      <w:r>
        <w:t xml:space="preserve">Scénario </w:t>
      </w:r>
      <w:r w:rsidR="001207E4">
        <w:t>3</w:t>
      </w:r>
      <w:r>
        <w:t xml:space="preserve"> – Supprimer une </w:t>
      </w:r>
      <w:r w:rsidR="001207E4">
        <w:t>QHP</w:t>
      </w:r>
    </w:p>
    <w:p w:rsidR="007F50AB" w:rsidRDefault="007F50AB" w:rsidP="007F50AB">
      <w:pPr>
        <w:pStyle w:val="NormalArial"/>
        <w:numPr>
          <w:ilvl w:val="0"/>
          <w:numId w:val="158"/>
        </w:numPr>
      </w:pPr>
      <w:r>
        <w:t>L'acteur accède à la fiche personne</w:t>
      </w:r>
    </w:p>
    <w:p w:rsidR="001207E4" w:rsidRDefault="001207E4" w:rsidP="001207E4">
      <w:pPr>
        <w:pStyle w:val="NormalArial"/>
        <w:numPr>
          <w:ilvl w:val="0"/>
          <w:numId w:val="158"/>
        </w:numPr>
      </w:pPr>
      <w:r>
        <w:t>L'acteur clique sur l'onglet Formations</w:t>
      </w:r>
    </w:p>
    <w:p w:rsidR="007F50AB" w:rsidRDefault="007F50AB" w:rsidP="007F50AB">
      <w:pPr>
        <w:pStyle w:val="NormalArial"/>
        <w:numPr>
          <w:ilvl w:val="0"/>
          <w:numId w:val="158"/>
        </w:numPr>
      </w:pPr>
      <w:r>
        <w:t>L'acteur clique sur le bouton Supprimer d'une ligne</w:t>
      </w:r>
    </w:p>
    <w:p w:rsidR="007F50AB" w:rsidRDefault="007F50AB" w:rsidP="007F50AB">
      <w:pPr>
        <w:pStyle w:val="NormalArial"/>
        <w:numPr>
          <w:ilvl w:val="0"/>
          <w:numId w:val="158"/>
        </w:numPr>
      </w:pPr>
      <w:r>
        <w:t xml:space="preserve">Le système supprime la ligne du tableau. </w:t>
      </w:r>
    </w:p>
    <w:p w:rsidR="00B85AD0" w:rsidRDefault="00B85AD0" w:rsidP="00B85AD0">
      <w:pPr>
        <w:pStyle w:val="NormalArial"/>
      </w:pPr>
    </w:p>
    <w:p w:rsidR="00C20459" w:rsidRPr="00BE48BB" w:rsidRDefault="00C20459" w:rsidP="00C20459">
      <w:pPr>
        <w:pStyle w:val="Titre4bis"/>
      </w:pPr>
      <w:r w:rsidRPr="00BE48BB">
        <w:t>Cas d'exception</w:t>
      </w:r>
    </w:p>
    <w:p w:rsidR="00C20459" w:rsidRDefault="00C20459" w:rsidP="00C20459">
      <w:pPr>
        <w:pStyle w:val="NormalArial"/>
      </w:pPr>
      <w:r w:rsidRPr="006D7328">
        <w:rPr>
          <w:b/>
          <w:color w:val="FF0000"/>
        </w:rPr>
        <w:t>EXCEPTION1</w:t>
      </w:r>
      <w:r>
        <w:rPr>
          <w:b/>
        </w:rPr>
        <w:t xml:space="preserve"> : </w:t>
      </w:r>
      <w:r w:rsidRPr="00EA1C3D">
        <w:t xml:space="preserve">si la </w:t>
      </w:r>
      <w:r w:rsidR="006D7328">
        <w:t xml:space="preserve"> QHP</w:t>
      </w:r>
      <w:r w:rsidRPr="00EA1C3D">
        <w:t xml:space="preserve"> choisie a la propriété "Date de péremption obligatoire" et que la date de péremption n'est pas renseignée, un message d'erreur est affiché</w:t>
      </w:r>
    </w:p>
    <w:p w:rsidR="00B85AD0" w:rsidRDefault="00B85AD0" w:rsidP="00B85AD0">
      <w:pPr>
        <w:pStyle w:val="NormalArial"/>
      </w:pPr>
    </w:p>
    <w:p w:rsidR="003C0A9F" w:rsidRDefault="003C0A9F" w:rsidP="00B85AD0">
      <w:pPr>
        <w:pStyle w:val="NormalArial"/>
      </w:pPr>
    </w:p>
    <w:p w:rsidR="001207E4" w:rsidRDefault="001207E4" w:rsidP="007F50AB">
      <w:pPr>
        <w:pStyle w:val="NormalArial"/>
      </w:pPr>
      <w:r w:rsidRPr="003C0A9F">
        <w:rPr>
          <w:b/>
          <w:u w:val="single"/>
        </w:rPr>
        <w:t>Pour le tableau des formations</w:t>
      </w:r>
      <w:r w:rsidR="00C20459" w:rsidRPr="003C0A9F">
        <w:rPr>
          <w:b/>
          <w:u w:val="single"/>
        </w:rPr>
        <w:t xml:space="preserve"> de centre</w:t>
      </w:r>
      <w:r>
        <w:t xml:space="preserve">, le fonctionnement est identique sauf que la liste des types ne contient que les types de formation </w:t>
      </w:r>
      <w:r w:rsidR="003C0A9F">
        <w:t xml:space="preserve">du </w:t>
      </w:r>
      <w:r>
        <w:t>centre sélectionné pour la personne</w:t>
      </w:r>
      <w:r w:rsidR="003C0A9F">
        <w:t xml:space="preserve"> et que les données sont enregistrées pour la personne </w:t>
      </w:r>
      <w:r w:rsidR="003C0A9F" w:rsidRPr="00304F15">
        <w:rPr>
          <w:b/>
        </w:rPr>
        <w:t>et pour le centre</w:t>
      </w:r>
      <w:r w:rsidR="003C0A9F">
        <w:t>.</w:t>
      </w:r>
    </w:p>
    <w:p w:rsidR="00EA1C3D" w:rsidRDefault="00EA1C3D" w:rsidP="007F50AB">
      <w:pPr>
        <w:pStyle w:val="NormalArial"/>
      </w:pPr>
    </w:p>
    <w:p w:rsidR="004F1C18" w:rsidRDefault="004F1C18" w:rsidP="004F1C18">
      <w:pPr>
        <w:pStyle w:val="Titre2"/>
      </w:pPr>
      <w:bookmarkStart w:id="4728" w:name="_Toc288058254"/>
      <w:bookmarkStart w:id="4729" w:name="_Toc288123491"/>
      <w:bookmarkStart w:id="4730" w:name="_Toc292454229"/>
      <w:bookmarkEnd w:id="4728"/>
      <w:bookmarkEnd w:id="4729"/>
      <w:r>
        <w:lastRenderedPageBreak/>
        <w:t>Cas d'utilisation gérer l'Onglet Rattachement et lieu de travail</w:t>
      </w:r>
      <w:bookmarkEnd w:id="4730"/>
    </w:p>
    <w:p w:rsidR="00176D82" w:rsidRPr="00BE48BB" w:rsidRDefault="00176D82" w:rsidP="00176D82">
      <w:pPr>
        <w:pStyle w:val="Titre3"/>
      </w:pPr>
      <w:bookmarkStart w:id="4731" w:name="_Toc292454230"/>
      <w:r>
        <w:t xml:space="preserve">Gérer l'onglet </w:t>
      </w:r>
      <w:r w:rsidR="00D70E67">
        <w:t>Rattachement et lieu de travail</w:t>
      </w:r>
      <w:bookmarkEnd w:id="4731"/>
    </w:p>
    <w:p w:rsidR="004F1C18" w:rsidRDefault="004F1C18" w:rsidP="004F1C18">
      <w:pPr>
        <w:pStyle w:val="NormalArial"/>
      </w:pPr>
      <w:r w:rsidRPr="00795BE7">
        <w:rPr>
          <w:b/>
        </w:rPr>
        <w:t>Résumé</w:t>
      </w:r>
      <w:r>
        <w:t xml:space="preserve"> : Cette fonctionnalité permet à l'acteur de gérer les informations de l'onglet Rattachement et lieu de travail</w:t>
      </w:r>
    </w:p>
    <w:p w:rsidR="004F1C18" w:rsidRDefault="004F1C18" w:rsidP="004F1C18">
      <w:pPr>
        <w:pStyle w:val="NormalArial"/>
      </w:pPr>
      <w:r w:rsidRPr="00795BE7">
        <w:rPr>
          <w:b/>
        </w:rPr>
        <w:t>Acteur(s)</w:t>
      </w:r>
      <w:r>
        <w:t xml:space="preserve"> : </w:t>
      </w:r>
      <w:r>
        <w:rPr>
          <w:bCs/>
        </w:rPr>
        <w:t xml:space="preserve">Administrateur National, </w:t>
      </w:r>
      <w:r>
        <w:t xml:space="preserve"> Administrateur de Centre, </w:t>
      </w:r>
      <w:r w:rsidRPr="00210253">
        <w:t>Accueil</w:t>
      </w:r>
      <w:r>
        <w:t xml:space="preserve">, </w:t>
      </w:r>
      <w:r w:rsidRPr="00210253">
        <w:t>Médical</w:t>
      </w:r>
      <w:r>
        <w:t xml:space="preserve">, </w:t>
      </w:r>
      <w:r w:rsidRPr="00210253">
        <w:t>Sécurité</w:t>
      </w:r>
      <w:r>
        <w:t xml:space="preserve">, </w:t>
      </w:r>
      <w:r w:rsidRPr="00210253">
        <w:t>Consultation</w:t>
      </w:r>
      <w:r>
        <w:t xml:space="preserve">, Collaborateur SPAS, </w:t>
      </w:r>
      <w:r>
        <w:rPr>
          <w:bCs/>
        </w:rPr>
        <w:t>OS de Pôle</w:t>
      </w:r>
    </w:p>
    <w:p w:rsidR="004F1C18" w:rsidRDefault="004F1C18" w:rsidP="004F1C18">
      <w:pPr>
        <w:pStyle w:val="NormalArial"/>
      </w:pPr>
      <w:r w:rsidRPr="00795BE7">
        <w:rPr>
          <w:b/>
        </w:rPr>
        <w:t>Pré-condition</w:t>
      </w:r>
      <w:r>
        <w:t xml:space="preserve"> : L'acteur est identifié et a accédé à la fiche personne</w:t>
      </w:r>
    </w:p>
    <w:p w:rsidR="004F1C18" w:rsidRDefault="004F1C18" w:rsidP="004F1C18">
      <w:pPr>
        <w:pStyle w:val="NormalArial"/>
      </w:pPr>
      <w:r w:rsidRPr="00795BE7">
        <w:rPr>
          <w:b/>
        </w:rPr>
        <w:t>Post-condition</w:t>
      </w:r>
      <w:r>
        <w:t xml:space="preserve"> : l'onglet Rattachement et lieu de travail est géré</w:t>
      </w:r>
    </w:p>
    <w:p w:rsidR="004F1C18" w:rsidRDefault="004F1C18" w:rsidP="004F1C18">
      <w:pPr>
        <w:pStyle w:val="NormalArial"/>
      </w:pPr>
    </w:p>
    <w:p w:rsidR="004F1C18" w:rsidRPr="00AE0502" w:rsidRDefault="004F1C18" w:rsidP="004F1C18">
      <w:pPr>
        <w:pStyle w:val="Titre4bis"/>
      </w:pPr>
      <w:r w:rsidRPr="00AE0502">
        <w:t xml:space="preserve">Interface </w:t>
      </w:r>
      <w:r>
        <w:t>onglet Rattachement et lieu de travail</w:t>
      </w:r>
    </w:p>
    <w:p w:rsidR="004F1C18" w:rsidRDefault="004F1C18" w:rsidP="004F1C18">
      <w:pPr>
        <w:pStyle w:val="NormalArial"/>
        <w:rPr>
          <w:bCs/>
        </w:rPr>
      </w:pPr>
      <w:r w:rsidRPr="00AE0502">
        <w:rPr>
          <w:bCs/>
        </w:rPr>
        <w:t>L'écran affiche un formulaire contenant les champs de saisie :</w:t>
      </w:r>
    </w:p>
    <w:p w:rsidR="004F1C18" w:rsidRDefault="004F1C18" w:rsidP="004F1C18">
      <w:pPr>
        <w:pStyle w:val="NormalArial"/>
        <w:rPr>
          <w:bCs/>
        </w:rPr>
      </w:pPr>
    </w:p>
    <w:p w:rsidR="004F1C18" w:rsidRDefault="004F1C18" w:rsidP="004F1C18">
      <w:pPr>
        <w:pStyle w:val="NormalArial"/>
        <w:rPr>
          <w:bCs/>
        </w:rPr>
      </w:pPr>
      <w:r>
        <w:rPr>
          <w:bCs/>
        </w:rPr>
        <w:t>La personne intervient au profit de :</w:t>
      </w:r>
    </w:p>
    <w:p w:rsidR="004F1C18" w:rsidRPr="00AE0502" w:rsidRDefault="004F1C18" w:rsidP="004F1C18">
      <w:pPr>
        <w:pStyle w:val="NormalArial"/>
        <w:rPr>
          <w:bCs/>
        </w:rPr>
      </w:pPr>
    </w:p>
    <w:p w:rsidR="004F1C18" w:rsidRPr="001A5F3C" w:rsidRDefault="004F1C18" w:rsidP="004F1C18">
      <w:pPr>
        <w:pStyle w:val="NormalArial"/>
        <w:numPr>
          <w:ilvl w:val="0"/>
          <w:numId w:val="10"/>
        </w:numPr>
        <w:rPr>
          <w:bCs/>
        </w:rPr>
      </w:pPr>
      <w:r w:rsidRPr="001A5F3C">
        <w:rPr>
          <w:bCs/>
        </w:rPr>
        <w:t xml:space="preserve">Entité </w:t>
      </w:r>
      <w:r>
        <w:rPr>
          <w:bCs/>
        </w:rPr>
        <w:t>(Liste des entités se trouvant dans la table de référence des entités) lu dans la table des informations centre</w:t>
      </w:r>
    </w:p>
    <w:p w:rsidR="004F1C18" w:rsidRPr="001A5F3C" w:rsidRDefault="006D7328" w:rsidP="004F1C18">
      <w:pPr>
        <w:pStyle w:val="NormalArial"/>
        <w:numPr>
          <w:ilvl w:val="0"/>
          <w:numId w:val="10"/>
        </w:numPr>
        <w:rPr>
          <w:bCs/>
        </w:rPr>
      </w:pPr>
      <w:r>
        <w:rPr>
          <w:bCs/>
        </w:rPr>
        <w:t>Unité</w:t>
      </w:r>
      <w:r w:rsidR="004F1C18">
        <w:rPr>
          <w:bCs/>
        </w:rPr>
        <w:t>:</w:t>
      </w:r>
      <w:r w:rsidR="004F1C18" w:rsidRPr="001A5F3C">
        <w:rPr>
          <w:bCs/>
        </w:rPr>
        <w:t xml:space="preserve"> </w:t>
      </w:r>
      <w:r w:rsidR="004F1C18">
        <w:rPr>
          <w:bCs/>
        </w:rPr>
        <w:t>(champ de saisie spécifique pour les unités) : lu dans la table des informations centre</w:t>
      </w:r>
    </w:p>
    <w:p w:rsidR="004F1C18" w:rsidRDefault="004F1C18" w:rsidP="004F1C18">
      <w:pPr>
        <w:pStyle w:val="NormalArial"/>
        <w:numPr>
          <w:ilvl w:val="0"/>
          <w:numId w:val="10"/>
        </w:numPr>
        <w:rPr>
          <w:bCs/>
        </w:rPr>
      </w:pPr>
      <w:r w:rsidRPr="001A5F3C">
        <w:rPr>
          <w:bCs/>
        </w:rPr>
        <w:t>Nom et prénom du responsable</w:t>
      </w:r>
      <w:r>
        <w:rPr>
          <w:bCs/>
        </w:rPr>
        <w:t xml:space="preserve"> (saisie texte libre) lu dans la table des informations centre</w:t>
      </w:r>
      <w:r w:rsidRPr="001A5F3C">
        <w:rPr>
          <w:bCs/>
        </w:rPr>
        <w:t xml:space="preserve"> </w:t>
      </w:r>
    </w:p>
    <w:p w:rsidR="004F1C18" w:rsidRPr="001A5F3C" w:rsidRDefault="004F1C18" w:rsidP="004F1C18">
      <w:pPr>
        <w:pStyle w:val="NormalArial"/>
        <w:numPr>
          <w:ilvl w:val="0"/>
          <w:numId w:val="10"/>
        </w:numPr>
        <w:rPr>
          <w:bCs/>
        </w:rPr>
      </w:pPr>
      <w:r w:rsidRPr="001A5F3C">
        <w:rPr>
          <w:bCs/>
        </w:rPr>
        <w:t>Fonction du responsable</w:t>
      </w:r>
      <w:r>
        <w:rPr>
          <w:bCs/>
        </w:rPr>
        <w:t xml:space="preserve"> : (saisie texte libre) lu dans la table des informations centre</w:t>
      </w:r>
    </w:p>
    <w:p w:rsidR="004F1C18" w:rsidRDefault="004F1C18" w:rsidP="004F1C18">
      <w:pPr>
        <w:pStyle w:val="NormalArial"/>
        <w:rPr>
          <w:bCs/>
        </w:rPr>
      </w:pPr>
    </w:p>
    <w:p w:rsidR="004F1C18" w:rsidRDefault="004F1C18" w:rsidP="004F1C18">
      <w:pPr>
        <w:pStyle w:val="NormalArial"/>
        <w:rPr>
          <w:bCs/>
        </w:rPr>
      </w:pPr>
      <w:r>
        <w:rPr>
          <w:bCs/>
        </w:rPr>
        <w:t>Lieu de travail de la personne</w:t>
      </w:r>
    </w:p>
    <w:p w:rsidR="004F1C18" w:rsidRDefault="004F1C18" w:rsidP="004F1C18">
      <w:pPr>
        <w:pStyle w:val="NormalArial"/>
        <w:ind w:left="360"/>
        <w:rPr>
          <w:bCs/>
        </w:rPr>
      </w:pPr>
    </w:p>
    <w:p w:rsidR="004F1C18" w:rsidRPr="001A5F3C" w:rsidRDefault="004F1C18" w:rsidP="004F1C18">
      <w:pPr>
        <w:pStyle w:val="NormalArial"/>
        <w:numPr>
          <w:ilvl w:val="0"/>
          <w:numId w:val="10"/>
        </w:numPr>
        <w:rPr>
          <w:bCs/>
        </w:rPr>
      </w:pPr>
      <w:r w:rsidRPr="001A5F3C">
        <w:rPr>
          <w:bCs/>
        </w:rPr>
        <w:t xml:space="preserve">Entité </w:t>
      </w:r>
      <w:r>
        <w:rPr>
          <w:bCs/>
        </w:rPr>
        <w:t>: (Liste des entités se trouvant dans la table de référence des entités) lu dans la table des informations centre</w:t>
      </w:r>
    </w:p>
    <w:p w:rsidR="004F1C18" w:rsidRPr="001A5F3C" w:rsidRDefault="004F1C18" w:rsidP="004F1C18">
      <w:pPr>
        <w:pStyle w:val="NormalArial"/>
        <w:numPr>
          <w:ilvl w:val="0"/>
          <w:numId w:val="10"/>
        </w:numPr>
        <w:rPr>
          <w:bCs/>
        </w:rPr>
      </w:pPr>
      <w:r w:rsidRPr="001A5F3C">
        <w:rPr>
          <w:bCs/>
        </w:rPr>
        <w:t>Centre</w:t>
      </w:r>
      <w:r>
        <w:rPr>
          <w:bCs/>
        </w:rPr>
        <w:t xml:space="preserve"> : (Liste des centres se trouvant dans la table de référence des centres) lu dans la table des informations centre</w:t>
      </w:r>
    </w:p>
    <w:p w:rsidR="004F1C18" w:rsidRPr="001A5F3C" w:rsidRDefault="006D7328" w:rsidP="004F1C18">
      <w:pPr>
        <w:pStyle w:val="NormalArial"/>
        <w:numPr>
          <w:ilvl w:val="0"/>
          <w:numId w:val="10"/>
        </w:numPr>
        <w:rPr>
          <w:bCs/>
        </w:rPr>
      </w:pPr>
      <w:r>
        <w:rPr>
          <w:bCs/>
        </w:rPr>
        <w:t>Unité</w:t>
      </w:r>
      <w:r w:rsidR="004F1C18">
        <w:rPr>
          <w:bCs/>
        </w:rPr>
        <w:t>: (champ de saisie spécifique pour les unités) : lu dans la table des informations centre</w:t>
      </w:r>
    </w:p>
    <w:p w:rsidR="004F1C18" w:rsidRPr="001A5F3C" w:rsidRDefault="004F1C18" w:rsidP="004F1C18">
      <w:pPr>
        <w:pStyle w:val="NormalArial"/>
        <w:numPr>
          <w:ilvl w:val="0"/>
          <w:numId w:val="10"/>
        </w:numPr>
        <w:rPr>
          <w:bCs/>
        </w:rPr>
      </w:pPr>
      <w:r w:rsidRPr="001A5F3C">
        <w:rPr>
          <w:bCs/>
        </w:rPr>
        <w:t>Lieu</w:t>
      </w:r>
      <w:r>
        <w:rPr>
          <w:bCs/>
        </w:rPr>
        <w:t xml:space="preserve"> : (saisie texte libre) lu dans la table des informations centre</w:t>
      </w:r>
    </w:p>
    <w:p w:rsidR="004F1C18" w:rsidRPr="001A5F3C" w:rsidRDefault="004F1C18" w:rsidP="004F1C18">
      <w:pPr>
        <w:pStyle w:val="NormalArial"/>
        <w:numPr>
          <w:ilvl w:val="0"/>
          <w:numId w:val="10"/>
        </w:numPr>
        <w:rPr>
          <w:bCs/>
        </w:rPr>
      </w:pPr>
      <w:r w:rsidRPr="001A5F3C">
        <w:rPr>
          <w:bCs/>
        </w:rPr>
        <w:t>Bâtiment</w:t>
      </w:r>
      <w:r>
        <w:rPr>
          <w:bCs/>
        </w:rPr>
        <w:t xml:space="preserve"> : (saisie texte libre) lu dans la table des informations centre</w:t>
      </w:r>
    </w:p>
    <w:p w:rsidR="004F1C18" w:rsidRPr="001A5F3C" w:rsidRDefault="004F1C18" w:rsidP="004F1C18">
      <w:pPr>
        <w:pStyle w:val="NormalArial"/>
        <w:numPr>
          <w:ilvl w:val="0"/>
          <w:numId w:val="10"/>
        </w:numPr>
        <w:rPr>
          <w:bCs/>
        </w:rPr>
      </w:pPr>
      <w:r w:rsidRPr="001A5F3C">
        <w:rPr>
          <w:bCs/>
        </w:rPr>
        <w:t>Nom et prénom du responsable</w:t>
      </w:r>
      <w:r>
        <w:rPr>
          <w:bCs/>
        </w:rPr>
        <w:t xml:space="preserve"> : (saisie texte libre) lu dans la table des informations centre</w:t>
      </w:r>
    </w:p>
    <w:p w:rsidR="004F1C18" w:rsidRPr="001A5F3C" w:rsidRDefault="004F1C18" w:rsidP="004F1C18">
      <w:pPr>
        <w:pStyle w:val="NormalArial"/>
        <w:numPr>
          <w:ilvl w:val="0"/>
          <w:numId w:val="10"/>
        </w:numPr>
        <w:rPr>
          <w:bCs/>
        </w:rPr>
      </w:pPr>
      <w:r w:rsidRPr="001A5F3C">
        <w:rPr>
          <w:bCs/>
        </w:rPr>
        <w:t>Fonction du responsable</w:t>
      </w:r>
      <w:r>
        <w:rPr>
          <w:bCs/>
        </w:rPr>
        <w:t xml:space="preserve"> : (saisie texte libre) lu dans la table des informations centre</w:t>
      </w:r>
    </w:p>
    <w:p w:rsidR="004F1C18" w:rsidRPr="00AE0502" w:rsidRDefault="004F1C18" w:rsidP="004F1C18">
      <w:pPr>
        <w:pStyle w:val="NormalArial"/>
        <w:rPr>
          <w:bCs/>
        </w:rPr>
      </w:pPr>
    </w:p>
    <w:p w:rsidR="00A61DDE" w:rsidRDefault="00E05958" w:rsidP="00A61DDE">
      <w:pPr>
        <w:pStyle w:val="NormalArial"/>
      </w:pPr>
      <w:r>
        <w:t xml:space="preserve">Un bouton </w:t>
      </w:r>
      <w:r w:rsidR="00A03447">
        <w:t>"H</w:t>
      </w:r>
      <w:r>
        <w:t>istorique</w:t>
      </w:r>
      <w:r w:rsidR="00A03447">
        <w:t>"</w:t>
      </w:r>
      <w:r>
        <w:t xml:space="preserve"> permet d'ouvrir un pop-up pour accéder à l'historique des modifications des champs du formulaire</w:t>
      </w:r>
      <w:r w:rsidR="004D662A">
        <w:t xml:space="preserve"> pour le centre courant</w:t>
      </w:r>
      <w:r>
        <w:t>.</w:t>
      </w:r>
      <w:r w:rsidR="00A61DDE">
        <w:t xml:space="preserve"> </w:t>
      </w:r>
      <w:r w:rsidR="00A61DDE">
        <w:rPr>
          <w:bCs/>
        </w:rPr>
        <w:t xml:space="preserve">. </w:t>
      </w:r>
      <w:r w:rsidR="00A61DDE">
        <w:t>Ce bouton n'est accessible qu'aux profils Administrateur National, Administrateur Centre, OS de Pôle et Accueil.</w:t>
      </w:r>
    </w:p>
    <w:p w:rsidR="004F1C18" w:rsidRDefault="004F1C18" w:rsidP="004F1C18">
      <w:pPr>
        <w:pStyle w:val="NormalArial"/>
      </w:pPr>
    </w:p>
    <w:p w:rsidR="00E05958" w:rsidRDefault="00E05958" w:rsidP="004F1C18">
      <w:pPr>
        <w:pStyle w:val="NormalArial"/>
      </w:pPr>
    </w:p>
    <w:p w:rsidR="00A03447" w:rsidRPr="00AE0502" w:rsidRDefault="00A03447" w:rsidP="00A03447">
      <w:pPr>
        <w:pStyle w:val="Titre4bis"/>
      </w:pPr>
      <w:r w:rsidRPr="00AE0502">
        <w:t xml:space="preserve">Interface </w:t>
      </w:r>
      <w:r>
        <w:t>Historique du Rattachement et du lieu de travail</w:t>
      </w:r>
    </w:p>
    <w:p w:rsidR="00A03447" w:rsidRDefault="00A03447" w:rsidP="00A03447">
      <w:pPr>
        <w:pStyle w:val="NormalArial"/>
        <w:rPr>
          <w:bCs/>
        </w:rPr>
      </w:pPr>
      <w:r w:rsidRPr="00AE0502">
        <w:rPr>
          <w:bCs/>
        </w:rPr>
        <w:t xml:space="preserve">L'écran affiche un </w:t>
      </w:r>
      <w:r>
        <w:rPr>
          <w:bCs/>
        </w:rPr>
        <w:t>tableau contenant les colonnes suivantes :</w:t>
      </w:r>
    </w:p>
    <w:p w:rsidR="00A03447" w:rsidRDefault="00A03447" w:rsidP="004F1C18">
      <w:pPr>
        <w:pStyle w:val="NormalArial"/>
      </w:pPr>
    </w:p>
    <w:p w:rsidR="00A03447" w:rsidRDefault="00A03447" w:rsidP="00A03447">
      <w:pPr>
        <w:pStyle w:val="NormalArial"/>
        <w:numPr>
          <w:ilvl w:val="0"/>
          <w:numId w:val="10"/>
        </w:numPr>
        <w:rPr>
          <w:bCs/>
        </w:rPr>
      </w:pPr>
      <w:r>
        <w:rPr>
          <w:bCs/>
        </w:rPr>
        <w:t>Date de modification</w:t>
      </w:r>
    </w:p>
    <w:p w:rsidR="00A03447" w:rsidRPr="001A5F3C" w:rsidRDefault="00A03447" w:rsidP="00A03447">
      <w:pPr>
        <w:pStyle w:val="NormalArial"/>
        <w:numPr>
          <w:ilvl w:val="0"/>
          <w:numId w:val="10"/>
        </w:numPr>
        <w:rPr>
          <w:bCs/>
        </w:rPr>
      </w:pPr>
      <w:r w:rsidRPr="001A5F3C">
        <w:rPr>
          <w:bCs/>
        </w:rPr>
        <w:t xml:space="preserve">Entité </w:t>
      </w:r>
      <w:r>
        <w:rPr>
          <w:bCs/>
        </w:rPr>
        <w:t xml:space="preserve">intervient au profit de </w:t>
      </w:r>
    </w:p>
    <w:p w:rsidR="00A03447" w:rsidRPr="001A5F3C" w:rsidRDefault="00A03447" w:rsidP="00A03447">
      <w:pPr>
        <w:pStyle w:val="NormalArial"/>
        <w:numPr>
          <w:ilvl w:val="0"/>
          <w:numId w:val="10"/>
        </w:numPr>
        <w:rPr>
          <w:bCs/>
        </w:rPr>
      </w:pPr>
      <w:r>
        <w:rPr>
          <w:bCs/>
        </w:rPr>
        <w:t>Unité intervient au profit de</w:t>
      </w:r>
    </w:p>
    <w:p w:rsidR="00A03447" w:rsidRDefault="00A03447" w:rsidP="00A03447">
      <w:pPr>
        <w:pStyle w:val="NormalArial"/>
        <w:numPr>
          <w:ilvl w:val="0"/>
          <w:numId w:val="10"/>
        </w:numPr>
        <w:rPr>
          <w:bCs/>
        </w:rPr>
      </w:pPr>
      <w:r w:rsidRPr="001A5F3C">
        <w:rPr>
          <w:bCs/>
        </w:rPr>
        <w:t>Nom et prénom du responsable</w:t>
      </w:r>
      <w:r>
        <w:rPr>
          <w:bCs/>
        </w:rPr>
        <w:t xml:space="preserve"> </w:t>
      </w:r>
    </w:p>
    <w:p w:rsidR="00A03447" w:rsidRDefault="00A03447" w:rsidP="00A03447">
      <w:pPr>
        <w:pStyle w:val="NormalArial"/>
        <w:numPr>
          <w:ilvl w:val="0"/>
          <w:numId w:val="10"/>
        </w:numPr>
        <w:rPr>
          <w:bCs/>
        </w:rPr>
      </w:pPr>
      <w:r w:rsidRPr="001A5F3C">
        <w:rPr>
          <w:bCs/>
        </w:rPr>
        <w:t>Fonction du responsable</w:t>
      </w:r>
    </w:p>
    <w:p w:rsidR="00A03447" w:rsidRPr="001A5F3C" w:rsidRDefault="00A03447" w:rsidP="00A03447">
      <w:pPr>
        <w:pStyle w:val="NormalArial"/>
        <w:numPr>
          <w:ilvl w:val="0"/>
          <w:numId w:val="10"/>
        </w:numPr>
        <w:rPr>
          <w:bCs/>
        </w:rPr>
      </w:pPr>
      <w:r w:rsidRPr="001A5F3C">
        <w:rPr>
          <w:bCs/>
        </w:rPr>
        <w:t xml:space="preserve">Entité </w:t>
      </w:r>
      <w:r>
        <w:rPr>
          <w:bCs/>
        </w:rPr>
        <w:t>du lieu de travail</w:t>
      </w:r>
    </w:p>
    <w:p w:rsidR="00A03447" w:rsidRPr="001A5F3C" w:rsidRDefault="00A03447" w:rsidP="00A03447">
      <w:pPr>
        <w:pStyle w:val="NormalArial"/>
        <w:numPr>
          <w:ilvl w:val="0"/>
          <w:numId w:val="10"/>
        </w:numPr>
        <w:rPr>
          <w:bCs/>
        </w:rPr>
      </w:pPr>
      <w:r w:rsidRPr="001A5F3C">
        <w:rPr>
          <w:bCs/>
        </w:rPr>
        <w:t>Centre</w:t>
      </w:r>
      <w:r>
        <w:rPr>
          <w:bCs/>
        </w:rPr>
        <w:t xml:space="preserve"> du lieu de travail</w:t>
      </w:r>
    </w:p>
    <w:p w:rsidR="00A03447" w:rsidRPr="001A5F3C" w:rsidRDefault="00A03447" w:rsidP="00A03447">
      <w:pPr>
        <w:pStyle w:val="NormalArial"/>
        <w:numPr>
          <w:ilvl w:val="0"/>
          <w:numId w:val="10"/>
        </w:numPr>
        <w:rPr>
          <w:bCs/>
        </w:rPr>
      </w:pPr>
      <w:r>
        <w:rPr>
          <w:bCs/>
        </w:rPr>
        <w:t>Unité du lieu de travail</w:t>
      </w:r>
    </w:p>
    <w:p w:rsidR="00A03447" w:rsidRPr="001A5F3C" w:rsidRDefault="00A03447" w:rsidP="00A03447">
      <w:pPr>
        <w:pStyle w:val="NormalArial"/>
        <w:numPr>
          <w:ilvl w:val="0"/>
          <w:numId w:val="10"/>
        </w:numPr>
        <w:rPr>
          <w:bCs/>
        </w:rPr>
      </w:pPr>
      <w:r w:rsidRPr="001A5F3C">
        <w:rPr>
          <w:bCs/>
        </w:rPr>
        <w:lastRenderedPageBreak/>
        <w:t>Lieu</w:t>
      </w:r>
      <w:r>
        <w:rPr>
          <w:bCs/>
        </w:rPr>
        <w:t xml:space="preserve"> </w:t>
      </w:r>
    </w:p>
    <w:p w:rsidR="00A03447" w:rsidRPr="001A5F3C" w:rsidRDefault="00A03447" w:rsidP="00A03447">
      <w:pPr>
        <w:pStyle w:val="NormalArial"/>
        <w:numPr>
          <w:ilvl w:val="0"/>
          <w:numId w:val="10"/>
        </w:numPr>
        <w:rPr>
          <w:bCs/>
        </w:rPr>
      </w:pPr>
      <w:r w:rsidRPr="001A5F3C">
        <w:rPr>
          <w:bCs/>
        </w:rPr>
        <w:t>Bâtiment</w:t>
      </w:r>
    </w:p>
    <w:p w:rsidR="00A03447" w:rsidRPr="001A5F3C" w:rsidRDefault="00A03447" w:rsidP="00A03447">
      <w:pPr>
        <w:pStyle w:val="NormalArial"/>
        <w:numPr>
          <w:ilvl w:val="0"/>
          <w:numId w:val="10"/>
        </w:numPr>
        <w:rPr>
          <w:bCs/>
        </w:rPr>
      </w:pPr>
      <w:r w:rsidRPr="001A5F3C">
        <w:rPr>
          <w:bCs/>
        </w:rPr>
        <w:t>Nom et prénom du responsable</w:t>
      </w:r>
    </w:p>
    <w:p w:rsidR="00A03447" w:rsidRPr="001A5F3C" w:rsidRDefault="00A03447" w:rsidP="00A03447">
      <w:pPr>
        <w:pStyle w:val="NormalArial"/>
        <w:numPr>
          <w:ilvl w:val="0"/>
          <w:numId w:val="10"/>
        </w:numPr>
        <w:rPr>
          <w:bCs/>
        </w:rPr>
      </w:pPr>
      <w:r w:rsidRPr="001A5F3C">
        <w:rPr>
          <w:bCs/>
        </w:rPr>
        <w:t>Fonction du responsable</w:t>
      </w:r>
      <w:r>
        <w:rPr>
          <w:bCs/>
        </w:rPr>
        <w:t xml:space="preserve"> </w:t>
      </w:r>
    </w:p>
    <w:p w:rsidR="00A03447" w:rsidRDefault="00A03447" w:rsidP="004F1C18">
      <w:pPr>
        <w:pStyle w:val="NormalArial"/>
      </w:pPr>
    </w:p>
    <w:p w:rsidR="00E05958" w:rsidRDefault="00A1309A" w:rsidP="004F1C18">
      <w:pPr>
        <w:pStyle w:val="NormalArial"/>
      </w:pPr>
      <w:r>
        <w:t xml:space="preserve">Le tableau </w:t>
      </w:r>
      <w:r w:rsidR="00A03447">
        <w:t>affiche</w:t>
      </w:r>
      <w:r>
        <w:t xml:space="preserve"> les </w:t>
      </w:r>
      <w:r w:rsidR="00A03447">
        <w:t xml:space="preserve">anciennes </w:t>
      </w:r>
      <w:r>
        <w:t xml:space="preserve">valeurs </w:t>
      </w:r>
      <w:r w:rsidR="00A03447">
        <w:t xml:space="preserve">et les valeurs </w:t>
      </w:r>
      <w:r>
        <w:t>courantes présentes en base.</w:t>
      </w:r>
    </w:p>
    <w:p w:rsidR="00B65E8E" w:rsidRDefault="00B65E8E" w:rsidP="004F1C18">
      <w:pPr>
        <w:pStyle w:val="NormalArial"/>
      </w:pPr>
    </w:p>
    <w:p w:rsidR="00E05958" w:rsidRDefault="00E05958" w:rsidP="004F1C18">
      <w:pPr>
        <w:pStyle w:val="NormalArial"/>
      </w:pPr>
    </w:p>
    <w:p w:rsidR="004F1C18" w:rsidRPr="00CF68C1" w:rsidRDefault="004F1C18" w:rsidP="004F1C18">
      <w:pPr>
        <w:pStyle w:val="NormalArial"/>
        <w:rPr>
          <w:b/>
        </w:rPr>
      </w:pPr>
      <w:r>
        <w:rPr>
          <w:b/>
        </w:rPr>
        <w:t xml:space="preserve">Règle d'affichage des champs </w:t>
      </w:r>
      <w:r w:rsidRPr="00CF68C1">
        <w:rPr>
          <w:b/>
        </w:rPr>
        <w:t>selon le profil de l'acteur :</w:t>
      </w:r>
    </w:p>
    <w:p w:rsidR="004F1C18" w:rsidRDefault="004F1C18" w:rsidP="004F1C18">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862"/>
        <w:gridCol w:w="658"/>
        <w:gridCol w:w="693"/>
        <w:gridCol w:w="928"/>
        <w:gridCol w:w="950"/>
        <w:gridCol w:w="842"/>
        <w:gridCol w:w="603"/>
        <w:gridCol w:w="961"/>
        <w:gridCol w:w="614"/>
      </w:tblGrid>
      <w:tr w:rsidR="004F1C18" w:rsidRPr="0046204A" w:rsidTr="0046204A">
        <w:tc>
          <w:tcPr>
            <w:tcW w:w="1717" w:type="dxa"/>
          </w:tcPr>
          <w:p w:rsidR="004F1C18" w:rsidRPr="00D64294" w:rsidRDefault="004F1C18" w:rsidP="00CB3862">
            <w:pPr>
              <w:pStyle w:val="NormalArial"/>
            </w:pPr>
            <w:r w:rsidRPr="00D64294">
              <w:t>Champ</w:t>
            </w:r>
          </w:p>
        </w:tc>
        <w:tc>
          <w:tcPr>
            <w:tcW w:w="862" w:type="dxa"/>
          </w:tcPr>
          <w:p w:rsidR="004F1C18" w:rsidRPr="00D64294" w:rsidRDefault="004F1C18" w:rsidP="00CB3862">
            <w:pPr>
              <w:pStyle w:val="NormalArial"/>
            </w:pPr>
            <w:r w:rsidRPr="00D64294">
              <w:t>Accueil</w:t>
            </w:r>
          </w:p>
        </w:tc>
        <w:tc>
          <w:tcPr>
            <w:tcW w:w="658" w:type="dxa"/>
          </w:tcPr>
          <w:p w:rsidR="004F1C18" w:rsidRPr="00D64294" w:rsidRDefault="004F1C18" w:rsidP="00CB3862">
            <w:pPr>
              <w:pStyle w:val="NormalArial"/>
            </w:pPr>
            <w:r w:rsidRPr="00D64294">
              <w:t>Médi cal</w:t>
            </w:r>
          </w:p>
        </w:tc>
        <w:tc>
          <w:tcPr>
            <w:tcW w:w="693" w:type="dxa"/>
          </w:tcPr>
          <w:p w:rsidR="004F1C18" w:rsidRPr="00D64294" w:rsidRDefault="004F1C18" w:rsidP="00CB3862">
            <w:pPr>
              <w:pStyle w:val="NormalArial"/>
            </w:pPr>
            <w:r w:rsidRPr="00D64294">
              <w:t>Sécu rité</w:t>
            </w:r>
          </w:p>
        </w:tc>
        <w:tc>
          <w:tcPr>
            <w:tcW w:w="928" w:type="dxa"/>
          </w:tcPr>
          <w:p w:rsidR="004F1C18" w:rsidRPr="00D64294" w:rsidRDefault="004F1C18" w:rsidP="00CB3862">
            <w:pPr>
              <w:pStyle w:val="NormalArial"/>
            </w:pPr>
            <w:r w:rsidRPr="00D64294">
              <w:t>Adminis trateur Centre</w:t>
            </w:r>
          </w:p>
        </w:tc>
        <w:tc>
          <w:tcPr>
            <w:tcW w:w="950" w:type="dxa"/>
          </w:tcPr>
          <w:p w:rsidR="004F1C18" w:rsidRPr="00D64294" w:rsidRDefault="004F1C18" w:rsidP="00CB3862">
            <w:pPr>
              <w:pStyle w:val="NormalArial"/>
            </w:pPr>
            <w:r w:rsidRPr="00D64294">
              <w:t xml:space="preserve">Adminis trateur </w:t>
            </w:r>
          </w:p>
          <w:p w:rsidR="004F1C18" w:rsidRPr="00D64294" w:rsidRDefault="004F1C18" w:rsidP="00CB3862">
            <w:pPr>
              <w:pStyle w:val="NormalArial"/>
            </w:pPr>
            <w:r w:rsidRPr="00D64294">
              <w:t>National</w:t>
            </w:r>
          </w:p>
        </w:tc>
        <w:tc>
          <w:tcPr>
            <w:tcW w:w="842" w:type="dxa"/>
          </w:tcPr>
          <w:p w:rsidR="004F1C18" w:rsidRPr="00D64294" w:rsidRDefault="004F1C18" w:rsidP="00CB3862">
            <w:pPr>
              <w:pStyle w:val="NormalArial"/>
            </w:pPr>
            <w:r w:rsidRPr="00D64294">
              <w:t>Consul tation</w:t>
            </w:r>
          </w:p>
        </w:tc>
        <w:tc>
          <w:tcPr>
            <w:tcW w:w="603" w:type="dxa"/>
          </w:tcPr>
          <w:p w:rsidR="004F1C18" w:rsidRPr="00D64294" w:rsidRDefault="004F1C18" w:rsidP="00CB3862">
            <w:pPr>
              <w:pStyle w:val="NormalArial"/>
            </w:pPr>
            <w:r w:rsidRPr="00D64294">
              <w:t>FLS</w:t>
            </w:r>
          </w:p>
        </w:tc>
        <w:tc>
          <w:tcPr>
            <w:tcW w:w="961" w:type="dxa"/>
          </w:tcPr>
          <w:p w:rsidR="004F1C18" w:rsidRPr="00D64294" w:rsidRDefault="004F1C18" w:rsidP="00CB3862">
            <w:pPr>
              <w:pStyle w:val="NormalArial"/>
            </w:pPr>
            <w:r w:rsidRPr="00D64294">
              <w:t>Colla borateur</w:t>
            </w:r>
          </w:p>
        </w:tc>
        <w:tc>
          <w:tcPr>
            <w:tcW w:w="614" w:type="dxa"/>
          </w:tcPr>
          <w:p w:rsidR="004F1C18" w:rsidRPr="00D64294" w:rsidRDefault="004F1C18" w:rsidP="00CB3862">
            <w:pPr>
              <w:pStyle w:val="NormalArial"/>
            </w:pPr>
            <w:r w:rsidRPr="00D64294">
              <w:t>OS de pôle</w:t>
            </w:r>
          </w:p>
        </w:tc>
      </w:tr>
      <w:tr w:rsidR="004F1C18" w:rsidRPr="00D64294" w:rsidTr="0046204A">
        <w:tc>
          <w:tcPr>
            <w:tcW w:w="1717" w:type="dxa"/>
          </w:tcPr>
          <w:p w:rsidR="004F1C18" w:rsidRPr="0046204A" w:rsidRDefault="004F1C18" w:rsidP="00CB3862">
            <w:pPr>
              <w:pStyle w:val="NormalArial"/>
              <w:rPr>
                <w:b/>
                <w:bCs/>
              </w:rPr>
            </w:pPr>
            <w:r w:rsidRPr="0046204A">
              <w:rPr>
                <w:b/>
                <w:bCs/>
              </w:rPr>
              <w:t>La personne intervient au profit de</w:t>
            </w:r>
          </w:p>
        </w:tc>
        <w:tc>
          <w:tcPr>
            <w:tcW w:w="862" w:type="dxa"/>
          </w:tcPr>
          <w:p w:rsidR="004F1C18" w:rsidRDefault="004F1C18" w:rsidP="00CB3862">
            <w:pPr>
              <w:pStyle w:val="NormalArial"/>
            </w:pPr>
          </w:p>
        </w:tc>
        <w:tc>
          <w:tcPr>
            <w:tcW w:w="658" w:type="dxa"/>
          </w:tcPr>
          <w:p w:rsidR="004F1C18" w:rsidRDefault="004F1C18" w:rsidP="00CB3862">
            <w:pPr>
              <w:pStyle w:val="NormalArial"/>
            </w:pPr>
          </w:p>
        </w:tc>
        <w:tc>
          <w:tcPr>
            <w:tcW w:w="693" w:type="dxa"/>
          </w:tcPr>
          <w:p w:rsidR="004F1C18" w:rsidRDefault="004F1C18" w:rsidP="00CB3862">
            <w:pPr>
              <w:pStyle w:val="NormalArial"/>
            </w:pPr>
          </w:p>
        </w:tc>
        <w:tc>
          <w:tcPr>
            <w:tcW w:w="928" w:type="dxa"/>
          </w:tcPr>
          <w:p w:rsidR="004F1C18" w:rsidRDefault="004F1C18" w:rsidP="00CB3862">
            <w:pPr>
              <w:pStyle w:val="NormalArial"/>
            </w:pPr>
          </w:p>
        </w:tc>
        <w:tc>
          <w:tcPr>
            <w:tcW w:w="950" w:type="dxa"/>
          </w:tcPr>
          <w:p w:rsidR="004F1C18" w:rsidRDefault="004F1C18" w:rsidP="00CB3862">
            <w:pPr>
              <w:pStyle w:val="NormalArial"/>
            </w:pPr>
          </w:p>
        </w:tc>
        <w:tc>
          <w:tcPr>
            <w:tcW w:w="842" w:type="dxa"/>
          </w:tcPr>
          <w:p w:rsidR="004F1C18" w:rsidRDefault="004F1C18" w:rsidP="00CB3862">
            <w:pPr>
              <w:pStyle w:val="NormalArial"/>
            </w:pPr>
          </w:p>
        </w:tc>
        <w:tc>
          <w:tcPr>
            <w:tcW w:w="603" w:type="dxa"/>
          </w:tcPr>
          <w:p w:rsidR="004F1C18" w:rsidRDefault="004F1C18" w:rsidP="00CB3862">
            <w:pPr>
              <w:pStyle w:val="NormalArial"/>
            </w:pPr>
          </w:p>
        </w:tc>
        <w:tc>
          <w:tcPr>
            <w:tcW w:w="961" w:type="dxa"/>
          </w:tcPr>
          <w:p w:rsidR="004F1C18" w:rsidRDefault="004F1C18" w:rsidP="00CB3862">
            <w:pPr>
              <w:pStyle w:val="NormalArial"/>
            </w:pPr>
          </w:p>
        </w:tc>
        <w:tc>
          <w:tcPr>
            <w:tcW w:w="614" w:type="dxa"/>
          </w:tcPr>
          <w:p w:rsidR="004F1C18" w:rsidRDefault="004F1C18" w:rsidP="00CB3862">
            <w:pPr>
              <w:pStyle w:val="NormalArial"/>
            </w:pPr>
          </w:p>
        </w:tc>
      </w:tr>
      <w:tr w:rsidR="004F1C18" w:rsidRPr="0046204A" w:rsidTr="0046204A">
        <w:tc>
          <w:tcPr>
            <w:tcW w:w="1717" w:type="dxa"/>
          </w:tcPr>
          <w:p w:rsidR="004F1C18" w:rsidRPr="00B2372B" w:rsidRDefault="004F1C18" w:rsidP="00CB3862">
            <w:pPr>
              <w:pStyle w:val="NormalArial"/>
            </w:pPr>
            <w:r w:rsidRPr="0046204A">
              <w:rPr>
                <w:bCs/>
              </w:rPr>
              <w:t>Entité</w:t>
            </w:r>
          </w:p>
        </w:tc>
        <w:tc>
          <w:tcPr>
            <w:tcW w:w="862" w:type="dxa"/>
          </w:tcPr>
          <w:p w:rsidR="004F1C18" w:rsidRPr="00D64294" w:rsidRDefault="004F1C18" w:rsidP="00CB3862">
            <w:pPr>
              <w:pStyle w:val="NormalArial"/>
            </w:pPr>
            <w:r>
              <w:t>M</w:t>
            </w:r>
          </w:p>
        </w:tc>
        <w:tc>
          <w:tcPr>
            <w:tcW w:w="658" w:type="dxa"/>
          </w:tcPr>
          <w:p w:rsidR="004F1C18" w:rsidRPr="00D64294" w:rsidRDefault="004F1C18" w:rsidP="00CB3862">
            <w:pPr>
              <w:pStyle w:val="NormalArial"/>
            </w:pPr>
            <w:r>
              <w:t>C</w:t>
            </w:r>
          </w:p>
        </w:tc>
        <w:tc>
          <w:tcPr>
            <w:tcW w:w="693" w:type="dxa"/>
          </w:tcPr>
          <w:p w:rsidR="004F1C18" w:rsidRPr="00D64294" w:rsidRDefault="004F1C18" w:rsidP="00CB3862">
            <w:pPr>
              <w:pStyle w:val="NormalArial"/>
            </w:pPr>
            <w:r>
              <w:t>C</w:t>
            </w:r>
          </w:p>
        </w:tc>
        <w:tc>
          <w:tcPr>
            <w:tcW w:w="928" w:type="dxa"/>
          </w:tcPr>
          <w:p w:rsidR="004F1C18" w:rsidRPr="00D64294" w:rsidRDefault="004F1C18" w:rsidP="00CB3862">
            <w:pPr>
              <w:pStyle w:val="NormalArial"/>
            </w:pPr>
            <w:r>
              <w:t>M</w:t>
            </w:r>
          </w:p>
        </w:tc>
        <w:tc>
          <w:tcPr>
            <w:tcW w:w="950" w:type="dxa"/>
          </w:tcPr>
          <w:p w:rsidR="004F1C18" w:rsidRPr="00D64294" w:rsidRDefault="004F1C18" w:rsidP="00CB3862">
            <w:pPr>
              <w:pStyle w:val="NormalArial"/>
            </w:pPr>
            <w:r>
              <w:t>M</w:t>
            </w:r>
          </w:p>
        </w:tc>
        <w:tc>
          <w:tcPr>
            <w:tcW w:w="842" w:type="dxa"/>
          </w:tcPr>
          <w:p w:rsidR="004F1C18" w:rsidRPr="00D64294" w:rsidRDefault="004F1C18" w:rsidP="00CB3862">
            <w:pPr>
              <w:pStyle w:val="NormalArial"/>
            </w:pPr>
            <w:r>
              <w:t>C</w:t>
            </w:r>
          </w:p>
        </w:tc>
        <w:tc>
          <w:tcPr>
            <w:tcW w:w="603" w:type="dxa"/>
          </w:tcPr>
          <w:p w:rsidR="004F1C18" w:rsidRPr="00D64294" w:rsidRDefault="004F1C18" w:rsidP="00CB3862">
            <w:pPr>
              <w:pStyle w:val="NormalArial"/>
            </w:pPr>
            <w:r>
              <w:t>X</w:t>
            </w:r>
          </w:p>
        </w:tc>
        <w:tc>
          <w:tcPr>
            <w:tcW w:w="961" w:type="dxa"/>
          </w:tcPr>
          <w:p w:rsidR="004F1C18" w:rsidRPr="00D64294" w:rsidRDefault="004F1C18" w:rsidP="00CB3862">
            <w:pPr>
              <w:pStyle w:val="NormalArial"/>
            </w:pPr>
            <w:r>
              <w:t>C</w:t>
            </w:r>
          </w:p>
        </w:tc>
        <w:tc>
          <w:tcPr>
            <w:tcW w:w="614" w:type="dxa"/>
          </w:tcPr>
          <w:p w:rsidR="004F1C18" w:rsidRPr="00D64294" w:rsidRDefault="004F1C18" w:rsidP="00CB3862">
            <w:pPr>
              <w:pStyle w:val="NormalArial"/>
            </w:pPr>
            <w:r>
              <w:t>C</w:t>
            </w:r>
          </w:p>
        </w:tc>
      </w:tr>
      <w:tr w:rsidR="004F1C18" w:rsidRPr="0046204A" w:rsidTr="0046204A">
        <w:tc>
          <w:tcPr>
            <w:tcW w:w="1717" w:type="dxa"/>
          </w:tcPr>
          <w:p w:rsidR="004F1C18" w:rsidRPr="00B2372B" w:rsidRDefault="00AC34CF" w:rsidP="00CB3862">
            <w:pPr>
              <w:pStyle w:val="NormalArial"/>
            </w:pPr>
            <w:r>
              <w:rPr>
                <w:bCs/>
              </w:rPr>
              <w:t>Unité</w:t>
            </w:r>
          </w:p>
        </w:tc>
        <w:tc>
          <w:tcPr>
            <w:tcW w:w="862" w:type="dxa"/>
          </w:tcPr>
          <w:p w:rsidR="004F1C18" w:rsidRPr="00D64294" w:rsidRDefault="004F1C18" w:rsidP="00CB3862">
            <w:pPr>
              <w:pStyle w:val="NormalArial"/>
            </w:pPr>
            <w:r>
              <w:t>M</w:t>
            </w:r>
          </w:p>
        </w:tc>
        <w:tc>
          <w:tcPr>
            <w:tcW w:w="658" w:type="dxa"/>
          </w:tcPr>
          <w:p w:rsidR="004F1C18" w:rsidRPr="00D64294" w:rsidRDefault="004F1C18" w:rsidP="00CB3862">
            <w:pPr>
              <w:pStyle w:val="NormalArial"/>
            </w:pPr>
            <w:r>
              <w:t>C</w:t>
            </w:r>
          </w:p>
        </w:tc>
        <w:tc>
          <w:tcPr>
            <w:tcW w:w="693" w:type="dxa"/>
          </w:tcPr>
          <w:p w:rsidR="004F1C18" w:rsidRPr="00D64294" w:rsidRDefault="004F1C18" w:rsidP="00CB3862">
            <w:pPr>
              <w:pStyle w:val="NormalArial"/>
            </w:pPr>
            <w:r>
              <w:t>C</w:t>
            </w:r>
          </w:p>
        </w:tc>
        <w:tc>
          <w:tcPr>
            <w:tcW w:w="928" w:type="dxa"/>
          </w:tcPr>
          <w:p w:rsidR="004F1C18" w:rsidRPr="00D64294" w:rsidRDefault="004F1C18" w:rsidP="00CB3862">
            <w:pPr>
              <w:pStyle w:val="NormalArial"/>
            </w:pPr>
            <w:r>
              <w:t>M</w:t>
            </w:r>
          </w:p>
        </w:tc>
        <w:tc>
          <w:tcPr>
            <w:tcW w:w="950" w:type="dxa"/>
          </w:tcPr>
          <w:p w:rsidR="004F1C18" w:rsidRPr="00D64294" w:rsidRDefault="004F1C18" w:rsidP="00CB3862">
            <w:pPr>
              <w:pStyle w:val="NormalArial"/>
            </w:pPr>
            <w:r>
              <w:t>M</w:t>
            </w:r>
          </w:p>
        </w:tc>
        <w:tc>
          <w:tcPr>
            <w:tcW w:w="842" w:type="dxa"/>
          </w:tcPr>
          <w:p w:rsidR="004F1C18" w:rsidRPr="00D64294" w:rsidRDefault="004F1C18" w:rsidP="00CB3862">
            <w:pPr>
              <w:pStyle w:val="NormalArial"/>
            </w:pPr>
            <w:r>
              <w:t>C</w:t>
            </w:r>
          </w:p>
        </w:tc>
        <w:tc>
          <w:tcPr>
            <w:tcW w:w="603" w:type="dxa"/>
          </w:tcPr>
          <w:p w:rsidR="004F1C18" w:rsidRPr="00D64294" w:rsidRDefault="004F1C18" w:rsidP="00CB3862">
            <w:pPr>
              <w:pStyle w:val="NormalArial"/>
            </w:pPr>
            <w:r>
              <w:t>X</w:t>
            </w:r>
          </w:p>
        </w:tc>
        <w:tc>
          <w:tcPr>
            <w:tcW w:w="961" w:type="dxa"/>
          </w:tcPr>
          <w:p w:rsidR="004F1C18" w:rsidRPr="00D64294" w:rsidRDefault="004F1C18" w:rsidP="00CB3862">
            <w:pPr>
              <w:pStyle w:val="NormalArial"/>
            </w:pPr>
            <w:r>
              <w:t>C</w:t>
            </w:r>
          </w:p>
        </w:tc>
        <w:tc>
          <w:tcPr>
            <w:tcW w:w="614" w:type="dxa"/>
          </w:tcPr>
          <w:p w:rsidR="004F1C18" w:rsidRPr="00D64294" w:rsidRDefault="004F1C18" w:rsidP="00CB3862">
            <w:pPr>
              <w:pStyle w:val="NormalArial"/>
            </w:pPr>
            <w:r>
              <w:t>C</w:t>
            </w:r>
          </w:p>
        </w:tc>
      </w:tr>
      <w:tr w:rsidR="004F1C18" w:rsidRPr="0046204A" w:rsidTr="0046204A">
        <w:tc>
          <w:tcPr>
            <w:tcW w:w="1717" w:type="dxa"/>
          </w:tcPr>
          <w:p w:rsidR="004F1C18" w:rsidRPr="00B2372B" w:rsidRDefault="004F1C18" w:rsidP="00CB3862">
            <w:pPr>
              <w:pStyle w:val="NormalArial"/>
            </w:pPr>
            <w:r w:rsidRPr="0046204A">
              <w:rPr>
                <w:bCs/>
              </w:rPr>
              <w:t>Nom et prénom du responsable</w:t>
            </w:r>
          </w:p>
        </w:tc>
        <w:tc>
          <w:tcPr>
            <w:tcW w:w="862" w:type="dxa"/>
          </w:tcPr>
          <w:p w:rsidR="004F1C18" w:rsidRPr="00D64294" w:rsidRDefault="004F1C18" w:rsidP="00CB3862">
            <w:pPr>
              <w:pStyle w:val="NormalArial"/>
            </w:pPr>
            <w:r>
              <w:t>M</w:t>
            </w:r>
          </w:p>
        </w:tc>
        <w:tc>
          <w:tcPr>
            <w:tcW w:w="658" w:type="dxa"/>
          </w:tcPr>
          <w:p w:rsidR="004F1C18" w:rsidRPr="00D64294" w:rsidRDefault="004F1C18" w:rsidP="00CB3862">
            <w:pPr>
              <w:pStyle w:val="NormalArial"/>
            </w:pPr>
            <w:r>
              <w:t>C</w:t>
            </w:r>
          </w:p>
        </w:tc>
        <w:tc>
          <w:tcPr>
            <w:tcW w:w="693" w:type="dxa"/>
          </w:tcPr>
          <w:p w:rsidR="004F1C18" w:rsidRPr="00D64294" w:rsidRDefault="004F1C18" w:rsidP="00CB3862">
            <w:pPr>
              <w:pStyle w:val="NormalArial"/>
            </w:pPr>
            <w:r>
              <w:t>C</w:t>
            </w:r>
          </w:p>
        </w:tc>
        <w:tc>
          <w:tcPr>
            <w:tcW w:w="928" w:type="dxa"/>
          </w:tcPr>
          <w:p w:rsidR="004F1C18" w:rsidRPr="00D64294" w:rsidRDefault="004F1C18" w:rsidP="00CB3862">
            <w:pPr>
              <w:pStyle w:val="NormalArial"/>
            </w:pPr>
            <w:r>
              <w:t>M</w:t>
            </w:r>
          </w:p>
        </w:tc>
        <w:tc>
          <w:tcPr>
            <w:tcW w:w="950" w:type="dxa"/>
          </w:tcPr>
          <w:p w:rsidR="004F1C18" w:rsidRPr="00D64294" w:rsidRDefault="004F1C18" w:rsidP="00CB3862">
            <w:pPr>
              <w:pStyle w:val="NormalArial"/>
            </w:pPr>
            <w:r>
              <w:t>M</w:t>
            </w:r>
          </w:p>
        </w:tc>
        <w:tc>
          <w:tcPr>
            <w:tcW w:w="842" w:type="dxa"/>
          </w:tcPr>
          <w:p w:rsidR="004F1C18" w:rsidRPr="00D64294" w:rsidRDefault="004F1C18" w:rsidP="00CB3862">
            <w:pPr>
              <w:pStyle w:val="NormalArial"/>
            </w:pPr>
            <w:r>
              <w:t>C</w:t>
            </w:r>
          </w:p>
        </w:tc>
        <w:tc>
          <w:tcPr>
            <w:tcW w:w="603" w:type="dxa"/>
          </w:tcPr>
          <w:p w:rsidR="004F1C18" w:rsidRPr="00D64294" w:rsidRDefault="004F1C18" w:rsidP="00CB3862">
            <w:pPr>
              <w:pStyle w:val="NormalArial"/>
            </w:pPr>
            <w:r>
              <w:t>X</w:t>
            </w:r>
          </w:p>
        </w:tc>
        <w:tc>
          <w:tcPr>
            <w:tcW w:w="961" w:type="dxa"/>
          </w:tcPr>
          <w:p w:rsidR="004F1C18" w:rsidRPr="00D64294" w:rsidRDefault="004F1C18" w:rsidP="00CB3862">
            <w:pPr>
              <w:pStyle w:val="NormalArial"/>
            </w:pPr>
            <w:r>
              <w:t>C</w:t>
            </w:r>
          </w:p>
        </w:tc>
        <w:tc>
          <w:tcPr>
            <w:tcW w:w="614" w:type="dxa"/>
          </w:tcPr>
          <w:p w:rsidR="004F1C18" w:rsidRPr="00D64294" w:rsidRDefault="004F1C18" w:rsidP="00CB3862">
            <w:pPr>
              <w:pStyle w:val="NormalArial"/>
            </w:pPr>
            <w:r>
              <w:t>C</w:t>
            </w:r>
          </w:p>
        </w:tc>
      </w:tr>
      <w:tr w:rsidR="004F1C18" w:rsidRPr="0046204A" w:rsidTr="0046204A">
        <w:tc>
          <w:tcPr>
            <w:tcW w:w="1717" w:type="dxa"/>
          </w:tcPr>
          <w:p w:rsidR="004F1C18" w:rsidRPr="00D64294" w:rsidRDefault="004F1C18" w:rsidP="00CB3862">
            <w:pPr>
              <w:pStyle w:val="NormalArial"/>
            </w:pPr>
            <w:r w:rsidRPr="0046204A">
              <w:rPr>
                <w:bCs/>
              </w:rPr>
              <w:t>Fonction du responsable</w:t>
            </w:r>
          </w:p>
        </w:tc>
        <w:tc>
          <w:tcPr>
            <w:tcW w:w="862" w:type="dxa"/>
          </w:tcPr>
          <w:p w:rsidR="004F1C18" w:rsidRPr="00D64294" w:rsidRDefault="004F1C18" w:rsidP="00CB3862">
            <w:pPr>
              <w:pStyle w:val="NormalArial"/>
            </w:pPr>
            <w:r>
              <w:t>M</w:t>
            </w:r>
          </w:p>
        </w:tc>
        <w:tc>
          <w:tcPr>
            <w:tcW w:w="658" w:type="dxa"/>
          </w:tcPr>
          <w:p w:rsidR="004F1C18" w:rsidRPr="00D64294" w:rsidRDefault="004F1C18" w:rsidP="00CB3862">
            <w:pPr>
              <w:pStyle w:val="NormalArial"/>
            </w:pPr>
            <w:r>
              <w:t>C</w:t>
            </w:r>
          </w:p>
        </w:tc>
        <w:tc>
          <w:tcPr>
            <w:tcW w:w="693" w:type="dxa"/>
          </w:tcPr>
          <w:p w:rsidR="004F1C18" w:rsidRPr="00D64294" w:rsidRDefault="004F1C18" w:rsidP="00CB3862">
            <w:pPr>
              <w:pStyle w:val="NormalArial"/>
            </w:pPr>
            <w:r>
              <w:t>C</w:t>
            </w:r>
          </w:p>
        </w:tc>
        <w:tc>
          <w:tcPr>
            <w:tcW w:w="928" w:type="dxa"/>
          </w:tcPr>
          <w:p w:rsidR="004F1C18" w:rsidRPr="00D64294" w:rsidRDefault="004F1C18" w:rsidP="00CB3862">
            <w:pPr>
              <w:pStyle w:val="NormalArial"/>
            </w:pPr>
            <w:r>
              <w:t>M</w:t>
            </w:r>
          </w:p>
        </w:tc>
        <w:tc>
          <w:tcPr>
            <w:tcW w:w="950" w:type="dxa"/>
          </w:tcPr>
          <w:p w:rsidR="004F1C18" w:rsidRPr="00D64294" w:rsidRDefault="004F1C18" w:rsidP="00CB3862">
            <w:pPr>
              <w:pStyle w:val="NormalArial"/>
            </w:pPr>
            <w:r>
              <w:t>M</w:t>
            </w:r>
          </w:p>
        </w:tc>
        <w:tc>
          <w:tcPr>
            <w:tcW w:w="842" w:type="dxa"/>
          </w:tcPr>
          <w:p w:rsidR="004F1C18" w:rsidRPr="00D64294" w:rsidRDefault="004F1C18" w:rsidP="00CB3862">
            <w:pPr>
              <w:pStyle w:val="NormalArial"/>
            </w:pPr>
            <w:r>
              <w:t>C</w:t>
            </w:r>
          </w:p>
        </w:tc>
        <w:tc>
          <w:tcPr>
            <w:tcW w:w="603" w:type="dxa"/>
          </w:tcPr>
          <w:p w:rsidR="004F1C18" w:rsidRPr="00D64294" w:rsidRDefault="004F1C18" w:rsidP="00CB3862">
            <w:pPr>
              <w:pStyle w:val="NormalArial"/>
            </w:pPr>
            <w:r>
              <w:t>X</w:t>
            </w:r>
          </w:p>
        </w:tc>
        <w:tc>
          <w:tcPr>
            <w:tcW w:w="961" w:type="dxa"/>
          </w:tcPr>
          <w:p w:rsidR="004F1C18" w:rsidRPr="00D64294" w:rsidRDefault="004F1C18" w:rsidP="00CB3862">
            <w:pPr>
              <w:pStyle w:val="NormalArial"/>
            </w:pPr>
            <w:r>
              <w:t>C</w:t>
            </w:r>
          </w:p>
        </w:tc>
        <w:tc>
          <w:tcPr>
            <w:tcW w:w="614" w:type="dxa"/>
          </w:tcPr>
          <w:p w:rsidR="004F1C18" w:rsidRPr="00D64294" w:rsidRDefault="004F1C18" w:rsidP="00CB3862">
            <w:pPr>
              <w:pStyle w:val="NormalArial"/>
            </w:pPr>
            <w:r>
              <w:t>C</w:t>
            </w:r>
          </w:p>
        </w:tc>
      </w:tr>
      <w:tr w:rsidR="004F1C18" w:rsidRPr="00D64294" w:rsidTr="0046204A">
        <w:tc>
          <w:tcPr>
            <w:tcW w:w="1717" w:type="dxa"/>
          </w:tcPr>
          <w:p w:rsidR="004F1C18" w:rsidRPr="0046204A" w:rsidRDefault="004F1C18" w:rsidP="00CB3862">
            <w:pPr>
              <w:pStyle w:val="NormalArial"/>
              <w:rPr>
                <w:b/>
                <w:bCs/>
              </w:rPr>
            </w:pPr>
            <w:r w:rsidRPr="0046204A">
              <w:rPr>
                <w:b/>
                <w:bCs/>
              </w:rPr>
              <w:t>Lieu de travail de la personne</w:t>
            </w:r>
          </w:p>
        </w:tc>
        <w:tc>
          <w:tcPr>
            <w:tcW w:w="862" w:type="dxa"/>
          </w:tcPr>
          <w:p w:rsidR="004F1C18" w:rsidRDefault="004F1C18" w:rsidP="00CB3862">
            <w:pPr>
              <w:pStyle w:val="NormalArial"/>
            </w:pPr>
          </w:p>
        </w:tc>
        <w:tc>
          <w:tcPr>
            <w:tcW w:w="658" w:type="dxa"/>
          </w:tcPr>
          <w:p w:rsidR="004F1C18" w:rsidRDefault="004F1C18" w:rsidP="00CB3862">
            <w:pPr>
              <w:pStyle w:val="NormalArial"/>
            </w:pPr>
          </w:p>
        </w:tc>
        <w:tc>
          <w:tcPr>
            <w:tcW w:w="693" w:type="dxa"/>
          </w:tcPr>
          <w:p w:rsidR="004F1C18" w:rsidRDefault="004F1C18" w:rsidP="00CB3862">
            <w:pPr>
              <w:pStyle w:val="NormalArial"/>
            </w:pPr>
          </w:p>
        </w:tc>
        <w:tc>
          <w:tcPr>
            <w:tcW w:w="928" w:type="dxa"/>
          </w:tcPr>
          <w:p w:rsidR="004F1C18" w:rsidRDefault="004F1C18" w:rsidP="00CB3862">
            <w:pPr>
              <w:pStyle w:val="NormalArial"/>
            </w:pPr>
          </w:p>
        </w:tc>
        <w:tc>
          <w:tcPr>
            <w:tcW w:w="950" w:type="dxa"/>
          </w:tcPr>
          <w:p w:rsidR="004F1C18" w:rsidRDefault="004F1C18" w:rsidP="00CB3862">
            <w:pPr>
              <w:pStyle w:val="NormalArial"/>
            </w:pPr>
          </w:p>
        </w:tc>
        <w:tc>
          <w:tcPr>
            <w:tcW w:w="842" w:type="dxa"/>
          </w:tcPr>
          <w:p w:rsidR="004F1C18" w:rsidRDefault="004F1C18" w:rsidP="00CB3862">
            <w:pPr>
              <w:pStyle w:val="NormalArial"/>
            </w:pPr>
          </w:p>
        </w:tc>
        <w:tc>
          <w:tcPr>
            <w:tcW w:w="603" w:type="dxa"/>
          </w:tcPr>
          <w:p w:rsidR="004F1C18" w:rsidRDefault="004F1C18" w:rsidP="00CB3862">
            <w:pPr>
              <w:pStyle w:val="NormalArial"/>
            </w:pPr>
          </w:p>
        </w:tc>
        <w:tc>
          <w:tcPr>
            <w:tcW w:w="961" w:type="dxa"/>
          </w:tcPr>
          <w:p w:rsidR="004F1C18" w:rsidRDefault="004F1C18" w:rsidP="00CB3862">
            <w:pPr>
              <w:pStyle w:val="NormalArial"/>
            </w:pPr>
          </w:p>
        </w:tc>
        <w:tc>
          <w:tcPr>
            <w:tcW w:w="614" w:type="dxa"/>
          </w:tcPr>
          <w:p w:rsidR="004F1C18" w:rsidRDefault="004F1C18" w:rsidP="00CB3862">
            <w:pPr>
              <w:pStyle w:val="NormalArial"/>
            </w:pPr>
          </w:p>
        </w:tc>
      </w:tr>
      <w:tr w:rsidR="004F1C18" w:rsidRPr="0046204A" w:rsidTr="0046204A">
        <w:tc>
          <w:tcPr>
            <w:tcW w:w="1717" w:type="dxa"/>
          </w:tcPr>
          <w:p w:rsidR="004F1C18" w:rsidRPr="00D64294" w:rsidRDefault="004F1C18" w:rsidP="00CB3862">
            <w:pPr>
              <w:pStyle w:val="NormalArial"/>
            </w:pPr>
            <w:r w:rsidRPr="0046204A">
              <w:rPr>
                <w:bCs/>
              </w:rPr>
              <w:t>Entité</w:t>
            </w:r>
          </w:p>
        </w:tc>
        <w:tc>
          <w:tcPr>
            <w:tcW w:w="862" w:type="dxa"/>
          </w:tcPr>
          <w:p w:rsidR="004F1C18" w:rsidRPr="00D64294" w:rsidRDefault="004F1C18" w:rsidP="00CB3862">
            <w:pPr>
              <w:pStyle w:val="NormalArial"/>
            </w:pPr>
            <w:r>
              <w:t>M</w:t>
            </w:r>
          </w:p>
        </w:tc>
        <w:tc>
          <w:tcPr>
            <w:tcW w:w="658" w:type="dxa"/>
          </w:tcPr>
          <w:p w:rsidR="004F1C18" w:rsidRPr="00D64294" w:rsidRDefault="004F1C18" w:rsidP="00CB3862">
            <w:pPr>
              <w:pStyle w:val="NormalArial"/>
            </w:pPr>
            <w:r>
              <w:t>C</w:t>
            </w:r>
          </w:p>
        </w:tc>
        <w:tc>
          <w:tcPr>
            <w:tcW w:w="693" w:type="dxa"/>
          </w:tcPr>
          <w:p w:rsidR="004F1C18" w:rsidRPr="00D64294" w:rsidRDefault="004F1C18" w:rsidP="00CB3862">
            <w:pPr>
              <w:pStyle w:val="NormalArial"/>
            </w:pPr>
            <w:r>
              <w:t>C</w:t>
            </w:r>
          </w:p>
        </w:tc>
        <w:tc>
          <w:tcPr>
            <w:tcW w:w="928" w:type="dxa"/>
          </w:tcPr>
          <w:p w:rsidR="004F1C18" w:rsidRPr="00D64294" w:rsidRDefault="004F1C18" w:rsidP="00CB3862">
            <w:pPr>
              <w:pStyle w:val="NormalArial"/>
            </w:pPr>
            <w:r>
              <w:t>M</w:t>
            </w:r>
          </w:p>
        </w:tc>
        <w:tc>
          <w:tcPr>
            <w:tcW w:w="950" w:type="dxa"/>
          </w:tcPr>
          <w:p w:rsidR="004F1C18" w:rsidRPr="00D64294" w:rsidRDefault="004F1C18" w:rsidP="00CB3862">
            <w:pPr>
              <w:pStyle w:val="NormalArial"/>
            </w:pPr>
            <w:r>
              <w:t>M</w:t>
            </w:r>
          </w:p>
        </w:tc>
        <w:tc>
          <w:tcPr>
            <w:tcW w:w="842" w:type="dxa"/>
          </w:tcPr>
          <w:p w:rsidR="004F1C18" w:rsidRPr="00D64294" w:rsidRDefault="004F1C18" w:rsidP="00CB3862">
            <w:pPr>
              <w:pStyle w:val="NormalArial"/>
            </w:pPr>
            <w:r>
              <w:t>C</w:t>
            </w:r>
          </w:p>
        </w:tc>
        <w:tc>
          <w:tcPr>
            <w:tcW w:w="603" w:type="dxa"/>
          </w:tcPr>
          <w:p w:rsidR="004F1C18" w:rsidRPr="00D64294" w:rsidRDefault="004F1C18" w:rsidP="00CB3862">
            <w:pPr>
              <w:pStyle w:val="NormalArial"/>
            </w:pPr>
            <w:r>
              <w:t>X</w:t>
            </w:r>
          </w:p>
        </w:tc>
        <w:tc>
          <w:tcPr>
            <w:tcW w:w="961" w:type="dxa"/>
          </w:tcPr>
          <w:p w:rsidR="004F1C18" w:rsidRPr="00D64294" w:rsidRDefault="004F1C18" w:rsidP="00CB3862">
            <w:pPr>
              <w:pStyle w:val="NormalArial"/>
            </w:pPr>
            <w:r>
              <w:t>C</w:t>
            </w:r>
          </w:p>
        </w:tc>
        <w:tc>
          <w:tcPr>
            <w:tcW w:w="614" w:type="dxa"/>
          </w:tcPr>
          <w:p w:rsidR="004F1C18" w:rsidRPr="00D64294" w:rsidRDefault="004F1C18" w:rsidP="00CB3862">
            <w:pPr>
              <w:pStyle w:val="NormalArial"/>
            </w:pPr>
            <w:r>
              <w:t>C</w:t>
            </w:r>
          </w:p>
        </w:tc>
      </w:tr>
      <w:tr w:rsidR="004F1C18" w:rsidRPr="0046204A" w:rsidTr="0046204A">
        <w:tc>
          <w:tcPr>
            <w:tcW w:w="1717" w:type="dxa"/>
          </w:tcPr>
          <w:p w:rsidR="004F1C18" w:rsidRPr="00D64294" w:rsidRDefault="004F1C18" w:rsidP="00CB3862">
            <w:pPr>
              <w:pStyle w:val="NormalArial"/>
            </w:pPr>
            <w:r w:rsidRPr="0046204A">
              <w:rPr>
                <w:bCs/>
              </w:rPr>
              <w:t>Centre</w:t>
            </w:r>
          </w:p>
        </w:tc>
        <w:tc>
          <w:tcPr>
            <w:tcW w:w="862" w:type="dxa"/>
          </w:tcPr>
          <w:p w:rsidR="004F1C18" w:rsidRPr="00D64294" w:rsidRDefault="004F1C18" w:rsidP="00CB3862">
            <w:pPr>
              <w:pStyle w:val="NormalArial"/>
            </w:pPr>
            <w:r>
              <w:t>M</w:t>
            </w:r>
          </w:p>
        </w:tc>
        <w:tc>
          <w:tcPr>
            <w:tcW w:w="658" w:type="dxa"/>
          </w:tcPr>
          <w:p w:rsidR="004F1C18" w:rsidRPr="00D64294" w:rsidRDefault="00AC34CF" w:rsidP="00CB3862">
            <w:pPr>
              <w:pStyle w:val="NormalArial"/>
            </w:pPr>
            <w:r>
              <w:t>C</w:t>
            </w:r>
          </w:p>
        </w:tc>
        <w:tc>
          <w:tcPr>
            <w:tcW w:w="693" w:type="dxa"/>
          </w:tcPr>
          <w:p w:rsidR="004F1C18" w:rsidRPr="00D64294" w:rsidRDefault="00AC34CF" w:rsidP="00CB3862">
            <w:pPr>
              <w:pStyle w:val="NormalArial"/>
            </w:pPr>
            <w:r>
              <w:t>C</w:t>
            </w:r>
          </w:p>
        </w:tc>
        <w:tc>
          <w:tcPr>
            <w:tcW w:w="928" w:type="dxa"/>
          </w:tcPr>
          <w:p w:rsidR="004F1C18" w:rsidRPr="00D64294" w:rsidRDefault="004F1C18" w:rsidP="00CB3862">
            <w:pPr>
              <w:pStyle w:val="NormalArial"/>
            </w:pPr>
            <w:r>
              <w:t>M</w:t>
            </w:r>
          </w:p>
        </w:tc>
        <w:tc>
          <w:tcPr>
            <w:tcW w:w="950" w:type="dxa"/>
          </w:tcPr>
          <w:p w:rsidR="004F1C18" w:rsidRPr="00D64294" w:rsidRDefault="004F1C18" w:rsidP="00CB3862">
            <w:pPr>
              <w:pStyle w:val="NormalArial"/>
            </w:pPr>
            <w:r>
              <w:t>M</w:t>
            </w:r>
          </w:p>
        </w:tc>
        <w:tc>
          <w:tcPr>
            <w:tcW w:w="842" w:type="dxa"/>
          </w:tcPr>
          <w:p w:rsidR="004F1C18" w:rsidRPr="00D64294" w:rsidRDefault="004F1C18" w:rsidP="00CB3862">
            <w:pPr>
              <w:pStyle w:val="NormalArial"/>
            </w:pPr>
            <w:r>
              <w:t>C</w:t>
            </w:r>
          </w:p>
        </w:tc>
        <w:tc>
          <w:tcPr>
            <w:tcW w:w="603" w:type="dxa"/>
          </w:tcPr>
          <w:p w:rsidR="004F1C18" w:rsidRPr="00D64294" w:rsidRDefault="004F1C18" w:rsidP="00CB3862">
            <w:pPr>
              <w:pStyle w:val="NormalArial"/>
            </w:pPr>
            <w:r>
              <w:t>X</w:t>
            </w:r>
          </w:p>
        </w:tc>
        <w:tc>
          <w:tcPr>
            <w:tcW w:w="961" w:type="dxa"/>
          </w:tcPr>
          <w:p w:rsidR="004F1C18" w:rsidRPr="00D64294" w:rsidRDefault="00AC34CF" w:rsidP="00CB3862">
            <w:pPr>
              <w:pStyle w:val="NormalArial"/>
            </w:pPr>
            <w:r>
              <w:t>C</w:t>
            </w:r>
          </w:p>
        </w:tc>
        <w:tc>
          <w:tcPr>
            <w:tcW w:w="614" w:type="dxa"/>
          </w:tcPr>
          <w:p w:rsidR="004F1C18" w:rsidRPr="00D64294" w:rsidRDefault="004F1C18" w:rsidP="00CB3862">
            <w:pPr>
              <w:pStyle w:val="NormalArial"/>
            </w:pPr>
            <w:r>
              <w:t>C</w:t>
            </w:r>
          </w:p>
        </w:tc>
      </w:tr>
      <w:tr w:rsidR="004F1C18" w:rsidRPr="0046204A" w:rsidTr="0046204A">
        <w:tc>
          <w:tcPr>
            <w:tcW w:w="1717" w:type="dxa"/>
          </w:tcPr>
          <w:p w:rsidR="004F1C18" w:rsidRPr="00B2372B" w:rsidRDefault="00AC34CF" w:rsidP="00CB3862">
            <w:pPr>
              <w:pStyle w:val="NormalArial"/>
            </w:pPr>
            <w:r>
              <w:rPr>
                <w:bCs/>
              </w:rPr>
              <w:t>Unité</w:t>
            </w:r>
          </w:p>
        </w:tc>
        <w:tc>
          <w:tcPr>
            <w:tcW w:w="862" w:type="dxa"/>
          </w:tcPr>
          <w:p w:rsidR="004F1C18" w:rsidRPr="00D64294" w:rsidRDefault="004F1C18" w:rsidP="00CB3862">
            <w:pPr>
              <w:pStyle w:val="NormalArial"/>
            </w:pPr>
            <w:r>
              <w:t>M</w:t>
            </w:r>
          </w:p>
        </w:tc>
        <w:tc>
          <w:tcPr>
            <w:tcW w:w="658" w:type="dxa"/>
          </w:tcPr>
          <w:p w:rsidR="004F1C18" w:rsidRPr="00D64294" w:rsidRDefault="00AC34CF" w:rsidP="00CB3862">
            <w:pPr>
              <w:pStyle w:val="NormalArial"/>
            </w:pPr>
            <w:r>
              <w:t>C</w:t>
            </w:r>
          </w:p>
        </w:tc>
        <w:tc>
          <w:tcPr>
            <w:tcW w:w="693" w:type="dxa"/>
          </w:tcPr>
          <w:p w:rsidR="004F1C18" w:rsidRPr="00D64294" w:rsidRDefault="00AC34CF" w:rsidP="00CB3862">
            <w:pPr>
              <w:pStyle w:val="NormalArial"/>
            </w:pPr>
            <w:r>
              <w:t>C</w:t>
            </w:r>
          </w:p>
        </w:tc>
        <w:tc>
          <w:tcPr>
            <w:tcW w:w="928" w:type="dxa"/>
          </w:tcPr>
          <w:p w:rsidR="004F1C18" w:rsidRPr="00D64294" w:rsidRDefault="004F1C18" w:rsidP="00CB3862">
            <w:pPr>
              <w:pStyle w:val="NormalArial"/>
            </w:pPr>
            <w:r>
              <w:t>M</w:t>
            </w:r>
          </w:p>
        </w:tc>
        <w:tc>
          <w:tcPr>
            <w:tcW w:w="950" w:type="dxa"/>
          </w:tcPr>
          <w:p w:rsidR="004F1C18" w:rsidRPr="00D64294" w:rsidRDefault="004F1C18" w:rsidP="00CB3862">
            <w:pPr>
              <w:pStyle w:val="NormalArial"/>
            </w:pPr>
            <w:r>
              <w:t>M</w:t>
            </w:r>
          </w:p>
        </w:tc>
        <w:tc>
          <w:tcPr>
            <w:tcW w:w="842" w:type="dxa"/>
          </w:tcPr>
          <w:p w:rsidR="004F1C18" w:rsidRPr="00D64294" w:rsidRDefault="004F1C18" w:rsidP="00CB3862">
            <w:pPr>
              <w:pStyle w:val="NormalArial"/>
            </w:pPr>
            <w:r>
              <w:t>C</w:t>
            </w:r>
          </w:p>
        </w:tc>
        <w:tc>
          <w:tcPr>
            <w:tcW w:w="603" w:type="dxa"/>
          </w:tcPr>
          <w:p w:rsidR="004F1C18" w:rsidRPr="00D64294" w:rsidRDefault="004F1C18" w:rsidP="00CB3862">
            <w:pPr>
              <w:pStyle w:val="NormalArial"/>
            </w:pPr>
            <w:r>
              <w:t>X</w:t>
            </w:r>
          </w:p>
        </w:tc>
        <w:tc>
          <w:tcPr>
            <w:tcW w:w="961" w:type="dxa"/>
          </w:tcPr>
          <w:p w:rsidR="004F1C18" w:rsidRPr="00D64294" w:rsidRDefault="00AC34CF" w:rsidP="00CB3862">
            <w:pPr>
              <w:pStyle w:val="NormalArial"/>
            </w:pPr>
            <w:r>
              <w:t>C</w:t>
            </w:r>
          </w:p>
        </w:tc>
        <w:tc>
          <w:tcPr>
            <w:tcW w:w="614" w:type="dxa"/>
          </w:tcPr>
          <w:p w:rsidR="004F1C18" w:rsidRPr="00D64294" w:rsidRDefault="004F1C18" w:rsidP="00CB3862">
            <w:pPr>
              <w:pStyle w:val="NormalArial"/>
            </w:pPr>
            <w:r>
              <w:t>C</w:t>
            </w:r>
          </w:p>
        </w:tc>
      </w:tr>
      <w:tr w:rsidR="004F1C18" w:rsidRPr="0046204A" w:rsidTr="0046204A">
        <w:tc>
          <w:tcPr>
            <w:tcW w:w="1717" w:type="dxa"/>
          </w:tcPr>
          <w:p w:rsidR="004F1C18" w:rsidRPr="00D64294" w:rsidRDefault="004F1C18" w:rsidP="00CB3862">
            <w:pPr>
              <w:pStyle w:val="NormalArial"/>
            </w:pPr>
            <w:r w:rsidRPr="0046204A">
              <w:rPr>
                <w:bCs/>
              </w:rPr>
              <w:t>Lieu</w:t>
            </w:r>
          </w:p>
        </w:tc>
        <w:tc>
          <w:tcPr>
            <w:tcW w:w="862" w:type="dxa"/>
          </w:tcPr>
          <w:p w:rsidR="004F1C18" w:rsidRPr="00D64294" w:rsidRDefault="004F1C18" w:rsidP="00CB3862">
            <w:pPr>
              <w:pStyle w:val="NormalArial"/>
            </w:pPr>
            <w:r>
              <w:t>M</w:t>
            </w:r>
          </w:p>
        </w:tc>
        <w:tc>
          <w:tcPr>
            <w:tcW w:w="658" w:type="dxa"/>
          </w:tcPr>
          <w:p w:rsidR="004F1C18" w:rsidRPr="00D64294" w:rsidRDefault="00250451" w:rsidP="00CB3862">
            <w:pPr>
              <w:pStyle w:val="NormalArial"/>
            </w:pPr>
            <w:r>
              <w:t>C</w:t>
            </w:r>
          </w:p>
        </w:tc>
        <w:tc>
          <w:tcPr>
            <w:tcW w:w="693" w:type="dxa"/>
          </w:tcPr>
          <w:p w:rsidR="004F1C18" w:rsidRPr="00D64294" w:rsidRDefault="00876970" w:rsidP="00CB3862">
            <w:pPr>
              <w:pStyle w:val="NormalArial"/>
            </w:pPr>
            <w:r>
              <w:t>C</w:t>
            </w:r>
          </w:p>
        </w:tc>
        <w:tc>
          <w:tcPr>
            <w:tcW w:w="928" w:type="dxa"/>
          </w:tcPr>
          <w:p w:rsidR="004F1C18" w:rsidRPr="00D64294" w:rsidRDefault="004F1C18" w:rsidP="00CB3862">
            <w:pPr>
              <w:pStyle w:val="NormalArial"/>
            </w:pPr>
            <w:r>
              <w:t>M</w:t>
            </w:r>
          </w:p>
        </w:tc>
        <w:tc>
          <w:tcPr>
            <w:tcW w:w="950" w:type="dxa"/>
          </w:tcPr>
          <w:p w:rsidR="004F1C18" w:rsidRPr="00D64294" w:rsidRDefault="004F1C18" w:rsidP="00CB3862">
            <w:pPr>
              <w:pStyle w:val="NormalArial"/>
            </w:pPr>
            <w:r>
              <w:t>M</w:t>
            </w:r>
          </w:p>
        </w:tc>
        <w:tc>
          <w:tcPr>
            <w:tcW w:w="842" w:type="dxa"/>
          </w:tcPr>
          <w:p w:rsidR="004F1C18" w:rsidRPr="00D64294" w:rsidRDefault="004F1C18" w:rsidP="00CB3862">
            <w:pPr>
              <w:pStyle w:val="NormalArial"/>
            </w:pPr>
            <w:r>
              <w:t>C</w:t>
            </w:r>
          </w:p>
        </w:tc>
        <w:tc>
          <w:tcPr>
            <w:tcW w:w="603" w:type="dxa"/>
          </w:tcPr>
          <w:p w:rsidR="004F1C18" w:rsidRPr="00D64294" w:rsidRDefault="004F1C18" w:rsidP="00CB3862">
            <w:pPr>
              <w:pStyle w:val="NormalArial"/>
            </w:pPr>
            <w:r>
              <w:t>X</w:t>
            </w:r>
          </w:p>
        </w:tc>
        <w:tc>
          <w:tcPr>
            <w:tcW w:w="961" w:type="dxa"/>
          </w:tcPr>
          <w:p w:rsidR="004F1C18" w:rsidRPr="00D64294" w:rsidRDefault="00250451" w:rsidP="00CB3862">
            <w:pPr>
              <w:pStyle w:val="NormalArial"/>
            </w:pPr>
            <w:r>
              <w:t>C</w:t>
            </w:r>
          </w:p>
        </w:tc>
        <w:tc>
          <w:tcPr>
            <w:tcW w:w="614" w:type="dxa"/>
          </w:tcPr>
          <w:p w:rsidR="004F1C18" w:rsidRPr="00D64294" w:rsidRDefault="004F1C18" w:rsidP="00CB3862">
            <w:pPr>
              <w:pStyle w:val="NormalArial"/>
            </w:pPr>
            <w:r>
              <w:t>C</w:t>
            </w:r>
          </w:p>
        </w:tc>
      </w:tr>
      <w:tr w:rsidR="004F1C18" w:rsidRPr="0046204A" w:rsidTr="0046204A">
        <w:tc>
          <w:tcPr>
            <w:tcW w:w="1717" w:type="dxa"/>
          </w:tcPr>
          <w:p w:rsidR="004F1C18" w:rsidRPr="00D64294" w:rsidRDefault="004F1C18" w:rsidP="00CB3862">
            <w:pPr>
              <w:pStyle w:val="NormalArial"/>
            </w:pPr>
            <w:r w:rsidRPr="0046204A">
              <w:rPr>
                <w:bCs/>
              </w:rPr>
              <w:t>Bâtiment</w:t>
            </w:r>
          </w:p>
        </w:tc>
        <w:tc>
          <w:tcPr>
            <w:tcW w:w="862" w:type="dxa"/>
          </w:tcPr>
          <w:p w:rsidR="004F1C18" w:rsidRPr="00D64294" w:rsidRDefault="004F1C18" w:rsidP="00CB3862">
            <w:pPr>
              <w:pStyle w:val="NormalArial"/>
            </w:pPr>
            <w:r>
              <w:t>M</w:t>
            </w:r>
          </w:p>
        </w:tc>
        <w:tc>
          <w:tcPr>
            <w:tcW w:w="658" w:type="dxa"/>
          </w:tcPr>
          <w:p w:rsidR="004F1C18" w:rsidRPr="00D64294" w:rsidRDefault="004F1C18" w:rsidP="00CB3862">
            <w:pPr>
              <w:pStyle w:val="NormalArial"/>
            </w:pPr>
            <w:r>
              <w:t>C</w:t>
            </w:r>
          </w:p>
        </w:tc>
        <w:tc>
          <w:tcPr>
            <w:tcW w:w="693" w:type="dxa"/>
          </w:tcPr>
          <w:p w:rsidR="004F1C18" w:rsidRPr="00D64294" w:rsidRDefault="004F1C18" w:rsidP="00CB3862">
            <w:pPr>
              <w:pStyle w:val="NormalArial"/>
            </w:pPr>
            <w:r>
              <w:t>C</w:t>
            </w:r>
          </w:p>
        </w:tc>
        <w:tc>
          <w:tcPr>
            <w:tcW w:w="928" w:type="dxa"/>
          </w:tcPr>
          <w:p w:rsidR="004F1C18" w:rsidRPr="00D64294" w:rsidRDefault="004F1C18" w:rsidP="00CB3862">
            <w:pPr>
              <w:pStyle w:val="NormalArial"/>
            </w:pPr>
            <w:r>
              <w:t>M</w:t>
            </w:r>
          </w:p>
        </w:tc>
        <w:tc>
          <w:tcPr>
            <w:tcW w:w="950" w:type="dxa"/>
          </w:tcPr>
          <w:p w:rsidR="004F1C18" w:rsidRPr="00D64294" w:rsidRDefault="004F1C18" w:rsidP="00CB3862">
            <w:pPr>
              <w:pStyle w:val="NormalArial"/>
            </w:pPr>
            <w:r>
              <w:t>M</w:t>
            </w:r>
          </w:p>
        </w:tc>
        <w:tc>
          <w:tcPr>
            <w:tcW w:w="842" w:type="dxa"/>
          </w:tcPr>
          <w:p w:rsidR="004F1C18" w:rsidRPr="00D64294" w:rsidRDefault="004F1C18" w:rsidP="00CB3862">
            <w:pPr>
              <w:pStyle w:val="NormalArial"/>
            </w:pPr>
            <w:r>
              <w:t>C</w:t>
            </w:r>
          </w:p>
        </w:tc>
        <w:tc>
          <w:tcPr>
            <w:tcW w:w="603" w:type="dxa"/>
          </w:tcPr>
          <w:p w:rsidR="004F1C18" w:rsidRPr="00D64294" w:rsidRDefault="004F1C18" w:rsidP="00CB3862">
            <w:pPr>
              <w:pStyle w:val="NormalArial"/>
            </w:pPr>
            <w:r>
              <w:t>X</w:t>
            </w:r>
          </w:p>
        </w:tc>
        <w:tc>
          <w:tcPr>
            <w:tcW w:w="961" w:type="dxa"/>
          </w:tcPr>
          <w:p w:rsidR="004F1C18" w:rsidRPr="00D64294" w:rsidRDefault="004F1C18" w:rsidP="00CB3862">
            <w:pPr>
              <w:pStyle w:val="NormalArial"/>
            </w:pPr>
            <w:r>
              <w:t>C</w:t>
            </w:r>
          </w:p>
        </w:tc>
        <w:tc>
          <w:tcPr>
            <w:tcW w:w="614" w:type="dxa"/>
          </w:tcPr>
          <w:p w:rsidR="004F1C18" w:rsidRPr="00D64294" w:rsidRDefault="004F1C18" w:rsidP="00CB3862">
            <w:pPr>
              <w:pStyle w:val="NormalArial"/>
            </w:pPr>
            <w:r>
              <w:t>C</w:t>
            </w:r>
          </w:p>
        </w:tc>
      </w:tr>
      <w:tr w:rsidR="004F1C18" w:rsidRPr="0046204A" w:rsidTr="0046204A">
        <w:tc>
          <w:tcPr>
            <w:tcW w:w="1717" w:type="dxa"/>
          </w:tcPr>
          <w:p w:rsidR="004F1C18" w:rsidRPr="00D64294" w:rsidRDefault="004F1C18" w:rsidP="0046204A">
            <w:pPr>
              <w:pStyle w:val="NormalArial"/>
              <w:tabs>
                <w:tab w:val="left" w:pos="1155"/>
              </w:tabs>
            </w:pPr>
            <w:r w:rsidRPr="0046204A">
              <w:rPr>
                <w:bCs/>
              </w:rPr>
              <w:t>Nom et prénom du responsable</w:t>
            </w:r>
          </w:p>
        </w:tc>
        <w:tc>
          <w:tcPr>
            <w:tcW w:w="862" w:type="dxa"/>
          </w:tcPr>
          <w:p w:rsidR="004F1C18" w:rsidRPr="00D64294" w:rsidRDefault="004F1C18" w:rsidP="00CB3862">
            <w:pPr>
              <w:pStyle w:val="NormalArial"/>
            </w:pPr>
            <w:r>
              <w:t>M</w:t>
            </w:r>
          </w:p>
        </w:tc>
        <w:tc>
          <w:tcPr>
            <w:tcW w:w="658" w:type="dxa"/>
          </w:tcPr>
          <w:p w:rsidR="004F1C18" w:rsidRPr="00D64294" w:rsidRDefault="004F1C18" w:rsidP="00CB3862">
            <w:pPr>
              <w:pStyle w:val="NormalArial"/>
            </w:pPr>
            <w:r>
              <w:t>C</w:t>
            </w:r>
          </w:p>
        </w:tc>
        <w:tc>
          <w:tcPr>
            <w:tcW w:w="693" w:type="dxa"/>
          </w:tcPr>
          <w:p w:rsidR="004F1C18" w:rsidRPr="00D64294" w:rsidRDefault="004F1C18" w:rsidP="00CB3862">
            <w:pPr>
              <w:pStyle w:val="NormalArial"/>
            </w:pPr>
            <w:r>
              <w:t>C</w:t>
            </w:r>
          </w:p>
        </w:tc>
        <w:tc>
          <w:tcPr>
            <w:tcW w:w="928" w:type="dxa"/>
          </w:tcPr>
          <w:p w:rsidR="004F1C18" w:rsidRPr="00D64294" w:rsidRDefault="004F1C18" w:rsidP="00CB3862">
            <w:pPr>
              <w:pStyle w:val="NormalArial"/>
            </w:pPr>
            <w:r>
              <w:t>M</w:t>
            </w:r>
          </w:p>
        </w:tc>
        <w:tc>
          <w:tcPr>
            <w:tcW w:w="950" w:type="dxa"/>
          </w:tcPr>
          <w:p w:rsidR="004F1C18" w:rsidRPr="00D64294" w:rsidRDefault="004F1C18" w:rsidP="00CB3862">
            <w:pPr>
              <w:pStyle w:val="NormalArial"/>
            </w:pPr>
            <w:r>
              <w:t>M</w:t>
            </w:r>
          </w:p>
        </w:tc>
        <w:tc>
          <w:tcPr>
            <w:tcW w:w="842" w:type="dxa"/>
          </w:tcPr>
          <w:p w:rsidR="004F1C18" w:rsidRPr="00D64294" w:rsidRDefault="004F1C18" w:rsidP="00CB3862">
            <w:pPr>
              <w:pStyle w:val="NormalArial"/>
            </w:pPr>
            <w:r>
              <w:t>C</w:t>
            </w:r>
          </w:p>
        </w:tc>
        <w:tc>
          <w:tcPr>
            <w:tcW w:w="603" w:type="dxa"/>
          </w:tcPr>
          <w:p w:rsidR="004F1C18" w:rsidRPr="00D64294" w:rsidRDefault="004F1C18" w:rsidP="00CB3862">
            <w:pPr>
              <w:pStyle w:val="NormalArial"/>
            </w:pPr>
            <w:r>
              <w:t>X</w:t>
            </w:r>
          </w:p>
        </w:tc>
        <w:tc>
          <w:tcPr>
            <w:tcW w:w="961" w:type="dxa"/>
          </w:tcPr>
          <w:p w:rsidR="004F1C18" w:rsidRPr="00D64294" w:rsidRDefault="004F1C18" w:rsidP="00CB3862">
            <w:pPr>
              <w:pStyle w:val="NormalArial"/>
            </w:pPr>
            <w:r>
              <w:t>C</w:t>
            </w:r>
          </w:p>
        </w:tc>
        <w:tc>
          <w:tcPr>
            <w:tcW w:w="614" w:type="dxa"/>
          </w:tcPr>
          <w:p w:rsidR="004F1C18" w:rsidRPr="00D64294" w:rsidRDefault="004F1C18" w:rsidP="00CB3862">
            <w:pPr>
              <w:pStyle w:val="NormalArial"/>
            </w:pPr>
            <w:r>
              <w:t>C</w:t>
            </w:r>
          </w:p>
        </w:tc>
      </w:tr>
      <w:tr w:rsidR="004F1C18" w:rsidRPr="00D64294" w:rsidTr="0046204A">
        <w:tc>
          <w:tcPr>
            <w:tcW w:w="1717" w:type="dxa"/>
          </w:tcPr>
          <w:p w:rsidR="004F1C18" w:rsidRPr="00D64294" w:rsidRDefault="004F1C18" w:rsidP="00CB3862">
            <w:pPr>
              <w:pStyle w:val="NormalArial"/>
            </w:pPr>
            <w:r w:rsidRPr="0046204A">
              <w:rPr>
                <w:bCs/>
              </w:rPr>
              <w:t>Fonction du responsable</w:t>
            </w:r>
          </w:p>
        </w:tc>
        <w:tc>
          <w:tcPr>
            <w:tcW w:w="862" w:type="dxa"/>
          </w:tcPr>
          <w:p w:rsidR="004F1C18" w:rsidRPr="00D64294" w:rsidRDefault="004F1C18" w:rsidP="00CB3862">
            <w:pPr>
              <w:pStyle w:val="NormalArial"/>
            </w:pPr>
            <w:r>
              <w:t>M</w:t>
            </w:r>
          </w:p>
        </w:tc>
        <w:tc>
          <w:tcPr>
            <w:tcW w:w="658" w:type="dxa"/>
          </w:tcPr>
          <w:p w:rsidR="004F1C18" w:rsidRDefault="004F1C18" w:rsidP="00CB3862">
            <w:pPr>
              <w:pStyle w:val="NormalArial"/>
            </w:pPr>
            <w:r>
              <w:t>C</w:t>
            </w:r>
          </w:p>
        </w:tc>
        <w:tc>
          <w:tcPr>
            <w:tcW w:w="693" w:type="dxa"/>
          </w:tcPr>
          <w:p w:rsidR="004F1C18" w:rsidRDefault="004F1C18" w:rsidP="00CB3862">
            <w:pPr>
              <w:pStyle w:val="NormalArial"/>
            </w:pPr>
            <w:r>
              <w:t>C</w:t>
            </w:r>
          </w:p>
        </w:tc>
        <w:tc>
          <w:tcPr>
            <w:tcW w:w="928" w:type="dxa"/>
          </w:tcPr>
          <w:p w:rsidR="004F1C18" w:rsidRPr="00D64294" w:rsidRDefault="004F1C18" w:rsidP="00CB3862">
            <w:pPr>
              <w:pStyle w:val="NormalArial"/>
            </w:pPr>
            <w:r>
              <w:t>M</w:t>
            </w:r>
          </w:p>
        </w:tc>
        <w:tc>
          <w:tcPr>
            <w:tcW w:w="950" w:type="dxa"/>
          </w:tcPr>
          <w:p w:rsidR="004F1C18" w:rsidRPr="00D64294" w:rsidRDefault="004F1C18" w:rsidP="00CB3862">
            <w:pPr>
              <w:pStyle w:val="NormalArial"/>
            </w:pPr>
            <w:r>
              <w:t>M</w:t>
            </w:r>
          </w:p>
        </w:tc>
        <w:tc>
          <w:tcPr>
            <w:tcW w:w="842" w:type="dxa"/>
          </w:tcPr>
          <w:p w:rsidR="004F1C18" w:rsidRDefault="004F1C18" w:rsidP="00CB3862">
            <w:pPr>
              <w:pStyle w:val="NormalArial"/>
            </w:pPr>
            <w:r>
              <w:t>C</w:t>
            </w:r>
          </w:p>
        </w:tc>
        <w:tc>
          <w:tcPr>
            <w:tcW w:w="603" w:type="dxa"/>
          </w:tcPr>
          <w:p w:rsidR="004F1C18" w:rsidRPr="00D64294" w:rsidRDefault="004F1C18" w:rsidP="00CB3862">
            <w:pPr>
              <w:pStyle w:val="NormalArial"/>
            </w:pPr>
            <w:r>
              <w:t>X</w:t>
            </w:r>
          </w:p>
        </w:tc>
        <w:tc>
          <w:tcPr>
            <w:tcW w:w="961" w:type="dxa"/>
          </w:tcPr>
          <w:p w:rsidR="004F1C18" w:rsidRDefault="004F1C18" w:rsidP="00CB3862">
            <w:pPr>
              <w:pStyle w:val="NormalArial"/>
            </w:pPr>
            <w:r>
              <w:t>C</w:t>
            </w:r>
          </w:p>
        </w:tc>
        <w:tc>
          <w:tcPr>
            <w:tcW w:w="614" w:type="dxa"/>
          </w:tcPr>
          <w:p w:rsidR="004F1C18" w:rsidRDefault="004F1C18" w:rsidP="00CB3862">
            <w:pPr>
              <w:pStyle w:val="NormalArial"/>
            </w:pPr>
            <w:r>
              <w:t>C</w:t>
            </w:r>
          </w:p>
        </w:tc>
      </w:tr>
    </w:tbl>
    <w:p w:rsidR="004F1C18" w:rsidRDefault="004F1C18" w:rsidP="004F1C18">
      <w:pPr>
        <w:pStyle w:val="NormalArial"/>
      </w:pPr>
    </w:p>
    <w:p w:rsidR="004F1C18" w:rsidRPr="00AE0502" w:rsidRDefault="004F1C18" w:rsidP="004F1C18">
      <w:pPr>
        <w:pStyle w:val="Titre4bis"/>
      </w:pPr>
      <w:r>
        <w:t xml:space="preserve">Scénario 1 – </w:t>
      </w:r>
      <w:r w:rsidR="00B85AD0">
        <w:t>G</w:t>
      </w:r>
      <w:r>
        <w:t xml:space="preserve">érer les données de l'onglet </w:t>
      </w:r>
      <w:r w:rsidR="00B85AD0">
        <w:t>Rattachement et lieu de travail</w:t>
      </w:r>
    </w:p>
    <w:p w:rsidR="004F1C18" w:rsidRDefault="004F1C18" w:rsidP="00B65E8E">
      <w:pPr>
        <w:pStyle w:val="NormalArial"/>
        <w:numPr>
          <w:ilvl w:val="0"/>
          <w:numId w:val="201"/>
        </w:numPr>
      </w:pPr>
      <w:r>
        <w:t>L'acteur accède à la fiche personne</w:t>
      </w:r>
    </w:p>
    <w:p w:rsidR="004F1C18" w:rsidRDefault="004F1C18" w:rsidP="00B65E8E">
      <w:pPr>
        <w:pStyle w:val="NormalArial"/>
        <w:numPr>
          <w:ilvl w:val="0"/>
          <w:numId w:val="201"/>
        </w:numPr>
      </w:pPr>
      <w:r>
        <w:t>L'acteur clique sur l'onglet Rattachement et lieu de travail</w:t>
      </w:r>
    </w:p>
    <w:p w:rsidR="00B85AD0" w:rsidRDefault="00B85AD0" w:rsidP="00B65E8E">
      <w:pPr>
        <w:pStyle w:val="NormalArial"/>
        <w:numPr>
          <w:ilvl w:val="0"/>
          <w:numId w:val="201"/>
        </w:numPr>
      </w:pPr>
      <w:r>
        <w:t>Le système affiche les champs de saisie de l'onglet</w:t>
      </w:r>
    </w:p>
    <w:p w:rsidR="004F1C18" w:rsidRDefault="004F1C18" w:rsidP="00B65E8E">
      <w:pPr>
        <w:pStyle w:val="NormalArial"/>
        <w:numPr>
          <w:ilvl w:val="0"/>
          <w:numId w:val="201"/>
        </w:numPr>
      </w:pPr>
      <w:r>
        <w:t>L'acteur modifie les champs qui lui sont accessibles et valide</w:t>
      </w:r>
      <w:r w:rsidR="0040486E">
        <w:t>. Les données sont rattachées à la personne pour le centre sélectionné</w:t>
      </w:r>
    </w:p>
    <w:p w:rsidR="00B85AD0" w:rsidRDefault="00B85AD0" w:rsidP="00B85AD0">
      <w:pPr>
        <w:pStyle w:val="NormalArial"/>
      </w:pPr>
    </w:p>
    <w:p w:rsidR="00B85AD0" w:rsidRDefault="00B85AD0" w:rsidP="00B85AD0">
      <w:pPr>
        <w:pStyle w:val="NormalArial"/>
      </w:pPr>
      <w:r>
        <w:t>Lors de l'enregistrement, les modifications sont enregistrées dans une table d'historisation.</w:t>
      </w:r>
    </w:p>
    <w:p w:rsidR="004F1C18" w:rsidRDefault="004F1C18" w:rsidP="004F1C18">
      <w:pPr>
        <w:pStyle w:val="NormalArial"/>
      </w:pPr>
    </w:p>
    <w:p w:rsidR="00B65E8E" w:rsidRPr="00AE0502" w:rsidRDefault="00B65E8E" w:rsidP="00B65E8E">
      <w:pPr>
        <w:pStyle w:val="Titre4bis"/>
      </w:pPr>
      <w:r>
        <w:t>Scénario 2 – Affiche l'historique Rattachement et lieu de travail</w:t>
      </w:r>
    </w:p>
    <w:p w:rsidR="00B65E8E" w:rsidRDefault="00B65E8E" w:rsidP="004F1C18">
      <w:pPr>
        <w:pStyle w:val="NormalArial"/>
      </w:pPr>
    </w:p>
    <w:p w:rsidR="00B65E8E" w:rsidRDefault="00B65E8E" w:rsidP="00B65E8E">
      <w:pPr>
        <w:pStyle w:val="NormalArial"/>
        <w:numPr>
          <w:ilvl w:val="0"/>
          <w:numId w:val="202"/>
        </w:numPr>
      </w:pPr>
      <w:r>
        <w:t>L'acteur accède à la fiche personne</w:t>
      </w:r>
    </w:p>
    <w:p w:rsidR="00B65E8E" w:rsidRDefault="00B65E8E" w:rsidP="00B65E8E">
      <w:pPr>
        <w:pStyle w:val="NormalArial"/>
        <w:numPr>
          <w:ilvl w:val="0"/>
          <w:numId w:val="202"/>
        </w:numPr>
      </w:pPr>
      <w:r>
        <w:t>L'acteur clique sur l'onglet Rattachement et lieu de travail</w:t>
      </w:r>
    </w:p>
    <w:p w:rsidR="00B65E8E" w:rsidRDefault="00B65E8E" w:rsidP="00B65E8E">
      <w:pPr>
        <w:pStyle w:val="NormalArial"/>
        <w:numPr>
          <w:ilvl w:val="0"/>
          <w:numId w:val="202"/>
        </w:numPr>
      </w:pPr>
      <w:r>
        <w:t>Le système affiche les champs de saisie de l'onglet</w:t>
      </w:r>
    </w:p>
    <w:p w:rsidR="00B65E8E" w:rsidRDefault="00B65E8E" w:rsidP="00B65E8E">
      <w:pPr>
        <w:pStyle w:val="NormalArial"/>
        <w:numPr>
          <w:ilvl w:val="0"/>
          <w:numId w:val="202"/>
        </w:numPr>
      </w:pPr>
      <w:r>
        <w:t>L'acteur clique sur le bouton "Historique"</w:t>
      </w:r>
    </w:p>
    <w:p w:rsidR="00B65E8E" w:rsidRDefault="00B65E8E" w:rsidP="00B65E8E">
      <w:pPr>
        <w:pStyle w:val="NormalArial"/>
        <w:numPr>
          <w:ilvl w:val="0"/>
          <w:numId w:val="202"/>
        </w:numPr>
      </w:pPr>
      <w:r>
        <w:t xml:space="preserve">Le système </w:t>
      </w:r>
      <w:r w:rsidR="00603BAF">
        <w:t xml:space="preserve">ouvre un pop-up pour </w:t>
      </w:r>
      <w:r>
        <w:t>affiche</w:t>
      </w:r>
      <w:r w:rsidR="00603BAF">
        <w:t>r</w:t>
      </w:r>
      <w:r>
        <w:t xml:space="preserve"> l'historique des modifications pour le rattachement et le lieu de travail. </w:t>
      </w:r>
    </w:p>
    <w:p w:rsidR="00B65E8E" w:rsidRDefault="00B65E8E" w:rsidP="004F1C18">
      <w:pPr>
        <w:pStyle w:val="NormalArial"/>
      </w:pPr>
    </w:p>
    <w:p w:rsidR="00876970" w:rsidRDefault="00876970" w:rsidP="004F1C18">
      <w:pPr>
        <w:pStyle w:val="NormalArial"/>
      </w:pPr>
      <w:r>
        <w:t>Message d’information si les unités n’existent plus dans SIGMA ou dans la table de référence</w:t>
      </w:r>
    </w:p>
    <w:p w:rsidR="004F1C18" w:rsidRDefault="004F1C18" w:rsidP="004F1C18">
      <w:pPr>
        <w:pStyle w:val="Titre2"/>
      </w:pPr>
      <w:bookmarkStart w:id="4732" w:name="_Toc292454231"/>
      <w:r>
        <w:lastRenderedPageBreak/>
        <w:t>Cas d'utilisation gérer l'Onglet hno</w:t>
      </w:r>
      <w:bookmarkEnd w:id="4732"/>
    </w:p>
    <w:p w:rsidR="00D8196E" w:rsidRPr="00BE48BB" w:rsidRDefault="00D8196E" w:rsidP="00D8196E">
      <w:pPr>
        <w:pStyle w:val="Titre3"/>
      </w:pPr>
      <w:bookmarkStart w:id="4733" w:name="_Toc292454232"/>
      <w:r>
        <w:t>Gérer l'onglet HNO</w:t>
      </w:r>
      <w:bookmarkEnd w:id="4733"/>
    </w:p>
    <w:p w:rsidR="004F1C18" w:rsidRDefault="004F1C18" w:rsidP="004F1C18">
      <w:pPr>
        <w:pStyle w:val="NormalArial"/>
      </w:pPr>
      <w:r w:rsidRPr="00795BE7">
        <w:rPr>
          <w:b/>
        </w:rPr>
        <w:t>Résumé</w:t>
      </w:r>
      <w:r>
        <w:t xml:space="preserve"> : Cette fonctionnalité permet à l'acteur de gérer les informations de l'onglet HNO</w:t>
      </w:r>
    </w:p>
    <w:p w:rsidR="004F1C18" w:rsidRDefault="004F1C18" w:rsidP="004F1C18">
      <w:pPr>
        <w:pStyle w:val="NormalArial"/>
      </w:pPr>
      <w:r w:rsidRPr="00795BE7">
        <w:rPr>
          <w:b/>
        </w:rPr>
        <w:t>Acteur(s)</w:t>
      </w:r>
      <w:r>
        <w:t xml:space="preserve"> : </w:t>
      </w:r>
      <w:r>
        <w:rPr>
          <w:bCs/>
        </w:rPr>
        <w:t xml:space="preserve">Administrateur National, </w:t>
      </w:r>
      <w:r>
        <w:t xml:space="preserve"> Administrateur de Centre, </w:t>
      </w:r>
      <w:r w:rsidRPr="00210253">
        <w:t>Accueil</w:t>
      </w:r>
      <w:r>
        <w:t xml:space="preserve">, </w:t>
      </w:r>
      <w:r w:rsidRPr="00210253">
        <w:t>Sécurité</w:t>
      </w:r>
      <w:r>
        <w:t xml:space="preserve">, </w:t>
      </w:r>
      <w:r w:rsidRPr="00210253">
        <w:t>Consultation</w:t>
      </w:r>
      <w:r>
        <w:t xml:space="preserve">, </w:t>
      </w:r>
      <w:r>
        <w:rPr>
          <w:bCs/>
        </w:rPr>
        <w:t>OS de Pôle, FLS</w:t>
      </w:r>
    </w:p>
    <w:p w:rsidR="004F1C18" w:rsidRDefault="004F1C18" w:rsidP="004F1C18">
      <w:pPr>
        <w:pStyle w:val="NormalArial"/>
      </w:pPr>
      <w:r w:rsidRPr="00795BE7">
        <w:rPr>
          <w:b/>
        </w:rPr>
        <w:t>Pré-condition</w:t>
      </w:r>
      <w:r>
        <w:t xml:space="preserve"> : L'acteur est identifié et a accédé à la fiche personne</w:t>
      </w:r>
    </w:p>
    <w:p w:rsidR="004F1C18" w:rsidRDefault="004F1C18" w:rsidP="004F1C18">
      <w:pPr>
        <w:pStyle w:val="NormalArial"/>
      </w:pPr>
      <w:r w:rsidRPr="00795BE7">
        <w:rPr>
          <w:b/>
        </w:rPr>
        <w:t>Post-condition</w:t>
      </w:r>
      <w:r>
        <w:t xml:space="preserve"> : l'onglet </w:t>
      </w:r>
      <w:r w:rsidR="000F7E32">
        <w:t xml:space="preserve">HNO </w:t>
      </w:r>
      <w:r>
        <w:t>est géré</w:t>
      </w:r>
    </w:p>
    <w:p w:rsidR="004F1C18" w:rsidRDefault="004F1C18" w:rsidP="004F1C18">
      <w:pPr>
        <w:pStyle w:val="NormalArial"/>
      </w:pPr>
    </w:p>
    <w:p w:rsidR="004F1C18" w:rsidRPr="00AE0502" w:rsidRDefault="004F1C18" w:rsidP="004F1C18">
      <w:pPr>
        <w:pStyle w:val="Titre4bis"/>
      </w:pPr>
      <w:r w:rsidRPr="00AE0502">
        <w:t xml:space="preserve">Interface </w:t>
      </w:r>
      <w:r>
        <w:t xml:space="preserve">onglet </w:t>
      </w:r>
      <w:r w:rsidR="000F7E32">
        <w:t>HNO</w:t>
      </w:r>
    </w:p>
    <w:p w:rsidR="004F1C18" w:rsidRDefault="004F1C18" w:rsidP="004F1C18">
      <w:pPr>
        <w:pStyle w:val="NormalArial"/>
        <w:rPr>
          <w:bCs/>
        </w:rPr>
      </w:pPr>
      <w:r w:rsidRPr="00AE0502">
        <w:rPr>
          <w:bCs/>
        </w:rPr>
        <w:t>L'écran affiche un formulaire contenant les champs de saisie :</w:t>
      </w:r>
    </w:p>
    <w:p w:rsidR="004F1C18" w:rsidRDefault="004F1C18" w:rsidP="004F1C18">
      <w:pPr>
        <w:pStyle w:val="NormalArial"/>
        <w:rPr>
          <w:bCs/>
        </w:rPr>
      </w:pPr>
    </w:p>
    <w:p w:rsidR="000F7E32" w:rsidRPr="000F7E32" w:rsidRDefault="000F7E32" w:rsidP="000F7E32">
      <w:pPr>
        <w:pStyle w:val="NormalArial"/>
        <w:numPr>
          <w:ilvl w:val="0"/>
          <w:numId w:val="10"/>
        </w:numPr>
        <w:rPr>
          <w:bCs/>
        </w:rPr>
      </w:pPr>
      <w:r w:rsidRPr="000F7E32">
        <w:rPr>
          <w:bCs/>
        </w:rPr>
        <w:t>type HNO</w:t>
      </w:r>
      <w:r>
        <w:rPr>
          <w:bCs/>
        </w:rPr>
        <w:t xml:space="preserve"> (Liste des types HNO se trouvant dans la table de référence des HNO) : lu dans </w:t>
      </w:r>
      <w:r w:rsidR="00CB3862">
        <w:rPr>
          <w:bCs/>
        </w:rPr>
        <w:t>les informations de la personne pour le centre sélectionné</w:t>
      </w:r>
    </w:p>
    <w:p w:rsidR="00CB3862" w:rsidRPr="000F7E32" w:rsidRDefault="000F7E32" w:rsidP="00CB3862">
      <w:pPr>
        <w:pStyle w:val="NormalArial"/>
        <w:numPr>
          <w:ilvl w:val="0"/>
          <w:numId w:val="10"/>
        </w:numPr>
        <w:rPr>
          <w:bCs/>
        </w:rPr>
      </w:pPr>
      <w:r w:rsidRPr="000F7E32">
        <w:rPr>
          <w:bCs/>
        </w:rPr>
        <w:t>commentaire (</w:t>
      </w:r>
      <w:r>
        <w:rPr>
          <w:bCs/>
        </w:rPr>
        <w:t xml:space="preserve">saisie texte </w:t>
      </w:r>
      <w:r w:rsidRPr="000F7E32">
        <w:rPr>
          <w:bCs/>
        </w:rPr>
        <w:t>libre de 255 caractères au moins)</w:t>
      </w:r>
      <w:r w:rsidR="00CB3862">
        <w:rPr>
          <w:bCs/>
        </w:rPr>
        <w:t xml:space="preserve"> lu dans les informations de la personne pour le centre sélectionné</w:t>
      </w:r>
    </w:p>
    <w:p w:rsidR="000F7E32" w:rsidRPr="000F7E32" w:rsidRDefault="000F7E32" w:rsidP="000F7E32">
      <w:pPr>
        <w:pStyle w:val="NormalArial"/>
        <w:numPr>
          <w:ilvl w:val="0"/>
          <w:numId w:val="10"/>
        </w:numPr>
        <w:rPr>
          <w:bCs/>
        </w:rPr>
      </w:pPr>
      <w:r w:rsidRPr="000F7E32">
        <w:rPr>
          <w:bCs/>
        </w:rPr>
        <w:t>CARECE</w:t>
      </w:r>
      <w:r w:rsidR="00CB3862">
        <w:rPr>
          <w:bCs/>
        </w:rPr>
        <w:t xml:space="preserve"> (case à cocher) : lu dans les informations de la personne pour le centre sélectionné</w:t>
      </w:r>
    </w:p>
    <w:p w:rsidR="000F7E32" w:rsidRPr="000F7E32" w:rsidRDefault="000F7E32" w:rsidP="000F7E32">
      <w:pPr>
        <w:pStyle w:val="NormalArial"/>
        <w:numPr>
          <w:ilvl w:val="0"/>
          <w:numId w:val="10"/>
        </w:numPr>
        <w:rPr>
          <w:bCs/>
        </w:rPr>
      </w:pPr>
      <w:r w:rsidRPr="000F7E32">
        <w:rPr>
          <w:bCs/>
        </w:rPr>
        <w:t>Date de début</w:t>
      </w:r>
      <w:r w:rsidR="00CB3862">
        <w:rPr>
          <w:bCs/>
        </w:rPr>
        <w:t xml:space="preserve"> : (</w:t>
      </w:r>
      <w:r w:rsidR="00CB3862">
        <w:t xml:space="preserve">saisie date au format JJ/MM/AAAA) </w:t>
      </w:r>
      <w:r w:rsidR="00CB3862">
        <w:rPr>
          <w:bCs/>
        </w:rPr>
        <w:t>lu dans les informations de la personne pour le centre sélectionné</w:t>
      </w:r>
    </w:p>
    <w:p w:rsidR="000F7E32" w:rsidRPr="000F7E32" w:rsidRDefault="000F7E32" w:rsidP="000F7E32">
      <w:pPr>
        <w:pStyle w:val="NormalArial"/>
        <w:numPr>
          <w:ilvl w:val="0"/>
          <w:numId w:val="10"/>
        </w:numPr>
        <w:rPr>
          <w:bCs/>
        </w:rPr>
      </w:pPr>
      <w:r w:rsidRPr="000F7E32">
        <w:rPr>
          <w:bCs/>
        </w:rPr>
        <w:t>Date de fin</w:t>
      </w:r>
      <w:r w:rsidR="00CB3862">
        <w:rPr>
          <w:bCs/>
        </w:rPr>
        <w:t xml:space="preserve"> : (</w:t>
      </w:r>
      <w:r w:rsidR="00CB3862">
        <w:t xml:space="preserve">saisie date au format JJ/MM/AAAA) </w:t>
      </w:r>
      <w:r w:rsidR="00CB3862">
        <w:rPr>
          <w:bCs/>
        </w:rPr>
        <w:t>lu dans les informations de la personne pour le centre sélectionné</w:t>
      </w:r>
    </w:p>
    <w:p w:rsidR="000F7E32" w:rsidRPr="000F7E32" w:rsidRDefault="000F7E32" w:rsidP="000F7E32">
      <w:pPr>
        <w:pStyle w:val="NormalArial"/>
        <w:numPr>
          <w:ilvl w:val="0"/>
          <w:numId w:val="10"/>
        </w:numPr>
        <w:rPr>
          <w:bCs/>
        </w:rPr>
      </w:pPr>
      <w:r w:rsidRPr="000F7E32">
        <w:rPr>
          <w:bCs/>
        </w:rPr>
        <w:t>Nom et prénom du demandeur</w:t>
      </w:r>
      <w:r w:rsidR="00CB3862">
        <w:rPr>
          <w:bCs/>
        </w:rPr>
        <w:t xml:space="preserve"> : (saisie texte </w:t>
      </w:r>
      <w:r w:rsidR="00CB3862" w:rsidRPr="000F7E32">
        <w:rPr>
          <w:bCs/>
        </w:rPr>
        <w:t>libre</w:t>
      </w:r>
      <w:r w:rsidR="00CB3862">
        <w:rPr>
          <w:bCs/>
        </w:rPr>
        <w:t>) : lu dans les informations de la personne pour le centre sélectionné</w:t>
      </w:r>
    </w:p>
    <w:p w:rsidR="000F7E32" w:rsidRPr="000F7E32" w:rsidRDefault="000F7E32" w:rsidP="000F7E32">
      <w:pPr>
        <w:pStyle w:val="NormalArial"/>
        <w:numPr>
          <w:ilvl w:val="0"/>
          <w:numId w:val="10"/>
        </w:numPr>
        <w:rPr>
          <w:bCs/>
        </w:rPr>
      </w:pPr>
      <w:r w:rsidRPr="000F7E32">
        <w:rPr>
          <w:bCs/>
        </w:rPr>
        <w:t xml:space="preserve">Nom et prénom du Chef d'installation </w:t>
      </w:r>
      <w:r w:rsidR="00CB3862">
        <w:rPr>
          <w:bCs/>
        </w:rPr>
        <w:t xml:space="preserve">: (saisie texte </w:t>
      </w:r>
      <w:r w:rsidR="00CB3862" w:rsidRPr="000F7E32">
        <w:rPr>
          <w:bCs/>
        </w:rPr>
        <w:t>libre</w:t>
      </w:r>
      <w:r w:rsidR="00CB3862">
        <w:rPr>
          <w:bCs/>
        </w:rPr>
        <w:t>) : lu dans les informations de la personne pour le centre sélectionné</w:t>
      </w:r>
    </w:p>
    <w:p w:rsidR="000F7E32" w:rsidRPr="000F7E32" w:rsidRDefault="000F7E32" w:rsidP="000F7E32">
      <w:pPr>
        <w:pStyle w:val="NormalArial"/>
        <w:numPr>
          <w:ilvl w:val="0"/>
          <w:numId w:val="10"/>
        </w:numPr>
        <w:rPr>
          <w:bCs/>
        </w:rPr>
      </w:pPr>
      <w:r w:rsidRPr="000F7E32">
        <w:rPr>
          <w:bCs/>
        </w:rPr>
        <w:t>Nom de l'installation</w:t>
      </w:r>
      <w:r w:rsidR="00CB3862">
        <w:rPr>
          <w:bCs/>
        </w:rPr>
        <w:t xml:space="preserve"> : (saisie texte </w:t>
      </w:r>
      <w:r w:rsidR="00CB3862" w:rsidRPr="000F7E32">
        <w:rPr>
          <w:bCs/>
        </w:rPr>
        <w:t>libre</w:t>
      </w:r>
      <w:r w:rsidR="00CB3862">
        <w:rPr>
          <w:bCs/>
        </w:rPr>
        <w:t>) : lu dans les informations de la personne pour le centre sélectionné</w:t>
      </w:r>
    </w:p>
    <w:p w:rsidR="000F7E32" w:rsidRDefault="000F7E32" w:rsidP="000F7E32">
      <w:pPr>
        <w:pStyle w:val="NormalArial"/>
        <w:numPr>
          <w:ilvl w:val="0"/>
          <w:numId w:val="10"/>
        </w:numPr>
        <w:rPr>
          <w:bCs/>
        </w:rPr>
      </w:pPr>
      <w:r w:rsidRPr="000F7E32">
        <w:rPr>
          <w:bCs/>
        </w:rPr>
        <w:t>N° de bâtiment</w:t>
      </w:r>
      <w:r w:rsidR="00CB3862">
        <w:rPr>
          <w:bCs/>
        </w:rPr>
        <w:t xml:space="preserve"> : (saisie texte </w:t>
      </w:r>
      <w:r w:rsidR="00CB3862" w:rsidRPr="000F7E32">
        <w:rPr>
          <w:bCs/>
        </w:rPr>
        <w:t>libre</w:t>
      </w:r>
      <w:r w:rsidR="00CB3862">
        <w:rPr>
          <w:bCs/>
        </w:rPr>
        <w:t>) : lu dans les informations de la personne pour le centre sélectionné</w:t>
      </w:r>
    </w:p>
    <w:p w:rsidR="004F1C18" w:rsidRDefault="004F1C18" w:rsidP="004F1C18">
      <w:pPr>
        <w:pStyle w:val="NormalArial"/>
        <w:rPr>
          <w:bCs/>
        </w:rPr>
      </w:pPr>
    </w:p>
    <w:p w:rsidR="00A61DDE" w:rsidRDefault="004D275F" w:rsidP="00A61DDE">
      <w:pPr>
        <w:pStyle w:val="NormalArial"/>
      </w:pPr>
      <w:r>
        <w:rPr>
          <w:bCs/>
        </w:rPr>
        <w:t>Un bouton "Historique" permet d'ouvrir un pop-up pour afficher l'historisation des valeurs HNO.</w:t>
      </w:r>
      <w:r w:rsidR="00A61DDE">
        <w:rPr>
          <w:bCs/>
        </w:rPr>
        <w:t xml:space="preserve"> . </w:t>
      </w:r>
      <w:r w:rsidR="00A61DDE">
        <w:t>Ce bouton n'est accessible qu'aux profils Administrateur National, Administrateur Centre, OS de Pôle et Accueil.</w:t>
      </w:r>
    </w:p>
    <w:p w:rsidR="00603BAF" w:rsidRDefault="00A1309A" w:rsidP="004F1C18">
      <w:pPr>
        <w:pStyle w:val="NormalArial"/>
        <w:rPr>
          <w:bCs/>
        </w:rPr>
      </w:pPr>
      <w:r>
        <w:rPr>
          <w:bCs/>
        </w:rPr>
        <w:t xml:space="preserve"> </w:t>
      </w:r>
    </w:p>
    <w:p w:rsidR="003E133E" w:rsidRDefault="003E133E" w:rsidP="004F1C18">
      <w:pPr>
        <w:pStyle w:val="NormalArial"/>
        <w:rPr>
          <w:bCs/>
        </w:rPr>
      </w:pPr>
    </w:p>
    <w:p w:rsidR="003E133E" w:rsidRPr="00AE0502" w:rsidRDefault="003E133E" w:rsidP="003E133E">
      <w:pPr>
        <w:pStyle w:val="Titre4bis"/>
      </w:pPr>
      <w:r w:rsidRPr="00AE0502">
        <w:t xml:space="preserve">Interface </w:t>
      </w:r>
      <w:r>
        <w:t>Historique HNO</w:t>
      </w:r>
    </w:p>
    <w:p w:rsidR="003E133E" w:rsidRDefault="003E133E" w:rsidP="003E133E">
      <w:pPr>
        <w:pStyle w:val="NormalArial"/>
        <w:rPr>
          <w:bCs/>
        </w:rPr>
      </w:pPr>
      <w:r>
        <w:rPr>
          <w:bCs/>
        </w:rPr>
        <w:t>L'écran affiche un tableau avec les colonnes suivantes :</w:t>
      </w:r>
    </w:p>
    <w:p w:rsidR="003E133E" w:rsidRDefault="003E133E" w:rsidP="004F1C18">
      <w:pPr>
        <w:pStyle w:val="NormalArial"/>
        <w:rPr>
          <w:bCs/>
        </w:rPr>
      </w:pPr>
    </w:p>
    <w:p w:rsidR="003E133E" w:rsidRDefault="003E133E" w:rsidP="003E133E">
      <w:pPr>
        <w:pStyle w:val="NormalArial"/>
        <w:numPr>
          <w:ilvl w:val="0"/>
          <w:numId w:val="10"/>
        </w:numPr>
        <w:rPr>
          <w:bCs/>
        </w:rPr>
      </w:pPr>
      <w:r>
        <w:rPr>
          <w:bCs/>
        </w:rPr>
        <w:t>Date de modification</w:t>
      </w:r>
    </w:p>
    <w:p w:rsidR="003E133E" w:rsidRPr="000F7E32" w:rsidRDefault="003E133E" w:rsidP="003E133E">
      <w:pPr>
        <w:pStyle w:val="NormalArial"/>
        <w:numPr>
          <w:ilvl w:val="0"/>
          <w:numId w:val="10"/>
        </w:numPr>
        <w:rPr>
          <w:bCs/>
        </w:rPr>
      </w:pPr>
      <w:r w:rsidRPr="000F7E32">
        <w:rPr>
          <w:bCs/>
        </w:rPr>
        <w:t>type HNO</w:t>
      </w:r>
      <w:r>
        <w:rPr>
          <w:bCs/>
        </w:rPr>
        <w:t xml:space="preserve"> </w:t>
      </w:r>
    </w:p>
    <w:p w:rsidR="003E133E" w:rsidRPr="000F7E32" w:rsidRDefault="003E133E" w:rsidP="003E133E">
      <w:pPr>
        <w:pStyle w:val="NormalArial"/>
        <w:numPr>
          <w:ilvl w:val="0"/>
          <w:numId w:val="10"/>
        </w:numPr>
        <w:rPr>
          <w:bCs/>
        </w:rPr>
      </w:pPr>
      <w:r w:rsidRPr="000F7E32">
        <w:rPr>
          <w:bCs/>
        </w:rPr>
        <w:t xml:space="preserve">commentaire </w:t>
      </w:r>
    </w:p>
    <w:p w:rsidR="003E133E" w:rsidRPr="000F7E32" w:rsidRDefault="003E133E" w:rsidP="003E133E">
      <w:pPr>
        <w:pStyle w:val="NormalArial"/>
        <w:numPr>
          <w:ilvl w:val="0"/>
          <w:numId w:val="10"/>
        </w:numPr>
        <w:rPr>
          <w:bCs/>
        </w:rPr>
      </w:pPr>
      <w:r w:rsidRPr="000F7E32">
        <w:rPr>
          <w:bCs/>
        </w:rPr>
        <w:t>CARECE</w:t>
      </w:r>
      <w:r>
        <w:rPr>
          <w:bCs/>
        </w:rPr>
        <w:t xml:space="preserve"> (oui/non)</w:t>
      </w:r>
    </w:p>
    <w:p w:rsidR="003E133E" w:rsidRPr="000F7E32" w:rsidRDefault="003E133E" w:rsidP="003E133E">
      <w:pPr>
        <w:pStyle w:val="NormalArial"/>
        <w:numPr>
          <w:ilvl w:val="0"/>
          <w:numId w:val="10"/>
        </w:numPr>
        <w:rPr>
          <w:bCs/>
        </w:rPr>
      </w:pPr>
      <w:r w:rsidRPr="000F7E32">
        <w:rPr>
          <w:bCs/>
        </w:rPr>
        <w:t>Date de début</w:t>
      </w:r>
      <w:r>
        <w:rPr>
          <w:bCs/>
        </w:rPr>
        <w:t xml:space="preserve"> </w:t>
      </w:r>
    </w:p>
    <w:p w:rsidR="003E133E" w:rsidRPr="000F7E32" w:rsidRDefault="003E133E" w:rsidP="003E133E">
      <w:pPr>
        <w:pStyle w:val="NormalArial"/>
        <w:numPr>
          <w:ilvl w:val="0"/>
          <w:numId w:val="10"/>
        </w:numPr>
        <w:rPr>
          <w:bCs/>
        </w:rPr>
      </w:pPr>
      <w:r w:rsidRPr="000F7E32">
        <w:rPr>
          <w:bCs/>
        </w:rPr>
        <w:t>Date de fin</w:t>
      </w:r>
    </w:p>
    <w:p w:rsidR="003E133E" w:rsidRPr="000F7E32" w:rsidRDefault="003E133E" w:rsidP="003E133E">
      <w:pPr>
        <w:pStyle w:val="NormalArial"/>
        <w:numPr>
          <w:ilvl w:val="0"/>
          <w:numId w:val="10"/>
        </w:numPr>
        <w:rPr>
          <w:bCs/>
        </w:rPr>
      </w:pPr>
      <w:r w:rsidRPr="000F7E32">
        <w:rPr>
          <w:bCs/>
        </w:rPr>
        <w:t>Nom et prénom du demandeur</w:t>
      </w:r>
    </w:p>
    <w:p w:rsidR="003E133E" w:rsidRPr="000F7E32" w:rsidRDefault="003E133E" w:rsidP="003E133E">
      <w:pPr>
        <w:pStyle w:val="NormalArial"/>
        <w:numPr>
          <w:ilvl w:val="0"/>
          <w:numId w:val="10"/>
        </w:numPr>
        <w:rPr>
          <w:bCs/>
        </w:rPr>
      </w:pPr>
      <w:r w:rsidRPr="000F7E32">
        <w:rPr>
          <w:bCs/>
        </w:rPr>
        <w:t>Nom et prénom du Chef d'installation</w:t>
      </w:r>
    </w:p>
    <w:p w:rsidR="003E133E" w:rsidRPr="000F7E32" w:rsidRDefault="003E133E" w:rsidP="003E133E">
      <w:pPr>
        <w:pStyle w:val="NormalArial"/>
        <w:numPr>
          <w:ilvl w:val="0"/>
          <w:numId w:val="10"/>
        </w:numPr>
        <w:rPr>
          <w:bCs/>
        </w:rPr>
      </w:pPr>
      <w:r w:rsidRPr="000F7E32">
        <w:rPr>
          <w:bCs/>
        </w:rPr>
        <w:t>Nom de l'installation</w:t>
      </w:r>
    </w:p>
    <w:p w:rsidR="003E133E" w:rsidRDefault="003E133E" w:rsidP="003E133E">
      <w:pPr>
        <w:pStyle w:val="NormalArial"/>
        <w:numPr>
          <w:ilvl w:val="0"/>
          <w:numId w:val="10"/>
        </w:numPr>
        <w:rPr>
          <w:bCs/>
        </w:rPr>
      </w:pPr>
      <w:r w:rsidRPr="000F7E32">
        <w:rPr>
          <w:bCs/>
        </w:rPr>
        <w:t>N° de bâtiment</w:t>
      </w:r>
    </w:p>
    <w:p w:rsidR="003E133E" w:rsidRDefault="003E133E" w:rsidP="003E133E">
      <w:pPr>
        <w:pStyle w:val="NormalArial"/>
        <w:rPr>
          <w:bCs/>
        </w:rPr>
      </w:pPr>
    </w:p>
    <w:p w:rsidR="004D275F" w:rsidRPr="00AE0502" w:rsidRDefault="00A1309A" w:rsidP="004F1C18">
      <w:pPr>
        <w:pStyle w:val="NormalArial"/>
        <w:rPr>
          <w:bCs/>
        </w:rPr>
      </w:pPr>
      <w:r>
        <w:rPr>
          <w:bCs/>
        </w:rPr>
        <w:t>Le tableau contient également les valeurs présentes en base.</w:t>
      </w:r>
    </w:p>
    <w:p w:rsidR="004F1C18" w:rsidRDefault="004F1C18" w:rsidP="004F1C18">
      <w:pPr>
        <w:pStyle w:val="NormalArial"/>
      </w:pPr>
    </w:p>
    <w:p w:rsidR="004F1C18" w:rsidRPr="00CF68C1" w:rsidRDefault="004F1C18" w:rsidP="004F1C18">
      <w:pPr>
        <w:pStyle w:val="NormalArial"/>
        <w:rPr>
          <w:b/>
        </w:rPr>
      </w:pPr>
      <w:r>
        <w:rPr>
          <w:b/>
        </w:rPr>
        <w:t xml:space="preserve">Règle d'affichage des champs </w:t>
      </w:r>
      <w:r w:rsidRPr="00CF68C1">
        <w:rPr>
          <w:b/>
        </w:rPr>
        <w:t>selon le profil de l'acteur :</w:t>
      </w:r>
    </w:p>
    <w:p w:rsidR="004F1C18" w:rsidRDefault="004F1C18" w:rsidP="004F1C18">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862"/>
        <w:gridCol w:w="658"/>
        <w:gridCol w:w="693"/>
        <w:gridCol w:w="928"/>
        <w:gridCol w:w="950"/>
        <w:gridCol w:w="842"/>
        <w:gridCol w:w="603"/>
        <w:gridCol w:w="961"/>
        <w:gridCol w:w="614"/>
      </w:tblGrid>
      <w:tr w:rsidR="004F1C18" w:rsidRPr="0046204A" w:rsidTr="0046204A">
        <w:tc>
          <w:tcPr>
            <w:tcW w:w="1717" w:type="dxa"/>
          </w:tcPr>
          <w:p w:rsidR="004F1C18" w:rsidRPr="00D64294" w:rsidRDefault="004F1C18" w:rsidP="00CB3862">
            <w:pPr>
              <w:pStyle w:val="NormalArial"/>
            </w:pPr>
            <w:r w:rsidRPr="00D64294">
              <w:t>Champ</w:t>
            </w:r>
          </w:p>
        </w:tc>
        <w:tc>
          <w:tcPr>
            <w:tcW w:w="862" w:type="dxa"/>
          </w:tcPr>
          <w:p w:rsidR="004F1C18" w:rsidRPr="00D64294" w:rsidRDefault="004F1C18" w:rsidP="00CB3862">
            <w:pPr>
              <w:pStyle w:val="NormalArial"/>
            </w:pPr>
            <w:r w:rsidRPr="00D64294">
              <w:t>Accueil</w:t>
            </w:r>
          </w:p>
        </w:tc>
        <w:tc>
          <w:tcPr>
            <w:tcW w:w="658" w:type="dxa"/>
          </w:tcPr>
          <w:p w:rsidR="004F1C18" w:rsidRPr="00D64294" w:rsidRDefault="004F1C18" w:rsidP="00CB3862">
            <w:pPr>
              <w:pStyle w:val="NormalArial"/>
            </w:pPr>
            <w:r w:rsidRPr="00D64294">
              <w:t xml:space="preserve">Médi </w:t>
            </w:r>
            <w:r w:rsidRPr="00D64294">
              <w:lastRenderedPageBreak/>
              <w:t>cal</w:t>
            </w:r>
          </w:p>
        </w:tc>
        <w:tc>
          <w:tcPr>
            <w:tcW w:w="693" w:type="dxa"/>
          </w:tcPr>
          <w:p w:rsidR="004F1C18" w:rsidRPr="00D64294" w:rsidRDefault="004F1C18" w:rsidP="00CB3862">
            <w:pPr>
              <w:pStyle w:val="NormalArial"/>
            </w:pPr>
            <w:r w:rsidRPr="00D64294">
              <w:lastRenderedPageBreak/>
              <w:t xml:space="preserve">Sécu </w:t>
            </w:r>
            <w:r w:rsidRPr="00D64294">
              <w:lastRenderedPageBreak/>
              <w:t>rité</w:t>
            </w:r>
          </w:p>
        </w:tc>
        <w:tc>
          <w:tcPr>
            <w:tcW w:w="928" w:type="dxa"/>
          </w:tcPr>
          <w:p w:rsidR="004F1C18" w:rsidRPr="00D64294" w:rsidRDefault="004F1C18" w:rsidP="00CB3862">
            <w:pPr>
              <w:pStyle w:val="NormalArial"/>
            </w:pPr>
            <w:r w:rsidRPr="00D64294">
              <w:lastRenderedPageBreak/>
              <w:t xml:space="preserve">Adminis </w:t>
            </w:r>
            <w:r w:rsidRPr="00D64294">
              <w:lastRenderedPageBreak/>
              <w:t>trateur Centre</w:t>
            </w:r>
          </w:p>
        </w:tc>
        <w:tc>
          <w:tcPr>
            <w:tcW w:w="950" w:type="dxa"/>
          </w:tcPr>
          <w:p w:rsidR="004F1C18" w:rsidRPr="00D64294" w:rsidRDefault="004F1C18" w:rsidP="00CB3862">
            <w:pPr>
              <w:pStyle w:val="NormalArial"/>
            </w:pPr>
            <w:r w:rsidRPr="00D64294">
              <w:lastRenderedPageBreak/>
              <w:t xml:space="preserve">Adminis </w:t>
            </w:r>
            <w:r w:rsidRPr="00D64294">
              <w:lastRenderedPageBreak/>
              <w:t xml:space="preserve">trateur </w:t>
            </w:r>
          </w:p>
          <w:p w:rsidR="004F1C18" w:rsidRPr="00D64294" w:rsidRDefault="004F1C18" w:rsidP="00CB3862">
            <w:pPr>
              <w:pStyle w:val="NormalArial"/>
            </w:pPr>
            <w:r w:rsidRPr="00D64294">
              <w:t>National</w:t>
            </w:r>
          </w:p>
        </w:tc>
        <w:tc>
          <w:tcPr>
            <w:tcW w:w="842" w:type="dxa"/>
          </w:tcPr>
          <w:p w:rsidR="004F1C18" w:rsidRPr="00D64294" w:rsidRDefault="004F1C18" w:rsidP="00CB3862">
            <w:pPr>
              <w:pStyle w:val="NormalArial"/>
            </w:pPr>
            <w:r w:rsidRPr="00D64294">
              <w:lastRenderedPageBreak/>
              <w:t xml:space="preserve">Consul </w:t>
            </w:r>
            <w:r w:rsidRPr="00D64294">
              <w:lastRenderedPageBreak/>
              <w:t>tation</w:t>
            </w:r>
          </w:p>
        </w:tc>
        <w:tc>
          <w:tcPr>
            <w:tcW w:w="603" w:type="dxa"/>
          </w:tcPr>
          <w:p w:rsidR="004F1C18" w:rsidRPr="00D64294" w:rsidRDefault="004F1C18" w:rsidP="00CB3862">
            <w:pPr>
              <w:pStyle w:val="NormalArial"/>
            </w:pPr>
            <w:r w:rsidRPr="00D64294">
              <w:lastRenderedPageBreak/>
              <w:t>FLS</w:t>
            </w:r>
          </w:p>
        </w:tc>
        <w:tc>
          <w:tcPr>
            <w:tcW w:w="961" w:type="dxa"/>
          </w:tcPr>
          <w:p w:rsidR="004F1C18" w:rsidRPr="00D64294" w:rsidRDefault="004F1C18" w:rsidP="00CB3862">
            <w:pPr>
              <w:pStyle w:val="NormalArial"/>
            </w:pPr>
            <w:r w:rsidRPr="00D64294">
              <w:t xml:space="preserve">Colla </w:t>
            </w:r>
            <w:r w:rsidRPr="00D64294">
              <w:lastRenderedPageBreak/>
              <w:t>borateur</w:t>
            </w:r>
          </w:p>
        </w:tc>
        <w:tc>
          <w:tcPr>
            <w:tcW w:w="614" w:type="dxa"/>
          </w:tcPr>
          <w:p w:rsidR="004F1C18" w:rsidRPr="00D64294" w:rsidRDefault="004F1C18" w:rsidP="00CB3862">
            <w:pPr>
              <w:pStyle w:val="NormalArial"/>
            </w:pPr>
            <w:r w:rsidRPr="00D64294">
              <w:lastRenderedPageBreak/>
              <w:t xml:space="preserve">OS </w:t>
            </w:r>
            <w:r w:rsidRPr="00D64294">
              <w:lastRenderedPageBreak/>
              <w:t>de pôle</w:t>
            </w:r>
          </w:p>
        </w:tc>
      </w:tr>
      <w:tr w:rsidR="00CB3862" w:rsidRPr="0046204A" w:rsidTr="0046204A">
        <w:tc>
          <w:tcPr>
            <w:tcW w:w="1717" w:type="dxa"/>
          </w:tcPr>
          <w:p w:rsidR="00CB3862" w:rsidRPr="00B2372B" w:rsidRDefault="00CB3862" w:rsidP="00CB3862">
            <w:pPr>
              <w:pStyle w:val="NormalArial"/>
            </w:pPr>
            <w:r w:rsidRPr="0046204A">
              <w:rPr>
                <w:bCs/>
              </w:rPr>
              <w:lastRenderedPageBreak/>
              <w:t>type HNO</w:t>
            </w:r>
          </w:p>
        </w:tc>
        <w:tc>
          <w:tcPr>
            <w:tcW w:w="862" w:type="dxa"/>
          </w:tcPr>
          <w:p w:rsidR="00CB3862" w:rsidRPr="00D64294" w:rsidRDefault="00CB3862" w:rsidP="00CB3862">
            <w:pPr>
              <w:pStyle w:val="NormalArial"/>
            </w:pPr>
            <w:r>
              <w:t>M</w:t>
            </w:r>
          </w:p>
        </w:tc>
        <w:tc>
          <w:tcPr>
            <w:tcW w:w="658" w:type="dxa"/>
          </w:tcPr>
          <w:p w:rsidR="00CB3862" w:rsidRPr="00D64294" w:rsidRDefault="00CB3862" w:rsidP="00CB3862">
            <w:pPr>
              <w:pStyle w:val="NormalArial"/>
            </w:pPr>
            <w:r>
              <w:t>X</w:t>
            </w:r>
          </w:p>
        </w:tc>
        <w:tc>
          <w:tcPr>
            <w:tcW w:w="693" w:type="dxa"/>
          </w:tcPr>
          <w:p w:rsidR="00CB3862" w:rsidRPr="00D64294" w:rsidRDefault="00CB3862" w:rsidP="00CB3862">
            <w:pPr>
              <w:pStyle w:val="NormalArial"/>
            </w:pPr>
            <w:r>
              <w:t>C</w:t>
            </w:r>
          </w:p>
        </w:tc>
        <w:tc>
          <w:tcPr>
            <w:tcW w:w="928" w:type="dxa"/>
          </w:tcPr>
          <w:p w:rsidR="00CB3862" w:rsidRPr="00D64294" w:rsidRDefault="00CB3862" w:rsidP="00CB3862">
            <w:pPr>
              <w:pStyle w:val="NormalArial"/>
            </w:pPr>
            <w:r>
              <w:t>M</w:t>
            </w:r>
          </w:p>
        </w:tc>
        <w:tc>
          <w:tcPr>
            <w:tcW w:w="950" w:type="dxa"/>
          </w:tcPr>
          <w:p w:rsidR="00CB3862" w:rsidRPr="00D64294" w:rsidRDefault="00CB3862" w:rsidP="00CB3862">
            <w:pPr>
              <w:pStyle w:val="NormalArial"/>
            </w:pPr>
            <w:r>
              <w:t>M</w:t>
            </w:r>
          </w:p>
        </w:tc>
        <w:tc>
          <w:tcPr>
            <w:tcW w:w="842" w:type="dxa"/>
          </w:tcPr>
          <w:p w:rsidR="00CB3862" w:rsidRPr="00D64294" w:rsidRDefault="00CB3862" w:rsidP="00CB3862">
            <w:pPr>
              <w:pStyle w:val="NormalArial"/>
            </w:pPr>
            <w:r>
              <w:t>C</w:t>
            </w:r>
          </w:p>
        </w:tc>
        <w:tc>
          <w:tcPr>
            <w:tcW w:w="603" w:type="dxa"/>
          </w:tcPr>
          <w:p w:rsidR="00CB3862" w:rsidRPr="00D64294" w:rsidRDefault="00CB3862" w:rsidP="00CB3862">
            <w:pPr>
              <w:pStyle w:val="NormalArial"/>
            </w:pPr>
            <w:r>
              <w:t>C</w:t>
            </w:r>
          </w:p>
        </w:tc>
        <w:tc>
          <w:tcPr>
            <w:tcW w:w="961" w:type="dxa"/>
          </w:tcPr>
          <w:p w:rsidR="00CB3862" w:rsidRPr="00D64294" w:rsidRDefault="00CB3862" w:rsidP="00CB3862">
            <w:pPr>
              <w:pStyle w:val="NormalArial"/>
            </w:pPr>
            <w:r>
              <w:t>X</w:t>
            </w:r>
          </w:p>
        </w:tc>
        <w:tc>
          <w:tcPr>
            <w:tcW w:w="614" w:type="dxa"/>
          </w:tcPr>
          <w:p w:rsidR="00CB3862" w:rsidRPr="00D64294" w:rsidRDefault="00CB3862" w:rsidP="00CB3862">
            <w:pPr>
              <w:pStyle w:val="NormalArial"/>
            </w:pPr>
            <w:r>
              <w:t>C</w:t>
            </w:r>
          </w:p>
        </w:tc>
      </w:tr>
      <w:tr w:rsidR="00CB3862" w:rsidRPr="0046204A" w:rsidTr="0046204A">
        <w:tc>
          <w:tcPr>
            <w:tcW w:w="1717" w:type="dxa"/>
          </w:tcPr>
          <w:p w:rsidR="00CB3862" w:rsidRPr="00B2372B" w:rsidRDefault="00CB3862" w:rsidP="00CB3862">
            <w:pPr>
              <w:pStyle w:val="NormalArial"/>
            </w:pPr>
            <w:r w:rsidRPr="0046204A">
              <w:rPr>
                <w:bCs/>
              </w:rPr>
              <w:t>commentaire</w:t>
            </w:r>
          </w:p>
        </w:tc>
        <w:tc>
          <w:tcPr>
            <w:tcW w:w="862" w:type="dxa"/>
          </w:tcPr>
          <w:p w:rsidR="00CB3862" w:rsidRPr="00D64294" w:rsidRDefault="00CB3862" w:rsidP="00CB3862">
            <w:pPr>
              <w:pStyle w:val="NormalArial"/>
            </w:pPr>
            <w:r>
              <w:t>M</w:t>
            </w:r>
          </w:p>
        </w:tc>
        <w:tc>
          <w:tcPr>
            <w:tcW w:w="658" w:type="dxa"/>
          </w:tcPr>
          <w:p w:rsidR="00CB3862" w:rsidRPr="00D64294" w:rsidRDefault="00CB3862" w:rsidP="00CB3862">
            <w:pPr>
              <w:pStyle w:val="NormalArial"/>
            </w:pPr>
            <w:r>
              <w:t>X</w:t>
            </w:r>
          </w:p>
        </w:tc>
        <w:tc>
          <w:tcPr>
            <w:tcW w:w="693" w:type="dxa"/>
          </w:tcPr>
          <w:p w:rsidR="00CB3862" w:rsidRPr="00D64294" w:rsidRDefault="00CB3862" w:rsidP="00CB3862">
            <w:pPr>
              <w:pStyle w:val="NormalArial"/>
            </w:pPr>
            <w:r>
              <w:t>C</w:t>
            </w:r>
          </w:p>
        </w:tc>
        <w:tc>
          <w:tcPr>
            <w:tcW w:w="928" w:type="dxa"/>
          </w:tcPr>
          <w:p w:rsidR="00CB3862" w:rsidRPr="00D64294" w:rsidRDefault="00CB3862" w:rsidP="00CB3862">
            <w:pPr>
              <w:pStyle w:val="NormalArial"/>
            </w:pPr>
            <w:r>
              <w:t>M</w:t>
            </w:r>
          </w:p>
        </w:tc>
        <w:tc>
          <w:tcPr>
            <w:tcW w:w="950" w:type="dxa"/>
          </w:tcPr>
          <w:p w:rsidR="00CB3862" w:rsidRPr="00D64294" w:rsidRDefault="00CB3862" w:rsidP="00CB3862">
            <w:pPr>
              <w:pStyle w:val="NormalArial"/>
            </w:pPr>
            <w:r>
              <w:t>M</w:t>
            </w:r>
          </w:p>
        </w:tc>
        <w:tc>
          <w:tcPr>
            <w:tcW w:w="842" w:type="dxa"/>
          </w:tcPr>
          <w:p w:rsidR="00CB3862" w:rsidRPr="00D64294" w:rsidRDefault="00CB3862" w:rsidP="00CB3862">
            <w:pPr>
              <w:pStyle w:val="NormalArial"/>
            </w:pPr>
            <w:r>
              <w:t>C</w:t>
            </w:r>
          </w:p>
        </w:tc>
        <w:tc>
          <w:tcPr>
            <w:tcW w:w="603" w:type="dxa"/>
          </w:tcPr>
          <w:p w:rsidR="00CB3862" w:rsidRPr="00D64294" w:rsidRDefault="00CB3862" w:rsidP="00CB3862">
            <w:pPr>
              <w:pStyle w:val="NormalArial"/>
            </w:pPr>
            <w:r>
              <w:t>C</w:t>
            </w:r>
          </w:p>
        </w:tc>
        <w:tc>
          <w:tcPr>
            <w:tcW w:w="961" w:type="dxa"/>
          </w:tcPr>
          <w:p w:rsidR="00CB3862" w:rsidRPr="00D64294" w:rsidRDefault="00CB3862" w:rsidP="00CB3862">
            <w:pPr>
              <w:pStyle w:val="NormalArial"/>
            </w:pPr>
            <w:r>
              <w:t>X</w:t>
            </w:r>
          </w:p>
        </w:tc>
        <w:tc>
          <w:tcPr>
            <w:tcW w:w="614" w:type="dxa"/>
          </w:tcPr>
          <w:p w:rsidR="00CB3862" w:rsidRPr="00D64294" w:rsidRDefault="00CB3862" w:rsidP="00CB3862">
            <w:pPr>
              <w:pStyle w:val="NormalArial"/>
            </w:pPr>
            <w:r>
              <w:t>C</w:t>
            </w:r>
          </w:p>
        </w:tc>
      </w:tr>
      <w:tr w:rsidR="00CB3862" w:rsidRPr="0046204A" w:rsidTr="0046204A">
        <w:tc>
          <w:tcPr>
            <w:tcW w:w="1717" w:type="dxa"/>
          </w:tcPr>
          <w:p w:rsidR="00CB3862" w:rsidRPr="00B2372B" w:rsidRDefault="00CB3862" w:rsidP="00CB3862">
            <w:pPr>
              <w:pStyle w:val="NormalArial"/>
            </w:pPr>
            <w:r w:rsidRPr="0046204A">
              <w:rPr>
                <w:bCs/>
              </w:rPr>
              <w:t>CARECE</w:t>
            </w:r>
          </w:p>
        </w:tc>
        <w:tc>
          <w:tcPr>
            <w:tcW w:w="862" w:type="dxa"/>
          </w:tcPr>
          <w:p w:rsidR="00CB3862" w:rsidRPr="00D64294" w:rsidRDefault="00CB3862" w:rsidP="00CB3862">
            <w:pPr>
              <w:pStyle w:val="NormalArial"/>
            </w:pPr>
            <w:r>
              <w:t>M</w:t>
            </w:r>
          </w:p>
        </w:tc>
        <w:tc>
          <w:tcPr>
            <w:tcW w:w="658" w:type="dxa"/>
          </w:tcPr>
          <w:p w:rsidR="00CB3862" w:rsidRPr="00D64294" w:rsidRDefault="00CB3862" w:rsidP="00CB3862">
            <w:pPr>
              <w:pStyle w:val="NormalArial"/>
            </w:pPr>
            <w:r>
              <w:t>X</w:t>
            </w:r>
          </w:p>
        </w:tc>
        <w:tc>
          <w:tcPr>
            <w:tcW w:w="693" w:type="dxa"/>
          </w:tcPr>
          <w:p w:rsidR="00CB3862" w:rsidRPr="00D64294" w:rsidRDefault="00CB3862" w:rsidP="00CB3862">
            <w:pPr>
              <w:pStyle w:val="NormalArial"/>
            </w:pPr>
            <w:r>
              <w:t>C</w:t>
            </w:r>
          </w:p>
        </w:tc>
        <w:tc>
          <w:tcPr>
            <w:tcW w:w="928" w:type="dxa"/>
          </w:tcPr>
          <w:p w:rsidR="00CB3862" w:rsidRPr="00D64294" w:rsidRDefault="00CB3862" w:rsidP="00CB3862">
            <w:pPr>
              <w:pStyle w:val="NormalArial"/>
            </w:pPr>
            <w:r>
              <w:t>M</w:t>
            </w:r>
          </w:p>
        </w:tc>
        <w:tc>
          <w:tcPr>
            <w:tcW w:w="950" w:type="dxa"/>
          </w:tcPr>
          <w:p w:rsidR="00CB3862" w:rsidRPr="00D64294" w:rsidRDefault="00CB3862" w:rsidP="00CB3862">
            <w:pPr>
              <w:pStyle w:val="NormalArial"/>
            </w:pPr>
            <w:r>
              <w:t>M</w:t>
            </w:r>
          </w:p>
        </w:tc>
        <w:tc>
          <w:tcPr>
            <w:tcW w:w="842" w:type="dxa"/>
          </w:tcPr>
          <w:p w:rsidR="00CB3862" w:rsidRPr="00D64294" w:rsidRDefault="00CB3862" w:rsidP="00CB3862">
            <w:pPr>
              <w:pStyle w:val="NormalArial"/>
            </w:pPr>
            <w:r>
              <w:t>C</w:t>
            </w:r>
          </w:p>
        </w:tc>
        <w:tc>
          <w:tcPr>
            <w:tcW w:w="603" w:type="dxa"/>
          </w:tcPr>
          <w:p w:rsidR="00CB3862" w:rsidRPr="00D64294" w:rsidRDefault="00CB3862" w:rsidP="00CB3862">
            <w:pPr>
              <w:pStyle w:val="NormalArial"/>
            </w:pPr>
            <w:r>
              <w:t>C</w:t>
            </w:r>
          </w:p>
        </w:tc>
        <w:tc>
          <w:tcPr>
            <w:tcW w:w="961" w:type="dxa"/>
          </w:tcPr>
          <w:p w:rsidR="00CB3862" w:rsidRPr="00D64294" w:rsidRDefault="00CB3862" w:rsidP="00CB3862">
            <w:pPr>
              <w:pStyle w:val="NormalArial"/>
            </w:pPr>
            <w:r>
              <w:t>X</w:t>
            </w:r>
          </w:p>
        </w:tc>
        <w:tc>
          <w:tcPr>
            <w:tcW w:w="614" w:type="dxa"/>
          </w:tcPr>
          <w:p w:rsidR="00CB3862" w:rsidRPr="00D64294" w:rsidRDefault="00CB3862" w:rsidP="00CB3862">
            <w:pPr>
              <w:pStyle w:val="NormalArial"/>
            </w:pPr>
            <w:r>
              <w:t>C</w:t>
            </w:r>
          </w:p>
        </w:tc>
      </w:tr>
      <w:tr w:rsidR="00CB3862" w:rsidRPr="0046204A" w:rsidTr="0046204A">
        <w:tc>
          <w:tcPr>
            <w:tcW w:w="1717" w:type="dxa"/>
          </w:tcPr>
          <w:p w:rsidR="00CB3862" w:rsidRPr="00D64294" w:rsidRDefault="00CB3862" w:rsidP="00CB3862">
            <w:pPr>
              <w:pStyle w:val="NormalArial"/>
            </w:pPr>
            <w:r w:rsidRPr="0046204A">
              <w:rPr>
                <w:bCs/>
              </w:rPr>
              <w:t>Date de début</w:t>
            </w:r>
          </w:p>
        </w:tc>
        <w:tc>
          <w:tcPr>
            <w:tcW w:w="862" w:type="dxa"/>
          </w:tcPr>
          <w:p w:rsidR="00CB3862" w:rsidRPr="00D64294" w:rsidRDefault="00CB3862" w:rsidP="00CB3862">
            <w:pPr>
              <w:pStyle w:val="NormalArial"/>
            </w:pPr>
            <w:r>
              <w:t>M</w:t>
            </w:r>
          </w:p>
        </w:tc>
        <w:tc>
          <w:tcPr>
            <w:tcW w:w="658" w:type="dxa"/>
          </w:tcPr>
          <w:p w:rsidR="00CB3862" w:rsidRPr="00D64294" w:rsidRDefault="00CB3862" w:rsidP="00CB3862">
            <w:pPr>
              <w:pStyle w:val="NormalArial"/>
            </w:pPr>
            <w:r>
              <w:t>X</w:t>
            </w:r>
          </w:p>
        </w:tc>
        <w:tc>
          <w:tcPr>
            <w:tcW w:w="693" w:type="dxa"/>
          </w:tcPr>
          <w:p w:rsidR="00CB3862" w:rsidRPr="00D64294" w:rsidRDefault="00CB3862" w:rsidP="00CB3862">
            <w:pPr>
              <w:pStyle w:val="NormalArial"/>
            </w:pPr>
            <w:r>
              <w:t>C</w:t>
            </w:r>
          </w:p>
        </w:tc>
        <w:tc>
          <w:tcPr>
            <w:tcW w:w="928" w:type="dxa"/>
          </w:tcPr>
          <w:p w:rsidR="00CB3862" w:rsidRPr="00D64294" w:rsidRDefault="00CB3862" w:rsidP="00CB3862">
            <w:pPr>
              <w:pStyle w:val="NormalArial"/>
            </w:pPr>
            <w:r>
              <w:t>M</w:t>
            </w:r>
          </w:p>
        </w:tc>
        <w:tc>
          <w:tcPr>
            <w:tcW w:w="950" w:type="dxa"/>
          </w:tcPr>
          <w:p w:rsidR="00CB3862" w:rsidRPr="00D64294" w:rsidRDefault="00CB3862" w:rsidP="00CB3862">
            <w:pPr>
              <w:pStyle w:val="NormalArial"/>
            </w:pPr>
            <w:r>
              <w:t>M</w:t>
            </w:r>
          </w:p>
        </w:tc>
        <w:tc>
          <w:tcPr>
            <w:tcW w:w="842" w:type="dxa"/>
          </w:tcPr>
          <w:p w:rsidR="00CB3862" w:rsidRPr="00D64294" w:rsidRDefault="00CB3862" w:rsidP="00CB3862">
            <w:pPr>
              <w:pStyle w:val="NormalArial"/>
            </w:pPr>
            <w:r>
              <w:t>C</w:t>
            </w:r>
          </w:p>
        </w:tc>
        <w:tc>
          <w:tcPr>
            <w:tcW w:w="603" w:type="dxa"/>
          </w:tcPr>
          <w:p w:rsidR="00CB3862" w:rsidRPr="00D64294" w:rsidRDefault="00CB3862" w:rsidP="00CB3862">
            <w:pPr>
              <w:pStyle w:val="NormalArial"/>
            </w:pPr>
            <w:r>
              <w:t>C</w:t>
            </w:r>
          </w:p>
        </w:tc>
        <w:tc>
          <w:tcPr>
            <w:tcW w:w="961" w:type="dxa"/>
          </w:tcPr>
          <w:p w:rsidR="00CB3862" w:rsidRPr="00D64294" w:rsidRDefault="00CB3862" w:rsidP="00CB3862">
            <w:pPr>
              <w:pStyle w:val="NormalArial"/>
            </w:pPr>
            <w:r>
              <w:t>X</w:t>
            </w:r>
          </w:p>
        </w:tc>
        <w:tc>
          <w:tcPr>
            <w:tcW w:w="614" w:type="dxa"/>
          </w:tcPr>
          <w:p w:rsidR="00CB3862" w:rsidRPr="00D64294" w:rsidRDefault="00CB3862" w:rsidP="00CB3862">
            <w:pPr>
              <w:pStyle w:val="NormalArial"/>
            </w:pPr>
            <w:r>
              <w:t>C</w:t>
            </w:r>
          </w:p>
        </w:tc>
      </w:tr>
      <w:tr w:rsidR="00CB3862" w:rsidRPr="0046204A" w:rsidTr="0046204A">
        <w:tc>
          <w:tcPr>
            <w:tcW w:w="1717" w:type="dxa"/>
          </w:tcPr>
          <w:p w:rsidR="00CB3862" w:rsidRPr="00D64294" w:rsidRDefault="00CB3862" w:rsidP="00CB3862">
            <w:pPr>
              <w:pStyle w:val="NormalArial"/>
            </w:pPr>
            <w:r w:rsidRPr="0046204A">
              <w:rPr>
                <w:bCs/>
              </w:rPr>
              <w:t>Date de fin</w:t>
            </w:r>
          </w:p>
        </w:tc>
        <w:tc>
          <w:tcPr>
            <w:tcW w:w="862" w:type="dxa"/>
          </w:tcPr>
          <w:p w:rsidR="00CB3862" w:rsidRPr="00D64294" w:rsidRDefault="00CB3862" w:rsidP="00CB3862">
            <w:pPr>
              <w:pStyle w:val="NormalArial"/>
            </w:pPr>
            <w:r>
              <w:t>M</w:t>
            </w:r>
          </w:p>
        </w:tc>
        <w:tc>
          <w:tcPr>
            <w:tcW w:w="658" w:type="dxa"/>
          </w:tcPr>
          <w:p w:rsidR="00CB3862" w:rsidRPr="00D64294" w:rsidRDefault="00CB3862" w:rsidP="00CB3862">
            <w:pPr>
              <w:pStyle w:val="NormalArial"/>
            </w:pPr>
            <w:r>
              <w:t>X</w:t>
            </w:r>
          </w:p>
        </w:tc>
        <w:tc>
          <w:tcPr>
            <w:tcW w:w="693" w:type="dxa"/>
          </w:tcPr>
          <w:p w:rsidR="00CB3862" w:rsidRPr="00D64294" w:rsidRDefault="00CB3862" w:rsidP="00CB3862">
            <w:pPr>
              <w:pStyle w:val="NormalArial"/>
            </w:pPr>
            <w:r>
              <w:t>C</w:t>
            </w:r>
          </w:p>
        </w:tc>
        <w:tc>
          <w:tcPr>
            <w:tcW w:w="928" w:type="dxa"/>
          </w:tcPr>
          <w:p w:rsidR="00CB3862" w:rsidRPr="00D64294" w:rsidRDefault="00CB3862" w:rsidP="00CB3862">
            <w:pPr>
              <w:pStyle w:val="NormalArial"/>
            </w:pPr>
            <w:r>
              <w:t>M</w:t>
            </w:r>
          </w:p>
        </w:tc>
        <w:tc>
          <w:tcPr>
            <w:tcW w:w="950" w:type="dxa"/>
          </w:tcPr>
          <w:p w:rsidR="00CB3862" w:rsidRPr="00D64294" w:rsidRDefault="00CB3862" w:rsidP="00CB3862">
            <w:pPr>
              <w:pStyle w:val="NormalArial"/>
            </w:pPr>
            <w:r>
              <w:t>M</w:t>
            </w:r>
          </w:p>
        </w:tc>
        <w:tc>
          <w:tcPr>
            <w:tcW w:w="842" w:type="dxa"/>
          </w:tcPr>
          <w:p w:rsidR="00CB3862" w:rsidRPr="00D64294" w:rsidRDefault="00CB3862" w:rsidP="00CB3862">
            <w:pPr>
              <w:pStyle w:val="NormalArial"/>
            </w:pPr>
            <w:r>
              <w:t>C</w:t>
            </w:r>
          </w:p>
        </w:tc>
        <w:tc>
          <w:tcPr>
            <w:tcW w:w="603" w:type="dxa"/>
          </w:tcPr>
          <w:p w:rsidR="00CB3862" w:rsidRPr="00D64294" w:rsidRDefault="00CB3862" w:rsidP="00CB3862">
            <w:pPr>
              <w:pStyle w:val="NormalArial"/>
            </w:pPr>
            <w:r>
              <w:t>C</w:t>
            </w:r>
          </w:p>
        </w:tc>
        <w:tc>
          <w:tcPr>
            <w:tcW w:w="961" w:type="dxa"/>
          </w:tcPr>
          <w:p w:rsidR="00CB3862" w:rsidRPr="00D64294" w:rsidRDefault="00CB3862" w:rsidP="00CB3862">
            <w:pPr>
              <w:pStyle w:val="NormalArial"/>
            </w:pPr>
            <w:r>
              <w:t>X</w:t>
            </w:r>
          </w:p>
        </w:tc>
        <w:tc>
          <w:tcPr>
            <w:tcW w:w="614" w:type="dxa"/>
          </w:tcPr>
          <w:p w:rsidR="00CB3862" w:rsidRPr="00D64294" w:rsidRDefault="00CB3862" w:rsidP="00CB3862">
            <w:pPr>
              <w:pStyle w:val="NormalArial"/>
            </w:pPr>
            <w:r>
              <w:t>C</w:t>
            </w:r>
          </w:p>
        </w:tc>
      </w:tr>
      <w:tr w:rsidR="00CB3862" w:rsidRPr="0046204A" w:rsidTr="0046204A">
        <w:tc>
          <w:tcPr>
            <w:tcW w:w="1717" w:type="dxa"/>
          </w:tcPr>
          <w:p w:rsidR="00CB3862" w:rsidRPr="00D64294" w:rsidRDefault="00CB3862" w:rsidP="00CB3862">
            <w:pPr>
              <w:pStyle w:val="NormalArial"/>
            </w:pPr>
            <w:r w:rsidRPr="0046204A">
              <w:rPr>
                <w:bCs/>
              </w:rPr>
              <w:t>Nom et prénom du demandeur</w:t>
            </w:r>
          </w:p>
        </w:tc>
        <w:tc>
          <w:tcPr>
            <w:tcW w:w="862" w:type="dxa"/>
          </w:tcPr>
          <w:p w:rsidR="00CB3862" w:rsidRPr="00D64294" w:rsidRDefault="00CB3862" w:rsidP="00CB3862">
            <w:pPr>
              <w:pStyle w:val="NormalArial"/>
            </w:pPr>
            <w:r>
              <w:t>M</w:t>
            </w:r>
          </w:p>
        </w:tc>
        <w:tc>
          <w:tcPr>
            <w:tcW w:w="658" w:type="dxa"/>
          </w:tcPr>
          <w:p w:rsidR="00CB3862" w:rsidRPr="00D64294" w:rsidRDefault="00CB3862" w:rsidP="00CB3862">
            <w:pPr>
              <w:pStyle w:val="NormalArial"/>
            </w:pPr>
            <w:r>
              <w:t>X</w:t>
            </w:r>
          </w:p>
        </w:tc>
        <w:tc>
          <w:tcPr>
            <w:tcW w:w="693" w:type="dxa"/>
          </w:tcPr>
          <w:p w:rsidR="00CB3862" w:rsidRPr="00D64294" w:rsidRDefault="00CB3862" w:rsidP="00CB3862">
            <w:pPr>
              <w:pStyle w:val="NormalArial"/>
            </w:pPr>
            <w:r>
              <w:t>C</w:t>
            </w:r>
          </w:p>
        </w:tc>
        <w:tc>
          <w:tcPr>
            <w:tcW w:w="928" w:type="dxa"/>
          </w:tcPr>
          <w:p w:rsidR="00CB3862" w:rsidRPr="00D64294" w:rsidRDefault="00CB3862" w:rsidP="00CB3862">
            <w:pPr>
              <w:pStyle w:val="NormalArial"/>
            </w:pPr>
            <w:r>
              <w:t>M</w:t>
            </w:r>
          </w:p>
        </w:tc>
        <w:tc>
          <w:tcPr>
            <w:tcW w:w="950" w:type="dxa"/>
          </w:tcPr>
          <w:p w:rsidR="00CB3862" w:rsidRPr="00D64294" w:rsidRDefault="00CB3862" w:rsidP="00CB3862">
            <w:pPr>
              <w:pStyle w:val="NormalArial"/>
            </w:pPr>
            <w:r>
              <w:t>M</w:t>
            </w:r>
          </w:p>
        </w:tc>
        <w:tc>
          <w:tcPr>
            <w:tcW w:w="842" w:type="dxa"/>
          </w:tcPr>
          <w:p w:rsidR="00CB3862" w:rsidRPr="00D64294" w:rsidRDefault="00CB3862" w:rsidP="00CB3862">
            <w:pPr>
              <w:pStyle w:val="NormalArial"/>
            </w:pPr>
            <w:r>
              <w:t>C</w:t>
            </w:r>
          </w:p>
        </w:tc>
        <w:tc>
          <w:tcPr>
            <w:tcW w:w="603" w:type="dxa"/>
          </w:tcPr>
          <w:p w:rsidR="00CB3862" w:rsidRPr="00D64294" w:rsidRDefault="00CB3862" w:rsidP="00CB3862">
            <w:pPr>
              <w:pStyle w:val="NormalArial"/>
            </w:pPr>
            <w:r>
              <w:t>C</w:t>
            </w:r>
          </w:p>
        </w:tc>
        <w:tc>
          <w:tcPr>
            <w:tcW w:w="961" w:type="dxa"/>
          </w:tcPr>
          <w:p w:rsidR="00CB3862" w:rsidRPr="00D64294" w:rsidRDefault="00CB3862" w:rsidP="00CB3862">
            <w:pPr>
              <w:pStyle w:val="NormalArial"/>
            </w:pPr>
            <w:r>
              <w:t>X</w:t>
            </w:r>
          </w:p>
        </w:tc>
        <w:tc>
          <w:tcPr>
            <w:tcW w:w="614" w:type="dxa"/>
          </w:tcPr>
          <w:p w:rsidR="00CB3862" w:rsidRPr="00D64294" w:rsidRDefault="00CB3862" w:rsidP="00CB3862">
            <w:pPr>
              <w:pStyle w:val="NormalArial"/>
            </w:pPr>
            <w:r>
              <w:t>C</w:t>
            </w:r>
          </w:p>
        </w:tc>
      </w:tr>
      <w:tr w:rsidR="00CB3862" w:rsidRPr="0046204A" w:rsidTr="0046204A">
        <w:tc>
          <w:tcPr>
            <w:tcW w:w="1717" w:type="dxa"/>
          </w:tcPr>
          <w:p w:rsidR="00CB3862" w:rsidRPr="00B2372B" w:rsidRDefault="00CB3862" w:rsidP="00CB3862">
            <w:pPr>
              <w:pStyle w:val="NormalArial"/>
            </w:pPr>
            <w:r w:rsidRPr="0046204A">
              <w:rPr>
                <w:bCs/>
              </w:rPr>
              <w:t>Nom et prénom du Chef d'installation</w:t>
            </w:r>
          </w:p>
        </w:tc>
        <w:tc>
          <w:tcPr>
            <w:tcW w:w="862" w:type="dxa"/>
          </w:tcPr>
          <w:p w:rsidR="00CB3862" w:rsidRPr="00D64294" w:rsidRDefault="00CB3862" w:rsidP="00CB3862">
            <w:pPr>
              <w:pStyle w:val="NormalArial"/>
            </w:pPr>
            <w:r>
              <w:t>M</w:t>
            </w:r>
          </w:p>
        </w:tc>
        <w:tc>
          <w:tcPr>
            <w:tcW w:w="658" w:type="dxa"/>
          </w:tcPr>
          <w:p w:rsidR="00CB3862" w:rsidRPr="00D64294" w:rsidRDefault="00CB3862" w:rsidP="00CB3862">
            <w:pPr>
              <w:pStyle w:val="NormalArial"/>
            </w:pPr>
            <w:r>
              <w:t>X</w:t>
            </w:r>
          </w:p>
        </w:tc>
        <w:tc>
          <w:tcPr>
            <w:tcW w:w="693" w:type="dxa"/>
          </w:tcPr>
          <w:p w:rsidR="00CB3862" w:rsidRPr="00D64294" w:rsidRDefault="00CB3862" w:rsidP="00CB3862">
            <w:pPr>
              <w:pStyle w:val="NormalArial"/>
            </w:pPr>
            <w:r>
              <w:t>C</w:t>
            </w:r>
          </w:p>
        </w:tc>
        <w:tc>
          <w:tcPr>
            <w:tcW w:w="928" w:type="dxa"/>
          </w:tcPr>
          <w:p w:rsidR="00CB3862" w:rsidRPr="00D64294" w:rsidRDefault="00CB3862" w:rsidP="00CB3862">
            <w:pPr>
              <w:pStyle w:val="NormalArial"/>
            </w:pPr>
            <w:r>
              <w:t>M</w:t>
            </w:r>
          </w:p>
        </w:tc>
        <w:tc>
          <w:tcPr>
            <w:tcW w:w="950" w:type="dxa"/>
          </w:tcPr>
          <w:p w:rsidR="00CB3862" w:rsidRPr="00D64294" w:rsidRDefault="00CB3862" w:rsidP="00CB3862">
            <w:pPr>
              <w:pStyle w:val="NormalArial"/>
            </w:pPr>
            <w:r>
              <w:t>M</w:t>
            </w:r>
          </w:p>
        </w:tc>
        <w:tc>
          <w:tcPr>
            <w:tcW w:w="842" w:type="dxa"/>
          </w:tcPr>
          <w:p w:rsidR="00CB3862" w:rsidRPr="00D64294" w:rsidRDefault="00CB3862" w:rsidP="00CB3862">
            <w:pPr>
              <w:pStyle w:val="NormalArial"/>
            </w:pPr>
            <w:r>
              <w:t>C</w:t>
            </w:r>
          </w:p>
        </w:tc>
        <w:tc>
          <w:tcPr>
            <w:tcW w:w="603" w:type="dxa"/>
          </w:tcPr>
          <w:p w:rsidR="00CB3862" w:rsidRPr="00D64294" w:rsidRDefault="00CB3862" w:rsidP="00CB3862">
            <w:pPr>
              <w:pStyle w:val="NormalArial"/>
            </w:pPr>
            <w:r>
              <w:t>C</w:t>
            </w:r>
          </w:p>
        </w:tc>
        <w:tc>
          <w:tcPr>
            <w:tcW w:w="961" w:type="dxa"/>
          </w:tcPr>
          <w:p w:rsidR="00CB3862" w:rsidRPr="00D64294" w:rsidRDefault="00CB3862" w:rsidP="00CB3862">
            <w:pPr>
              <w:pStyle w:val="NormalArial"/>
            </w:pPr>
            <w:r>
              <w:t>X</w:t>
            </w:r>
          </w:p>
        </w:tc>
        <w:tc>
          <w:tcPr>
            <w:tcW w:w="614" w:type="dxa"/>
          </w:tcPr>
          <w:p w:rsidR="00CB3862" w:rsidRPr="00D64294" w:rsidRDefault="00CB3862" w:rsidP="00CB3862">
            <w:pPr>
              <w:pStyle w:val="NormalArial"/>
            </w:pPr>
            <w:r>
              <w:t>C</w:t>
            </w:r>
          </w:p>
        </w:tc>
      </w:tr>
      <w:tr w:rsidR="00CB3862" w:rsidRPr="0046204A" w:rsidTr="0046204A">
        <w:tc>
          <w:tcPr>
            <w:tcW w:w="1717" w:type="dxa"/>
          </w:tcPr>
          <w:p w:rsidR="00CB3862" w:rsidRPr="00D64294" w:rsidRDefault="00CB3862" w:rsidP="00CB3862">
            <w:pPr>
              <w:pStyle w:val="NormalArial"/>
            </w:pPr>
            <w:r w:rsidRPr="0046204A">
              <w:rPr>
                <w:bCs/>
              </w:rPr>
              <w:t>Nom de l'installation</w:t>
            </w:r>
          </w:p>
        </w:tc>
        <w:tc>
          <w:tcPr>
            <w:tcW w:w="862" w:type="dxa"/>
          </w:tcPr>
          <w:p w:rsidR="00CB3862" w:rsidRPr="00D64294" w:rsidRDefault="00CB3862" w:rsidP="00CB3862">
            <w:pPr>
              <w:pStyle w:val="NormalArial"/>
            </w:pPr>
            <w:r>
              <w:t>M</w:t>
            </w:r>
          </w:p>
        </w:tc>
        <w:tc>
          <w:tcPr>
            <w:tcW w:w="658" w:type="dxa"/>
          </w:tcPr>
          <w:p w:rsidR="00CB3862" w:rsidRPr="00D64294" w:rsidRDefault="00CB3862" w:rsidP="00CB3862">
            <w:pPr>
              <w:pStyle w:val="NormalArial"/>
            </w:pPr>
            <w:r>
              <w:t>X</w:t>
            </w:r>
          </w:p>
        </w:tc>
        <w:tc>
          <w:tcPr>
            <w:tcW w:w="693" w:type="dxa"/>
          </w:tcPr>
          <w:p w:rsidR="00CB3862" w:rsidRPr="00D64294" w:rsidRDefault="00CB3862" w:rsidP="00CB3862">
            <w:pPr>
              <w:pStyle w:val="NormalArial"/>
            </w:pPr>
            <w:r>
              <w:t>C</w:t>
            </w:r>
          </w:p>
        </w:tc>
        <w:tc>
          <w:tcPr>
            <w:tcW w:w="928" w:type="dxa"/>
          </w:tcPr>
          <w:p w:rsidR="00CB3862" w:rsidRPr="00D64294" w:rsidRDefault="00CB3862" w:rsidP="00CB3862">
            <w:pPr>
              <w:pStyle w:val="NormalArial"/>
            </w:pPr>
            <w:r>
              <w:t>M</w:t>
            </w:r>
          </w:p>
        </w:tc>
        <w:tc>
          <w:tcPr>
            <w:tcW w:w="950" w:type="dxa"/>
          </w:tcPr>
          <w:p w:rsidR="00CB3862" w:rsidRPr="00D64294" w:rsidRDefault="00CB3862" w:rsidP="00CB3862">
            <w:pPr>
              <w:pStyle w:val="NormalArial"/>
            </w:pPr>
            <w:r>
              <w:t>M</w:t>
            </w:r>
          </w:p>
        </w:tc>
        <w:tc>
          <w:tcPr>
            <w:tcW w:w="842" w:type="dxa"/>
          </w:tcPr>
          <w:p w:rsidR="00CB3862" w:rsidRPr="00D64294" w:rsidRDefault="00CB3862" w:rsidP="00CB3862">
            <w:pPr>
              <w:pStyle w:val="NormalArial"/>
            </w:pPr>
            <w:r>
              <w:t>C</w:t>
            </w:r>
          </w:p>
        </w:tc>
        <w:tc>
          <w:tcPr>
            <w:tcW w:w="603" w:type="dxa"/>
          </w:tcPr>
          <w:p w:rsidR="00CB3862" w:rsidRPr="00D64294" w:rsidRDefault="00CB3862" w:rsidP="00CB3862">
            <w:pPr>
              <w:pStyle w:val="NormalArial"/>
            </w:pPr>
            <w:r>
              <w:t>C</w:t>
            </w:r>
          </w:p>
        </w:tc>
        <w:tc>
          <w:tcPr>
            <w:tcW w:w="961" w:type="dxa"/>
          </w:tcPr>
          <w:p w:rsidR="00CB3862" w:rsidRPr="00D64294" w:rsidRDefault="00CB3862" w:rsidP="00CB3862">
            <w:pPr>
              <w:pStyle w:val="NormalArial"/>
            </w:pPr>
            <w:r>
              <w:t>X</w:t>
            </w:r>
          </w:p>
        </w:tc>
        <w:tc>
          <w:tcPr>
            <w:tcW w:w="614" w:type="dxa"/>
          </w:tcPr>
          <w:p w:rsidR="00CB3862" w:rsidRPr="00D64294" w:rsidRDefault="00CB3862" w:rsidP="00CB3862">
            <w:pPr>
              <w:pStyle w:val="NormalArial"/>
            </w:pPr>
            <w:r>
              <w:t>C</w:t>
            </w:r>
          </w:p>
        </w:tc>
      </w:tr>
      <w:tr w:rsidR="00CB3862" w:rsidRPr="0046204A" w:rsidTr="0046204A">
        <w:tc>
          <w:tcPr>
            <w:tcW w:w="1717" w:type="dxa"/>
          </w:tcPr>
          <w:p w:rsidR="00CB3862" w:rsidRPr="00D64294" w:rsidRDefault="00CB3862" w:rsidP="00CB3862">
            <w:pPr>
              <w:pStyle w:val="NormalArial"/>
            </w:pPr>
            <w:r w:rsidRPr="0046204A">
              <w:rPr>
                <w:bCs/>
              </w:rPr>
              <w:t>N° de bâtiment</w:t>
            </w:r>
          </w:p>
        </w:tc>
        <w:tc>
          <w:tcPr>
            <w:tcW w:w="862" w:type="dxa"/>
          </w:tcPr>
          <w:p w:rsidR="00CB3862" w:rsidRPr="00D64294" w:rsidRDefault="00CB3862" w:rsidP="00CB3862">
            <w:pPr>
              <w:pStyle w:val="NormalArial"/>
            </w:pPr>
            <w:r>
              <w:t>M</w:t>
            </w:r>
          </w:p>
        </w:tc>
        <w:tc>
          <w:tcPr>
            <w:tcW w:w="658" w:type="dxa"/>
          </w:tcPr>
          <w:p w:rsidR="00CB3862" w:rsidRPr="00D64294" w:rsidRDefault="00CB3862" w:rsidP="00CB3862">
            <w:pPr>
              <w:pStyle w:val="NormalArial"/>
            </w:pPr>
            <w:r>
              <w:t>X</w:t>
            </w:r>
          </w:p>
        </w:tc>
        <w:tc>
          <w:tcPr>
            <w:tcW w:w="693" w:type="dxa"/>
          </w:tcPr>
          <w:p w:rsidR="00CB3862" w:rsidRPr="00D64294" w:rsidRDefault="00CB3862" w:rsidP="00CB3862">
            <w:pPr>
              <w:pStyle w:val="NormalArial"/>
            </w:pPr>
            <w:r>
              <w:t>C</w:t>
            </w:r>
          </w:p>
        </w:tc>
        <w:tc>
          <w:tcPr>
            <w:tcW w:w="928" w:type="dxa"/>
          </w:tcPr>
          <w:p w:rsidR="00CB3862" w:rsidRPr="00D64294" w:rsidRDefault="00CB3862" w:rsidP="00CB3862">
            <w:pPr>
              <w:pStyle w:val="NormalArial"/>
            </w:pPr>
            <w:r>
              <w:t>M</w:t>
            </w:r>
          </w:p>
        </w:tc>
        <w:tc>
          <w:tcPr>
            <w:tcW w:w="950" w:type="dxa"/>
          </w:tcPr>
          <w:p w:rsidR="00CB3862" w:rsidRPr="00D64294" w:rsidRDefault="00CB3862" w:rsidP="00CB3862">
            <w:pPr>
              <w:pStyle w:val="NormalArial"/>
            </w:pPr>
            <w:r>
              <w:t>M</w:t>
            </w:r>
          </w:p>
        </w:tc>
        <w:tc>
          <w:tcPr>
            <w:tcW w:w="842" w:type="dxa"/>
          </w:tcPr>
          <w:p w:rsidR="00CB3862" w:rsidRPr="00D64294" w:rsidRDefault="00CB3862" w:rsidP="00CB3862">
            <w:pPr>
              <w:pStyle w:val="NormalArial"/>
            </w:pPr>
            <w:r>
              <w:t>C</w:t>
            </w:r>
          </w:p>
        </w:tc>
        <w:tc>
          <w:tcPr>
            <w:tcW w:w="603" w:type="dxa"/>
          </w:tcPr>
          <w:p w:rsidR="00CB3862" w:rsidRPr="00D64294" w:rsidRDefault="00CB3862" w:rsidP="00CB3862">
            <w:pPr>
              <w:pStyle w:val="NormalArial"/>
            </w:pPr>
            <w:r>
              <w:t>C</w:t>
            </w:r>
          </w:p>
        </w:tc>
        <w:tc>
          <w:tcPr>
            <w:tcW w:w="961" w:type="dxa"/>
          </w:tcPr>
          <w:p w:rsidR="00CB3862" w:rsidRPr="00D64294" w:rsidRDefault="00CB3862" w:rsidP="00CB3862">
            <w:pPr>
              <w:pStyle w:val="NormalArial"/>
            </w:pPr>
            <w:r>
              <w:t>X</w:t>
            </w:r>
          </w:p>
        </w:tc>
        <w:tc>
          <w:tcPr>
            <w:tcW w:w="614" w:type="dxa"/>
          </w:tcPr>
          <w:p w:rsidR="00CB3862" w:rsidRPr="00D64294" w:rsidRDefault="00CB3862" w:rsidP="00CB3862">
            <w:pPr>
              <w:pStyle w:val="NormalArial"/>
            </w:pPr>
            <w:r>
              <w:t>C</w:t>
            </w:r>
          </w:p>
        </w:tc>
      </w:tr>
    </w:tbl>
    <w:p w:rsidR="004F1C18" w:rsidRDefault="004F1C18" w:rsidP="004F1C18">
      <w:pPr>
        <w:pStyle w:val="NormalArial"/>
      </w:pPr>
    </w:p>
    <w:p w:rsidR="004F1C18" w:rsidRPr="00AE0502" w:rsidRDefault="004F1C18" w:rsidP="004F1C18">
      <w:pPr>
        <w:pStyle w:val="Titre4bis"/>
      </w:pPr>
      <w:r>
        <w:t xml:space="preserve">Scénario 1 – gérer les données de l'onglet </w:t>
      </w:r>
      <w:r w:rsidR="00CB3862">
        <w:t>HNO</w:t>
      </w:r>
    </w:p>
    <w:p w:rsidR="004F1C18" w:rsidRDefault="004F1C18" w:rsidP="00943B65">
      <w:pPr>
        <w:pStyle w:val="NormalArial"/>
        <w:numPr>
          <w:ilvl w:val="0"/>
          <w:numId w:val="203"/>
        </w:numPr>
      </w:pPr>
      <w:r>
        <w:t>L'acteur accède à la fiche personne</w:t>
      </w:r>
    </w:p>
    <w:p w:rsidR="004F1C18" w:rsidRDefault="004F1C18" w:rsidP="00943B65">
      <w:pPr>
        <w:pStyle w:val="NormalArial"/>
        <w:numPr>
          <w:ilvl w:val="0"/>
          <w:numId w:val="203"/>
        </w:numPr>
      </w:pPr>
      <w:r>
        <w:t xml:space="preserve">L'acteur clique sur l'onglet </w:t>
      </w:r>
      <w:r w:rsidR="00CB3862">
        <w:t>HNO</w:t>
      </w:r>
    </w:p>
    <w:p w:rsidR="004F1C18" w:rsidRDefault="004F1C18" w:rsidP="00943B65">
      <w:pPr>
        <w:pStyle w:val="NormalArial"/>
        <w:numPr>
          <w:ilvl w:val="0"/>
          <w:numId w:val="203"/>
        </w:numPr>
      </w:pPr>
      <w:r>
        <w:t>L'acteur modifie les champs qui lui sont accessibles et valide</w:t>
      </w:r>
      <w:r w:rsidR="0040486E">
        <w:t>. Les données sont rattachées à la personne pour le centre sélectionné</w:t>
      </w:r>
    </w:p>
    <w:p w:rsidR="004F1C18" w:rsidRDefault="004F1C18" w:rsidP="00943B65">
      <w:pPr>
        <w:pStyle w:val="NormalArial"/>
        <w:numPr>
          <w:ilvl w:val="0"/>
          <w:numId w:val="203"/>
        </w:numPr>
      </w:pPr>
      <w:r>
        <w:t>Le système enregistre les données</w:t>
      </w:r>
      <w:r w:rsidR="00876970">
        <w:t xml:space="preserve"> pour le centre courant</w:t>
      </w:r>
    </w:p>
    <w:p w:rsidR="00B85AD0" w:rsidRDefault="00B85AD0" w:rsidP="004F1C18">
      <w:pPr>
        <w:pStyle w:val="NormalArial"/>
      </w:pPr>
    </w:p>
    <w:p w:rsidR="004F1C18" w:rsidRDefault="00B85AD0" w:rsidP="004F1C18">
      <w:pPr>
        <w:pStyle w:val="NormalArial"/>
      </w:pPr>
      <w:r>
        <w:t>Lors de la validation, les modifications sur les données HNO sont enregistrées dans une table d'historisation.</w:t>
      </w:r>
    </w:p>
    <w:p w:rsidR="00943B65" w:rsidRDefault="00943B65" w:rsidP="004F1C18">
      <w:pPr>
        <w:pStyle w:val="NormalArial"/>
      </w:pPr>
    </w:p>
    <w:p w:rsidR="00943B65" w:rsidRPr="00AE0502" w:rsidRDefault="00943B65" w:rsidP="00943B65">
      <w:pPr>
        <w:pStyle w:val="Titre4bis"/>
      </w:pPr>
      <w:r>
        <w:t>Scénario 2 – Afficher l'historique HNO</w:t>
      </w:r>
    </w:p>
    <w:p w:rsidR="00943B65" w:rsidRDefault="00943B65" w:rsidP="00943B65">
      <w:pPr>
        <w:pStyle w:val="NormalArial"/>
        <w:numPr>
          <w:ilvl w:val="0"/>
          <w:numId w:val="205"/>
        </w:numPr>
      </w:pPr>
      <w:r>
        <w:t>L'acteur accède à la fiche personne</w:t>
      </w:r>
    </w:p>
    <w:p w:rsidR="00943B65" w:rsidRDefault="00943B65" w:rsidP="00943B65">
      <w:pPr>
        <w:pStyle w:val="NormalArial"/>
        <w:numPr>
          <w:ilvl w:val="0"/>
          <w:numId w:val="205"/>
        </w:numPr>
      </w:pPr>
      <w:r>
        <w:t>Le système affiche l'entête, les onglets et le contenu de l'onglet identité</w:t>
      </w:r>
    </w:p>
    <w:p w:rsidR="00943B65" w:rsidRDefault="00943B65" w:rsidP="00943B65">
      <w:pPr>
        <w:pStyle w:val="NormalArial"/>
        <w:numPr>
          <w:ilvl w:val="0"/>
          <w:numId w:val="205"/>
        </w:numPr>
      </w:pPr>
      <w:r>
        <w:t>L'acteur clique sur l'onglet HNO</w:t>
      </w:r>
    </w:p>
    <w:p w:rsidR="00943B65" w:rsidRDefault="00943B65" w:rsidP="00943B65">
      <w:pPr>
        <w:pStyle w:val="NormalArial"/>
        <w:numPr>
          <w:ilvl w:val="0"/>
          <w:numId w:val="205"/>
        </w:numPr>
      </w:pPr>
      <w:r>
        <w:t>Le système affiche les champs de l'onglet HNO</w:t>
      </w:r>
    </w:p>
    <w:p w:rsidR="00943B65" w:rsidRDefault="00943B65" w:rsidP="00943B65">
      <w:pPr>
        <w:pStyle w:val="NormalArial"/>
        <w:numPr>
          <w:ilvl w:val="0"/>
          <w:numId w:val="205"/>
        </w:numPr>
      </w:pPr>
      <w:r>
        <w:t>L'acteur clique sur "Historique"</w:t>
      </w:r>
    </w:p>
    <w:p w:rsidR="00943B65" w:rsidRDefault="00943B65" w:rsidP="00943B65">
      <w:pPr>
        <w:pStyle w:val="NormalArial"/>
        <w:numPr>
          <w:ilvl w:val="0"/>
          <w:numId w:val="205"/>
        </w:numPr>
      </w:pPr>
      <w:r>
        <w:t xml:space="preserve">Le système ouvre un pop-up et affiche l'historique des HNO pour la personne et pour le centre. </w:t>
      </w:r>
    </w:p>
    <w:p w:rsidR="00943B65" w:rsidRDefault="00943B65" w:rsidP="004F1C18">
      <w:pPr>
        <w:pStyle w:val="NormalArial"/>
      </w:pPr>
    </w:p>
    <w:p w:rsidR="00CB3862" w:rsidRDefault="00CB3862" w:rsidP="00CB3862">
      <w:pPr>
        <w:pStyle w:val="Titre2"/>
      </w:pPr>
      <w:bookmarkStart w:id="4734" w:name="_Toc292454233"/>
      <w:r>
        <w:t xml:space="preserve">Cas d'utilisation gérer l'Onglet </w:t>
      </w:r>
      <w:r w:rsidR="00732EB0">
        <w:t>Véhicule</w:t>
      </w:r>
      <w:bookmarkEnd w:id="4734"/>
    </w:p>
    <w:p w:rsidR="00586C59" w:rsidRPr="00BE48BB" w:rsidRDefault="00586C59" w:rsidP="00586C59">
      <w:pPr>
        <w:pStyle w:val="Titre3"/>
      </w:pPr>
      <w:bookmarkStart w:id="4735" w:name="_Toc292454234"/>
      <w:r>
        <w:t>Gérer l'onglet Véhicule</w:t>
      </w:r>
      <w:bookmarkEnd w:id="4735"/>
    </w:p>
    <w:p w:rsidR="00CB3862" w:rsidRDefault="00CB3862" w:rsidP="00CB3862">
      <w:pPr>
        <w:pStyle w:val="NormalArial"/>
      </w:pPr>
      <w:r w:rsidRPr="00795BE7">
        <w:rPr>
          <w:b/>
        </w:rPr>
        <w:t>Résumé</w:t>
      </w:r>
      <w:r>
        <w:t xml:space="preserve"> : Cette fonctionnalité permet à l'acteur de gérer les informations de l'onglet </w:t>
      </w:r>
      <w:r w:rsidR="00732EB0">
        <w:t>Véhicule</w:t>
      </w:r>
    </w:p>
    <w:p w:rsidR="00CB3862" w:rsidRDefault="00CB3862" w:rsidP="00CB3862">
      <w:pPr>
        <w:pStyle w:val="NormalArial"/>
      </w:pPr>
      <w:r w:rsidRPr="00795BE7">
        <w:rPr>
          <w:b/>
        </w:rPr>
        <w:t>Acteur(s)</w:t>
      </w:r>
      <w:r>
        <w:t xml:space="preserve"> : </w:t>
      </w:r>
      <w:r>
        <w:rPr>
          <w:bCs/>
        </w:rPr>
        <w:t xml:space="preserve">Administrateur National, </w:t>
      </w:r>
      <w:r>
        <w:t xml:space="preserve"> Administrateur de Centre, </w:t>
      </w:r>
      <w:r w:rsidRPr="00210253">
        <w:t>Accueil</w:t>
      </w:r>
      <w:r>
        <w:t xml:space="preserve">,  </w:t>
      </w:r>
      <w:r>
        <w:rPr>
          <w:bCs/>
        </w:rPr>
        <w:t>OS de Pôle</w:t>
      </w:r>
      <w:r w:rsidR="00732EB0">
        <w:rPr>
          <w:bCs/>
        </w:rPr>
        <w:t>, FLS</w:t>
      </w:r>
    </w:p>
    <w:p w:rsidR="00CB3862" w:rsidRDefault="00CB3862" w:rsidP="00CB3862">
      <w:pPr>
        <w:pStyle w:val="NormalArial"/>
      </w:pPr>
      <w:r w:rsidRPr="00795BE7">
        <w:rPr>
          <w:b/>
        </w:rPr>
        <w:t>Pré-condition</w:t>
      </w:r>
      <w:r>
        <w:t xml:space="preserve"> : L'acteur est identifié et a accédé à la fiche personne</w:t>
      </w:r>
    </w:p>
    <w:p w:rsidR="00CB3862" w:rsidRDefault="00CB3862" w:rsidP="00CB3862">
      <w:pPr>
        <w:pStyle w:val="NormalArial"/>
      </w:pPr>
      <w:r w:rsidRPr="00795BE7">
        <w:rPr>
          <w:b/>
        </w:rPr>
        <w:t>Post-condition</w:t>
      </w:r>
      <w:r>
        <w:t xml:space="preserve"> : l'onglet </w:t>
      </w:r>
      <w:r w:rsidR="00BC5C4A">
        <w:t xml:space="preserve">Véhicule </w:t>
      </w:r>
      <w:r w:rsidR="0003027F">
        <w:t>est géré</w:t>
      </w:r>
    </w:p>
    <w:p w:rsidR="00CB3862" w:rsidRDefault="00CB3862" w:rsidP="00CB3862">
      <w:pPr>
        <w:pStyle w:val="NormalArial"/>
      </w:pPr>
    </w:p>
    <w:p w:rsidR="00CB3862" w:rsidRPr="00AE0502" w:rsidRDefault="00CB3862" w:rsidP="00CB3862">
      <w:pPr>
        <w:pStyle w:val="Titre4bis"/>
      </w:pPr>
      <w:r w:rsidRPr="00AE0502">
        <w:t xml:space="preserve">Interface </w:t>
      </w:r>
      <w:r>
        <w:t xml:space="preserve">onglet </w:t>
      </w:r>
      <w:r w:rsidR="0003027F">
        <w:t>Véhicule</w:t>
      </w:r>
    </w:p>
    <w:p w:rsidR="00CB3862" w:rsidRDefault="00CB3862" w:rsidP="00CB3862">
      <w:pPr>
        <w:pStyle w:val="NormalArial"/>
        <w:rPr>
          <w:bCs/>
        </w:rPr>
      </w:pPr>
      <w:r w:rsidRPr="00AE0502">
        <w:rPr>
          <w:bCs/>
        </w:rPr>
        <w:t xml:space="preserve">L'écran affiche un formulaire contenant </w:t>
      </w:r>
      <w:r w:rsidR="00643656">
        <w:rPr>
          <w:bCs/>
        </w:rPr>
        <w:t>1</w:t>
      </w:r>
      <w:r>
        <w:rPr>
          <w:bCs/>
        </w:rPr>
        <w:t xml:space="preserve"> </w:t>
      </w:r>
      <w:r w:rsidR="00F52ABD">
        <w:rPr>
          <w:bCs/>
        </w:rPr>
        <w:t>tableau</w:t>
      </w:r>
      <w:r>
        <w:rPr>
          <w:bCs/>
        </w:rPr>
        <w:t xml:space="preserve"> avec les colonnes suivantes :</w:t>
      </w:r>
    </w:p>
    <w:p w:rsidR="00CB3862" w:rsidRDefault="00CB3862" w:rsidP="00CB3862">
      <w:pPr>
        <w:pStyle w:val="NormalArial"/>
        <w:rPr>
          <w:bCs/>
        </w:rPr>
      </w:pPr>
    </w:p>
    <w:p w:rsidR="0003027F" w:rsidRPr="0003027F" w:rsidRDefault="0003027F" w:rsidP="0003027F">
      <w:pPr>
        <w:pStyle w:val="NormalArial"/>
        <w:numPr>
          <w:ilvl w:val="0"/>
          <w:numId w:val="160"/>
        </w:numPr>
        <w:rPr>
          <w:bCs/>
        </w:rPr>
      </w:pPr>
      <w:r w:rsidRPr="0003027F">
        <w:rPr>
          <w:bCs/>
        </w:rPr>
        <w:t>type de véhicule</w:t>
      </w:r>
      <w:r>
        <w:rPr>
          <w:bCs/>
        </w:rPr>
        <w:t xml:space="preserve"> : (saisie texte libre) lu dans les informations de personne pour le centre sélectionné</w:t>
      </w:r>
    </w:p>
    <w:p w:rsidR="0003027F" w:rsidRPr="0003027F" w:rsidRDefault="0003027F" w:rsidP="0003027F">
      <w:pPr>
        <w:pStyle w:val="NormalArial"/>
        <w:numPr>
          <w:ilvl w:val="0"/>
          <w:numId w:val="160"/>
        </w:numPr>
        <w:rPr>
          <w:bCs/>
        </w:rPr>
      </w:pPr>
      <w:r w:rsidRPr="0003027F">
        <w:rPr>
          <w:bCs/>
        </w:rPr>
        <w:t>immatriculation</w:t>
      </w:r>
      <w:r>
        <w:rPr>
          <w:bCs/>
        </w:rPr>
        <w:t xml:space="preserve"> : (saisie texte libre) lu dans les informations de personne pour le centre sélectionné</w:t>
      </w:r>
    </w:p>
    <w:p w:rsidR="0003027F" w:rsidRPr="0003027F" w:rsidRDefault="0003027F" w:rsidP="0003027F">
      <w:pPr>
        <w:pStyle w:val="NormalArial"/>
        <w:numPr>
          <w:ilvl w:val="0"/>
          <w:numId w:val="160"/>
        </w:numPr>
        <w:rPr>
          <w:bCs/>
        </w:rPr>
      </w:pPr>
      <w:r w:rsidRPr="0003027F">
        <w:rPr>
          <w:bCs/>
        </w:rPr>
        <w:lastRenderedPageBreak/>
        <w:t>marque</w:t>
      </w:r>
      <w:r>
        <w:rPr>
          <w:bCs/>
        </w:rPr>
        <w:t xml:space="preserve"> : (saisie texte libre) lu dans les informations de personne pour le centre sélectionné</w:t>
      </w:r>
    </w:p>
    <w:p w:rsidR="0003027F" w:rsidRPr="0003027F" w:rsidRDefault="00BC5C4A" w:rsidP="0003027F">
      <w:pPr>
        <w:pStyle w:val="NormalArial"/>
        <w:numPr>
          <w:ilvl w:val="0"/>
          <w:numId w:val="160"/>
        </w:numPr>
        <w:rPr>
          <w:bCs/>
        </w:rPr>
      </w:pPr>
      <w:r w:rsidRPr="0003027F">
        <w:rPr>
          <w:bCs/>
        </w:rPr>
        <w:t>modèle</w:t>
      </w:r>
      <w:r w:rsidR="0003027F">
        <w:rPr>
          <w:bCs/>
        </w:rPr>
        <w:t xml:space="preserve"> : (saisie texte libre) lu dans les informations de personne pour le centre sélectionné</w:t>
      </w:r>
    </w:p>
    <w:p w:rsidR="0003027F" w:rsidRPr="0003027F" w:rsidRDefault="0003027F" w:rsidP="0003027F">
      <w:pPr>
        <w:pStyle w:val="NormalArial"/>
        <w:numPr>
          <w:ilvl w:val="0"/>
          <w:numId w:val="160"/>
        </w:numPr>
        <w:rPr>
          <w:bCs/>
        </w:rPr>
      </w:pPr>
      <w:r w:rsidRPr="0003027F">
        <w:rPr>
          <w:bCs/>
        </w:rPr>
        <w:t>assurance</w:t>
      </w:r>
      <w:r>
        <w:rPr>
          <w:bCs/>
        </w:rPr>
        <w:t xml:space="preserve"> : (saisie texte libre) lu dans les informations de personne pour le centre sélectionné</w:t>
      </w:r>
    </w:p>
    <w:p w:rsidR="0003027F" w:rsidRPr="0003027F" w:rsidRDefault="0003027F" w:rsidP="0003027F">
      <w:pPr>
        <w:pStyle w:val="NormalArial"/>
        <w:numPr>
          <w:ilvl w:val="0"/>
          <w:numId w:val="160"/>
        </w:numPr>
        <w:rPr>
          <w:bCs/>
        </w:rPr>
      </w:pPr>
      <w:r w:rsidRPr="0003027F">
        <w:rPr>
          <w:bCs/>
        </w:rPr>
        <w:t>service</w:t>
      </w:r>
      <w:r>
        <w:rPr>
          <w:bCs/>
        </w:rPr>
        <w:t xml:space="preserve"> : (saisie texte libre) lu dans les informations de personne pour le centre sélectionné</w:t>
      </w:r>
    </w:p>
    <w:p w:rsidR="0003027F" w:rsidRPr="00B55B8F" w:rsidRDefault="0003027F" w:rsidP="0003027F">
      <w:pPr>
        <w:pStyle w:val="NormalArial"/>
        <w:numPr>
          <w:ilvl w:val="0"/>
          <w:numId w:val="160"/>
        </w:numPr>
        <w:rPr>
          <w:bCs/>
        </w:rPr>
      </w:pPr>
      <w:r>
        <w:t xml:space="preserve">Un bouton "Supprimer" permet de supprimer la ligne de </w:t>
      </w:r>
      <w:r w:rsidR="0040486E">
        <w:t>véhicule</w:t>
      </w:r>
    </w:p>
    <w:p w:rsidR="00CB3862" w:rsidRDefault="00CB3862" w:rsidP="00CB3862">
      <w:pPr>
        <w:pStyle w:val="NormalArial"/>
      </w:pPr>
    </w:p>
    <w:p w:rsidR="00643656" w:rsidRDefault="00643656" w:rsidP="00643656">
      <w:pPr>
        <w:pStyle w:val="NormalArial"/>
        <w:rPr>
          <w:bCs/>
        </w:rPr>
      </w:pPr>
      <w:r>
        <w:rPr>
          <w:bCs/>
        </w:rPr>
        <w:t xml:space="preserve">Le formulaire contient également un </w:t>
      </w:r>
      <w:r w:rsidRPr="0003027F">
        <w:rPr>
          <w:bCs/>
        </w:rPr>
        <w:t>commentaire</w:t>
      </w:r>
      <w:r>
        <w:rPr>
          <w:bCs/>
        </w:rPr>
        <w:t xml:space="preserve"> : (saisie texte libre de </w:t>
      </w:r>
      <w:r w:rsidRPr="0003027F">
        <w:rPr>
          <w:bCs/>
        </w:rPr>
        <w:t>255 caractères</w:t>
      </w:r>
      <w:r>
        <w:rPr>
          <w:bCs/>
        </w:rPr>
        <w:t>) lu dans les informations de personne pour le centre sélectionné</w:t>
      </w:r>
      <w:r>
        <w:rPr>
          <w:bCs/>
        </w:rPr>
        <w:tab/>
      </w:r>
    </w:p>
    <w:p w:rsidR="00643656" w:rsidRDefault="00643656" w:rsidP="00CB3862">
      <w:pPr>
        <w:pStyle w:val="NormalArial"/>
      </w:pPr>
    </w:p>
    <w:p w:rsidR="00643656" w:rsidRDefault="00643656" w:rsidP="00CB3862">
      <w:pPr>
        <w:pStyle w:val="NormalArial"/>
      </w:pPr>
    </w:p>
    <w:p w:rsidR="00CB3862" w:rsidRDefault="00BC5C4A" w:rsidP="00CB3862">
      <w:pPr>
        <w:pStyle w:val="NormalArial"/>
        <w:rPr>
          <w:bCs/>
        </w:rPr>
      </w:pPr>
      <w:r>
        <w:rPr>
          <w:bCs/>
        </w:rPr>
        <w:t>U</w:t>
      </w:r>
      <w:r w:rsidR="00CB3862">
        <w:rPr>
          <w:bCs/>
        </w:rPr>
        <w:t xml:space="preserve">n bouton Créer </w:t>
      </w:r>
      <w:r>
        <w:rPr>
          <w:bCs/>
        </w:rPr>
        <w:t>permet d'ouvrir un pop-up pour créer un nouvel accès véhicule.</w:t>
      </w:r>
    </w:p>
    <w:p w:rsidR="00CB3862" w:rsidRDefault="00CB3862" w:rsidP="00CB3862">
      <w:pPr>
        <w:pStyle w:val="NormalArial"/>
      </w:pPr>
    </w:p>
    <w:p w:rsidR="00CB3862" w:rsidRDefault="00CB3862" w:rsidP="00CB3862">
      <w:pPr>
        <w:pStyle w:val="NormalArial"/>
      </w:pPr>
    </w:p>
    <w:p w:rsidR="00CB3862" w:rsidRPr="00CF68C1" w:rsidRDefault="00CB3862" w:rsidP="00CB3862">
      <w:pPr>
        <w:pStyle w:val="NormalArial"/>
        <w:rPr>
          <w:b/>
        </w:rPr>
      </w:pPr>
      <w:r>
        <w:rPr>
          <w:b/>
        </w:rPr>
        <w:t xml:space="preserve">Règle d'affichage des champs </w:t>
      </w:r>
      <w:r w:rsidRPr="00CF68C1">
        <w:rPr>
          <w:b/>
        </w:rPr>
        <w:t xml:space="preserve">selon le profil de l'acteur </w:t>
      </w:r>
      <w:r>
        <w:rPr>
          <w:b/>
        </w:rPr>
        <w:t xml:space="preserve">pour les </w:t>
      </w:r>
      <w:r w:rsidR="00241E47">
        <w:rPr>
          <w:b/>
        </w:rPr>
        <w:t>accès véhicule</w:t>
      </w:r>
      <w:r>
        <w:rPr>
          <w:b/>
        </w:rPr>
        <w:t xml:space="preserve"> </w:t>
      </w:r>
      <w:r w:rsidRPr="00CF68C1">
        <w:rPr>
          <w:b/>
        </w:rPr>
        <w:t>:</w:t>
      </w:r>
    </w:p>
    <w:p w:rsidR="00CB3862" w:rsidRDefault="00CB3862" w:rsidP="00CB3862">
      <w:pPr>
        <w:pStyle w:val="NormalAri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6"/>
        <w:gridCol w:w="863"/>
        <w:gridCol w:w="671"/>
        <w:gridCol w:w="726"/>
        <w:gridCol w:w="928"/>
        <w:gridCol w:w="950"/>
        <w:gridCol w:w="845"/>
        <w:gridCol w:w="634"/>
        <w:gridCol w:w="961"/>
        <w:gridCol w:w="644"/>
      </w:tblGrid>
      <w:tr w:rsidR="00CB3862" w:rsidRPr="0046204A" w:rsidTr="0046204A">
        <w:tc>
          <w:tcPr>
            <w:tcW w:w="1606" w:type="dxa"/>
          </w:tcPr>
          <w:p w:rsidR="00CB3862" w:rsidRPr="00D64294" w:rsidRDefault="00CB3862" w:rsidP="00CB3862">
            <w:pPr>
              <w:pStyle w:val="NormalArial"/>
            </w:pPr>
            <w:r w:rsidRPr="00D64294">
              <w:t>Champ</w:t>
            </w:r>
          </w:p>
        </w:tc>
        <w:tc>
          <w:tcPr>
            <w:tcW w:w="863" w:type="dxa"/>
          </w:tcPr>
          <w:p w:rsidR="00CB3862" w:rsidRPr="00D64294" w:rsidRDefault="00CB3862" w:rsidP="00CB3862">
            <w:pPr>
              <w:pStyle w:val="NormalArial"/>
            </w:pPr>
            <w:r w:rsidRPr="00D64294">
              <w:t>Accueil</w:t>
            </w:r>
          </w:p>
        </w:tc>
        <w:tc>
          <w:tcPr>
            <w:tcW w:w="671" w:type="dxa"/>
          </w:tcPr>
          <w:p w:rsidR="00CB3862" w:rsidRPr="00D64294" w:rsidRDefault="00CB3862" w:rsidP="00CB3862">
            <w:pPr>
              <w:pStyle w:val="NormalArial"/>
            </w:pPr>
            <w:r w:rsidRPr="00D64294">
              <w:t>Médi cal</w:t>
            </w:r>
          </w:p>
        </w:tc>
        <w:tc>
          <w:tcPr>
            <w:tcW w:w="726" w:type="dxa"/>
          </w:tcPr>
          <w:p w:rsidR="00CB3862" w:rsidRPr="00D64294" w:rsidRDefault="00CB3862" w:rsidP="00CB3862">
            <w:pPr>
              <w:pStyle w:val="NormalArial"/>
            </w:pPr>
            <w:r w:rsidRPr="00D64294">
              <w:t>Sécu rité</w:t>
            </w:r>
          </w:p>
        </w:tc>
        <w:tc>
          <w:tcPr>
            <w:tcW w:w="928" w:type="dxa"/>
          </w:tcPr>
          <w:p w:rsidR="00CB3862" w:rsidRPr="00D64294" w:rsidRDefault="00CB3862" w:rsidP="00CB3862">
            <w:pPr>
              <w:pStyle w:val="NormalArial"/>
            </w:pPr>
            <w:r w:rsidRPr="00D64294">
              <w:t>Adminis trateur Centre</w:t>
            </w:r>
          </w:p>
        </w:tc>
        <w:tc>
          <w:tcPr>
            <w:tcW w:w="950" w:type="dxa"/>
          </w:tcPr>
          <w:p w:rsidR="00CB3862" w:rsidRPr="00D64294" w:rsidRDefault="00CB3862" w:rsidP="00CB3862">
            <w:pPr>
              <w:pStyle w:val="NormalArial"/>
            </w:pPr>
            <w:r w:rsidRPr="00D64294">
              <w:t xml:space="preserve">Adminis trateur </w:t>
            </w:r>
          </w:p>
          <w:p w:rsidR="00CB3862" w:rsidRPr="00D64294" w:rsidRDefault="00CB3862" w:rsidP="00CB3862">
            <w:pPr>
              <w:pStyle w:val="NormalArial"/>
            </w:pPr>
            <w:r w:rsidRPr="00D64294">
              <w:t>National</w:t>
            </w:r>
          </w:p>
        </w:tc>
        <w:tc>
          <w:tcPr>
            <w:tcW w:w="845" w:type="dxa"/>
          </w:tcPr>
          <w:p w:rsidR="00CB3862" w:rsidRPr="00D64294" w:rsidRDefault="00CB3862" w:rsidP="00CB3862">
            <w:pPr>
              <w:pStyle w:val="NormalArial"/>
            </w:pPr>
            <w:r w:rsidRPr="00D64294">
              <w:t>Consul tation</w:t>
            </w:r>
          </w:p>
        </w:tc>
        <w:tc>
          <w:tcPr>
            <w:tcW w:w="634" w:type="dxa"/>
          </w:tcPr>
          <w:p w:rsidR="00CB3862" w:rsidRPr="00D64294" w:rsidRDefault="00CB3862" w:rsidP="00CB3862">
            <w:pPr>
              <w:pStyle w:val="NormalArial"/>
            </w:pPr>
            <w:r w:rsidRPr="00D64294">
              <w:t>FLS</w:t>
            </w:r>
          </w:p>
        </w:tc>
        <w:tc>
          <w:tcPr>
            <w:tcW w:w="961" w:type="dxa"/>
          </w:tcPr>
          <w:p w:rsidR="00CB3862" w:rsidRPr="00D64294" w:rsidRDefault="00CB3862" w:rsidP="00CB3862">
            <w:pPr>
              <w:pStyle w:val="NormalArial"/>
            </w:pPr>
            <w:r w:rsidRPr="00D64294">
              <w:t>Colla borateur</w:t>
            </w:r>
          </w:p>
        </w:tc>
        <w:tc>
          <w:tcPr>
            <w:tcW w:w="644" w:type="dxa"/>
          </w:tcPr>
          <w:p w:rsidR="00CB3862" w:rsidRPr="00D64294" w:rsidRDefault="00CB3862" w:rsidP="00CB3862">
            <w:pPr>
              <w:pStyle w:val="NormalArial"/>
            </w:pPr>
            <w:r w:rsidRPr="00D64294">
              <w:t>OS de pôle</w:t>
            </w:r>
          </w:p>
        </w:tc>
      </w:tr>
      <w:tr w:rsidR="0003027F" w:rsidRPr="0046204A" w:rsidTr="0046204A">
        <w:tc>
          <w:tcPr>
            <w:tcW w:w="1606" w:type="dxa"/>
          </w:tcPr>
          <w:p w:rsidR="0003027F" w:rsidRPr="00B2372B" w:rsidRDefault="0003027F" w:rsidP="00CB3862">
            <w:pPr>
              <w:pStyle w:val="NormalArial"/>
            </w:pPr>
            <w:r w:rsidRPr="0046204A">
              <w:rPr>
                <w:bCs/>
              </w:rPr>
              <w:t>type de véhicule</w:t>
            </w:r>
          </w:p>
        </w:tc>
        <w:tc>
          <w:tcPr>
            <w:tcW w:w="863" w:type="dxa"/>
          </w:tcPr>
          <w:p w:rsidR="0003027F" w:rsidRPr="00D64294" w:rsidRDefault="0003027F" w:rsidP="00CB3862">
            <w:pPr>
              <w:pStyle w:val="NormalArial"/>
            </w:pPr>
            <w:r>
              <w:t>M</w:t>
            </w:r>
          </w:p>
        </w:tc>
        <w:tc>
          <w:tcPr>
            <w:tcW w:w="671" w:type="dxa"/>
          </w:tcPr>
          <w:p w:rsidR="0003027F" w:rsidRPr="00D64294" w:rsidRDefault="0003027F" w:rsidP="00D95894">
            <w:pPr>
              <w:pStyle w:val="NormalArial"/>
            </w:pPr>
            <w:r>
              <w:t>X</w:t>
            </w:r>
          </w:p>
        </w:tc>
        <w:tc>
          <w:tcPr>
            <w:tcW w:w="726" w:type="dxa"/>
          </w:tcPr>
          <w:p w:rsidR="0003027F" w:rsidRPr="00D64294" w:rsidRDefault="0003027F" w:rsidP="00D95894">
            <w:pPr>
              <w:pStyle w:val="NormalArial"/>
            </w:pPr>
            <w:r>
              <w:t>X</w:t>
            </w:r>
          </w:p>
        </w:tc>
        <w:tc>
          <w:tcPr>
            <w:tcW w:w="928" w:type="dxa"/>
          </w:tcPr>
          <w:p w:rsidR="0003027F" w:rsidRPr="00D64294" w:rsidRDefault="0003027F" w:rsidP="00D95894">
            <w:pPr>
              <w:pStyle w:val="NormalArial"/>
            </w:pPr>
            <w:r>
              <w:t>M</w:t>
            </w:r>
          </w:p>
        </w:tc>
        <w:tc>
          <w:tcPr>
            <w:tcW w:w="950" w:type="dxa"/>
          </w:tcPr>
          <w:p w:rsidR="0003027F" w:rsidRPr="00D64294" w:rsidRDefault="0003027F" w:rsidP="00D95894">
            <w:pPr>
              <w:pStyle w:val="NormalArial"/>
            </w:pPr>
            <w:r>
              <w:t>M</w:t>
            </w:r>
          </w:p>
        </w:tc>
        <w:tc>
          <w:tcPr>
            <w:tcW w:w="845" w:type="dxa"/>
          </w:tcPr>
          <w:p w:rsidR="0003027F" w:rsidRPr="00D64294" w:rsidRDefault="0003027F" w:rsidP="00D95894">
            <w:pPr>
              <w:pStyle w:val="NormalArial"/>
            </w:pPr>
            <w:r>
              <w:t>X</w:t>
            </w:r>
          </w:p>
        </w:tc>
        <w:tc>
          <w:tcPr>
            <w:tcW w:w="634" w:type="dxa"/>
          </w:tcPr>
          <w:p w:rsidR="0003027F" w:rsidRPr="00D64294" w:rsidRDefault="0003027F" w:rsidP="00D95894">
            <w:pPr>
              <w:pStyle w:val="NormalArial"/>
            </w:pPr>
            <w:r>
              <w:t>C</w:t>
            </w:r>
          </w:p>
        </w:tc>
        <w:tc>
          <w:tcPr>
            <w:tcW w:w="961" w:type="dxa"/>
          </w:tcPr>
          <w:p w:rsidR="0003027F" w:rsidRPr="00D64294" w:rsidRDefault="0003027F" w:rsidP="00D95894">
            <w:pPr>
              <w:pStyle w:val="NormalArial"/>
            </w:pPr>
            <w:r>
              <w:t>X</w:t>
            </w:r>
          </w:p>
        </w:tc>
        <w:tc>
          <w:tcPr>
            <w:tcW w:w="644" w:type="dxa"/>
          </w:tcPr>
          <w:p w:rsidR="0003027F" w:rsidRPr="00D64294" w:rsidRDefault="0003027F" w:rsidP="00D95894">
            <w:pPr>
              <w:pStyle w:val="NormalArial"/>
            </w:pPr>
            <w:r>
              <w:t>C</w:t>
            </w:r>
          </w:p>
        </w:tc>
      </w:tr>
      <w:tr w:rsidR="0003027F" w:rsidRPr="0046204A" w:rsidTr="0046204A">
        <w:tc>
          <w:tcPr>
            <w:tcW w:w="1606" w:type="dxa"/>
          </w:tcPr>
          <w:p w:rsidR="0003027F" w:rsidRPr="00B2372B" w:rsidRDefault="0003027F" w:rsidP="00CB3862">
            <w:pPr>
              <w:pStyle w:val="NormalArial"/>
            </w:pPr>
            <w:r w:rsidRPr="0046204A">
              <w:rPr>
                <w:bCs/>
              </w:rPr>
              <w:t>immatriculation</w:t>
            </w:r>
          </w:p>
        </w:tc>
        <w:tc>
          <w:tcPr>
            <w:tcW w:w="863" w:type="dxa"/>
          </w:tcPr>
          <w:p w:rsidR="0003027F" w:rsidRPr="00D64294" w:rsidRDefault="0003027F" w:rsidP="00CB3862">
            <w:pPr>
              <w:pStyle w:val="NormalArial"/>
            </w:pPr>
            <w:r>
              <w:t>M</w:t>
            </w:r>
          </w:p>
        </w:tc>
        <w:tc>
          <w:tcPr>
            <w:tcW w:w="671" w:type="dxa"/>
          </w:tcPr>
          <w:p w:rsidR="0003027F" w:rsidRPr="00D64294" w:rsidRDefault="0003027F" w:rsidP="00D95894">
            <w:pPr>
              <w:pStyle w:val="NormalArial"/>
            </w:pPr>
            <w:r>
              <w:t>X</w:t>
            </w:r>
          </w:p>
        </w:tc>
        <w:tc>
          <w:tcPr>
            <w:tcW w:w="726" w:type="dxa"/>
          </w:tcPr>
          <w:p w:rsidR="0003027F" w:rsidRPr="00D64294" w:rsidRDefault="0003027F" w:rsidP="00D95894">
            <w:pPr>
              <w:pStyle w:val="NormalArial"/>
            </w:pPr>
            <w:r>
              <w:t>X</w:t>
            </w:r>
          </w:p>
        </w:tc>
        <w:tc>
          <w:tcPr>
            <w:tcW w:w="928" w:type="dxa"/>
          </w:tcPr>
          <w:p w:rsidR="0003027F" w:rsidRPr="00D64294" w:rsidRDefault="0003027F" w:rsidP="00D95894">
            <w:pPr>
              <w:pStyle w:val="NormalArial"/>
            </w:pPr>
            <w:r>
              <w:t>M</w:t>
            </w:r>
          </w:p>
        </w:tc>
        <w:tc>
          <w:tcPr>
            <w:tcW w:w="950" w:type="dxa"/>
          </w:tcPr>
          <w:p w:rsidR="0003027F" w:rsidRPr="00D64294" w:rsidRDefault="0003027F" w:rsidP="00D95894">
            <w:pPr>
              <w:pStyle w:val="NormalArial"/>
            </w:pPr>
            <w:r>
              <w:t>M</w:t>
            </w:r>
          </w:p>
        </w:tc>
        <w:tc>
          <w:tcPr>
            <w:tcW w:w="845" w:type="dxa"/>
          </w:tcPr>
          <w:p w:rsidR="0003027F" w:rsidRPr="00D64294" w:rsidRDefault="0003027F" w:rsidP="00D95894">
            <w:pPr>
              <w:pStyle w:val="NormalArial"/>
            </w:pPr>
            <w:r>
              <w:t>X</w:t>
            </w:r>
          </w:p>
        </w:tc>
        <w:tc>
          <w:tcPr>
            <w:tcW w:w="634" w:type="dxa"/>
          </w:tcPr>
          <w:p w:rsidR="0003027F" w:rsidRPr="00D64294" w:rsidRDefault="0003027F" w:rsidP="00D95894">
            <w:pPr>
              <w:pStyle w:val="NormalArial"/>
            </w:pPr>
            <w:r>
              <w:t>C</w:t>
            </w:r>
          </w:p>
        </w:tc>
        <w:tc>
          <w:tcPr>
            <w:tcW w:w="961" w:type="dxa"/>
          </w:tcPr>
          <w:p w:rsidR="0003027F" w:rsidRPr="00D64294" w:rsidRDefault="0003027F" w:rsidP="00D95894">
            <w:pPr>
              <w:pStyle w:val="NormalArial"/>
            </w:pPr>
            <w:r>
              <w:t>X</w:t>
            </w:r>
          </w:p>
        </w:tc>
        <w:tc>
          <w:tcPr>
            <w:tcW w:w="644" w:type="dxa"/>
          </w:tcPr>
          <w:p w:rsidR="0003027F" w:rsidRPr="00D64294" w:rsidRDefault="0003027F" w:rsidP="00D95894">
            <w:pPr>
              <w:pStyle w:val="NormalArial"/>
            </w:pPr>
            <w:r>
              <w:t>C</w:t>
            </w:r>
          </w:p>
        </w:tc>
      </w:tr>
      <w:tr w:rsidR="0003027F" w:rsidRPr="0046204A" w:rsidTr="0046204A">
        <w:tc>
          <w:tcPr>
            <w:tcW w:w="1606" w:type="dxa"/>
          </w:tcPr>
          <w:p w:rsidR="0003027F" w:rsidRPr="00B2372B" w:rsidRDefault="00FD5A78" w:rsidP="00CB3862">
            <w:pPr>
              <w:pStyle w:val="NormalArial"/>
            </w:pPr>
            <w:r w:rsidRPr="0046204A">
              <w:rPr>
                <w:bCs/>
              </w:rPr>
              <w:t>M</w:t>
            </w:r>
            <w:r w:rsidR="0003027F" w:rsidRPr="0046204A">
              <w:rPr>
                <w:bCs/>
              </w:rPr>
              <w:t>arque</w:t>
            </w:r>
          </w:p>
        </w:tc>
        <w:tc>
          <w:tcPr>
            <w:tcW w:w="863" w:type="dxa"/>
          </w:tcPr>
          <w:p w:rsidR="0003027F" w:rsidRPr="00D64294" w:rsidRDefault="0003027F" w:rsidP="00CB3862">
            <w:pPr>
              <w:pStyle w:val="NormalArial"/>
            </w:pPr>
            <w:r>
              <w:t>M</w:t>
            </w:r>
          </w:p>
        </w:tc>
        <w:tc>
          <w:tcPr>
            <w:tcW w:w="671" w:type="dxa"/>
          </w:tcPr>
          <w:p w:rsidR="0003027F" w:rsidRPr="00D64294" w:rsidRDefault="0003027F" w:rsidP="00D95894">
            <w:pPr>
              <w:pStyle w:val="NormalArial"/>
            </w:pPr>
            <w:r>
              <w:t>X</w:t>
            </w:r>
          </w:p>
        </w:tc>
        <w:tc>
          <w:tcPr>
            <w:tcW w:w="726" w:type="dxa"/>
          </w:tcPr>
          <w:p w:rsidR="0003027F" w:rsidRPr="00D64294" w:rsidRDefault="0003027F" w:rsidP="00D95894">
            <w:pPr>
              <w:pStyle w:val="NormalArial"/>
            </w:pPr>
            <w:r>
              <w:t>X</w:t>
            </w:r>
          </w:p>
        </w:tc>
        <w:tc>
          <w:tcPr>
            <w:tcW w:w="928" w:type="dxa"/>
          </w:tcPr>
          <w:p w:rsidR="0003027F" w:rsidRPr="00D64294" w:rsidRDefault="0003027F" w:rsidP="00D95894">
            <w:pPr>
              <w:pStyle w:val="NormalArial"/>
            </w:pPr>
            <w:r>
              <w:t>M</w:t>
            </w:r>
          </w:p>
        </w:tc>
        <w:tc>
          <w:tcPr>
            <w:tcW w:w="950" w:type="dxa"/>
          </w:tcPr>
          <w:p w:rsidR="0003027F" w:rsidRPr="00D64294" w:rsidRDefault="0003027F" w:rsidP="00D95894">
            <w:pPr>
              <w:pStyle w:val="NormalArial"/>
            </w:pPr>
            <w:r>
              <w:t>M</w:t>
            </w:r>
          </w:p>
        </w:tc>
        <w:tc>
          <w:tcPr>
            <w:tcW w:w="845" w:type="dxa"/>
          </w:tcPr>
          <w:p w:rsidR="0003027F" w:rsidRPr="00D64294" w:rsidRDefault="0003027F" w:rsidP="00D95894">
            <w:pPr>
              <w:pStyle w:val="NormalArial"/>
            </w:pPr>
            <w:r>
              <w:t>X</w:t>
            </w:r>
          </w:p>
        </w:tc>
        <w:tc>
          <w:tcPr>
            <w:tcW w:w="634" w:type="dxa"/>
          </w:tcPr>
          <w:p w:rsidR="0003027F" w:rsidRPr="00D64294" w:rsidRDefault="0003027F" w:rsidP="00D95894">
            <w:pPr>
              <w:pStyle w:val="NormalArial"/>
            </w:pPr>
            <w:r>
              <w:t>C</w:t>
            </w:r>
          </w:p>
        </w:tc>
        <w:tc>
          <w:tcPr>
            <w:tcW w:w="961" w:type="dxa"/>
          </w:tcPr>
          <w:p w:rsidR="0003027F" w:rsidRPr="00D64294" w:rsidRDefault="0003027F" w:rsidP="00D95894">
            <w:pPr>
              <w:pStyle w:val="NormalArial"/>
            </w:pPr>
            <w:r>
              <w:t>X</w:t>
            </w:r>
          </w:p>
        </w:tc>
        <w:tc>
          <w:tcPr>
            <w:tcW w:w="644" w:type="dxa"/>
          </w:tcPr>
          <w:p w:rsidR="0003027F" w:rsidRPr="00D64294" w:rsidRDefault="0003027F" w:rsidP="00D95894">
            <w:pPr>
              <w:pStyle w:val="NormalArial"/>
            </w:pPr>
            <w:r>
              <w:t>C</w:t>
            </w:r>
          </w:p>
        </w:tc>
      </w:tr>
      <w:tr w:rsidR="0003027F" w:rsidRPr="0046204A" w:rsidTr="0046204A">
        <w:tc>
          <w:tcPr>
            <w:tcW w:w="1606" w:type="dxa"/>
          </w:tcPr>
          <w:p w:rsidR="0003027F" w:rsidRPr="00D64294" w:rsidRDefault="00FD5A78" w:rsidP="00CB3862">
            <w:pPr>
              <w:pStyle w:val="NormalArial"/>
            </w:pPr>
            <w:r w:rsidRPr="0046204A">
              <w:rPr>
                <w:bCs/>
              </w:rPr>
              <w:t>M</w:t>
            </w:r>
            <w:r w:rsidR="0003027F" w:rsidRPr="0046204A">
              <w:rPr>
                <w:bCs/>
              </w:rPr>
              <w:t>odele</w:t>
            </w:r>
          </w:p>
        </w:tc>
        <w:tc>
          <w:tcPr>
            <w:tcW w:w="863" w:type="dxa"/>
          </w:tcPr>
          <w:p w:rsidR="0003027F" w:rsidRPr="00D64294" w:rsidRDefault="0003027F" w:rsidP="00CB3862">
            <w:pPr>
              <w:pStyle w:val="NormalArial"/>
            </w:pPr>
            <w:r>
              <w:t>M</w:t>
            </w:r>
          </w:p>
        </w:tc>
        <w:tc>
          <w:tcPr>
            <w:tcW w:w="671" w:type="dxa"/>
          </w:tcPr>
          <w:p w:rsidR="0003027F" w:rsidRPr="00D64294" w:rsidRDefault="0003027F" w:rsidP="00D95894">
            <w:pPr>
              <w:pStyle w:val="NormalArial"/>
            </w:pPr>
            <w:r>
              <w:t>X</w:t>
            </w:r>
          </w:p>
        </w:tc>
        <w:tc>
          <w:tcPr>
            <w:tcW w:w="726" w:type="dxa"/>
          </w:tcPr>
          <w:p w:rsidR="0003027F" w:rsidRPr="00D64294" w:rsidRDefault="0003027F" w:rsidP="00D95894">
            <w:pPr>
              <w:pStyle w:val="NormalArial"/>
            </w:pPr>
            <w:r>
              <w:t>X</w:t>
            </w:r>
          </w:p>
        </w:tc>
        <w:tc>
          <w:tcPr>
            <w:tcW w:w="928" w:type="dxa"/>
          </w:tcPr>
          <w:p w:rsidR="0003027F" w:rsidRPr="00D64294" w:rsidRDefault="0003027F" w:rsidP="00D95894">
            <w:pPr>
              <w:pStyle w:val="NormalArial"/>
            </w:pPr>
            <w:r>
              <w:t>M</w:t>
            </w:r>
          </w:p>
        </w:tc>
        <w:tc>
          <w:tcPr>
            <w:tcW w:w="950" w:type="dxa"/>
          </w:tcPr>
          <w:p w:rsidR="0003027F" w:rsidRPr="00D64294" w:rsidRDefault="0003027F" w:rsidP="00D95894">
            <w:pPr>
              <w:pStyle w:val="NormalArial"/>
            </w:pPr>
            <w:r>
              <w:t>M</w:t>
            </w:r>
          </w:p>
        </w:tc>
        <w:tc>
          <w:tcPr>
            <w:tcW w:w="845" w:type="dxa"/>
          </w:tcPr>
          <w:p w:rsidR="0003027F" w:rsidRPr="00D64294" w:rsidRDefault="0003027F" w:rsidP="00D95894">
            <w:pPr>
              <w:pStyle w:val="NormalArial"/>
            </w:pPr>
            <w:r>
              <w:t>X</w:t>
            </w:r>
          </w:p>
        </w:tc>
        <w:tc>
          <w:tcPr>
            <w:tcW w:w="634" w:type="dxa"/>
          </w:tcPr>
          <w:p w:rsidR="0003027F" w:rsidRPr="00D64294" w:rsidRDefault="0003027F" w:rsidP="00D95894">
            <w:pPr>
              <w:pStyle w:val="NormalArial"/>
            </w:pPr>
            <w:r>
              <w:t>C</w:t>
            </w:r>
          </w:p>
        </w:tc>
        <w:tc>
          <w:tcPr>
            <w:tcW w:w="961" w:type="dxa"/>
          </w:tcPr>
          <w:p w:rsidR="0003027F" w:rsidRPr="00D64294" w:rsidRDefault="0003027F" w:rsidP="00D95894">
            <w:pPr>
              <w:pStyle w:val="NormalArial"/>
            </w:pPr>
            <w:r>
              <w:t>X</w:t>
            </w:r>
          </w:p>
        </w:tc>
        <w:tc>
          <w:tcPr>
            <w:tcW w:w="644" w:type="dxa"/>
          </w:tcPr>
          <w:p w:rsidR="0003027F" w:rsidRPr="00D64294" w:rsidRDefault="0003027F" w:rsidP="00D95894">
            <w:pPr>
              <w:pStyle w:val="NormalArial"/>
            </w:pPr>
            <w:r>
              <w:t>C</w:t>
            </w:r>
          </w:p>
        </w:tc>
      </w:tr>
      <w:tr w:rsidR="0003027F" w:rsidRPr="00D64294" w:rsidTr="0046204A">
        <w:tc>
          <w:tcPr>
            <w:tcW w:w="1606" w:type="dxa"/>
          </w:tcPr>
          <w:p w:rsidR="0003027F" w:rsidRPr="0046204A" w:rsidRDefault="0003027F" w:rsidP="00CB3862">
            <w:pPr>
              <w:pStyle w:val="NormalArial"/>
              <w:rPr>
                <w:bCs/>
              </w:rPr>
            </w:pPr>
            <w:r w:rsidRPr="0046204A">
              <w:rPr>
                <w:bCs/>
              </w:rPr>
              <w:t>assurance</w:t>
            </w:r>
          </w:p>
        </w:tc>
        <w:tc>
          <w:tcPr>
            <w:tcW w:w="863" w:type="dxa"/>
          </w:tcPr>
          <w:p w:rsidR="0003027F" w:rsidRPr="00D64294" w:rsidRDefault="0003027F" w:rsidP="00D95894">
            <w:pPr>
              <w:pStyle w:val="NormalArial"/>
            </w:pPr>
            <w:r>
              <w:t>M</w:t>
            </w:r>
          </w:p>
        </w:tc>
        <w:tc>
          <w:tcPr>
            <w:tcW w:w="671" w:type="dxa"/>
          </w:tcPr>
          <w:p w:rsidR="0003027F" w:rsidRPr="00D64294" w:rsidRDefault="0003027F" w:rsidP="00D95894">
            <w:pPr>
              <w:pStyle w:val="NormalArial"/>
            </w:pPr>
            <w:r>
              <w:t>X</w:t>
            </w:r>
          </w:p>
        </w:tc>
        <w:tc>
          <w:tcPr>
            <w:tcW w:w="726" w:type="dxa"/>
          </w:tcPr>
          <w:p w:rsidR="0003027F" w:rsidRPr="00D64294" w:rsidRDefault="0003027F" w:rsidP="00D95894">
            <w:pPr>
              <w:pStyle w:val="NormalArial"/>
            </w:pPr>
            <w:r>
              <w:t>X</w:t>
            </w:r>
          </w:p>
        </w:tc>
        <w:tc>
          <w:tcPr>
            <w:tcW w:w="928" w:type="dxa"/>
          </w:tcPr>
          <w:p w:rsidR="0003027F" w:rsidRPr="00D64294" w:rsidRDefault="0003027F" w:rsidP="00D95894">
            <w:pPr>
              <w:pStyle w:val="NormalArial"/>
            </w:pPr>
            <w:r>
              <w:t>M</w:t>
            </w:r>
          </w:p>
        </w:tc>
        <w:tc>
          <w:tcPr>
            <w:tcW w:w="950" w:type="dxa"/>
          </w:tcPr>
          <w:p w:rsidR="0003027F" w:rsidRPr="00D64294" w:rsidRDefault="0003027F" w:rsidP="00D95894">
            <w:pPr>
              <w:pStyle w:val="NormalArial"/>
            </w:pPr>
            <w:r>
              <w:t>M</w:t>
            </w:r>
          </w:p>
        </w:tc>
        <w:tc>
          <w:tcPr>
            <w:tcW w:w="845" w:type="dxa"/>
          </w:tcPr>
          <w:p w:rsidR="0003027F" w:rsidRPr="00D64294" w:rsidRDefault="0003027F" w:rsidP="00D95894">
            <w:pPr>
              <w:pStyle w:val="NormalArial"/>
            </w:pPr>
            <w:r>
              <w:t>X</w:t>
            </w:r>
          </w:p>
        </w:tc>
        <w:tc>
          <w:tcPr>
            <w:tcW w:w="634" w:type="dxa"/>
          </w:tcPr>
          <w:p w:rsidR="0003027F" w:rsidRPr="00D64294" w:rsidRDefault="0003027F" w:rsidP="00D95894">
            <w:pPr>
              <w:pStyle w:val="NormalArial"/>
            </w:pPr>
            <w:r>
              <w:t>C</w:t>
            </w:r>
          </w:p>
        </w:tc>
        <w:tc>
          <w:tcPr>
            <w:tcW w:w="961" w:type="dxa"/>
          </w:tcPr>
          <w:p w:rsidR="0003027F" w:rsidRPr="00D64294" w:rsidRDefault="0003027F" w:rsidP="00D95894">
            <w:pPr>
              <w:pStyle w:val="NormalArial"/>
            </w:pPr>
            <w:r>
              <w:t>X</w:t>
            </w:r>
          </w:p>
        </w:tc>
        <w:tc>
          <w:tcPr>
            <w:tcW w:w="644" w:type="dxa"/>
          </w:tcPr>
          <w:p w:rsidR="0003027F" w:rsidRPr="00D64294" w:rsidRDefault="0003027F" w:rsidP="00D95894">
            <w:pPr>
              <w:pStyle w:val="NormalArial"/>
            </w:pPr>
            <w:r>
              <w:t>C</w:t>
            </w:r>
          </w:p>
        </w:tc>
      </w:tr>
      <w:tr w:rsidR="0003027F" w:rsidRPr="00D64294" w:rsidTr="0046204A">
        <w:tc>
          <w:tcPr>
            <w:tcW w:w="1606" w:type="dxa"/>
          </w:tcPr>
          <w:p w:rsidR="0003027F" w:rsidRPr="0046204A" w:rsidRDefault="00FD5A78" w:rsidP="00CB3862">
            <w:pPr>
              <w:pStyle w:val="NormalArial"/>
              <w:rPr>
                <w:bCs/>
              </w:rPr>
            </w:pPr>
            <w:r w:rsidRPr="0046204A">
              <w:rPr>
                <w:bCs/>
              </w:rPr>
              <w:t>S</w:t>
            </w:r>
            <w:r w:rsidR="0003027F" w:rsidRPr="0046204A">
              <w:rPr>
                <w:bCs/>
              </w:rPr>
              <w:t>ervice</w:t>
            </w:r>
          </w:p>
        </w:tc>
        <w:tc>
          <w:tcPr>
            <w:tcW w:w="863" w:type="dxa"/>
          </w:tcPr>
          <w:p w:rsidR="0003027F" w:rsidRPr="00D64294" w:rsidRDefault="0003027F" w:rsidP="00D95894">
            <w:pPr>
              <w:pStyle w:val="NormalArial"/>
            </w:pPr>
            <w:r>
              <w:t>M</w:t>
            </w:r>
          </w:p>
        </w:tc>
        <w:tc>
          <w:tcPr>
            <w:tcW w:w="671" w:type="dxa"/>
          </w:tcPr>
          <w:p w:rsidR="0003027F" w:rsidRPr="00D64294" w:rsidRDefault="0003027F" w:rsidP="00D95894">
            <w:pPr>
              <w:pStyle w:val="NormalArial"/>
            </w:pPr>
            <w:r>
              <w:t>X</w:t>
            </w:r>
          </w:p>
        </w:tc>
        <w:tc>
          <w:tcPr>
            <w:tcW w:w="726" w:type="dxa"/>
          </w:tcPr>
          <w:p w:rsidR="0003027F" w:rsidRPr="00D64294" w:rsidRDefault="0003027F" w:rsidP="00D95894">
            <w:pPr>
              <w:pStyle w:val="NormalArial"/>
            </w:pPr>
            <w:r>
              <w:t>X</w:t>
            </w:r>
          </w:p>
        </w:tc>
        <w:tc>
          <w:tcPr>
            <w:tcW w:w="928" w:type="dxa"/>
          </w:tcPr>
          <w:p w:rsidR="0003027F" w:rsidRPr="00D64294" w:rsidRDefault="0003027F" w:rsidP="00D95894">
            <w:pPr>
              <w:pStyle w:val="NormalArial"/>
            </w:pPr>
            <w:r>
              <w:t>M</w:t>
            </w:r>
          </w:p>
        </w:tc>
        <w:tc>
          <w:tcPr>
            <w:tcW w:w="950" w:type="dxa"/>
          </w:tcPr>
          <w:p w:rsidR="0003027F" w:rsidRPr="00D64294" w:rsidRDefault="0003027F" w:rsidP="00D95894">
            <w:pPr>
              <w:pStyle w:val="NormalArial"/>
            </w:pPr>
            <w:r>
              <w:t>M</w:t>
            </w:r>
          </w:p>
        </w:tc>
        <w:tc>
          <w:tcPr>
            <w:tcW w:w="845" w:type="dxa"/>
          </w:tcPr>
          <w:p w:rsidR="0003027F" w:rsidRPr="00D64294" w:rsidRDefault="0003027F" w:rsidP="00D95894">
            <w:pPr>
              <w:pStyle w:val="NormalArial"/>
            </w:pPr>
            <w:r>
              <w:t>X</w:t>
            </w:r>
          </w:p>
        </w:tc>
        <w:tc>
          <w:tcPr>
            <w:tcW w:w="634" w:type="dxa"/>
          </w:tcPr>
          <w:p w:rsidR="0003027F" w:rsidRPr="00D64294" w:rsidRDefault="0003027F" w:rsidP="00D95894">
            <w:pPr>
              <w:pStyle w:val="NormalArial"/>
            </w:pPr>
            <w:r>
              <w:t>C</w:t>
            </w:r>
          </w:p>
        </w:tc>
        <w:tc>
          <w:tcPr>
            <w:tcW w:w="961" w:type="dxa"/>
          </w:tcPr>
          <w:p w:rsidR="0003027F" w:rsidRPr="00D64294" w:rsidRDefault="0003027F" w:rsidP="00D95894">
            <w:pPr>
              <w:pStyle w:val="NormalArial"/>
            </w:pPr>
            <w:r>
              <w:t>X</w:t>
            </w:r>
          </w:p>
        </w:tc>
        <w:tc>
          <w:tcPr>
            <w:tcW w:w="644" w:type="dxa"/>
          </w:tcPr>
          <w:p w:rsidR="0003027F" w:rsidRPr="00D64294" w:rsidRDefault="0003027F" w:rsidP="00D95894">
            <w:pPr>
              <w:pStyle w:val="NormalArial"/>
            </w:pPr>
            <w:r>
              <w:t>C</w:t>
            </w:r>
          </w:p>
        </w:tc>
      </w:tr>
      <w:tr w:rsidR="0003027F" w:rsidRPr="00D64294" w:rsidTr="0046204A">
        <w:tc>
          <w:tcPr>
            <w:tcW w:w="1606" w:type="dxa"/>
          </w:tcPr>
          <w:p w:rsidR="0003027F" w:rsidRPr="0046204A" w:rsidRDefault="0003027F" w:rsidP="00CB3862">
            <w:pPr>
              <w:pStyle w:val="NormalArial"/>
              <w:rPr>
                <w:bCs/>
              </w:rPr>
            </w:pPr>
            <w:r w:rsidRPr="0046204A">
              <w:rPr>
                <w:bCs/>
              </w:rPr>
              <w:t>commentaire</w:t>
            </w:r>
          </w:p>
        </w:tc>
        <w:tc>
          <w:tcPr>
            <w:tcW w:w="863" w:type="dxa"/>
          </w:tcPr>
          <w:p w:rsidR="0003027F" w:rsidRPr="00D64294" w:rsidRDefault="0003027F" w:rsidP="00D95894">
            <w:pPr>
              <w:pStyle w:val="NormalArial"/>
            </w:pPr>
            <w:r>
              <w:t>M</w:t>
            </w:r>
          </w:p>
        </w:tc>
        <w:tc>
          <w:tcPr>
            <w:tcW w:w="671" w:type="dxa"/>
          </w:tcPr>
          <w:p w:rsidR="0003027F" w:rsidRPr="00D64294" w:rsidRDefault="0003027F" w:rsidP="00D95894">
            <w:pPr>
              <w:pStyle w:val="NormalArial"/>
            </w:pPr>
            <w:r>
              <w:t>X</w:t>
            </w:r>
          </w:p>
        </w:tc>
        <w:tc>
          <w:tcPr>
            <w:tcW w:w="726" w:type="dxa"/>
          </w:tcPr>
          <w:p w:rsidR="0003027F" w:rsidRPr="00D64294" w:rsidRDefault="0003027F" w:rsidP="00D95894">
            <w:pPr>
              <w:pStyle w:val="NormalArial"/>
            </w:pPr>
            <w:r>
              <w:t>X</w:t>
            </w:r>
          </w:p>
        </w:tc>
        <w:tc>
          <w:tcPr>
            <w:tcW w:w="928" w:type="dxa"/>
          </w:tcPr>
          <w:p w:rsidR="0003027F" w:rsidRPr="00D64294" w:rsidRDefault="0003027F" w:rsidP="00D95894">
            <w:pPr>
              <w:pStyle w:val="NormalArial"/>
            </w:pPr>
            <w:r>
              <w:t>M</w:t>
            </w:r>
          </w:p>
        </w:tc>
        <w:tc>
          <w:tcPr>
            <w:tcW w:w="950" w:type="dxa"/>
          </w:tcPr>
          <w:p w:rsidR="0003027F" w:rsidRPr="00D64294" w:rsidRDefault="0003027F" w:rsidP="00D95894">
            <w:pPr>
              <w:pStyle w:val="NormalArial"/>
            </w:pPr>
            <w:r>
              <w:t>M</w:t>
            </w:r>
          </w:p>
        </w:tc>
        <w:tc>
          <w:tcPr>
            <w:tcW w:w="845" w:type="dxa"/>
          </w:tcPr>
          <w:p w:rsidR="0003027F" w:rsidRPr="00D64294" w:rsidRDefault="0003027F" w:rsidP="00D95894">
            <w:pPr>
              <w:pStyle w:val="NormalArial"/>
            </w:pPr>
            <w:r>
              <w:t>X</w:t>
            </w:r>
          </w:p>
        </w:tc>
        <w:tc>
          <w:tcPr>
            <w:tcW w:w="634" w:type="dxa"/>
          </w:tcPr>
          <w:p w:rsidR="0003027F" w:rsidRPr="00D64294" w:rsidRDefault="0003027F" w:rsidP="00D95894">
            <w:pPr>
              <w:pStyle w:val="NormalArial"/>
            </w:pPr>
            <w:r>
              <w:t>C</w:t>
            </w:r>
          </w:p>
        </w:tc>
        <w:tc>
          <w:tcPr>
            <w:tcW w:w="961" w:type="dxa"/>
          </w:tcPr>
          <w:p w:rsidR="0003027F" w:rsidRPr="00D64294" w:rsidRDefault="0003027F" w:rsidP="00D95894">
            <w:pPr>
              <w:pStyle w:val="NormalArial"/>
            </w:pPr>
            <w:r>
              <w:t>X</w:t>
            </w:r>
          </w:p>
        </w:tc>
        <w:tc>
          <w:tcPr>
            <w:tcW w:w="644" w:type="dxa"/>
          </w:tcPr>
          <w:p w:rsidR="0003027F" w:rsidRPr="00D64294" w:rsidRDefault="0003027F" w:rsidP="00D95894">
            <w:pPr>
              <w:pStyle w:val="NormalArial"/>
            </w:pPr>
            <w:r>
              <w:t>C</w:t>
            </w:r>
          </w:p>
        </w:tc>
      </w:tr>
    </w:tbl>
    <w:p w:rsidR="00CB3862" w:rsidRDefault="00CB3862" w:rsidP="00CB3862">
      <w:pPr>
        <w:pStyle w:val="NormalArial"/>
      </w:pPr>
    </w:p>
    <w:p w:rsidR="00CB3862" w:rsidRDefault="00CB3862" w:rsidP="00CB3862">
      <w:pPr>
        <w:pStyle w:val="NormalArial"/>
      </w:pPr>
    </w:p>
    <w:p w:rsidR="00CB3862" w:rsidRPr="004452ED" w:rsidRDefault="00CB3862" w:rsidP="00CB3862">
      <w:pPr>
        <w:pStyle w:val="Titre4bis"/>
      </w:pPr>
      <w:r>
        <w:t xml:space="preserve">Scénario 1 – Ajouter </w:t>
      </w:r>
      <w:r w:rsidR="00241E47">
        <w:t>un accès véhicule</w:t>
      </w:r>
    </w:p>
    <w:p w:rsidR="00CB3862" w:rsidRDefault="00CB3862" w:rsidP="00CB3862">
      <w:pPr>
        <w:pStyle w:val="NormalArial"/>
        <w:numPr>
          <w:ilvl w:val="0"/>
          <w:numId w:val="158"/>
        </w:numPr>
      </w:pPr>
      <w:r>
        <w:t>L'acteur accède à la fiche personne</w:t>
      </w:r>
    </w:p>
    <w:p w:rsidR="00CB3862" w:rsidRDefault="00CB3862" w:rsidP="00CB3862">
      <w:pPr>
        <w:pStyle w:val="NormalArial"/>
        <w:numPr>
          <w:ilvl w:val="0"/>
          <w:numId w:val="158"/>
        </w:numPr>
      </w:pPr>
      <w:r>
        <w:t xml:space="preserve">L'acteur clique sur l'onglet </w:t>
      </w:r>
      <w:r w:rsidR="00241E47">
        <w:t>Véhicule</w:t>
      </w:r>
    </w:p>
    <w:p w:rsidR="00BC5C4A" w:rsidRDefault="00BC5C4A" w:rsidP="00CB3862">
      <w:pPr>
        <w:pStyle w:val="NormalArial"/>
        <w:numPr>
          <w:ilvl w:val="0"/>
          <w:numId w:val="158"/>
        </w:numPr>
      </w:pPr>
      <w:r>
        <w:t>Le système affiche le tableau des accès véhicule</w:t>
      </w:r>
    </w:p>
    <w:p w:rsidR="00BC5C4A" w:rsidRDefault="00CB3862" w:rsidP="00CB3862">
      <w:pPr>
        <w:pStyle w:val="NormalArial"/>
        <w:numPr>
          <w:ilvl w:val="0"/>
          <w:numId w:val="158"/>
        </w:numPr>
      </w:pPr>
      <w:r>
        <w:t xml:space="preserve">L'acteur </w:t>
      </w:r>
      <w:r w:rsidR="00BC5C4A">
        <w:t>clique sur le bouton Créer</w:t>
      </w:r>
    </w:p>
    <w:p w:rsidR="00BC5C4A" w:rsidRDefault="00BC5C4A" w:rsidP="00CB3862">
      <w:pPr>
        <w:pStyle w:val="NormalArial"/>
        <w:numPr>
          <w:ilvl w:val="0"/>
          <w:numId w:val="158"/>
        </w:numPr>
      </w:pPr>
      <w:r>
        <w:t>Le système affiche un pop-up pour saisir les données d'un nouvel accès véhicule</w:t>
      </w:r>
    </w:p>
    <w:p w:rsidR="00BC5C4A" w:rsidRDefault="00BC5C4A" w:rsidP="00CB3862">
      <w:pPr>
        <w:pStyle w:val="NormalArial"/>
        <w:numPr>
          <w:ilvl w:val="0"/>
          <w:numId w:val="158"/>
        </w:numPr>
      </w:pPr>
      <w:r>
        <w:t>L'acteur saisit les données et valide</w:t>
      </w:r>
      <w:r w:rsidR="00876970">
        <w:t xml:space="preserve"> pour le centre courant</w:t>
      </w:r>
    </w:p>
    <w:p w:rsidR="00CB3862" w:rsidRDefault="00BC5C4A" w:rsidP="00CB3862">
      <w:pPr>
        <w:pStyle w:val="NormalArial"/>
        <w:numPr>
          <w:ilvl w:val="0"/>
          <w:numId w:val="158"/>
        </w:numPr>
      </w:pPr>
      <w:r>
        <w:t xml:space="preserve">Le système ferme </w:t>
      </w:r>
      <w:r w:rsidR="00E5308E">
        <w:t>le pop-up</w:t>
      </w:r>
      <w:r>
        <w:t xml:space="preserve"> et ajoute le nouvel accès véhicule au tableau</w:t>
      </w:r>
    </w:p>
    <w:p w:rsidR="00CB3862" w:rsidRDefault="00CB3862" w:rsidP="00CB3862">
      <w:pPr>
        <w:pStyle w:val="NormalArial"/>
      </w:pPr>
    </w:p>
    <w:p w:rsidR="00CB3862" w:rsidRPr="004452ED" w:rsidRDefault="00CB3862" w:rsidP="00CB3862">
      <w:pPr>
        <w:pStyle w:val="Titre4bis"/>
      </w:pPr>
      <w:r>
        <w:t xml:space="preserve">Scénario 2 – Modifier </w:t>
      </w:r>
      <w:r w:rsidR="00241E47">
        <w:t>un accès véhicule</w:t>
      </w:r>
    </w:p>
    <w:p w:rsidR="00CB3862" w:rsidRDefault="00CB3862" w:rsidP="00CB3862">
      <w:pPr>
        <w:pStyle w:val="NormalArial"/>
        <w:numPr>
          <w:ilvl w:val="0"/>
          <w:numId w:val="158"/>
        </w:numPr>
      </w:pPr>
      <w:r>
        <w:t>L'acteur accède à la fiche personne</w:t>
      </w:r>
    </w:p>
    <w:p w:rsidR="00241E47" w:rsidRDefault="00241E47" w:rsidP="00241E47">
      <w:pPr>
        <w:pStyle w:val="NormalArial"/>
        <w:numPr>
          <w:ilvl w:val="0"/>
          <w:numId w:val="158"/>
        </w:numPr>
      </w:pPr>
      <w:r>
        <w:t>L'acteur clique sur l'onglet Véhicule</w:t>
      </w:r>
    </w:p>
    <w:p w:rsidR="00B65529" w:rsidRDefault="00B65529" w:rsidP="00B65529">
      <w:pPr>
        <w:pStyle w:val="NormalArial"/>
        <w:numPr>
          <w:ilvl w:val="0"/>
          <w:numId w:val="158"/>
        </w:numPr>
      </w:pPr>
      <w:r>
        <w:t>Le système affiche le tableau des accès véhicule</w:t>
      </w:r>
    </w:p>
    <w:p w:rsidR="00CB3862" w:rsidRDefault="00CB3862" w:rsidP="00CB3862">
      <w:pPr>
        <w:pStyle w:val="NormalArial"/>
        <w:numPr>
          <w:ilvl w:val="0"/>
          <w:numId w:val="158"/>
        </w:numPr>
      </w:pPr>
      <w:r>
        <w:t>L'acteur clique sur une ligne</w:t>
      </w:r>
    </w:p>
    <w:p w:rsidR="00B65529" w:rsidRDefault="00B65529" w:rsidP="00B65529">
      <w:pPr>
        <w:pStyle w:val="NormalArial"/>
        <w:numPr>
          <w:ilvl w:val="0"/>
          <w:numId w:val="158"/>
        </w:numPr>
      </w:pPr>
      <w:r>
        <w:t>Le système affiche un pop-up pré-remplie pour modifier les données de l'accès véhicule</w:t>
      </w:r>
    </w:p>
    <w:p w:rsidR="00B65529" w:rsidRDefault="00B65529" w:rsidP="00B65529">
      <w:pPr>
        <w:pStyle w:val="NormalArial"/>
        <w:numPr>
          <w:ilvl w:val="0"/>
          <w:numId w:val="158"/>
        </w:numPr>
      </w:pPr>
      <w:r>
        <w:t xml:space="preserve">L'acteur modifie les données dans </w:t>
      </w:r>
      <w:r w:rsidR="00E5308E">
        <w:t>le pop-up</w:t>
      </w:r>
      <w:r>
        <w:t xml:space="preserve"> et valide</w:t>
      </w:r>
    </w:p>
    <w:p w:rsidR="00B65529" w:rsidRDefault="00B65529" w:rsidP="00B65529">
      <w:pPr>
        <w:pStyle w:val="NormalArial"/>
        <w:numPr>
          <w:ilvl w:val="0"/>
          <w:numId w:val="158"/>
        </w:numPr>
      </w:pPr>
      <w:r>
        <w:t xml:space="preserve">Le système ferme </w:t>
      </w:r>
      <w:r w:rsidR="00E5308E">
        <w:t>le pop-up</w:t>
      </w:r>
      <w:r>
        <w:t xml:space="preserve"> et met à jour les données de la ligne du tableau</w:t>
      </w:r>
    </w:p>
    <w:p w:rsidR="00CB3862" w:rsidRDefault="00CB3862" w:rsidP="00CB3862">
      <w:pPr>
        <w:pStyle w:val="NormalArial"/>
      </w:pPr>
    </w:p>
    <w:p w:rsidR="00CB3862" w:rsidRPr="004452ED" w:rsidRDefault="00CB3862" w:rsidP="00CB3862">
      <w:pPr>
        <w:pStyle w:val="Titre4bis"/>
      </w:pPr>
      <w:r>
        <w:t xml:space="preserve">Scénario 3 – Supprimer </w:t>
      </w:r>
      <w:r w:rsidR="00241E47">
        <w:t>un accès véhicule</w:t>
      </w:r>
    </w:p>
    <w:p w:rsidR="00CB3862" w:rsidRDefault="00CB3862" w:rsidP="00CB3862">
      <w:pPr>
        <w:pStyle w:val="NormalArial"/>
        <w:numPr>
          <w:ilvl w:val="0"/>
          <w:numId w:val="158"/>
        </w:numPr>
      </w:pPr>
      <w:r>
        <w:t>L'acteur accède à la fiche personne</w:t>
      </w:r>
    </w:p>
    <w:p w:rsidR="00FC54CC" w:rsidRDefault="00FC54CC" w:rsidP="00FC54CC">
      <w:pPr>
        <w:pStyle w:val="NormalArial"/>
        <w:numPr>
          <w:ilvl w:val="0"/>
          <w:numId w:val="158"/>
        </w:numPr>
      </w:pPr>
      <w:r>
        <w:t>L'acteur clique sur l'onglet Véhicule</w:t>
      </w:r>
    </w:p>
    <w:p w:rsidR="00B65529" w:rsidRDefault="00B65529" w:rsidP="00B65529">
      <w:pPr>
        <w:pStyle w:val="NormalArial"/>
        <w:numPr>
          <w:ilvl w:val="0"/>
          <w:numId w:val="158"/>
        </w:numPr>
      </w:pPr>
      <w:r>
        <w:t>Le système affiche le tableau des accès véhicule</w:t>
      </w:r>
    </w:p>
    <w:p w:rsidR="00CB3862" w:rsidRDefault="00CB3862" w:rsidP="00CB3862">
      <w:pPr>
        <w:pStyle w:val="NormalArial"/>
        <w:numPr>
          <w:ilvl w:val="0"/>
          <w:numId w:val="158"/>
        </w:numPr>
      </w:pPr>
      <w:r>
        <w:lastRenderedPageBreak/>
        <w:t>L'acteur clique sur le bouton Supprimer d'une ligne</w:t>
      </w:r>
    </w:p>
    <w:p w:rsidR="00CB3862" w:rsidRDefault="00CB3862" w:rsidP="00CB3862">
      <w:pPr>
        <w:pStyle w:val="NormalArial"/>
        <w:numPr>
          <w:ilvl w:val="0"/>
          <w:numId w:val="158"/>
        </w:numPr>
      </w:pPr>
      <w:r>
        <w:t xml:space="preserve">Le système supprime la ligne du tableau. </w:t>
      </w:r>
    </w:p>
    <w:p w:rsidR="006C6A84" w:rsidRPr="00AE0502" w:rsidRDefault="006C6A84" w:rsidP="0089049A">
      <w:pPr>
        <w:pStyle w:val="NormalArial"/>
      </w:pPr>
    </w:p>
    <w:p w:rsidR="00807643" w:rsidRDefault="00807643" w:rsidP="005A2ADC">
      <w:pPr>
        <w:pStyle w:val="Titre1"/>
      </w:pPr>
      <w:bookmarkStart w:id="4736" w:name="_Toc292454235"/>
      <w:bookmarkStart w:id="4737" w:name="_Toc284426257"/>
      <w:bookmarkEnd w:id="4668"/>
      <w:r>
        <w:lastRenderedPageBreak/>
        <w:t>tRAITEMENTS AUTOMATIQUES</w:t>
      </w:r>
      <w:bookmarkEnd w:id="4736"/>
    </w:p>
    <w:p w:rsidR="00F74278" w:rsidRDefault="00F74278" w:rsidP="00807643">
      <w:pPr>
        <w:pStyle w:val="Titre2"/>
      </w:pPr>
      <w:bookmarkStart w:id="4738" w:name="_Toc292454236"/>
      <w:r>
        <w:t>Suppressions automatiques</w:t>
      </w:r>
      <w:bookmarkEnd w:id="4738"/>
    </w:p>
    <w:p w:rsidR="005A2ADC" w:rsidRPr="005A2ADC" w:rsidRDefault="00AC34CF" w:rsidP="00807643">
      <w:pPr>
        <w:pStyle w:val="NormalArial"/>
      </w:pPr>
      <w:r>
        <w:t>Tous les mois</w:t>
      </w:r>
      <w:r w:rsidR="005A2ADC" w:rsidRPr="005A2ADC">
        <w:t>, un traitement batch est lancé afin de faire les suppressions automatiques requises dans la base de données Pégase.</w:t>
      </w:r>
    </w:p>
    <w:p w:rsidR="00F74278" w:rsidRDefault="00F74278" w:rsidP="00807643">
      <w:pPr>
        <w:pStyle w:val="Titre3"/>
      </w:pPr>
      <w:bookmarkStart w:id="4739" w:name="_Toc292454237"/>
      <w:r>
        <w:t>Suppression automatique des personnes</w:t>
      </w:r>
      <w:bookmarkEnd w:id="4739"/>
      <w:ins w:id="4740" w:author="WAWSZCZYK Eric WEBNET" w:date="2011-08-25T12:48:00Z">
        <w:r w:rsidR="009652C3">
          <w:t xml:space="preserve"> (Evolution RF035)</w:t>
        </w:r>
      </w:ins>
    </w:p>
    <w:p w:rsidR="008F7F9B" w:rsidRDefault="005A2ADC">
      <w:pPr>
        <w:pStyle w:val="NormalArial"/>
        <w:numPr>
          <w:ilvl w:val="0"/>
          <w:numId w:val="161"/>
        </w:numPr>
        <w:jc w:val="both"/>
        <w:rPr>
          <w:ins w:id="4741" w:author="WAWSZCZYK Eric WEBNET" w:date="2011-08-25T12:42:00Z"/>
        </w:rPr>
        <w:pPrChange w:id="4742" w:author="WAWSZCZYK Eric WEBNET" w:date="2011-08-25T12:46:00Z">
          <w:pPr>
            <w:pStyle w:val="NormalArial"/>
            <w:numPr>
              <w:numId w:val="161"/>
            </w:numPr>
            <w:tabs>
              <w:tab w:val="num" w:pos="720"/>
            </w:tabs>
            <w:ind w:left="720" w:hanging="360"/>
          </w:pPr>
        </w:pPrChange>
      </w:pPr>
      <w:r>
        <w:t xml:space="preserve">Le système recherche pour chaque personne dont </w:t>
      </w:r>
    </w:p>
    <w:p w:rsidR="008F7F9B" w:rsidRDefault="005A2ADC">
      <w:pPr>
        <w:pStyle w:val="NormalArial"/>
        <w:numPr>
          <w:ilvl w:val="1"/>
          <w:numId w:val="161"/>
        </w:numPr>
        <w:jc w:val="both"/>
        <w:rPr>
          <w:ins w:id="4743" w:author="WAWSZCZYK Eric WEBNET" w:date="2011-08-25T12:43:00Z"/>
        </w:rPr>
        <w:pPrChange w:id="4744" w:author="WAWSZCZYK Eric WEBNET" w:date="2011-08-25T12:46:00Z">
          <w:pPr>
            <w:pStyle w:val="NormalArial"/>
            <w:numPr>
              <w:numId w:val="161"/>
            </w:numPr>
            <w:tabs>
              <w:tab w:val="num" w:pos="720"/>
            </w:tabs>
            <w:ind w:left="720" w:hanging="360"/>
          </w:pPr>
        </w:pPrChange>
      </w:pPr>
      <w:r>
        <w:t xml:space="preserve">le statut est différent du statut "CDI CEA" </w:t>
      </w:r>
      <w:del w:id="4745" w:author="WAWSZCZYK Eric WEBNET" w:date="2011-08-25T12:43:00Z">
        <w:r w:rsidDel="00AD3200">
          <w:delText>la</w:delText>
        </w:r>
      </w:del>
      <w:r>
        <w:t xml:space="preserve"> </w:t>
      </w:r>
      <w:del w:id="4746" w:author="WAWSZCZYK Eric WEBNET" w:date="2011-08-25T12:43:00Z">
        <w:r w:rsidDel="00AD3200">
          <w:delText xml:space="preserve">date de fin de validité de badge la plus éloignée dans le futur. Si cette </w:delText>
        </w:r>
      </w:del>
      <w:ins w:id="4747" w:author="WAWSZCZYK Eric WEBNET" w:date="2011-08-25T12:43:00Z">
        <w:r w:rsidR="00AD3200">
          <w:t xml:space="preserve"> </w:t>
        </w:r>
      </w:ins>
    </w:p>
    <w:p w:rsidR="008F7F9B" w:rsidRPr="008F7F9B" w:rsidRDefault="00AD3200">
      <w:pPr>
        <w:pStyle w:val="NormalArial"/>
        <w:numPr>
          <w:ilvl w:val="1"/>
          <w:numId w:val="161"/>
        </w:numPr>
        <w:autoSpaceDE w:val="0"/>
        <w:autoSpaceDN w:val="0"/>
        <w:adjustRightInd w:val="0"/>
        <w:jc w:val="both"/>
        <w:rPr>
          <w:ins w:id="4748" w:author="WAWSZCZYK Eric WEBNET" w:date="2011-08-25T12:45:00Z"/>
          <w:i/>
          <w:iCs/>
          <w:sz w:val="22"/>
          <w:szCs w:val="22"/>
          <w:rPrChange w:id="4749" w:author="WAWSZCZYK Eric WEBNET" w:date="2011-08-25T12:45:00Z">
            <w:rPr>
              <w:ins w:id="4750" w:author="WAWSZCZYK Eric WEBNET" w:date="2011-08-25T12:45:00Z"/>
            </w:rPr>
          </w:rPrChange>
        </w:rPr>
        <w:pPrChange w:id="4751" w:author="WAWSZCZYK Eric WEBNET" w:date="2011-08-25T12:46:00Z">
          <w:pPr>
            <w:autoSpaceDE w:val="0"/>
            <w:autoSpaceDN w:val="0"/>
            <w:adjustRightInd w:val="0"/>
          </w:pPr>
        </w:pPrChange>
      </w:pPr>
      <w:ins w:id="4752" w:author="WAWSZCZYK Eric WEBNET" w:date="2011-08-25T12:43:00Z">
        <w:r>
          <w:t xml:space="preserve">la </w:t>
        </w:r>
      </w:ins>
      <w:r w:rsidR="005A2ADC">
        <w:t xml:space="preserve">date de fin de validité + </w:t>
      </w:r>
      <w:r w:rsidR="009827C2">
        <w:t>le nombre d’années spécifié</w:t>
      </w:r>
      <w:r w:rsidR="00BC12D5">
        <w:t xml:space="preserve"> dans la table de paramétrage</w:t>
      </w:r>
      <w:r w:rsidR="005A2ADC">
        <w:t>)</w:t>
      </w:r>
      <w:ins w:id="4753" w:author="WAWSZCZYK Eric WEBNET" w:date="2011-08-25T12:46:00Z">
        <w:r w:rsidR="00AE0E75">
          <w:t xml:space="preserve"> </w:t>
        </w:r>
      </w:ins>
      <w:r w:rsidR="001C394C">
        <w:t xml:space="preserve">– 1 mois </w:t>
      </w:r>
      <w:r w:rsidR="005A2ADC">
        <w:t>est antérieure à la date du jour</w:t>
      </w:r>
      <w:ins w:id="4754" w:author="WAWSZCZYK Eric WEBNET" w:date="2011-08-25T12:46:00Z">
        <w:r w:rsidR="00AE0E75" w:rsidRPr="00AE0E75">
          <w:t>.</w:t>
        </w:r>
      </w:ins>
      <w:del w:id="4755" w:author="WAWSZCZYK Eric WEBNET" w:date="2011-08-25T12:46:00Z">
        <w:r w:rsidR="005A2ADC" w:rsidRPr="00AE0E75" w:rsidDel="00AE0E75">
          <w:delText>,</w:delText>
        </w:r>
      </w:del>
      <w:ins w:id="4756" w:author="WAWSZCZYK Eric WEBNET" w:date="2011-08-25T12:46:00Z">
        <w:r w:rsidR="00AE0E75" w:rsidRPr="00AE0E75">
          <w:t xml:space="preserve"> </w:t>
        </w:r>
        <w:r w:rsidR="008F7F9B" w:rsidRPr="008F7F9B">
          <w:rPr>
            <w:i/>
            <w:iCs/>
            <w:rPrChange w:id="4757" w:author="WAWSZCZYK Eric WEBNET" w:date="2011-08-25T12:46:00Z">
              <w:rPr>
                <w:i/>
                <w:iCs/>
                <w:sz w:val="22"/>
                <w:szCs w:val="22"/>
              </w:rPr>
            </w:rPrChange>
          </w:rPr>
          <w:t>Si la personne a plusieurs badges, le test doit porter sur la date de validité la plus récente</w:t>
        </w:r>
      </w:ins>
      <w:r w:rsidR="005A2ADC">
        <w:t xml:space="preserve"> </w:t>
      </w:r>
    </w:p>
    <w:p w:rsidR="008F7F9B" w:rsidRDefault="008F7F9B">
      <w:pPr>
        <w:pStyle w:val="NormalArial"/>
        <w:numPr>
          <w:ilvl w:val="1"/>
          <w:numId w:val="161"/>
        </w:numPr>
        <w:autoSpaceDE w:val="0"/>
        <w:autoSpaceDN w:val="0"/>
        <w:adjustRightInd w:val="0"/>
        <w:jc w:val="both"/>
        <w:rPr>
          <w:ins w:id="4758" w:author="WAWSZCZYK Eric WEBNET" w:date="2011-08-25T12:46:00Z"/>
        </w:rPr>
        <w:pPrChange w:id="4759" w:author="WAWSZCZYK Eric WEBNET" w:date="2011-08-25T12:46:00Z">
          <w:pPr>
            <w:pStyle w:val="NormalArial"/>
            <w:numPr>
              <w:numId w:val="161"/>
            </w:numPr>
            <w:tabs>
              <w:tab w:val="num" w:pos="720"/>
            </w:tabs>
            <w:ind w:left="720" w:hanging="360"/>
          </w:pPr>
        </w:pPrChange>
      </w:pPr>
      <w:ins w:id="4760" w:author="WAWSZCZYK Eric WEBNET" w:date="2011-08-25T12:45:00Z">
        <w:r w:rsidRPr="008F7F9B">
          <w:rPr>
            <w:i/>
            <w:iCs/>
            <w:rPrChange w:id="4761" w:author="WAWSZCZYK Eric WEBNET" w:date="2011-08-25T12:45:00Z">
              <w:rPr>
                <w:i/>
                <w:iCs/>
                <w:sz w:val="22"/>
                <w:szCs w:val="22"/>
              </w:rPr>
            </w:rPrChange>
          </w:rPr>
          <w:t>tous les avis FSD (tous types et tous centres confondus) sont périmés ou sans avis FSD</w:t>
        </w:r>
      </w:ins>
    </w:p>
    <w:p w:rsidR="008F7F9B" w:rsidRDefault="00AD3200">
      <w:pPr>
        <w:pStyle w:val="NormalArial"/>
        <w:autoSpaceDE w:val="0"/>
        <w:autoSpaceDN w:val="0"/>
        <w:adjustRightInd w:val="0"/>
        <w:jc w:val="both"/>
        <w:rPr>
          <w:ins w:id="4762" w:author="WAWSZCZYK Eric WEBNET" w:date="2011-08-25T12:44:00Z"/>
        </w:rPr>
        <w:pPrChange w:id="4763" w:author="WAWSZCZYK Eric WEBNET" w:date="2011-08-25T12:46:00Z">
          <w:pPr>
            <w:pStyle w:val="NormalArial"/>
            <w:numPr>
              <w:numId w:val="161"/>
            </w:numPr>
            <w:tabs>
              <w:tab w:val="num" w:pos="720"/>
            </w:tabs>
            <w:ind w:left="720" w:hanging="360"/>
          </w:pPr>
        </w:pPrChange>
      </w:pPr>
      <w:ins w:id="4764" w:author="WAWSZCZYK Eric WEBNET" w:date="2011-08-25T12:45:00Z">
        <w:r w:rsidRPr="00AD3200">
          <w:rPr>
            <w:i/>
            <w:iCs/>
            <w:sz w:val="22"/>
            <w:szCs w:val="22"/>
          </w:rPr>
          <w:t>.</w:t>
        </w:r>
      </w:ins>
    </w:p>
    <w:p w:rsidR="008F7F9B" w:rsidRDefault="00AD3200">
      <w:pPr>
        <w:pStyle w:val="NormalArial"/>
        <w:jc w:val="both"/>
        <w:rPr>
          <w:ins w:id="4765" w:author="WAWSZCZYK Eric WEBNET" w:date="2011-08-25T12:45:00Z"/>
        </w:rPr>
        <w:pPrChange w:id="4766" w:author="WAWSZCZYK Eric WEBNET" w:date="2011-08-25T12:46:00Z">
          <w:pPr>
            <w:pStyle w:val="NormalArial"/>
            <w:numPr>
              <w:numId w:val="161"/>
            </w:numPr>
            <w:tabs>
              <w:tab w:val="num" w:pos="720"/>
            </w:tabs>
            <w:ind w:left="720" w:hanging="360"/>
          </w:pPr>
        </w:pPrChange>
      </w:pPr>
      <w:ins w:id="4767" w:author="WAWSZCZYK Eric WEBNET" w:date="2011-08-25T12:44:00Z">
        <w:r>
          <w:sym w:font="Wingdings" w:char="F0E0"/>
        </w:r>
        <w:r>
          <w:t xml:space="preserve"> </w:t>
        </w:r>
      </w:ins>
      <w:r w:rsidR="005A2ADC">
        <w:t xml:space="preserve">on envoie un mail à l'administrateur centre du badge indiquant que la personne va être supprimée </w:t>
      </w:r>
      <w:r w:rsidR="001C394C">
        <w:t>le mois suivant.</w:t>
      </w:r>
    </w:p>
    <w:p w:rsidR="008F7F9B" w:rsidRDefault="008F7F9B">
      <w:pPr>
        <w:pStyle w:val="NormalArial"/>
        <w:pPrChange w:id="4768" w:author="WAWSZCZYK Eric WEBNET" w:date="2011-08-25T12:45:00Z">
          <w:pPr>
            <w:pStyle w:val="NormalArial"/>
            <w:numPr>
              <w:numId w:val="161"/>
            </w:numPr>
            <w:tabs>
              <w:tab w:val="num" w:pos="720"/>
            </w:tabs>
            <w:ind w:left="720" w:hanging="360"/>
          </w:pPr>
        </w:pPrChange>
      </w:pPr>
    </w:p>
    <w:p w:rsidR="009652C3" w:rsidRDefault="001C394C" w:rsidP="00807643">
      <w:pPr>
        <w:pStyle w:val="NormalArial"/>
        <w:numPr>
          <w:ilvl w:val="0"/>
          <w:numId w:val="161"/>
        </w:numPr>
        <w:rPr>
          <w:ins w:id="4769" w:author="WAWSZCZYK Eric WEBNET" w:date="2011-08-25T12:47:00Z"/>
        </w:rPr>
      </w:pPr>
      <w:r>
        <w:t xml:space="preserve">Le système recherche pour chaque personne dont </w:t>
      </w:r>
    </w:p>
    <w:p w:rsidR="008F7F9B" w:rsidRDefault="001C394C">
      <w:pPr>
        <w:pStyle w:val="NormalArial"/>
        <w:numPr>
          <w:ilvl w:val="1"/>
          <w:numId w:val="161"/>
        </w:numPr>
        <w:rPr>
          <w:ins w:id="4770" w:author="WAWSZCZYK Eric WEBNET" w:date="2011-08-25T12:47:00Z"/>
        </w:rPr>
        <w:pPrChange w:id="4771" w:author="WAWSZCZYK Eric WEBNET" w:date="2011-08-25T12:47:00Z">
          <w:pPr>
            <w:pStyle w:val="NormalArial"/>
            <w:numPr>
              <w:numId w:val="161"/>
            </w:numPr>
            <w:tabs>
              <w:tab w:val="num" w:pos="720"/>
            </w:tabs>
            <w:ind w:left="720" w:hanging="360"/>
          </w:pPr>
        </w:pPrChange>
      </w:pPr>
      <w:r>
        <w:t xml:space="preserve">le statut est différent du statut "CDI CEA" </w:t>
      </w:r>
    </w:p>
    <w:p w:rsidR="008F7F9B" w:rsidRDefault="001C394C">
      <w:pPr>
        <w:pStyle w:val="NormalArial"/>
        <w:numPr>
          <w:ilvl w:val="1"/>
          <w:numId w:val="161"/>
        </w:numPr>
        <w:rPr>
          <w:ins w:id="4772" w:author="WAWSZCZYK Eric WEBNET" w:date="2011-08-25T12:48:00Z"/>
        </w:rPr>
        <w:pPrChange w:id="4773" w:author="WAWSZCZYK Eric WEBNET" w:date="2011-08-25T12:47:00Z">
          <w:pPr>
            <w:pStyle w:val="NormalArial"/>
            <w:numPr>
              <w:numId w:val="161"/>
            </w:numPr>
            <w:tabs>
              <w:tab w:val="num" w:pos="720"/>
            </w:tabs>
            <w:ind w:left="720" w:hanging="360"/>
          </w:pPr>
        </w:pPrChange>
      </w:pPr>
      <w:del w:id="4774" w:author="WAWSZCZYK Eric WEBNET" w:date="2011-08-25T12:47:00Z">
        <w:r w:rsidDel="009652C3">
          <w:delText xml:space="preserve">la date de fin de validité de badge la plus éloignée dans le futur. Si cette </w:delText>
        </w:r>
      </w:del>
      <w:ins w:id="4775" w:author="WAWSZCZYK Eric WEBNET" w:date="2011-08-25T12:47:00Z">
        <w:r w:rsidR="009652C3">
          <w:t xml:space="preserve"> la</w:t>
        </w:r>
      </w:ins>
      <w:ins w:id="4776" w:author="WAWSZCZYK Eric WEBNET" w:date="2011-08-25T12:49:00Z">
        <w:r w:rsidR="009652C3">
          <w:t xml:space="preserve"> </w:t>
        </w:r>
      </w:ins>
      <w:r>
        <w:t>date de fin de validité + le nombre d'années spécifié dans la table de paramétrage est antérieure à la date du jour</w:t>
      </w:r>
      <w:ins w:id="4777" w:author="WAWSZCZYK Eric WEBNET" w:date="2011-08-25T12:49:00Z">
        <w:r w:rsidR="009652C3">
          <w:t xml:space="preserve">. </w:t>
        </w:r>
        <w:r w:rsidR="009652C3" w:rsidRPr="005D7CFB">
          <w:rPr>
            <w:i/>
            <w:iCs/>
          </w:rPr>
          <w:t>Si la personne a plusieurs badges, le test doit porter sur la date de validité la plus récente</w:t>
        </w:r>
      </w:ins>
    </w:p>
    <w:p w:rsidR="008F7F9B" w:rsidRDefault="009652C3">
      <w:pPr>
        <w:pStyle w:val="NormalArial"/>
        <w:numPr>
          <w:ilvl w:val="1"/>
          <w:numId w:val="161"/>
        </w:numPr>
        <w:autoSpaceDE w:val="0"/>
        <w:autoSpaceDN w:val="0"/>
        <w:adjustRightInd w:val="0"/>
        <w:jc w:val="both"/>
        <w:rPr>
          <w:ins w:id="4778" w:author="WAWSZCZYK Eric WEBNET" w:date="2011-08-25T12:47:00Z"/>
        </w:rPr>
        <w:pPrChange w:id="4779" w:author="WAWSZCZYK Eric WEBNET" w:date="2011-08-25T12:48:00Z">
          <w:pPr>
            <w:pStyle w:val="NormalArial"/>
            <w:numPr>
              <w:numId w:val="161"/>
            </w:numPr>
            <w:tabs>
              <w:tab w:val="num" w:pos="720"/>
            </w:tabs>
            <w:ind w:left="720" w:hanging="360"/>
          </w:pPr>
        </w:pPrChange>
      </w:pPr>
      <w:ins w:id="4780" w:author="WAWSZCZYK Eric WEBNET" w:date="2011-08-25T12:48:00Z">
        <w:r w:rsidRPr="005D7CFB">
          <w:rPr>
            <w:i/>
            <w:iCs/>
          </w:rPr>
          <w:t>tous les avis FSD (tous types et tous centres confondus) sont périmés ou sans avis FSD</w:t>
        </w:r>
      </w:ins>
      <w:del w:id="4781" w:author="WAWSZCZYK Eric WEBNET" w:date="2011-08-25T12:48:00Z">
        <w:r w:rsidR="001C394C" w:rsidDel="009652C3">
          <w:delText xml:space="preserve">, </w:delText>
        </w:r>
      </w:del>
    </w:p>
    <w:p w:rsidR="008F7F9B" w:rsidRDefault="008F7F9B">
      <w:pPr>
        <w:pStyle w:val="NormalArial"/>
        <w:rPr>
          <w:ins w:id="4782" w:author="WAWSZCZYK Eric WEBNET" w:date="2011-08-25T12:47:00Z"/>
        </w:rPr>
        <w:pPrChange w:id="4783" w:author="WAWSZCZYK Eric WEBNET" w:date="2011-08-25T12:47:00Z">
          <w:pPr>
            <w:pStyle w:val="NormalArial"/>
            <w:numPr>
              <w:numId w:val="161"/>
            </w:numPr>
            <w:tabs>
              <w:tab w:val="num" w:pos="720"/>
            </w:tabs>
            <w:ind w:left="720" w:hanging="360"/>
          </w:pPr>
        </w:pPrChange>
      </w:pPr>
    </w:p>
    <w:p w:rsidR="008F7F9B" w:rsidRDefault="009652C3">
      <w:pPr>
        <w:pStyle w:val="NormalArial"/>
        <w:rPr>
          <w:ins w:id="4784" w:author="WAWSZCZYK Eric WEBNET" w:date="2011-08-25T12:49:00Z"/>
        </w:rPr>
        <w:pPrChange w:id="4785" w:author="WAWSZCZYK Eric WEBNET" w:date="2011-08-25T12:47:00Z">
          <w:pPr>
            <w:pStyle w:val="NormalArial"/>
            <w:numPr>
              <w:numId w:val="161"/>
            </w:numPr>
            <w:tabs>
              <w:tab w:val="num" w:pos="720"/>
            </w:tabs>
            <w:ind w:left="720" w:hanging="360"/>
          </w:pPr>
        </w:pPrChange>
      </w:pPr>
      <w:ins w:id="4786" w:author="WAWSZCZYK Eric WEBNET" w:date="2011-08-25T12:47:00Z">
        <w:r>
          <w:sym w:font="Wingdings" w:char="F0E0"/>
        </w:r>
      </w:ins>
      <w:ins w:id="4787" w:author="WAWSZCZYK Eric WEBNET" w:date="2011-08-25T12:49:00Z">
        <w:r>
          <w:t xml:space="preserve"> </w:t>
        </w:r>
      </w:ins>
      <w:r w:rsidR="001C394C">
        <w:t>le</w:t>
      </w:r>
      <w:r w:rsidR="006D754C">
        <w:t xml:space="preserve"> système supprime </w:t>
      </w:r>
      <w:r w:rsidR="001C394C">
        <w:t xml:space="preserve">la </w:t>
      </w:r>
      <w:r w:rsidR="006D754C">
        <w:t xml:space="preserve">personne ainsi que toutes les informations </w:t>
      </w:r>
      <w:r w:rsidR="001C394C">
        <w:t xml:space="preserve">qui lui sont </w:t>
      </w:r>
      <w:r w:rsidR="006D754C">
        <w:t xml:space="preserve">rattachées pour tous les centres. </w:t>
      </w:r>
    </w:p>
    <w:p w:rsidR="008F7F9B" w:rsidRDefault="008F7F9B">
      <w:pPr>
        <w:pStyle w:val="NormalArial"/>
        <w:pPrChange w:id="4788" w:author="WAWSZCZYK Eric WEBNET" w:date="2011-08-25T12:47:00Z">
          <w:pPr>
            <w:pStyle w:val="NormalArial"/>
            <w:numPr>
              <w:numId w:val="161"/>
            </w:numPr>
            <w:tabs>
              <w:tab w:val="num" w:pos="720"/>
            </w:tabs>
            <w:ind w:left="720" w:hanging="360"/>
          </w:pPr>
        </w:pPrChange>
      </w:pPr>
    </w:p>
    <w:p w:rsidR="00F74278" w:rsidRDefault="00F74278" w:rsidP="00807643">
      <w:pPr>
        <w:pStyle w:val="Titre3"/>
      </w:pPr>
      <w:bookmarkStart w:id="4789" w:name="_Toc292454238"/>
      <w:r>
        <w:t>Suppression automatique concernant les avis FSD</w:t>
      </w:r>
      <w:bookmarkEnd w:id="4789"/>
    </w:p>
    <w:p w:rsidR="00F74278" w:rsidRDefault="00F74278" w:rsidP="00807643">
      <w:pPr>
        <w:pStyle w:val="Titre4"/>
      </w:pPr>
      <w:r>
        <w:t>Suppression automatique concernant les avis FSD</w:t>
      </w:r>
    </w:p>
    <w:p w:rsidR="006D754C" w:rsidRDefault="006D754C" w:rsidP="00807643">
      <w:pPr>
        <w:pStyle w:val="NormalArial"/>
        <w:numPr>
          <w:ilvl w:val="0"/>
          <w:numId w:val="162"/>
        </w:numPr>
      </w:pPr>
      <w:r>
        <w:t>Le système supprime les avis FSD de la table des avis FSD tels que :</w:t>
      </w:r>
    </w:p>
    <w:p w:rsidR="006D754C" w:rsidRDefault="006D754C" w:rsidP="00807643">
      <w:pPr>
        <w:pStyle w:val="NormalArial"/>
        <w:numPr>
          <w:ilvl w:val="1"/>
          <w:numId w:val="162"/>
        </w:numPr>
      </w:pPr>
      <w:r>
        <w:t xml:space="preserve">L'avis est du type LPE </w:t>
      </w:r>
      <w:r w:rsidR="0040486E">
        <w:t xml:space="preserve">et </w:t>
      </w:r>
      <w:r>
        <w:t xml:space="preserve">la date de péremption + 6 mois </w:t>
      </w:r>
      <w:r w:rsidR="00BC12D5">
        <w:t xml:space="preserve">(durée paramétrable dans la table de paramétrage) </w:t>
      </w:r>
      <w:r>
        <w:t>est antérieure à la date du jour</w:t>
      </w:r>
    </w:p>
    <w:p w:rsidR="006D754C" w:rsidRDefault="006D754C" w:rsidP="00807643">
      <w:pPr>
        <w:pStyle w:val="NormalArial"/>
        <w:numPr>
          <w:ilvl w:val="1"/>
          <w:numId w:val="162"/>
        </w:numPr>
      </w:pPr>
      <w:r>
        <w:t xml:space="preserve">L'avis n'est pas du type LPE est la date de péremption + 1 mois </w:t>
      </w:r>
      <w:r w:rsidR="00BC12D5">
        <w:t xml:space="preserve">(durée paramétrable dans la table de paramétrage) </w:t>
      </w:r>
      <w:r>
        <w:t>est antérieure à la date du jour</w:t>
      </w:r>
    </w:p>
    <w:p w:rsidR="00F74278" w:rsidRDefault="00F74278" w:rsidP="00807643">
      <w:pPr>
        <w:pStyle w:val="Titre4"/>
      </w:pPr>
      <w:r>
        <w:t>Suppression automatique du journal d'intégration des avis FSD</w:t>
      </w:r>
    </w:p>
    <w:p w:rsidR="006D754C" w:rsidRDefault="006D754C" w:rsidP="00807643">
      <w:pPr>
        <w:pStyle w:val="NormalArial"/>
        <w:numPr>
          <w:ilvl w:val="0"/>
          <w:numId w:val="162"/>
        </w:numPr>
      </w:pPr>
      <w:r>
        <w:t>Le système supprime les lignes dans la table des intégrations des avis FSD telles que :</w:t>
      </w:r>
    </w:p>
    <w:p w:rsidR="006D754C" w:rsidRDefault="006D754C" w:rsidP="00807643">
      <w:pPr>
        <w:pStyle w:val="NormalArial"/>
        <w:numPr>
          <w:ilvl w:val="1"/>
          <w:numId w:val="162"/>
        </w:numPr>
      </w:pPr>
      <w:r>
        <w:t>La date d'intégration de la ligne + 1 an est antérieure à la date du jour</w:t>
      </w:r>
    </w:p>
    <w:p w:rsidR="00F74278" w:rsidRDefault="00F74278" w:rsidP="00807643">
      <w:pPr>
        <w:pStyle w:val="Titre3"/>
      </w:pPr>
      <w:bookmarkStart w:id="4790" w:name="_Toc292454239"/>
      <w:r>
        <w:t>Suppression automatique des historiques</w:t>
      </w:r>
      <w:bookmarkEnd w:id="4790"/>
      <w:r w:rsidR="00CC055F">
        <w:t xml:space="preserve"> </w:t>
      </w:r>
    </w:p>
    <w:p w:rsidR="00F74278" w:rsidRDefault="00F74278" w:rsidP="00807643">
      <w:pPr>
        <w:pStyle w:val="Titre4"/>
      </w:pPr>
      <w:r>
        <w:t>Suppression automatique des historiques HNO</w:t>
      </w:r>
    </w:p>
    <w:p w:rsidR="006D754C" w:rsidRDefault="006D754C" w:rsidP="00807643">
      <w:pPr>
        <w:pStyle w:val="NormalArial"/>
        <w:numPr>
          <w:ilvl w:val="0"/>
          <w:numId w:val="162"/>
        </w:numPr>
      </w:pPr>
      <w:r>
        <w:t>Le système supprime les lignes dans la table d'historisation des HNO telles que</w:t>
      </w:r>
    </w:p>
    <w:p w:rsidR="006D754C" w:rsidRDefault="006D754C" w:rsidP="00807643">
      <w:pPr>
        <w:pStyle w:val="NormalArial"/>
        <w:numPr>
          <w:ilvl w:val="1"/>
          <w:numId w:val="162"/>
        </w:numPr>
      </w:pPr>
      <w:r>
        <w:lastRenderedPageBreak/>
        <w:t xml:space="preserve">La date </w:t>
      </w:r>
      <w:r w:rsidR="004F0992">
        <w:t>de péremption</w:t>
      </w:r>
      <w:r w:rsidR="00F932DB">
        <w:t xml:space="preserve"> </w:t>
      </w:r>
      <w:r>
        <w:t xml:space="preserve">de la ligne </w:t>
      </w:r>
      <w:r w:rsidR="007D62A9">
        <w:t xml:space="preserve">HNO </w:t>
      </w:r>
      <w:r>
        <w:t xml:space="preserve">+ 1 an </w:t>
      </w:r>
      <w:r w:rsidR="0023446C">
        <w:t xml:space="preserve">(durée paramétrable dans la table de paramétrage) </w:t>
      </w:r>
      <w:r>
        <w:t xml:space="preserve">est antérieure à la date du jour </w:t>
      </w:r>
    </w:p>
    <w:p w:rsidR="006D754C" w:rsidRDefault="006D754C" w:rsidP="00807643">
      <w:pPr>
        <w:pStyle w:val="NormalArial"/>
      </w:pPr>
    </w:p>
    <w:p w:rsidR="00807643" w:rsidRDefault="00807643" w:rsidP="00807643">
      <w:pPr>
        <w:pStyle w:val="Titre2"/>
      </w:pPr>
      <w:bookmarkStart w:id="4791" w:name="_Toc292454240"/>
      <w:r>
        <w:t>mISES à jour automatiques</w:t>
      </w:r>
      <w:bookmarkEnd w:id="4791"/>
    </w:p>
    <w:p w:rsidR="00807643" w:rsidRDefault="00207E67" w:rsidP="00807643">
      <w:pPr>
        <w:pStyle w:val="NormalArial"/>
      </w:pPr>
      <w:r>
        <w:t xml:space="preserve">Pour toutes les personnes de Pégase ayant un badge Sigma, on recherche </w:t>
      </w:r>
      <w:r w:rsidR="007A5D62">
        <w:t>dans Sigma la personne à partir de son numéro de badge et sa date de naissance et on récupère l'unité qui lui est attribuée.</w:t>
      </w:r>
    </w:p>
    <w:p w:rsidR="007A5D62" w:rsidRDefault="007A5D62" w:rsidP="00807643">
      <w:pPr>
        <w:pStyle w:val="NormalArial"/>
      </w:pPr>
      <w:r>
        <w:t>Le traitement est effectué quotidiennement.</w:t>
      </w:r>
    </w:p>
    <w:p w:rsidR="00D54E09" w:rsidRDefault="00D54E09" w:rsidP="00807643">
      <w:pPr>
        <w:pStyle w:val="NormalArial"/>
      </w:pPr>
    </w:p>
    <w:p w:rsidR="00D54E09" w:rsidRPr="00807643" w:rsidRDefault="00D54E09" w:rsidP="00807643">
      <w:pPr>
        <w:pStyle w:val="NormalArial"/>
      </w:pPr>
    </w:p>
    <w:p w:rsidR="00D54E09" w:rsidRDefault="00D54E09" w:rsidP="00D54E09">
      <w:pPr>
        <w:pStyle w:val="Titre2"/>
      </w:pPr>
      <w:bookmarkStart w:id="4792" w:name="_Toc292454241"/>
      <w:r w:rsidRPr="007F3E8D">
        <w:rPr>
          <w:b w:val="0"/>
        </w:rPr>
        <w:t>Mode dégradé Véhicules et HNO</w:t>
      </w:r>
      <w:bookmarkEnd w:id="4792"/>
    </w:p>
    <w:p w:rsidR="003746F7" w:rsidRDefault="003746F7" w:rsidP="00793493">
      <w:pPr>
        <w:pStyle w:val="NormalArial"/>
      </w:pPr>
      <w:r>
        <w:t xml:space="preserve">Tous les jours, sauf samedi et dimanche, le système </w:t>
      </w:r>
      <w:r w:rsidR="00793493">
        <w:t xml:space="preserve">exécute le traitement suivant pour </w:t>
      </w:r>
      <w:r>
        <w:t>chaque centre :</w:t>
      </w:r>
    </w:p>
    <w:p w:rsidR="003746F7" w:rsidRDefault="003746F7" w:rsidP="00807643">
      <w:pPr>
        <w:pStyle w:val="NormalArial"/>
      </w:pPr>
    </w:p>
    <w:p w:rsidR="003746F7" w:rsidRDefault="003746F7" w:rsidP="003746F7">
      <w:pPr>
        <w:pStyle w:val="NormalArial"/>
        <w:numPr>
          <w:ilvl w:val="0"/>
          <w:numId w:val="232"/>
        </w:numPr>
      </w:pPr>
      <w:r>
        <w:t xml:space="preserve">Si le centre gère les HNO et a le mail "HNO dégradé" renseigné, le système génère l'état HNO (état 7) pour le centre et pour une période allant de la date du jour à la date du jour + N </w:t>
      </w:r>
      <w:r w:rsidR="00793493">
        <w:t>(durée indiquée dans la table de référence du centre)</w:t>
      </w:r>
    </w:p>
    <w:p w:rsidR="003746F7" w:rsidRDefault="003746F7" w:rsidP="003746F7">
      <w:pPr>
        <w:pStyle w:val="NormalArial"/>
        <w:numPr>
          <w:ilvl w:val="0"/>
          <w:numId w:val="232"/>
        </w:numPr>
      </w:pPr>
      <w:r>
        <w:t xml:space="preserve">Si le centre gère les accès véhicule et a le mail "Véhicule dégradé" renseigné, le système génère l'état HNO (état 7) pour le centre et pour une période allant de la date du jour à la date du jour + N </w:t>
      </w:r>
      <w:r w:rsidR="00793493">
        <w:t>(durée indiquée dans la table de référence du centre)</w:t>
      </w:r>
    </w:p>
    <w:p w:rsidR="003746F7" w:rsidRDefault="003746F7" w:rsidP="003746F7">
      <w:pPr>
        <w:pStyle w:val="NormalArial"/>
        <w:numPr>
          <w:ilvl w:val="0"/>
          <w:numId w:val="232"/>
        </w:numPr>
      </w:pPr>
      <w:r>
        <w:t>Si le mail "HNO dégradé" et mail "Véhicule dégradé" sont identiques, on envoie un mail au destinataire contenant les 2 états</w:t>
      </w:r>
    </w:p>
    <w:p w:rsidR="003746F7" w:rsidRDefault="003746F7" w:rsidP="00807643">
      <w:pPr>
        <w:pStyle w:val="NormalArial"/>
        <w:numPr>
          <w:ilvl w:val="0"/>
          <w:numId w:val="232"/>
        </w:numPr>
      </w:pPr>
      <w:r>
        <w:t xml:space="preserve">Si le mail "HNO dégradé" et mail "Véhicule dégradé" sont différents, on envoie un mail différent pour </w:t>
      </w:r>
      <w:r w:rsidR="00793493">
        <w:t>chaque état</w:t>
      </w:r>
      <w:r>
        <w:t>.</w:t>
      </w:r>
    </w:p>
    <w:p w:rsidR="003746F7" w:rsidRDefault="003746F7" w:rsidP="00807643">
      <w:pPr>
        <w:pStyle w:val="NormalArial"/>
      </w:pPr>
    </w:p>
    <w:p w:rsidR="00876970" w:rsidRPr="006D754C" w:rsidRDefault="00876970" w:rsidP="00807643">
      <w:pPr>
        <w:pStyle w:val="NormalArial"/>
      </w:pPr>
    </w:p>
    <w:p w:rsidR="00992BC1" w:rsidRDefault="00992BC1" w:rsidP="005A2ADC">
      <w:pPr>
        <w:pStyle w:val="Titre1"/>
      </w:pPr>
      <w:bookmarkStart w:id="4793" w:name="_Toc292454242"/>
      <w:r>
        <w:lastRenderedPageBreak/>
        <w:t>Gestion des états</w:t>
      </w:r>
      <w:bookmarkEnd w:id="4793"/>
    </w:p>
    <w:p w:rsidR="00992BC1" w:rsidRDefault="00992BC1" w:rsidP="0020432D">
      <w:pPr>
        <w:pStyle w:val="Titre2"/>
      </w:pPr>
      <w:bookmarkStart w:id="4794" w:name="_Toc292454243"/>
      <w:r>
        <w:t>Generalités</w:t>
      </w:r>
      <w:bookmarkEnd w:id="4794"/>
    </w:p>
    <w:p w:rsidR="00992BC1" w:rsidRDefault="00992BC1" w:rsidP="00564CE1">
      <w:pPr>
        <w:pStyle w:val="textebloc"/>
      </w:pPr>
      <w:r>
        <w:t xml:space="preserve">Pour tous les états, </w:t>
      </w:r>
      <w:r w:rsidR="007C491D">
        <w:t>l</w:t>
      </w:r>
      <w:r>
        <w:t>e système génère le résultat au format Excel en intégrant les critères de recherche.</w:t>
      </w:r>
    </w:p>
    <w:p w:rsidR="00992BC1" w:rsidRDefault="00992BC1" w:rsidP="00564CE1">
      <w:pPr>
        <w:pStyle w:val="textebloc"/>
      </w:pPr>
    </w:p>
    <w:p w:rsidR="00992BC1" w:rsidRDefault="00992BC1" w:rsidP="00564CE1">
      <w:pPr>
        <w:pStyle w:val="textebloc"/>
      </w:pPr>
      <w:r>
        <w:t xml:space="preserve">Pour tous les filtres à saisir sous forme de période, les 2 dates définissant la période sont obligatoires. Par défaut, la date de fin de période est initialisée avec la date de début de période et peut être modifiée par l’utilisateur. </w:t>
      </w:r>
    </w:p>
    <w:p w:rsidR="00992BC1" w:rsidRDefault="00992BC1" w:rsidP="00564CE1">
      <w:pPr>
        <w:pStyle w:val="NormalArial"/>
      </w:pPr>
    </w:p>
    <w:p w:rsidR="0040486E" w:rsidRDefault="00E57013" w:rsidP="00564CE1">
      <w:pPr>
        <w:pStyle w:val="NormalArial"/>
      </w:pPr>
      <w:r>
        <w:t>U</w:t>
      </w:r>
      <w:r w:rsidR="0040486E">
        <w:t>n filtre est appliqué sur les résultats retournés selon le profil de l'acteur :</w:t>
      </w:r>
    </w:p>
    <w:p w:rsidR="0040486E" w:rsidRDefault="0040486E" w:rsidP="00564CE1">
      <w:pPr>
        <w:pStyle w:val="NormalArial"/>
      </w:pPr>
    </w:p>
    <w:p w:rsidR="0040486E" w:rsidRDefault="0040486E" w:rsidP="007C491D">
      <w:pPr>
        <w:pStyle w:val="NormalArial"/>
        <w:numPr>
          <w:ilvl w:val="0"/>
          <w:numId w:val="162"/>
        </w:numPr>
      </w:pPr>
      <w:r>
        <w:t>Pour l'</w:t>
      </w:r>
      <w:r w:rsidRPr="0040486E">
        <w:t>Accueil</w:t>
      </w:r>
      <w:r>
        <w:t xml:space="preserve"> et l'</w:t>
      </w:r>
      <w:r w:rsidRPr="0006541F">
        <w:t>Administrateur Centre</w:t>
      </w:r>
      <w:r>
        <w:t>, seuls les résultats rattachés au centre d'habilitation sont affichés.</w:t>
      </w:r>
    </w:p>
    <w:p w:rsidR="0040486E" w:rsidRDefault="0040486E" w:rsidP="007C491D">
      <w:pPr>
        <w:pStyle w:val="NormalArial"/>
        <w:numPr>
          <w:ilvl w:val="0"/>
          <w:numId w:val="162"/>
        </w:numPr>
      </w:pPr>
      <w:r>
        <w:t xml:space="preserve">Pour l'OS de Pôle, seuls les résultats rattachés au pôle d'habilitation </w:t>
      </w:r>
      <w:r w:rsidR="008936FD">
        <w:t xml:space="preserve">(l'unité à l'origine de la demande de la personne correspond au pôle d'habilitation) </w:t>
      </w:r>
      <w:r>
        <w:t>sont affichés.</w:t>
      </w:r>
    </w:p>
    <w:p w:rsidR="007C491D" w:rsidRDefault="007C491D" w:rsidP="007C491D">
      <w:pPr>
        <w:pStyle w:val="Paragraphedeliste"/>
      </w:pPr>
    </w:p>
    <w:p w:rsidR="007C491D" w:rsidRDefault="007C491D" w:rsidP="007C491D">
      <w:pPr>
        <w:pStyle w:val="NormalArial"/>
      </w:pPr>
      <w:r>
        <w:t xml:space="preserve">Sauf exception, on n'extrait que des informations pour les personnes ayant un badge valide </w:t>
      </w:r>
      <w:r w:rsidR="005E50BF">
        <w:t>(</w:t>
      </w:r>
      <w:r>
        <w:t xml:space="preserve">la date de fin de validité du badge </w:t>
      </w:r>
      <w:r w:rsidR="005E50BF">
        <w:t xml:space="preserve">est </w:t>
      </w:r>
      <w:r>
        <w:t>postérieure à la date du jour</w:t>
      </w:r>
      <w:r w:rsidR="005E50BF">
        <w:t>)</w:t>
      </w:r>
      <w:r>
        <w:t>.</w:t>
      </w:r>
    </w:p>
    <w:p w:rsidR="00AE48D6" w:rsidRPr="00564CE1" w:rsidRDefault="00AE48D6" w:rsidP="00AE48D6">
      <w:pPr>
        <w:pStyle w:val="NormalArial"/>
      </w:pPr>
      <w:r>
        <w:t>Ne concerne pas les états 2, 4, 5, 5bis, 10 et 12.</w:t>
      </w:r>
    </w:p>
    <w:p w:rsidR="00AE48D6" w:rsidRPr="00564CE1" w:rsidRDefault="00AE48D6" w:rsidP="007C491D">
      <w:pPr>
        <w:pStyle w:val="NormalArial"/>
      </w:pPr>
    </w:p>
    <w:p w:rsidR="00992BC1" w:rsidRDefault="00992BC1" w:rsidP="0020432D">
      <w:pPr>
        <w:pStyle w:val="Titre2"/>
      </w:pPr>
      <w:bookmarkStart w:id="4795" w:name="_Toc292454244"/>
      <w:r>
        <w:t>Liste des AVIS FSD</w:t>
      </w:r>
      <w:r w:rsidR="0040486E">
        <w:t xml:space="preserve"> (Etat 2)</w:t>
      </w:r>
      <w:bookmarkEnd w:id="4795"/>
    </w:p>
    <w:p w:rsidR="00992BC1" w:rsidRPr="005C65D8" w:rsidRDefault="00992BC1" w:rsidP="00D23387">
      <w:pPr>
        <w:pStyle w:val="Titre3"/>
      </w:pPr>
      <w:bookmarkStart w:id="4796" w:name="_Toc292454245"/>
      <w:r w:rsidRPr="00F82106">
        <w:t xml:space="preserve">Cas d'utilisation </w:t>
      </w:r>
      <w:r w:rsidRPr="004862CD">
        <w:t>liste</w:t>
      </w:r>
      <w:r>
        <w:t>r</w:t>
      </w:r>
      <w:r w:rsidRPr="004862CD">
        <w:t xml:space="preserve"> </w:t>
      </w:r>
      <w:r>
        <w:t>l</w:t>
      </w:r>
      <w:r w:rsidRPr="004862CD">
        <w:t>es avis FSD</w:t>
      </w:r>
      <w:bookmarkEnd w:id="4796"/>
    </w:p>
    <w:p w:rsidR="00992BC1" w:rsidRDefault="00992BC1" w:rsidP="0020432D">
      <w:pPr>
        <w:pStyle w:val="NormalArial"/>
      </w:pPr>
      <w:r w:rsidRPr="00795BE7">
        <w:rPr>
          <w:b/>
        </w:rPr>
        <w:t>Résumé</w:t>
      </w:r>
      <w:r>
        <w:t xml:space="preserve"> : Cette fonctionnalité permet à l'acteur de générer l'état d'extraction de la liste des avis FSD.</w:t>
      </w:r>
    </w:p>
    <w:p w:rsidR="00992BC1" w:rsidRDefault="00992BC1" w:rsidP="0020432D">
      <w:pPr>
        <w:pStyle w:val="NormalArial"/>
      </w:pPr>
      <w:r w:rsidRPr="00795BE7">
        <w:rPr>
          <w:b/>
        </w:rPr>
        <w:t>Acteur(s)</w:t>
      </w:r>
      <w:r>
        <w:t xml:space="preserve"> : </w:t>
      </w:r>
      <w:r w:rsidRPr="0006541F">
        <w:t>Administrateur Centre</w:t>
      </w:r>
      <w:r>
        <w:t xml:space="preserve">, </w:t>
      </w:r>
      <w:r w:rsidRPr="0006541F">
        <w:t xml:space="preserve">Administrateur </w:t>
      </w:r>
      <w:r>
        <w:t>National, OS de Pôle</w:t>
      </w:r>
    </w:p>
    <w:p w:rsidR="00992BC1" w:rsidRDefault="00992BC1" w:rsidP="0020432D">
      <w:pPr>
        <w:pStyle w:val="NormalArial"/>
      </w:pPr>
      <w:r w:rsidRPr="00795BE7">
        <w:rPr>
          <w:b/>
        </w:rPr>
        <w:t>Pré-condition</w:t>
      </w:r>
      <w:r>
        <w:t xml:space="preserve"> : L'acteur est identifié </w:t>
      </w:r>
    </w:p>
    <w:p w:rsidR="00992BC1" w:rsidRDefault="00992BC1" w:rsidP="0020432D">
      <w:pPr>
        <w:pStyle w:val="NormalArial"/>
      </w:pPr>
      <w:r w:rsidRPr="00795BE7">
        <w:rPr>
          <w:b/>
        </w:rPr>
        <w:t>Post-condition</w:t>
      </w:r>
      <w:r>
        <w:t xml:space="preserve"> : L'état a été généré</w:t>
      </w:r>
    </w:p>
    <w:p w:rsidR="00992BC1" w:rsidRDefault="00992BC1" w:rsidP="0020432D">
      <w:pPr>
        <w:pStyle w:val="NormalArial"/>
      </w:pPr>
    </w:p>
    <w:p w:rsidR="00992BC1" w:rsidRDefault="00992BC1" w:rsidP="00C4499D">
      <w:pPr>
        <w:pStyle w:val="Titre4bis"/>
      </w:pPr>
      <w:r>
        <w:t>Interface Critères</w:t>
      </w:r>
    </w:p>
    <w:p w:rsidR="00992BC1" w:rsidRDefault="00992BC1" w:rsidP="00C4499D">
      <w:pPr>
        <w:pStyle w:val="NormalArial"/>
        <w:rPr>
          <w:bCs/>
        </w:rPr>
      </w:pPr>
      <w:r>
        <w:rPr>
          <w:bCs/>
        </w:rPr>
        <w:t>L'écran affiche un formulaire de saisie</w:t>
      </w:r>
    </w:p>
    <w:p w:rsidR="00992BC1" w:rsidRDefault="00992BC1" w:rsidP="00C4499D">
      <w:pPr>
        <w:pStyle w:val="NormalArial"/>
        <w:numPr>
          <w:ilvl w:val="0"/>
          <w:numId w:val="22"/>
        </w:numPr>
        <w:rPr>
          <w:bCs/>
        </w:rPr>
      </w:pPr>
      <w:r>
        <w:rPr>
          <w:bCs/>
        </w:rPr>
        <w:t>un champ de saisie Date d'intégration (champ de saisie date au format JJ/MM/AAAA)</w:t>
      </w:r>
    </w:p>
    <w:p w:rsidR="00992BC1" w:rsidRDefault="00992BC1" w:rsidP="00C4499D">
      <w:pPr>
        <w:pStyle w:val="NormalArial"/>
        <w:numPr>
          <w:ilvl w:val="0"/>
          <w:numId w:val="22"/>
        </w:numPr>
        <w:rPr>
          <w:bCs/>
        </w:rPr>
      </w:pPr>
      <w:r>
        <w:rPr>
          <w:bCs/>
        </w:rPr>
        <w:t xml:space="preserve">Un ensemble de 2 champs de saisie de dates pour saisir la période d'intégration </w:t>
      </w:r>
      <w:r w:rsidRPr="00D611B3">
        <w:rPr>
          <w:b/>
          <w:bCs/>
        </w:rPr>
        <w:t>du &lt;première date&gt; au &lt;seconde date&gt;</w:t>
      </w:r>
      <w:r>
        <w:rPr>
          <w:b/>
          <w:bCs/>
        </w:rPr>
        <w:t xml:space="preserve"> </w:t>
      </w:r>
      <w:r>
        <w:rPr>
          <w:bCs/>
        </w:rPr>
        <w:t>d'intégration (2 champs de saisie date au format JJ/MM/AAAA)</w:t>
      </w:r>
    </w:p>
    <w:p w:rsidR="00992BC1" w:rsidRPr="00BC06BF" w:rsidRDefault="0040486E" w:rsidP="00C4499D">
      <w:pPr>
        <w:pStyle w:val="NormalArial"/>
        <w:numPr>
          <w:ilvl w:val="0"/>
          <w:numId w:val="22"/>
        </w:numPr>
        <w:rPr>
          <w:bCs/>
        </w:rPr>
      </w:pPr>
      <w:r>
        <w:t xml:space="preserve">Un champ case à cocher </w:t>
      </w:r>
      <w:r w:rsidR="00992BC1">
        <w:t xml:space="preserve">Limité aux personnes créées par l'avis FSD </w:t>
      </w:r>
    </w:p>
    <w:p w:rsidR="00992BC1" w:rsidRDefault="00992BC1" w:rsidP="00C4499D">
      <w:pPr>
        <w:pStyle w:val="NormalArial"/>
        <w:numPr>
          <w:ilvl w:val="0"/>
          <w:numId w:val="22"/>
        </w:numPr>
        <w:rPr>
          <w:bCs/>
        </w:rPr>
      </w:pPr>
      <w:r>
        <w:rPr>
          <w:bCs/>
        </w:rPr>
        <w:t>Un bouton "Valider"</w:t>
      </w:r>
    </w:p>
    <w:p w:rsidR="00992BC1" w:rsidRDefault="00992BC1" w:rsidP="00C4499D">
      <w:pPr>
        <w:pStyle w:val="NormalArial"/>
        <w:rPr>
          <w:bCs/>
        </w:rPr>
      </w:pPr>
    </w:p>
    <w:p w:rsidR="00341927" w:rsidRDefault="00341927" w:rsidP="00341927">
      <w:pPr>
        <w:rPr>
          <w:rFonts w:ascii="Calibri" w:hAnsi="Calibri" w:cs="Calibri"/>
          <w:sz w:val="22"/>
          <w:szCs w:val="22"/>
        </w:rPr>
      </w:pPr>
      <w:r>
        <w:rPr>
          <w:rFonts w:ascii="Calibri" w:hAnsi="Calibri" w:cs="Calibri"/>
          <w:sz w:val="22"/>
          <w:szCs w:val="22"/>
        </w:rPr>
        <w:t>Il est demandé qu’un nouveau filtre soit ajouté permettant de filtrer les LPE contenus dans l’état :</w:t>
      </w:r>
    </w:p>
    <w:p w:rsidR="00341927" w:rsidRDefault="00341927" w:rsidP="00341927">
      <w:pPr>
        <w:rPr>
          <w:rFonts w:ascii="Calibri" w:hAnsi="Calibri" w:cs="Calibri"/>
          <w:sz w:val="22"/>
          <w:szCs w:val="22"/>
        </w:rPr>
      </w:pPr>
      <w:r>
        <w:rPr>
          <w:rFonts w:ascii="Calibri" w:hAnsi="Calibri" w:cs="Calibri"/>
          <w:sz w:val="22"/>
          <w:szCs w:val="22"/>
        </w:rPr>
        <w:t>Soit l’état contient les LPE de tous les centres</w:t>
      </w:r>
    </w:p>
    <w:p w:rsidR="00341927" w:rsidRDefault="00341927" w:rsidP="00341927">
      <w:pPr>
        <w:rPr>
          <w:rFonts w:ascii="Calibri" w:hAnsi="Calibri" w:cs="Calibri"/>
          <w:sz w:val="22"/>
          <w:szCs w:val="22"/>
        </w:rPr>
      </w:pPr>
      <w:r>
        <w:rPr>
          <w:rFonts w:ascii="Calibri" w:hAnsi="Calibri" w:cs="Calibri"/>
          <w:sz w:val="22"/>
          <w:szCs w:val="22"/>
        </w:rPr>
        <w:t>Soit l’état contient les LPE du ou des centres demandeurs correspondant au périmètre de l’utilisateur</w:t>
      </w:r>
    </w:p>
    <w:p w:rsidR="00341927" w:rsidRDefault="00341927" w:rsidP="00C4499D">
      <w:pPr>
        <w:pStyle w:val="NormalArial"/>
        <w:rPr>
          <w:bCs/>
        </w:rPr>
      </w:pPr>
    </w:p>
    <w:p w:rsidR="00992BC1" w:rsidRDefault="00992BC1" w:rsidP="00C4499D">
      <w:pPr>
        <w:pStyle w:val="Titre4bis"/>
      </w:pPr>
      <w:r>
        <w:t>Interface Fichier XLS - Liste des avis FSD</w:t>
      </w:r>
    </w:p>
    <w:p w:rsidR="00992BC1" w:rsidRDefault="00992BC1" w:rsidP="00C4499D">
      <w:pPr>
        <w:pStyle w:val="NormalArial"/>
        <w:rPr>
          <w:bCs/>
        </w:rPr>
      </w:pPr>
      <w:r>
        <w:rPr>
          <w:bCs/>
        </w:rPr>
        <w:t>Le fichier xls généré est basé sur la table des individus et la table des avis FSD.</w:t>
      </w:r>
    </w:p>
    <w:p w:rsidR="00992BC1" w:rsidRDefault="00C46026" w:rsidP="00C4499D">
      <w:pPr>
        <w:pStyle w:val="NormalArial"/>
        <w:rPr>
          <w:bCs/>
        </w:rPr>
      </w:pPr>
      <w:r>
        <w:rPr>
          <w:bCs/>
        </w:rPr>
        <w:lastRenderedPageBreak/>
        <w:t>Les critères sont rappelés au début du fichier, avec une ligne par critère.</w:t>
      </w:r>
    </w:p>
    <w:p w:rsidR="00992BC1" w:rsidRDefault="00992BC1" w:rsidP="00C4499D">
      <w:pPr>
        <w:pStyle w:val="NormalArial"/>
        <w:rPr>
          <w:bCs/>
        </w:rPr>
      </w:pPr>
      <w:r>
        <w:rPr>
          <w:bCs/>
        </w:rPr>
        <w:t>Ensuite une ligne est affichée par avis FSD, une personne pouvant avoir plusieurs avis FSD associés.</w:t>
      </w:r>
    </w:p>
    <w:p w:rsidR="00992BC1" w:rsidRDefault="00992BC1" w:rsidP="00C4499D">
      <w:pPr>
        <w:pStyle w:val="NormalArial"/>
        <w:rPr>
          <w:bCs/>
        </w:rPr>
      </w:pPr>
      <w:r>
        <w:rPr>
          <w:bCs/>
        </w:rPr>
        <w:t>Les colonnes du tableau sont :</w:t>
      </w:r>
    </w:p>
    <w:p w:rsidR="0040486E" w:rsidRDefault="0040486E" w:rsidP="00C4499D">
      <w:pPr>
        <w:pStyle w:val="NormalArial"/>
        <w:rPr>
          <w:bCs/>
        </w:rPr>
      </w:pPr>
      <w:r>
        <w:rPr>
          <w:bCs/>
        </w:rPr>
        <w:t>Colonnes Identité</w:t>
      </w:r>
    </w:p>
    <w:p w:rsidR="00992BC1" w:rsidRDefault="00992BC1" w:rsidP="00C4499D">
      <w:pPr>
        <w:pStyle w:val="NormalArial"/>
        <w:numPr>
          <w:ilvl w:val="0"/>
          <w:numId w:val="22"/>
        </w:numPr>
        <w:rPr>
          <w:bCs/>
        </w:rPr>
      </w:pPr>
      <w:r>
        <w:rPr>
          <w:bCs/>
        </w:rPr>
        <w:t>Nom d'époux : lu dans la table des personnes</w:t>
      </w:r>
    </w:p>
    <w:p w:rsidR="00992BC1" w:rsidRDefault="00992BC1" w:rsidP="00C4499D">
      <w:pPr>
        <w:pStyle w:val="NormalArial"/>
        <w:numPr>
          <w:ilvl w:val="0"/>
          <w:numId w:val="22"/>
        </w:numPr>
        <w:rPr>
          <w:bCs/>
        </w:rPr>
      </w:pPr>
      <w:r>
        <w:rPr>
          <w:bCs/>
        </w:rPr>
        <w:t>Nom de naissance : lu dans la table des personnes</w:t>
      </w:r>
    </w:p>
    <w:p w:rsidR="00992BC1" w:rsidRDefault="00992BC1" w:rsidP="00C4499D">
      <w:pPr>
        <w:pStyle w:val="NormalArial"/>
        <w:numPr>
          <w:ilvl w:val="0"/>
          <w:numId w:val="22"/>
        </w:numPr>
        <w:rPr>
          <w:bCs/>
        </w:rPr>
      </w:pPr>
      <w:r>
        <w:rPr>
          <w:bCs/>
        </w:rPr>
        <w:t>Prénom lu dans la table des personnes</w:t>
      </w:r>
    </w:p>
    <w:p w:rsidR="00992BC1" w:rsidRDefault="00992BC1" w:rsidP="00C4499D">
      <w:pPr>
        <w:pStyle w:val="NormalArial"/>
        <w:numPr>
          <w:ilvl w:val="0"/>
          <w:numId w:val="22"/>
        </w:numPr>
        <w:rPr>
          <w:bCs/>
        </w:rPr>
      </w:pPr>
      <w:r>
        <w:rPr>
          <w:bCs/>
        </w:rPr>
        <w:t>Date de naissance lue dans la table des personnes</w:t>
      </w:r>
    </w:p>
    <w:p w:rsidR="00C909EC" w:rsidRPr="00C909EC" w:rsidRDefault="00C909EC" w:rsidP="00C909EC">
      <w:pPr>
        <w:pStyle w:val="NormalArial"/>
        <w:numPr>
          <w:ilvl w:val="0"/>
          <w:numId w:val="22"/>
        </w:numPr>
        <w:rPr>
          <w:bCs/>
        </w:rPr>
      </w:pPr>
      <w:r>
        <w:rPr>
          <w:bCs/>
        </w:rPr>
        <w:t>Lieu de naissance</w:t>
      </w:r>
    </w:p>
    <w:p w:rsidR="0040486E" w:rsidRDefault="0040486E" w:rsidP="0040486E">
      <w:pPr>
        <w:pStyle w:val="NormalArial"/>
        <w:rPr>
          <w:bCs/>
        </w:rPr>
      </w:pPr>
    </w:p>
    <w:p w:rsidR="0040486E" w:rsidRDefault="0040486E" w:rsidP="0040486E">
      <w:pPr>
        <w:pStyle w:val="NormalArial"/>
        <w:rPr>
          <w:bCs/>
        </w:rPr>
      </w:pPr>
      <w:r>
        <w:rPr>
          <w:bCs/>
        </w:rPr>
        <w:t>Colonnes Type d'avis FSD</w:t>
      </w:r>
    </w:p>
    <w:p w:rsidR="00992BC1" w:rsidRDefault="00992BC1" w:rsidP="00C4499D">
      <w:pPr>
        <w:pStyle w:val="NormalArial"/>
        <w:numPr>
          <w:ilvl w:val="0"/>
          <w:numId w:val="22"/>
        </w:numPr>
        <w:rPr>
          <w:bCs/>
        </w:rPr>
      </w:pPr>
      <w:r>
        <w:rPr>
          <w:bCs/>
        </w:rPr>
        <w:t xml:space="preserve">Centre : Centre </w:t>
      </w:r>
      <w:r w:rsidR="00E92BAF">
        <w:rPr>
          <w:bCs/>
        </w:rPr>
        <w:t xml:space="preserve">demandeur </w:t>
      </w:r>
      <w:r>
        <w:rPr>
          <w:bCs/>
        </w:rPr>
        <w:t xml:space="preserve">de </w:t>
      </w:r>
      <w:r w:rsidR="000A0368">
        <w:rPr>
          <w:bCs/>
        </w:rPr>
        <w:t>l'avis FSD</w:t>
      </w:r>
      <w:r>
        <w:rPr>
          <w:bCs/>
        </w:rPr>
        <w:t>. Le libellé du centre de rattachement de la personne lue dans la table de référence des centres.</w:t>
      </w:r>
    </w:p>
    <w:p w:rsidR="00992BC1" w:rsidRDefault="00992BC1" w:rsidP="00C4499D">
      <w:pPr>
        <w:pStyle w:val="NormalArial"/>
        <w:numPr>
          <w:ilvl w:val="0"/>
          <w:numId w:val="22"/>
        </w:numPr>
        <w:rPr>
          <w:bCs/>
        </w:rPr>
      </w:pPr>
      <w:r>
        <w:rPr>
          <w:bCs/>
        </w:rPr>
        <w:t>Type d'avis : libellé lu dans la table de référence des avis FSD à partir du type d'avis FSD de l'avis FSD.</w:t>
      </w:r>
    </w:p>
    <w:p w:rsidR="00992BC1" w:rsidRDefault="00992BC1" w:rsidP="00C4499D">
      <w:pPr>
        <w:pStyle w:val="NormalArial"/>
        <w:numPr>
          <w:ilvl w:val="0"/>
          <w:numId w:val="22"/>
        </w:numPr>
        <w:rPr>
          <w:bCs/>
        </w:rPr>
      </w:pPr>
      <w:r>
        <w:rPr>
          <w:bCs/>
        </w:rPr>
        <w:t>Nature de la demande : lue directement dans la table des avis FSD</w:t>
      </w:r>
    </w:p>
    <w:p w:rsidR="00992BC1" w:rsidRDefault="00992BC1" w:rsidP="00C4499D">
      <w:pPr>
        <w:pStyle w:val="NormalArial"/>
        <w:numPr>
          <w:ilvl w:val="0"/>
          <w:numId w:val="22"/>
        </w:numPr>
        <w:rPr>
          <w:bCs/>
        </w:rPr>
      </w:pPr>
      <w:r>
        <w:rPr>
          <w:bCs/>
        </w:rPr>
        <w:t>Date de décision : lue dans la table des avis FSD</w:t>
      </w:r>
    </w:p>
    <w:p w:rsidR="00992BC1" w:rsidRDefault="00992BC1" w:rsidP="00C4499D">
      <w:pPr>
        <w:pStyle w:val="NormalArial"/>
        <w:numPr>
          <w:ilvl w:val="0"/>
          <w:numId w:val="22"/>
        </w:numPr>
        <w:rPr>
          <w:bCs/>
        </w:rPr>
      </w:pPr>
      <w:r>
        <w:rPr>
          <w:bCs/>
        </w:rPr>
        <w:t xml:space="preserve">Date de début : lue dans le champ </w:t>
      </w:r>
      <w:r w:rsidRPr="00746992">
        <w:rPr>
          <w:bCs/>
        </w:rPr>
        <w:t xml:space="preserve">Date de début de validité </w:t>
      </w:r>
      <w:r>
        <w:rPr>
          <w:bCs/>
        </w:rPr>
        <w:t>calculée de la table des avis FSD</w:t>
      </w:r>
    </w:p>
    <w:p w:rsidR="00992BC1" w:rsidRDefault="00992BC1" w:rsidP="00C4499D">
      <w:pPr>
        <w:pStyle w:val="NormalArial"/>
        <w:numPr>
          <w:ilvl w:val="0"/>
          <w:numId w:val="22"/>
        </w:numPr>
        <w:rPr>
          <w:bCs/>
        </w:rPr>
      </w:pPr>
      <w:r>
        <w:rPr>
          <w:bCs/>
        </w:rPr>
        <w:t>Date de péremption : lue dans le champ Date de péremption</w:t>
      </w:r>
      <w:r w:rsidRPr="003D30D0">
        <w:rPr>
          <w:bCs/>
        </w:rPr>
        <w:t xml:space="preserve"> </w:t>
      </w:r>
      <w:r>
        <w:rPr>
          <w:bCs/>
        </w:rPr>
        <w:t>calculée de la table des avis FSD.</w:t>
      </w:r>
    </w:p>
    <w:p w:rsidR="00992BC1" w:rsidRDefault="00992BC1" w:rsidP="00C4499D">
      <w:pPr>
        <w:pStyle w:val="NormalArial"/>
        <w:numPr>
          <w:ilvl w:val="0"/>
          <w:numId w:val="22"/>
        </w:numPr>
        <w:rPr>
          <w:bCs/>
        </w:rPr>
      </w:pPr>
      <w:r>
        <w:rPr>
          <w:bCs/>
        </w:rPr>
        <w:t>Avis : lu dans le champ avis de la table des avis FSD</w:t>
      </w:r>
    </w:p>
    <w:p w:rsidR="00992BC1" w:rsidRDefault="00992BC1" w:rsidP="00C4499D">
      <w:pPr>
        <w:pStyle w:val="NormalArial"/>
        <w:numPr>
          <w:ilvl w:val="0"/>
          <w:numId w:val="22"/>
        </w:numPr>
        <w:rPr>
          <w:bCs/>
        </w:rPr>
      </w:pPr>
      <w:r>
        <w:t>Date d'intégration de l'avis FSD</w:t>
      </w:r>
    </w:p>
    <w:p w:rsidR="00992BC1" w:rsidRDefault="00992BC1" w:rsidP="00C4499D">
      <w:pPr>
        <w:pStyle w:val="NormalArial"/>
        <w:ind w:left="720"/>
        <w:rPr>
          <w:bCs/>
        </w:rPr>
      </w:pPr>
    </w:p>
    <w:p w:rsidR="00992BC1" w:rsidRDefault="00631FDC" w:rsidP="00C4499D">
      <w:pPr>
        <w:pStyle w:val="NormalArial"/>
        <w:rPr>
          <w:bCs/>
        </w:rPr>
      </w:pPr>
      <w:r>
        <w:t>Tous les avis intégrés sont listés, exception à la règle d’extraction « badge valide) voir le 8.1</w:t>
      </w:r>
    </w:p>
    <w:p w:rsidR="00631FDC" w:rsidRDefault="00631FDC" w:rsidP="00C4499D">
      <w:pPr>
        <w:pStyle w:val="NormalArial"/>
        <w:rPr>
          <w:bCs/>
        </w:rPr>
      </w:pPr>
    </w:p>
    <w:p w:rsidR="00992BC1" w:rsidRDefault="00992BC1" w:rsidP="00C4499D">
      <w:pPr>
        <w:pStyle w:val="Titre4bis"/>
      </w:pPr>
      <w:r>
        <w:t xml:space="preserve">Scénario 1 – Extraire l'état des avis FSD au niveau centre </w:t>
      </w:r>
    </w:p>
    <w:p w:rsidR="00992BC1" w:rsidRDefault="00992BC1" w:rsidP="00C4499D">
      <w:pPr>
        <w:pStyle w:val="NormalArial"/>
        <w:numPr>
          <w:ilvl w:val="0"/>
          <w:numId w:val="89"/>
        </w:numPr>
        <w:jc w:val="both"/>
        <w:rPr>
          <w:bCs/>
        </w:rPr>
      </w:pPr>
      <w:r>
        <w:rPr>
          <w:bCs/>
        </w:rPr>
        <w:t>L'acteur</w:t>
      </w:r>
      <w:r w:rsidRPr="00C23EE9">
        <w:rPr>
          <w:bCs/>
        </w:rPr>
        <w:t xml:space="preserve"> arrive sur le module.</w:t>
      </w:r>
    </w:p>
    <w:p w:rsidR="00992BC1" w:rsidRDefault="00992BC1" w:rsidP="00C4499D">
      <w:pPr>
        <w:pStyle w:val="NormalArial"/>
        <w:numPr>
          <w:ilvl w:val="0"/>
          <w:numId w:val="89"/>
        </w:numPr>
        <w:jc w:val="both"/>
        <w:rPr>
          <w:bCs/>
        </w:rPr>
      </w:pPr>
      <w:r>
        <w:rPr>
          <w:bCs/>
        </w:rPr>
        <w:t>Le système affiche le formulaire Critères</w:t>
      </w:r>
    </w:p>
    <w:p w:rsidR="00992BC1" w:rsidRDefault="00992BC1" w:rsidP="00C4499D">
      <w:pPr>
        <w:pStyle w:val="NormalArial"/>
        <w:numPr>
          <w:ilvl w:val="0"/>
          <w:numId w:val="89"/>
        </w:numPr>
        <w:jc w:val="both"/>
        <w:rPr>
          <w:bCs/>
        </w:rPr>
      </w:pPr>
      <w:r>
        <w:rPr>
          <w:bCs/>
        </w:rPr>
        <w:t xml:space="preserve">L'acteur saisit les critères et valide </w:t>
      </w:r>
      <w:r>
        <w:rPr>
          <w:b/>
          <w:color w:val="FF0000"/>
        </w:rPr>
        <w:t>EXCEPTION1</w:t>
      </w:r>
      <w:r w:rsidR="000A0368">
        <w:rPr>
          <w:b/>
          <w:color w:val="FF0000"/>
        </w:rPr>
        <w:t>, EXCEPTION2</w:t>
      </w:r>
    </w:p>
    <w:p w:rsidR="00992BC1" w:rsidRDefault="00992BC1" w:rsidP="00C4499D">
      <w:pPr>
        <w:pStyle w:val="NormalArial"/>
        <w:numPr>
          <w:ilvl w:val="0"/>
          <w:numId w:val="89"/>
        </w:numPr>
        <w:jc w:val="both"/>
        <w:rPr>
          <w:bCs/>
        </w:rPr>
      </w:pPr>
      <w:r>
        <w:rPr>
          <w:bCs/>
        </w:rPr>
        <w:t>Le système génère un fichier xls contenant la liste des personnes et des avis FSD selon l</w:t>
      </w:r>
      <w:r w:rsidR="000A0368">
        <w:rPr>
          <w:bCs/>
        </w:rPr>
        <w:t>es</w:t>
      </w:r>
      <w:r>
        <w:rPr>
          <w:bCs/>
        </w:rPr>
        <w:t xml:space="preserve"> règle</w:t>
      </w:r>
      <w:r w:rsidR="000A0368">
        <w:rPr>
          <w:bCs/>
        </w:rPr>
        <w:t>s</w:t>
      </w:r>
      <w:r>
        <w:rPr>
          <w:bCs/>
        </w:rPr>
        <w:t xml:space="preserve"> suivante</w:t>
      </w:r>
      <w:r w:rsidR="000A0368">
        <w:rPr>
          <w:bCs/>
        </w:rPr>
        <w:t>s</w:t>
      </w:r>
      <w:r>
        <w:rPr>
          <w:bCs/>
        </w:rPr>
        <w:t xml:space="preserve"> :</w:t>
      </w:r>
    </w:p>
    <w:p w:rsidR="00992BC1" w:rsidRPr="000A0368" w:rsidRDefault="00992BC1" w:rsidP="00C4499D">
      <w:pPr>
        <w:pStyle w:val="NormalArial"/>
        <w:numPr>
          <w:ilvl w:val="1"/>
          <w:numId w:val="90"/>
        </w:numPr>
        <w:jc w:val="both"/>
        <w:rPr>
          <w:bCs/>
        </w:rPr>
      </w:pPr>
      <w:r>
        <w:rPr>
          <w:bCs/>
        </w:rPr>
        <w:t>on retourne les lignes telles que la date ou période d'intégration saisie soit égale à la date de création de la ligne de l'avis FSD</w:t>
      </w:r>
      <w:r w:rsidR="000A0368">
        <w:rPr>
          <w:bCs/>
        </w:rPr>
        <w:t xml:space="preserve"> (date d'intégration)</w:t>
      </w:r>
      <w:r w:rsidR="008936FD">
        <w:rPr>
          <w:bCs/>
        </w:rPr>
        <w:t>. Si la case "</w:t>
      </w:r>
      <w:r w:rsidR="008936FD" w:rsidRPr="008936FD">
        <w:t xml:space="preserve"> </w:t>
      </w:r>
      <w:r w:rsidR="008936FD">
        <w:t>Limité aux personnes créées par l'avis FSD" est cochée, on ne retient que les avis concernant les personnes ayant cette propriété.</w:t>
      </w:r>
    </w:p>
    <w:p w:rsidR="000A0368" w:rsidRDefault="000A0368" w:rsidP="00C4499D">
      <w:pPr>
        <w:pStyle w:val="NormalArial"/>
        <w:numPr>
          <w:ilvl w:val="1"/>
          <w:numId w:val="90"/>
        </w:numPr>
        <w:jc w:val="both"/>
        <w:rPr>
          <w:bCs/>
        </w:rPr>
      </w:pPr>
      <w:r>
        <w:t>Le tableau est trié sur le nom de naissance puis le prénom.</w:t>
      </w:r>
    </w:p>
    <w:p w:rsidR="00992BC1" w:rsidRPr="00BC06BF" w:rsidRDefault="00992BC1" w:rsidP="00C4499D">
      <w:pPr>
        <w:pStyle w:val="NormalArial"/>
        <w:numPr>
          <w:ilvl w:val="0"/>
          <w:numId w:val="89"/>
        </w:numPr>
        <w:jc w:val="both"/>
        <w:rPr>
          <w:bCs/>
        </w:rPr>
      </w:pPr>
      <w:r w:rsidRPr="00BC06BF">
        <w:rPr>
          <w:bCs/>
        </w:rPr>
        <w:t>Le système propose à l’acteur de télécharger le fichier xls</w:t>
      </w:r>
    </w:p>
    <w:p w:rsidR="00992BC1" w:rsidRPr="004862CD" w:rsidRDefault="00992BC1" w:rsidP="00C4499D">
      <w:pPr>
        <w:pStyle w:val="NormalArial"/>
      </w:pPr>
    </w:p>
    <w:p w:rsidR="00992BC1" w:rsidRPr="004862CD" w:rsidRDefault="00992BC1" w:rsidP="00C4499D">
      <w:pPr>
        <w:pStyle w:val="NormalArial"/>
      </w:pPr>
    </w:p>
    <w:p w:rsidR="00992BC1" w:rsidRDefault="00992BC1" w:rsidP="00C4499D">
      <w:pPr>
        <w:pStyle w:val="Titre4bis"/>
      </w:pPr>
      <w:r>
        <w:t>Cas d'exception</w:t>
      </w:r>
    </w:p>
    <w:p w:rsidR="00992BC1" w:rsidRDefault="00992BC1" w:rsidP="00C4499D">
      <w:pPr>
        <w:pStyle w:val="NormalArial"/>
        <w:jc w:val="both"/>
        <w:rPr>
          <w:b/>
          <w:color w:val="FF0000"/>
        </w:rPr>
      </w:pPr>
    </w:p>
    <w:p w:rsidR="00992BC1" w:rsidRPr="00914A85" w:rsidRDefault="00992BC1" w:rsidP="00C4499D">
      <w:pPr>
        <w:pStyle w:val="NormalArial"/>
        <w:jc w:val="both"/>
      </w:pPr>
      <w:r>
        <w:rPr>
          <w:b/>
          <w:color w:val="FF0000"/>
        </w:rPr>
        <w:t xml:space="preserve">EXCEPTION1 : </w:t>
      </w:r>
      <w:r>
        <w:t>L’acteur doit obligatoirement saisir soit une date ou soit une période valide.  S</w:t>
      </w:r>
      <w:r w:rsidRPr="00D4614D">
        <w:t xml:space="preserve">i </w:t>
      </w:r>
      <w:r>
        <w:t>les données du formulaire sont invalides (champs obligatoires non renseignés, format des dates incorrects, etc..), l'acteur est redirigé vers le formulaire et un message d’erreur est affiché</w:t>
      </w:r>
    </w:p>
    <w:p w:rsidR="000A0368" w:rsidRDefault="000A0368" w:rsidP="00C4499D">
      <w:pPr>
        <w:pStyle w:val="NormalArial"/>
        <w:jc w:val="both"/>
      </w:pPr>
    </w:p>
    <w:p w:rsidR="000A0368" w:rsidRPr="00914A85" w:rsidRDefault="000A0368" w:rsidP="000A0368">
      <w:pPr>
        <w:pStyle w:val="NormalArial"/>
        <w:jc w:val="both"/>
      </w:pPr>
      <w:r>
        <w:rPr>
          <w:b/>
          <w:color w:val="FF0000"/>
        </w:rPr>
        <w:t xml:space="preserve">EXCEPTION2 : </w:t>
      </w:r>
      <w:r>
        <w:t>Si la date de début de la période d'intégration est antérieure à la date du jour – 6 mois, l'acteur est redirigé vers le formulaire et un message d’erreur est affiché</w:t>
      </w:r>
    </w:p>
    <w:p w:rsidR="00992BC1" w:rsidRDefault="000A0368" w:rsidP="00C4499D">
      <w:pPr>
        <w:pStyle w:val="NormalArial"/>
        <w:jc w:val="both"/>
      </w:pPr>
      <w:r>
        <w:t xml:space="preserve"> </w:t>
      </w:r>
      <w:r w:rsidR="00B62411">
        <w:br w:type="page"/>
      </w:r>
    </w:p>
    <w:p w:rsidR="00992BC1" w:rsidRDefault="00992BC1" w:rsidP="00393B3C">
      <w:pPr>
        <w:pStyle w:val="Titre2"/>
      </w:pPr>
      <w:r w:rsidRPr="00393B3C">
        <w:lastRenderedPageBreak/>
        <w:t xml:space="preserve"> </w:t>
      </w:r>
      <w:bookmarkStart w:id="4797" w:name="_Toc292454246"/>
      <w:r>
        <w:t>Liste des fins de validite</w:t>
      </w:r>
      <w:r w:rsidR="00C740DE">
        <w:t xml:space="preserve"> (Etat 3)</w:t>
      </w:r>
      <w:bookmarkEnd w:id="4797"/>
    </w:p>
    <w:p w:rsidR="00992BC1" w:rsidRPr="004862CD" w:rsidRDefault="00992BC1" w:rsidP="00393B3C">
      <w:pPr>
        <w:pStyle w:val="NormalArial"/>
      </w:pPr>
    </w:p>
    <w:p w:rsidR="00992BC1" w:rsidRPr="005C65D8" w:rsidRDefault="00992BC1" w:rsidP="00D23387">
      <w:pPr>
        <w:pStyle w:val="Titre3"/>
      </w:pPr>
      <w:bookmarkStart w:id="4798" w:name="_Toc292454247"/>
      <w:r w:rsidRPr="00F82106">
        <w:t xml:space="preserve">Cas d'utilisation </w:t>
      </w:r>
      <w:r w:rsidRPr="004862CD">
        <w:t>liste</w:t>
      </w:r>
      <w:r>
        <w:t>r</w:t>
      </w:r>
      <w:r w:rsidRPr="004862CD">
        <w:t xml:space="preserve"> </w:t>
      </w:r>
      <w:r>
        <w:t>l</w:t>
      </w:r>
      <w:r w:rsidRPr="004862CD">
        <w:t xml:space="preserve">es </w:t>
      </w:r>
      <w:r>
        <w:t>fins de validité</w:t>
      </w:r>
      <w:bookmarkEnd w:id="4798"/>
    </w:p>
    <w:p w:rsidR="00992BC1" w:rsidRDefault="00992BC1" w:rsidP="00393B3C">
      <w:pPr>
        <w:pStyle w:val="NormalArial"/>
      </w:pPr>
      <w:r w:rsidRPr="00795BE7">
        <w:rPr>
          <w:b/>
        </w:rPr>
        <w:t>Résumé</w:t>
      </w:r>
      <w:r>
        <w:t xml:space="preserve"> : Cette fonctionnalité permet à l'acteur d'accéder à l'état d'extraction de la liste des fins de validité</w:t>
      </w:r>
    </w:p>
    <w:p w:rsidR="00992BC1" w:rsidRDefault="00992BC1" w:rsidP="00393B3C">
      <w:pPr>
        <w:pStyle w:val="NormalArial"/>
      </w:pPr>
      <w:r w:rsidRPr="00795BE7">
        <w:rPr>
          <w:b/>
        </w:rPr>
        <w:t>Acteur(s)</w:t>
      </w:r>
      <w:r>
        <w:t xml:space="preserve"> : </w:t>
      </w:r>
      <w:r w:rsidR="00B62411">
        <w:t xml:space="preserve">Accueil, </w:t>
      </w:r>
      <w:r w:rsidRPr="0006541F">
        <w:t xml:space="preserve">Administrateur </w:t>
      </w:r>
      <w:r>
        <w:t xml:space="preserve">National, </w:t>
      </w:r>
      <w:r w:rsidRPr="0006541F">
        <w:t>Administrateur Centre</w:t>
      </w:r>
      <w:r>
        <w:t>, OS de Pôle</w:t>
      </w:r>
    </w:p>
    <w:p w:rsidR="00992BC1" w:rsidRDefault="00992BC1" w:rsidP="00393B3C">
      <w:pPr>
        <w:pStyle w:val="NormalArial"/>
      </w:pPr>
      <w:r w:rsidRPr="00795BE7">
        <w:rPr>
          <w:b/>
        </w:rPr>
        <w:t>Pré-condition</w:t>
      </w:r>
      <w:r>
        <w:t xml:space="preserve"> : L'acteur est identifié </w:t>
      </w:r>
    </w:p>
    <w:p w:rsidR="00992BC1" w:rsidRDefault="00992BC1" w:rsidP="00393B3C">
      <w:pPr>
        <w:pStyle w:val="NormalArial"/>
      </w:pPr>
      <w:r w:rsidRPr="00795BE7">
        <w:rPr>
          <w:b/>
        </w:rPr>
        <w:t>Post-condition</w:t>
      </w:r>
      <w:r>
        <w:t xml:space="preserve"> : La liste a été générée</w:t>
      </w:r>
    </w:p>
    <w:p w:rsidR="00992BC1" w:rsidRDefault="00992BC1" w:rsidP="00393B3C">
      <w:pPr>
        <w:pStyle w:val="NormalArial"/>
      </w:pPr>
    </w:p>
    <w:p w:rsidR="00992BC1" w:rsidRDefault="00992BC1" w:rsidP="00393B3C">
      <w:pPr>
        <w:pStyle w:val="NormalArial"/>
      </w:pPr>
    </w:p>
    <w:p w:rsidR="00992BC1" w:rsidRDefault="00992BC1" w:rsidP="00C4499D">
      <w:pPr>
        <w:pStyle w:val="Titre4bis"/>
      </w:pPr>
      <w:r>
        <w:t>Interface Critères</w:t>
      </w:r>
    </w:p>
    <w:p w:rsidR="00992BC1" w:rsidRDefault="00992BC1" w:rsidP="00C4499D">
      <w:pPr>
        <w:pStyle w:val="NormalArial"/>
        <w:rPr>
          <w:bCs/>
        </w:rPr>
      </w:pPr>
      <w:r>
        <w:rPr>
          <w:bCs/>
        </w:rPr>
        <w:t>L'écran affiche un formulaire de saisie</w:t>
      </w:r>
    </w:p>
    <w:p w:rsidR="00992BC1" w:rsidRDefault="00992BC1" w:rsidP="00C4499D">
      <w:pPr>
        <w:pStyle w:val="NormalArial"/>
        <w:numPr>
          <w:ilvl w:val="0"/>
          <w:numId w:val="22"/>
        </w:numPr>
        <w:rPr>
          <w:bCs/>
        </w:rPr>
      </w:pPr>
      <w:r>
        <w:rPr>
          <w:bCs/>
        </w:rPr>
        <w:t xml:space="preserve">Période de fin de validité du badge : </w:t>
      </w:r>
      <w:r w:rsidRPr="00BC06BF">
        <w:rPr>
          <w:bCs/>
        </w:rPr>
        <w:t>du &lt;première date&gt; au &lt;seconde date&gt;</w:t>
      </w:r>
      <w:r>
        <w:rPr>
          <w:b/>
          <w:bCs/>
        </w:rPr>
        <w:t xml:space="preserve"> </w:t>
      </w:r>
      <w:r w:rsidRPr="00BC06BF">
        <w:rPr>
          <w:bCs/>
        </w:rPr>
        <w:t xml:space="preserve"> (2 champs de saisie date au format JJ/MM/AAAA)</w:t>
      </w:r>
    </w:p>
    <w:p w:rsidR="00992BC1" w:rsidRPr="00BC06BF" w:rsidRDefault="00992BC1" w:rsidP="00C4499D">
      <w:pPr>
        <w:pStyle w:val="NormalArial"/>
        <w:numPr>
          <w:ilvl w:val="0"/>
          <w:numId w:val="22"/>
        </w:numPr>
        <w:rPr>
          <w:bCs/>
        </w:rPr>
      </w:pPr>
      <w:r>
        <w:rPr>
          <w:bCs/>
        </w:rPr>
        <w:t xml:space="preserve">Période de fin du contrat commercial : </w:t>
      </w:r>
      <w:r w:rsidRPr="00BC06BF">
        <w:rPr>
          <w:bCs/>
        </w:rPr>
        <w:t>du &lt;première date&gt; au &lt;seconde date&gt;</w:t>
      </w:r>
      <w:r>
        <w:rPr>
          <w:b/>
          <w:bCs/>
        </w:rPr>
        <w:t xml:space="preserve"> </w:t>
      </w:r>
      <w:r w:rsidRPr="00BC06BF">
        <w:rPr>
          <w:bCs/>
        </w:rPr>
        <w:t xml:space="preserve"> (2 champs de saisie date au format JJ/MM/AAAA)</w:t>
      </w:r>
    </w:p>
    <w:p w:rsidR="00992BC1" w:rsidRPr="00BC06BF" w:rsidRDefault="00992BC1" w:rsidP="00C4499D">
      <w:pPr>
        <w:pStyle w:val="NormalArial"/>
        <w:numPr>
          <w:ilvl w:val="0"/>
          <w:numId w:val="22"/>
        </w:numPr>
        <w:rPr>
          <w:bCs/>
        </w:rPr>
      </w:pPr>
      <w:r>
        <w:rPr>
          <w:bCs/>
        </w:rPr>
        <w:t>Période de fin du contrat</w:t>
      </w:r>
      <w:r w:rsidR="005F0465">
        <w:rPr>
          <w:bCs/>
        </w:rPr>
        <w:t xml:space="preserve"> de</w:t>
      </w:r>
      <w:r>
        <w:rPr>
          <w:bCs/>
        </w:rPr>
        <w:t xml:space="preserve"> travail : </w:t>
      </w:r>
      <w:r w:rsidRPr="00BC06BF">
        <w:rPr>
          <w:bCs/>
        </w:rPr>
        <w:t>du &lt;première date&gt; au &lt;seconde date&gt;</w:t>
      </w:r>
      <w:r>
        <w:rPr>
          <w:b/>
          <w:bCs/>
        </w:rPr>
        <w:t xml:space="preserve"> </w:t>
      </w:r>
      <w:r w:rsidRPr="00BC06BF">
        <w:rPr>
          <w:bCs/>
        </w:rPr>
        <w:t xml:space="preserve"> (2 champs de saisie date au format JJ/MM/AAAA)</w:t>
      </w:r>
    </w:p>
    <w:p w:rsidR="00992BC1" w:rsidRPr="00BC06BF" w:rsidRDefault="00992BC1" w:rsidP="00C4499D">
      <w:pPr>
        <w:pStyle w:val="NormalArial"/>
        <w:numPr>
          <w:ilvl w:val="0"/>
          <w:numId w:val="22"/>
        </w:numPr>
        <w:rPr>
          <w:bCs/>
        </w:rPr>
      </w:pPr>
      <w:r>
        <w:rPr>
          <w:bCs/>
        </w:rPr>
        <w:t xml:space="preserve">Période de fin de collaboration: </w:t>
      </w:r>
      <w:r w:rsidRPr="00BC06BF">
        <w:rPr>
          <w:bCs/>
        </w:rPr>
        <w:t>du &lt;première date&gt; au &lt;seconde date&gt;</w:t>
      </w:r>
      <w:r>
        <w:rPr>
          <w:b/>
          <w:bCs/>
        </w:rPr>
        <w:t xml:space="preserve"> </w:t>
      </w:r>
      <w:r w:rsidRPr="00BC06BF">
        <w:rPr>
          <w:bCs/>
        </w:rPr>
        <w:t xml:space="preserve"> (2 champs de saisie date au format JJ/MM/AAAA)</w:t>
      </w:r>
    </w:p>
    <w:p w:rsidR="00992BC1" w:rsidRPr="00BC06BF" w:rsidRDefault="00992BC1" w:rsidP="00C4499D">
      <w:pPr>
        <w:pStyle w:val="NormalArial"/>
        <w:numPr>
          <w:ilvl w:val="0"/>
          <w:numId w:val="22"/>
        </w:numPr>
        <w:rPr>
          <w:bCs/>
        </w:rPr>
      </w:pPr>
      <w:r>
        <w:rPr>
          <w:bCs/>
        </w:rPr>
        <w:t xml:space="preserve">Période de péremption </w:t>
      </w:r>
      <w:r w:rsidR="00E823CE">
        <w:rPr>
          <w:bCs/>
        </w:rPr>
        <w:t>Q</w:t>
      </w:r>
      <w:r>
        <w:rPr>
          <w:bCs/>
        </w:rPr>
        <w:t xml:space="preserve">HP : </w:t>
      </w:r>
      <w:r w:rsidRPr="00BC06BF">
        <w:rPr>
          <w:bCs/>
        </w:rPr>
        <w:t>du &lt;première date&gt; au &lt;seconde date&gt;</w:t>
      </w:r>
      <w:r>
        <w:rPr>
          <w:b/>
          <w:bCs/>
        </w:rPr>
        <w:t xml:space="preserve"> </w:t>
      </w:r>
      <w:r w:rsidRPr="00BC06BF">
        <w:rPr>
          <w:bCs/>
        </w:rPr>
        <w:t xml:space="preserve"> (2 champs de saisie date au format JJ/MM/AAAA)</w:t>
      </w:r>
    </w:p>
    <w:p w:rsidR="00992BC1" w:rsidRPr="00BC06BF" w:rsidRDefault="00992BC1" w:rsidP="00C4499D">
      <w:pPr>
        <w:pStyle w:val="NormalArial"/>
        <w:numPr>
          <w:ilvl w:val="0"/>
          <w:numId w:val="22"/>
        </w:numPr>
        <w:rPr>
          <w:bCs/>
        </w:rPr>
      </w:pPr>
      <w:r>
        <w:rPr>
          <w:bCs/>
        </w:rPr>
        <w:t xml:space="preserve">Période de péremption formations locales : </w:t>
      </w:r>
      <w:r w:rsidRPr="00BC06BF">
        <w:rPr>
          <w:bCs/>
        </w:rPr>
        <w:t>du &lt;première date&gt; au &lt;seconde date&gt;</w:t>
      </w:r>
      <w:r>
        <w:rPr>
          <w:b/>
          <w:bCs/>
        </w:rPr>
        <w:t xml:space="preserve"> </w:t>
      </w:r>
      <w:r w:rsidRPr="00BC06BF">
        <w:rPr>
          <w:bCs/>
        </w:rPr>
        <w:t xml:space="preserve"> (2 champs de saisie date au format JJ/MM/AAAA)</w:t>
      </w:r>
    </w:p>
    <w:p w:rsidR="00992BC1" w:rsidRPr="00BC06BF" w:rsidRDefault="00992BC1" w:rsidP="00C4499D">
      <w:pPr>
        <w:pStyle w:val="NormalArial"/>
        <w:numPr>
          <w:ilvl w:val="0"/>
          <w:numId w:val="22"/>
        </w:numPr>
        <w:rPr>
          <w:bCs/>
        </w:rPr>
      </w:pPr>
      <w:r>
        <w:rPr>
          <w:bCs/>
        </w:rPr>
        <w:t xml:space="preserve">Période de fin accès au centre : </w:t>
      </w:r>
      <w:r w:rsidRPr="00BC06BF">
        <w:rPr>
          <w:bCs/>
        </w:rPr>
        <w:t>du &lt;première date&gt; au &lt;seconde date&gt;</w:t>
      </w:r>
      <w:r>
        <w:rPr>
          <w:b/>
          <w:bCs/>
        </w:rPr>
        <w:t xml:space="preserve"> </w:t>
      </w:r>
      <w:r w:rsidRPr="00BC06BF">
        <w:rPr>
          <w:bCs/>
        </w:rPr>
        <w:t xml:space="preserve"> (2 champs de saisie date au format JJ/MM/AAAA)</w:t>
      </w:r>
    </w:p>
    <w:p w:rsidR="00992BC1" w:rsidRPr="00BC06BF" w:rsidRDefault="00992BC1" w:rsidP="00C4499D">
      <w:pPr>
        <w:pStyle w:val="NormalArial"/>
        <w:numPr>
          <w:ilvl w:val="0"/>
          <w:numId w:val="22"/>
        </w:numPr>
        <w:rPr>
          <w:bCs/>
        </w:rPr>
      </w:pPr>
      <w:r>
        <w:rPr>
          <w:bCs/>
        </w:rPr>
        <w:t xml:space="preserve">Période de fin validité de l’aptitude médicale : </w:t>
      </w:r>
      <w:r w:rsidRPr="00BC06BF">
        <w:rPr>
          <w:bCs/>
        </w:rPr>
        <w:t>du &lt;première date&gt; au &lt;seconde date&gt;</w:t>
      </w:r>
      <w:r>
        <w:rPr>
          <w:b/>
          <w:bCs/>
        </w:rPr>
        <w:t xml:space="preserve"> </w:t>
      </w:r>
      <w:r w:rsidRPr="00BC06BF">
        <w:rPr>
          <w:bCs/>
        </w:rPr>
        <w:t xml:space="preserve"> (2 champs de saisie date au format JJ/MM/AAAA)</w:t>
      </w:r>
    </w:p>
    <w:p w:rsidR="00992BC1" w:rsidRPr="00AD47D4" w:rsidRDefault="00992BC1" w:rsidP="00C4499D">
      <w:pPr>
        <w:pStyle w:val="NormalArial"/>
        <w:numPr>
          <w:ilvl w:val="0"/>
          <w:numId w:val="22"/>
        </w:numPr>
        <w:rPr>
          <w:bCs/>
        </w:rPr>
      </w:pPr>
      <w:r>
        <w:rPr>
          <w:bCs/>
        </w:rPr>
        <w:t xml:space="preserve">Période de péremption de l’avis : </w:t>
      </w:r>
      <w:r w:rsidRPr="00BC06BF">
        <w:rPr>
          <w:bCs/>
        </w:rPr>
        <w:t>du &lt;première date&gt; au &lt;seconde date&gt;</w:t>
      </w:r>
      <w:r>
        <w:rPr>
          <w:b/>
          <w:bCs/>
        </w:rPr>
        <w:t xml:space="preserve"> </w:t>
      </w:r>
      <w:r w:rsidRPr="00BC06BF">
        <w:rPr>
          <w:bCs/>
        </w:rPr>
        <w:t xml:space="preserve"> (2 champs de saisie date au format JJ/MM/AAAA)</w:t>
      </w:r>
    </w:p>
    <w:p w:rsidR="00992BC1" w:rsidRDefault="00992BC1" w:rsidP="00C4499D">
      <w:pPr>
        <w:pStyle w:val="NormalArial"/>
        <w:numPr>
          <w:ilvl w:val="0"/>
          <w:numId w:val="22"/>
        </w:numPr>
        <w:rPr>
          <w:bCs/>
        </w:rPr>
      </w:pPr>
      <w:r>
        <w:rPr>
          <w:bCs/>
        </w:rPr>
        <w:t>Un bouton "Valider"</w:t>
      </w:r>
    </w:p>
    <w:p w:rsidR="00992BC1" w:rsidRDefault="00992BC1" w:rsidP="00C4499D">
      <w:pPr>
        <w:pStyle w:val="NormalArial"/>
        <w:rPr>
          <w:bCs/>
        </w:rPr>
      </w:pPr>
    </w:p>
    <w:p w:rsidR="00992BC1" w:rsidRDefault="00992BC1" w:rsidP="00C4499D">
      <w:pPr>
        <w:pStyle w:val="Titre4bis"/>
      </w:pPr>
      <w:r>
        <w:t>Interface Fichier XLS - Liste des fins de validité</w:t>
      </w:r>
    </w:p>
    <w:p w:rsidR="00992BC1" w:rsidRDefault="00992BC1" w:rsidP="00C4499D">
      <w:pPr>
        <w:pStyle w:val="NormalArial"/>
        <w:rPr>
          <w:bCs/>
        </w:rPr>
      </w:pPr>
      <w:r>
        <w:rPr>
          <w:bCs/>
        </w:rPr>
        <w:t>La première ligne du fichier rappelle les critères de recherche.</w:t>
      </w:r>
    </w:p>
    <w:p w:rsidR="009D7F30" w:rsidRDefault="009D7F30" w:rsidP="00C4499D">
      <w:pPr>
        <w:pStyle w:val="NormalArial"/>
        <w:rPr>
          <w:bCs/>
        </w:rPr>
      </w:pPr>
      <w:r>
        <w:rPr>
          <w:bCs/>
        </w:rPr>
        <w:t>Pour chaque personne retournée, une ligne est affichée pour chaque libellé, une personne pouvant avoir plusieurs QHP, formations, avis FSD, etc</w:t>
      </w:r>
    </w:p>
    <w:p w:rsidR="00992BC1" w:rsidRDefault="00992BC1" w:rsidP="00C4499D">
      <w:pPr>
        <w:pStyle w:val="NormalArial"/>
        <w:rPr>
          <w:bCs/>
        </w:rPr>
      </w:pPr>
      <w:r>
        <w:rPr>
          <w:bCs/>
        </w:rPr>
        <w:t>Les colonnes du tableau sont :</w:t>
      </w:r>
    </w:p>
    <w:p w:rsidR="00992BC1" w:rsidRDefault="00992BC1" w:rsidP="00C4499D">
      <w:pPr>
        <w:pStyle w:val="NormalArial"/>
        <w:numPr>
          <w:ilvl w:val="0"/>
          <w:numId w:val="22"/>
        </w:numPr>
        <w:rPr>
          <w:bCs/>
        </w:rPr>
      </w:pPr>
      <w:r>
        <w:rPr>
          <w:bCs/>
        </w:rPr>
        <w:t>Nom d'époux : lu dans la table des personnes</w:t>
      </w:r>
    </w:p>
    <w:p w:rsidR="00992BC1" w:rsidRDefault="00992BC1" w:rsidP="00C4499D">
      <w:pPr>
        <w:pStyle w:val="NormalArial"/>
        <w:numPr>
          <w:ilvl w:val="0"/>
          <w:numId w:val="22"/>
        </w:numPr>
        <w:rPr>
          <w:bCs/>
        </w:rPr>
      </w:pPr>
      <w:r>
        <w:rPr>
          <w:bCs/>
        </w:rPr>
        <w:t>Nom de naissance : lu dans la table des personnes</w:t>
      </w:r>
    </w:p>
    <w:p w:rsidR="00992BC1" w:rsidRDefault="00992BC1" w:rsidP="00C4499D">
      <w:pPr>
        <w:pStyle w:val="NormalArial"/>
        <w:numPr>
          <w:ilvl w:val="0"/>
          <w:numId w:val="22"/>
        </w:numPr>
        <w:rPr>
          <w:bCs/>
        </w:rPr>
      </w:pPr>
      <w:r>
        <w:rPr>
          <w:bCs/>
        </w:rPr>
        <w:t>Prénom lu dans la table des personnes</w:t>
      </w:r>
    </w:p>
    <w:p w:rsidR="00992BC1" w:rsidRDefault="00992BC1" w:rsidP="00C4499D">
      <w:pPr>
        <w:pStyle w:val="NormalArial"/>
        <w:numPr>
          <w:ilvl w:val="0"/>
          <w:numId w:val="22"/>
        </w:numPr>
        <w:rPr>
          <w:bCs/>
        </w:rPr>
      </w:pPr>
      <w:r>
        <w:rPr>
          <w:bCs/>
        </w:rPr>
        <w:t>Date de naissance lue dans la table des personnes</w:t>
      </w:r>
    </w:p>
    <w:p w:rsidR="00A1535F" w:rsidRDefault="00A1535F" w:rsidP="00C4499D">
      <w:pPr>
        <w:pStyle w:val="NormalArial"/>
        <w:numPr>
          <w:ilvl w:val="0"/>
          <w:numId w:val="22"/>
        </w:numPr>
        <w:rPr>
          <w:bCs/>
        </w:rPr>
      </w:pPr>
      <w:r>
        <w:rPr>
          <w:bCs/>
        </w:rPr>
        <w:t>Raison sociale de l'entreprise</w:t>
      </w:r>
    </w:p>
    <w:p w:rsidR="00A1535F" w:rsidRDefault="00A1535F" w:rsidP="00C4499D">
      <w:pPr>
        <w:pStyle w:val="NormalArial"/>
        <w:numPr>
          <w:ilvl w:val="0"/>
          <w:numId w:val="22"/>
        </w:numPr>
        <w:rPr>
          <w:bCs/>
        </w:rPr>
      </w:pPr>
      <w:r>
        <w:rPr>
          <w:bCs/>
        </w:rPr>
        <w:t>Numéro de téléphone de l'entreprise</w:t>
      </w:r>
    </w:p>
    <w:p w:rsidR="00992BC1" w:rsidRDefault="00992BC1" w:rsidP="00C4499D">
      <w:pPr>
        <w:pStyle w:val="NormalArial"/>
        <w:numPr>
          <w:ilvl w:val="0"/>
          <w:numId w:val="22"/>
        </w:numPr>
        <w:rPr>
          <w:bCs/>
        </w:rPr>
      </w:pPr>
      <w:r>
        <w:rPr>
          <w:bCs/>
        </w:rPr>
        <w:t>Numéro de badge</w:t>
      </w:r>
    </w:p>
    <w:p w:rsidR="00992BC1" w:rsidRDefault="00992BC1" w:rsidP="00C4499D">
      <w:pPr>
        <w:pStyle w:val="NormalArial"/>
        <w:numPr>
          <w:ilvl w:val="0"/>
          <w:numId w:val="22"/>
        </w:numPr>
        <w:rPr>
          <w:bCs/>
        </w:rPr>
      </w:pPr>
      <w:r>
        <w:rPr>
          <w:bCs/>
        </w:rPr>
        <w:t>Type de badge</w:t>
      </w:r>
    </w:p>
    <w:p w:rsidR="00992BC1" w:rsidRDefault="00992BC1" w:rsidP="00C4499D">
      <w:pPr>
        <w:pStyle w:val="NormalArial"/>
        <w:numPr>
          <w:ilvl w:val="0"/>
          <w:numId w:val="22"/>
        </w:numPr>
        <w:rPr>
          <w:bCs/>
        </w:rPr>
      </w:pPr>
      <w:r w:rsidRPr="00521D42">
        <w:rPr>
          <w:bCs/>
        </w:rPr>
        <w:t xml:space="preserve">Date de fin de validité </w:t>
      </w:r>
      <w:r w:rsidR="007B28DC">
        <w:rPr>
          <w:bCs/>
        </w:rPr>
        <w:t>du badge</w:t>
      </w:r>
    </w:p>
    <w:p w:rsidR="00992BC1" w:rsidRPr="00521D42" w:rsidRDefault="00992BC1" w:rsidP="00C4499D">
      <w:pPr>
        <w:pStyle w:val="NormalArial"/>
        <w:numPr>
          <w:ilvl w:val="0"/>
          <w:numId w:val="22"/>
        </w:numPr>
        <w:rPr>
          <w:bCs/>
        </w:rPr>
      </w:pPr>
      <w:r w:rsidRPr="00521D42">
        <w:rPr>
          <w:bCs/>
        </w:rPr>
        <w:t>Catégorie médicale</w:t>
      </w:r>
    </w:p>
    <w:p w:rsidR="00992BC1" w:rsidRDefault="00992BC1" w:rsidP="00C4499D">
      <w:pPr>
        <w:pStyle w:val="NormalArial"/>
        <w:numPr>
          <w:ilvl w:val="0"/>
          <w:numId w:val="22"/>
        </w:numPr>
        <w:rPr>
          <w:bCs/>
        </w:rPr>
      </w:pPr>
      <w:r>
        <w:rPr>
          <w:bCs/>
        </w:rPr>
        <w:t>Date de fin  de validité aptitude</w:t>
      </w:r>
      <w:r w:rsidR="007B28DC" w:rsidRPr="007B28DC">
        <w:rPr>
          <w:bCs/>
        </w:rPr>
        <w:t xml:space="preserve"> </w:t>
      </w:r>
      <w:r w:rsidR="007B28DC">
        <w:rPr>
          <w:bCs/>
        </w:rPr>
        <w:t>médicale</w:t>
      </w:r>
    </w:p>
    <w:p w:rsidR="00992BC1" w:rsidRDefault="00992BC1" w:rsidP="00C4499D">
      <w:pPr>
        <w:pStyle w:val="NormalArial"/>
        <w:numPr>
          <w:ilvl w:val="0"/>
          <w:numId w:val="22"/>
        </w:numPr>
        <w:rPr>
          <w:bCs/>
        </w:rPr>
      </w:pPr>
      <w:r>
        <w:rPr>
          <w:bCs/>
        </w:rPr>
        <w:t xml:space="preserve">Date de fin accès </w:t>
      </w:r>
      <w:r w:rsidR="007B28DC">
        <w:rPr>
          <w:bCs/>
        </w:rPr>
        <w:t xml:space="preserve">au </w:t>
      </w:r>
      <w:r>
        <w:rPr>
          <w:bCs/>
        </w:rPr>
        <w:t>centre</w:t>
      </w:r>
    </w:p>
    <w:p w:rsidR="00992BC1" w:rsidRDefault="00992BC1" w:rsidP="00C4499D">
      <w:pPr>
        <w:pStyle w:val="NormalArial"/>
        <w:numPr>
          <w:ilvl w:val="0"/>
          <w:numId w:val="22"/>
        </w:numPr>
        <w:rPr>
          <w:bCs/>
        </w:rPr>
      </w:pPr>
      <w:r>
        <w:rPr>
          <w:bCs/>
        </w:rPr>
        <w:t>Date de péremption de l’avis</w:t>
      </w:r>
      <w:r w:rsidR="007B28DC">
        <w:rPr>
          <w:bCs/>
        </w:rPr>
        <w:t xml:space="preserve"> FSD</w:t>
      </w:r>
    </w:p>
    <w:p w:rsidR="00992BC1" w:rsidRDefault="00992BC1" w:rsidP="00C4499D">
      <w:pPr>
        <w:pStyle w:val="NormalArial"/>
        <w:numPr>
          <w:ilvl w:val="0"/>
          <w:numId w:val="22"/>
        </w:numPr>
        <w:rPr>
          <w:bCs/>
        </w:rPr>
      </w:pPr>
      <w:r>
        <w:rPr>
          <w:bCs/>
        </w:rPr>
        <w:t>Date de fin du contrat de travail</w:t>
      </w:r>
    </w:p>
    <w:p w:rsidR="00992BC1" w:rsidRDefault="00992BC1" w:rsidP="00C4499D">
      <w:pPr>
        <w:pStyle w:val="NormalArial"/>
        <w:numPr>
          <w:ilvl w:val="0"/>
          <w:numId w:val="22"/>
        </w:numPr>
        <w:rPr>
          <w:bCs/>
        </w:rPr>
      </w:pPr>
      <w:r>
        <w:rPr>
          <w:bCs/>
        </w:rPr>
        <w:t>Date de fin de collaboration</w:t>
      </w:r>
    </w:p>
    <w:p w:rsidR="00992BC1" w:rsidRDefault="00992BC1" w:rsidP="00C4499D">
      <w:pPr>
        <w:pStyle w:val="NormalArial"/>
        <w:numPr>
          <w:ilvl w:val="0"/>
          <w:numId w:val="22"/>
        </w:numPr>
        <w:rPr>
          <w:bCs/>
        </w:rPr>
      </w:pPr>
      <w:r>
        <w:rPr>
          <w:bCs/>
        </w:rPr>
        <w:t>Date de fin de marché</w:t>
      </w:r>
    </w:p>
    <w:p w:rsidR="00992BC1" w:rsidRDefault="00992BC1" w:rsidP="00C4499D">
      <w:pPr>
        <w:pStyle w:val="NormalArial"/>
        <w:numPr>
          <w:ilvl w:val="0"/>
          <w:numId w:val="22"/>
        </w:numPr>
        <w:rPr>
          <w:bCs/>
        </w:rPr>
      </w:pPr>
      <w:r>
        <w:rPr>
          <w:bCs/>
        </w:rPr>
        <w:lastRenderedPageBreak/>
        <w:t xml:space="preserve">Date de </w:t>
      </w:r>
      <w:r w:rsidR="009D7F30">
        <w:rPr>
          <w:bCs/>
        </w:rPr>
        <w:t xml:space="preserve">fin de </w:t>
      </w:r>
      <w:r>
        <w:rPr>
          <w:bCs/>
        </w:rPr>
        <w:t>validité QHP</w:t>
      </w:r>
    </w:p>
    <w:p w:rsidR="00992BC1" w:rsidRDefault="00992BC1" w:rsidP="00C4499D">
      <w:pPr>
        <w:pStyle w:val="NormalArial"/>
        <w:numPr>
          <w:ilvl w:val="0"/>
          <w:numId w:val="22"/>
        </w:numPr>
        <w:rPr>
          <w:bCs/>
        </w:rPr>
      </w:pPr>
      <w:r>
        <w:rPr>
          <w:bCs/>
        </w:rPr>
        <w:t xml:space="preserve">Date </w:t>
      </w:r>
      <w:r w:rsidR="009D7F30">
        <w:rPr>
          <w:bCs/>
        </w:rPr>
        <w:t xml:space="preserve">de fin de </w:t>
      </w:r>
      <w:r>
        <w:rPr>
          <w:bCs/>
        </w:rPr>
        <w:t>validité formation</w:t>
      </w:r>
    </w:p>
    <w:p w:rsidR="00992BC1" w:rsidRDefault="00992BC1" w:rsidP="00C4499D">
      <w:pPr>
        <w:pStyle w:val="NormalArial"/>
        <w:rPr>
          <w:bCs/>
        </w:rPr>
      </w:pPr>
    </w:p>
    <w:p w:rsidR="00992BC1" w:rsidRDefault="00992BC1" w:rsidP="00C4499D">
      <w:pPr>
        <w:pStyle w:val="NormalArial"/>
        <w:rPr>
          <w:bCs/>
        </w:rPr>
      </w:pPr>
      <w:r>
        <w:rPr>
          <w:bCs/>
        </w:rPr>
        <w:t>Les dates s’affichent suivant 3 styles :</w:t>
      </w:r>
    </w:p>
    <w:p w:rsidR="00992BC1" w:rsidRDefault="00992BC1" w:rsidP="00C4499D">
      <w:pPr>
        <w:pStyle w:val="NormalArial"/>
        <w:numPr>
          <w:ilvl w:val="0"/>
          <w:numId w:val="91"/>
        </w:numPr>
        <w:rPr>
          <w:bCs/>
        </w:rPr>
      </w:pPr>
      <w:r w:rsidRPr="00521D42">
        <w:rPr>
          <w:bCs/>
        </w:rPr>
        <w:t>suivant que la date est dépassée (noir sur fond rouge)</w:t>
      </w:r>
      <w:r>
        <w:rPr>
          <w:bCs/>
        </w:rPr>
        <w:t xml:space="preserve"> </w:t>
      </w:r>
    </w:p>
    <w:p w:rsidR="00992BC1" w:rsidRDefault="00992BC1" w:rsidP="00C4499D">
      <w:pPr>
        <w:pStyle w:val="NormalArial"/>
        <w:numPr>
          <w:ilvl w:val="0"/>
          <w:numId w:val="91"/>
        </w:numPr>
        <w:rPr>
          <w:bCs/>
        </w:rPr>
      </w:pPr>
      <w:r>
        <w:rPr>
          <w:bCs/>
        </w:rPr>
        <w:t>ou</w:t>
      </w:r>
      <w:r w:rsidRPr="00521D42">
        <w:rPr>
          <w:bCs/>
        </w:rPr>
        <w:t xml:space="preserve"> que la date va êt</w:t>
      </w:r>
      <w:r>
        <w:rPr>
          <w:bCs/>
        </w:rPr>
        <w:t>re dépassée dans les deux mois (</w:t>
      </w:r>
      <w:r w:rsidRPr="00521D42">
        <w:rPr>
          <w:bCs/>
        </w:rPr>
        <w:t>noir sur fond orange</w:t>
      </w:r>
      <w:r>
        <w:rPr>
          <w:bCs/>
        </w:rPr>
        <w:t>)</w:t>
      </w:r>
    </w:p>
    <w:p w:rsidR="00992BC1" w:rsidRDefault="00992BC1" w:rsidP="00C4499D">
      <w:pPr>
        <w:pStyle w:val="NormalArial"/>
        <w:numPr>
          <w:ilvl w:val="0"/>
          <w:numId w:val="91"/>
        </w:numPr>
        <w:rPr>
          <w:bCs/>
        </w:rPr>
      </w:pPr>
      <w:r>
        <w:rPr>
          <w:bCs/>
        </w:rPr>
        <w:t>ou normal sinon (noir sur fond blanc)</w:t>
      </w:r>
    </w:p>
    <w:p w:rsidR="00992BC1" w:rsidRPr="00521D42" w:rsidRDefault="00992BC1" w:rsidP="00C4499D">
      <w:pPr>
        <w:pStyle w:val="NormalArial"/>
        <w:ind w:left="720"/>
        <w:rPr>
          <w:bCs/>
          <w:highlight w:val="yellow"/>
        </w:rPr>
      </w:pPr>
    </w:p>
    <w:p w:rsidR="00992BC1" w:rsidRDefault="00992BC1" w:rsidP="00C4499D">
      <w:pPr>
        <w:pStyle w:val="Titre4bis"/>
      </w:pPr>
      <w:r>
        <w:t>Scénario 1 – Extraire l'état des fins de validité</w:t>
      </w:r>
    </w:p>
    <w:p w:rsidR="00992BC1" w:rsidRDefault="00992BC1" w:rsidP="00C4499D">
      <w:pPr>
        <w:pStyle w:val="NormalArial"/>
        <w:numPr>
          <w:ilvl w:val="0"/>
          <w:numId w:val="93"/>
        </w:numPr>
        <w:jc w:val="both"/>
        <w:rPr>
          <w:bCs/>
        </w:rPr>
      </w:pPr>
      <w:r>
        <w:rPr>
          <w:bCs/>
        </w:rPr>
        <w:t>L'acteur</w:t>
      </w:r>
      <w:r w:rsidRPr="00C23EE9">
        <w:rPr>
          <w:bCs/>
        </w:rPr>
        <w:t xml:space="preserve"> arrive sur le module.</w:t>
      </w:r>
    </w:p>
    <w:p w:rsidR="00992BC1" w:rsidRDefault="00992BC1" w:rsidP="00C4499D">
      <w:pPr>
        <w:pStyle w:val="NormalArial"/>
        <w:numPr>
          <w:ilvl w:val="0"/>
          <w:numId w:val="93"/>
        </w:numPr>
        <w:jc w:val="both"/>
        <w:rPr>
          <w:bCs/>
        </w:rPr>
      </w:pPr>
      <w:r>
        <w:rPr>
          <w:bCs/>
        </w:rPr>
        <w:t>Le système affiche le formulaire Critères</w:t>
      </w:r>
    </w:p>
    <w:p w:rsidR="00992BC1" w:rsidRDefault="00992BC1" w:rsidP="00C4499D">
      <w:pPr>
        <w:pStyle w:val="NormalArial"/>
        <w:numPr>
          <w:ilvl w:val="0"/>
          <w:numId w:val="93"/>
        </w:numPr>
        <w:jc w:val="both"/>
        <w:rPr>
          <w:bCs/>
        </w:rPr>
      </w:pPr>
      <w:r>
        <w:rPr>
          <w:bCs/>
        </w:rPr>
        <w:t xml:space="preserve">L'acteur saisit les critères et valide </w:t>
      </w:r>
      <w:r>
        <w:rPr>
          <w:b/>
          <w:color w:val="FF0000"/>
        </w:rPr>
        <w:t>EXCEPTION1</w:t>
      </w:r>
    </w:p>
    <w:p w:rsidR="00992BC1" w:rsidRDefault="00992BC1" w:rsidP="00C4499D">
      <w:pPr>
        <w:pStyle w:val="NormalArial"/>
        <w:numPr>
          <w:ilvl w:val="0"/>
          <w:numId w:val="93"/>
        </w:numPr>
        <w:jc w:val="both"/>
        <w:rPr>
          <w:bCs/>
        </w:rPr>
      </w:pPr>
      <w:r>
        <w:rPr>
          <w:bCs/>
        </w:rPr>
        <w:t xml:space="preserve">Le système génère un fichier xls </w:t>
      </w:r>
    </w:p>
    <w:p w:rsidR="00992BC1" w:rsidRPr="00BC06BF" w:rsidRDefault="00992BC1" w:rsidP="00C4499D">
      <w:pPr>
        <w:pStyle w:val="NormalArial"/>
        <w:numPr>
          <w:ilvl w:val="0"/>
          <w:numId w:val="93"/>
        </w:numPr>
        <w:jc w:val="both"/>
        <w:rPr>
          <w:bCs/>
        </w:rPr>
      </w:pPr>
      <w:r w:rsidRPr="00BC06BF">
        <w:rPr>
          <w:bCs/>
        </w:rPr>
        <w:t>Le système propose à l’acteur de télécharger le fichier xls</w:t>
      </w:r>
    </w:p>
    <w:p w:rsidR="00992BC1" w:rsidRDefault="00992BC1" w:rsidP="00C4499D">
      <w:pPr>
        <w:pStyle w:val="NormalArial"/>
      </w:pPr>
    </w:p>
    <w:p w:rsidR="00E823CE" w:rsidRDefault="00E823CE" w:rsidP="00C4499D">
      <w:pPr>
        <w:pStyle w:val="NormalArial"/>
      </w:pPr>
      <w:r>
        <w:t>On ne retient que les lignes répondant aux critères suivants :</w:t>
      </w:r>
    </w:p>
    <w:p w:rsidR="00E823CE" w:rsidRPr="004862CD" w:rsidRDefault="00E823CE" w:rsidP="00E823CE">
      <w:pPr>
        <w:pStyle w:val="NormalArial"/>
        <w:numPr>
          <w:ilvl w:val="0"/>
          <w:numId w:val="169"/>
        </w:numPr>
      </w:pPr>
      <w:r>
        <w:t>Si le critère "</w:t>
      </w:r>
      <w:r>
        <w:rPr>
          <w:bCs/>
        </w:rPr>
        <w:t>Période de fin de validité du badge" est renseigné, on ne retient que les personnes dont la date de fin de validité du badge appartient à la période.</w:t>
      </w:r>
    </w:p>
    <w:p w:rsidR="00E823CE" w:rsidRPr="004862CD" w:rsidRDefault="00E823CE" w:rsidP="00E823CE">
      <w:pPr>
        <w:pStyle w:val="NormalArial"/>
        <w:numPr>
          <w:ilvl w:val="0"/>
          <w:numId w:val="169"/>
        </w:numPr>
      </w:pPr>
      <w:r>
        <w:t>Si le critère "</w:t>
      </w:r>
      <w:r w:rsidRPr="00E823CE">
        <w:rPr>
          <w:bCs/>
        </w:rPr>
        <w:t xml:space="preserve"> </w:t>
      </w:r>
      <w:r>
        <w:rPr>
          <w:bCs/>
        </w:rPr>
        <w:t>Période de fin du contrat commercial " est renseigné, on ne retient que les personnes rattachées à un marché dont la date de fin du contrat commercial  appartient à la période.</w:t>
      </w:r>
    </w:p>
    <w:p w:rsidR="00E823CE" w:rsidRPr="004862CD" w:rsidRDefault="00E823CE" w:rsidP="00E823CE">
      <w:pPr>
        <w:pStyle w:val="NormalArial"/>
        <w:numPr>
          <w:ilvl w:val="0"/>
          <w:numId w:val="169"/>
        </w:numPr>
      </w:pPr>
      <w:r>
        <w:t>Si le critère "</w:t>
      </w:r>
      <w:r w:rsidRPr="00E823CE">
        <w:rPr>
          <w:bCs/>
        </w:rPr>
        <w:t xml:space="preserve"> </w:t>
      </w:r>
      <w:r>
        <w:rPr>
          <w:bCs/>
        </w:rPr>
        <w:t>Période de fin du contrat travail  " est renseigné, on ne retient que les personnes dont la date de fin du contrat de travail appartient à la période.</w:t>
      </w:r>
    </w:p>
    <w:p w:rsidR="00E823CE" w:rsidRPr="004862CD" w:rsidRDefault="00E823CE" w:rsidP="00E823CE">
      <w:pPr>
        <w:pStyle w:val="NormalArial"/>
        <w:numPr>
          <w:ilvl w:val="0"/>
          <w:numId w:val="169"/>
        </w:numPr>
      </w:pPr>
      <w:r>
        <w:t>Si le critère "</w:t>
      </w:r>
      <w:r w:rsidRPr="00E823CE">
        <w:rPr>
          <w:bCs/>
        </w:rPr>
        <w:t xml:space="preserve"> </w:t>
      </w:r>
      <w:r>
        <w:rPr>
          <w:bCs/>
        </w:rPr>
        <w:t>Période de fin de collaboration" est renseigné, on ne retient que les personnes dont la date de fin de collaboration (contrat de travail) appartient à la période.</w:t>
      </w:r>
    </w:p>
    <w:p w:rsidR="00E823CE" w:rsidRPr="004862CD" w:rsidRDefault="00E823CE" w:rsidP="00E823CE">
      <w:pPr>
        <w:pStyle w:val="NormalArial"/>
        <w:numPr>
          <w:ilvl w:val="0"/>
          <w:numId w:val="169"/>
        </w:numPr>
      </w:pPr>
      <w:r>
        <w:t>Si le critère "</w:t>
      </w:r>
      <w:r w:rsidRPr="00E823CE">
        <w:rPr>
          <w:bCs/>
        </w:rPr>
        <w:t xml:space="preserve"> </w:t>
      </w:r>
      <w:r>
        <w:rPr>
          <w:bCs/>
        </w:rPr>
        <w:t xml:space="preserve">Période de péremption QHP " est renseigné, on ne retient que les personnes ayant une </w:t>
      </w:r>
      <w:r w:rsidR="00EB2603">
        <w:rPr>
          <w:bCs/>
        </w:rPr>
        <w:t xml:space="preserve">QHP </w:t>
      </w:r>
      <w:r>
        <w:rPr>
          <w:bCs/>
        </w:rPr>
        <w:t>dont la date de péremption appartient à la période.</w:t>
      </w:r>
    </w:p>
    <w:p w:rsidR="00EB2603" w:rsidRPr="004862CD" w:rsidRDefault="00EB2603" w:rsidP="00EB2603">
      <w:pPr>
        <w:pStyle w:val="NormalArial"/>
        <w:numPr>
          <w:ilvl w:val="0"/>
          <w:numId w:val="169"/>
        </w:numPr>
      </w:pPr>
      <w:r>
        <w:t>Si le critère "</w:t>
      </w:r>
      <w:r w:rsidRPr="00E823CE">
        <w:rPr>
          <w:bCs/>
        </w:rPr>
        <w:t xml:space="preserve"> </w:t>
      </w:r>
      <w:r>
        <w:rPr>
          <w:bCs/>
        </w:rPr>
        <w:t>Période de péremption formations locales" est renseigné, on ne retient que les personnes ayant une formation centre dont la date de péremption appartient à la période.</w:t>
      </w:r>
    </w:p>
    <w:p w:rsidR="00EB2603" w:rsidRPr="004862CD" w:rsidRDefault="00EB2603" w:rsidP="00EB2603">
      <w:pPr>
        <w:pStyle w:val="NormalArial"/>
        <w:numPr>
          <w:ilvl w:val="0"/>
          <w:numId w:val="169"/>
        </w:numPr>
      </w:pPr>
      <w:r>
        <w:t>Si le critère "</w:t>
      </w:r>
      <w:r w:rsidRPr="00E823CE">
        <w:rPr>
          <w:bCs/>
        </w:rPr>
        <w:t xml:space="preserve"> </w:t>
      </w:r>
      <w:r>
        <w:rPr>
          <w:bCs/>
        </w:rPr>
        <w:t>Période de fin accès au centre" est renseigné, on ne retient que les personnes dont la demande d'accès a une date de fin accès centre appartenant à la période.</w:t>
      </w:r>
    </w:p>
    <w:p w:rsidR="00EB2603" w:rsidRPr="004862CD" w:rsidRDefault="00EB2603" w:rsidP="00EB2603">
      <w:pPr>
        <w:pStyle w:val="NormalArial"/>
        <w:numPr>
          <w:ilvl w:val="0"/>
          <w:numId w:val="169"/>
        </w:numPr>
      </w:pPr>
      <w:r>
        <w:t>Si le critère "</w:t>
      </w:r>
      <w:r w:rsidRPr="00E823CE">
        <w:rPr>
          <w:bCs/>
        </w:rPr>
        <w:t xml:space="preserve"> </w:t>
      </w:r>
      <w:r>
        <w:rPr>
          <w:bCs/>
        </w:rPr>
        <w:t>Période de fin validité de l’aptitude médicale " est renseigné, on ne retient que les personnes dont la date de fin validité de l’aptitude médicale appartient à la période.</w:t>
      </w:r>
    </w:p>
    <w:p w:rsidR="00C740DE" w:rsidRPr="004862CD" w:rsidRDefault="00C740DE" w:rsidP="00C740DE">
      <w:pPr>
        <w:pStyle w:val="NormalArial"/>
        <w:numPr>
          <w:ilvl w:val="0"/>
          <w:numId w:val="169"/>
        </w:numPr>
      </w:pPr>
      <w:r>
        <w:t>Si le critère "</w:t>
      </w:r>
      <w:r w:rsidRPr="00E823CE">
        <w:rPr>
          <w:bCs/>
        </w:rPr>
        <w:t xml:space="preserve"> </w:t>
      </w:r>
      <w:r>
        <w:rPr>
          <w:bCs/>
        </w:rPr>
        <w:t>Période de péremption de l’avis" est renseigné, on ne retient que les personnes qui ont un avis FSD dont la date de péremption appartient à la période.</w:t>
      </w:r>
    </w:p>
    <w:p w:rsidR="00C740DE" w:rsidRDefault="00C740DE" w:rsidP="00C740DE">
      <w:pPr>
        <w:pStyle w:val="NormalArial"/>
      </w:pPr>
      <w:r>
        <w:t>Les critères sont reliés entre eux par des OU.</w:t>
      </w:r>
    </w:p>
    <w:p w:rsidR="00AE59B5" w:rsidRDefault="00AE59B5" w:rsidP="00C740DE">
      <w:pPr>
        <w:pStyle w:val="NormalArial"/>
      </w:pPr>
    </w:p>
    <w:p w:rsidR="00AE59B5" w:rsidRDefault="00AE59B5" w:rsidP="00C740DE">
      <w:pPr>
        <w:pStyle w:val="NormalArial"/>
      </w:pPr>
      <w:r>
        <w:t>Le tableau est trié sur le Nom de naissance puis le prénom.</w:t>
      </w:r>
    </w:p>
    <w:p w:rsidR="00C740DE" w:rsidRDefault="00C740DE" w:rsidP="00C740DE">
      <w:pPr>
        <w:pStyle w:val="NormalArial"/>
      </w:pPr>
    </w:p>
    <w:p w:rsidR="00992BC1" w:rsidRDefault="00992BC1" w:rsidP="00C4499D">
      <w:pPr>
        <w:pStyle w:val="Titre4bis"/>
      </w:pPr>
      <w:r>
        <w:t>Cas d'exception</w:t>
      </w:r>
    </w:p>
    <w:p w:rsidR="00992BC1" w:rsidRPr="00914A85" w:rsidRDefault="00992BC1" w:rsidP="00C4499D">
      <w:pPr>
        <w:pStyle w:val="NormalArial"/>
        <w:jc w:val="both"/>
      </w:pPr>
      <w:r>
        <w:rPr>
          <w:b/>
          <w:color w:val="FF0000"/>
        </w:rPr>
        <w:t xml:space="preserve">EXCEPTION1 : </w:t>
      </w:r>
      <w:r>
        <w:t>L’acteur doit obligatoirement saisir au moins une date (ou période) valide.  S</w:t>
      </w:r>
      <w:r w:rsidRPr="00D4614D">
        <w:t xml:space="preserve">i </w:t>
      </w:r>
      <w:r>
        <w:t>les données du formulaire sont invalides (champs obligatoires non renseignés, format des dates incorrects, etc..), l'acteur est redirigé vers le formulaire et un message d’erreur est affiché</w:t>
      </w:r>
    </w:p>
    <w:p w:rsidR="00992BC1" w:rsidRDefault="00992BC1" w:rsidP="00C4499D">
      <w:pPr>
        <w:pStyle w:val="NormalArial"/>
        <w:jc w:val="both"/>
      </w:pPr>
    </w:p>
    <w:p w:rsidR="00992BC1" w:rsidRDefault="00992BC1" w:rsidP="00C4499D">
      <w:pPr>
        <w:pStyle w:val="NormalArial"/>
      </w:pPr>
      <w:r>
        <w:br w:type="page"/>
      </w:r>
    </w:p>
    <w:p w:rsidR="00992BC1" w:rsidRPr="004862CD" w:rsidRDefault="00992BC1" w:rsidP="00C4499D">
      <w:pPr>
        <w:pStyle w:val="NormalArial"/>
      </w:pPr>
    </w:p>
    <w:p w:rsidR="00992BC1" w:rsidRPr="004862CD" w:rsidRDefault="00992BC1" w:rsidP="00C4499D">
      <w:pPr>
        <w:pStyle w:val="NormalArial"/>
      </w:pPr>
    </w:p>
    <w:p w:rsidR="00992BC1" w:rsidRPr="004862CD" w:rsidRDefault="00992BC1" w:rsidP="00C4499D">
      <w:pPr>
        <w:pStyle w:val="NormalArial"/>
      </w:pPr>
    </w:p>
    <w:p w:rsidR="00992BC1" w:rsidRDefault="00992BC1" w:rsidP="00393B3C">
      <w:pPr>
        <w:pStyle w:val="Titre2"/>
      </w:pPr>
      <w:bookmarkStart w:id="4799" w:name="_Toc292454248"/>
      <w:r>
        <w:t xml:space="preserve">Liste des avis FSD </w:t>
      </w:r>
      <w:r w:rsidR="00FC014D">
        <w:t xml:space="preserve">arrivant a peremption </w:t>
      </w:r>
      <w:r w:rsidR="00C03D0F">
        <w:t>(Etat 4)</w:t>
      </w:r>
      <w:bookmarkEnd w:id="4799"/>
    </w:p>
    <w:p w:rsidR="00992BC1" w:rsidRPr="005C65D8" w:rsidRDefault="00992BC1" w:rsidP="00D23387">
      <w:pPr>
        <w:pStyle w:val="Titre3"/>
      </w:pPr>
      <w:bookmarkStart w:id="4800" w:name="_Toc286067816"/>
      <w:bookmarkStart w:id="4801" w:name="_Toc292454249"/>
      <w:bookmarkEnd w:id="4800"/>
      <w:r w:rsidRPr="00F82106">
        <w:t xml:space="preserve">Cas d'utilisation </w:t>
      </w:r>
      <w:r w:rsidRPr="004862CD">
        <w:t>liste</w:t>
      </w:r>
      <w:r>
        <w:t>r</w:t>
      </w:r>
      <w:r w:rsidRPr="004862CD">
        <w:t xml:space="preserve"> </w:t>
      </w:r>
      <w:r>
        <w:t>l</w:t>
      </w:r>
      <w:r w:rsidRPr="004862CD">
        <w:t xml:space="preserve">es </w:t>
      </w:r>
      <w:r>
        <w:t xml:space="preserve">avis FSD </w:t>
      </w:r>
      <w:r w:rsidR="00FC014D">
        <w:t xml:space="preserve"> arrivant à péremption</w:t>
      </w:r>
      <w:bookmarkEnd w:id="4801"/>
    </w:p>
    <w:p w:rsidR="00992BC1" w:rsidRDefault="00992BC1" w:rsidP="00393B3C">
      <w:pPr>
        <w:pStyle w:val="NormalArial"/>
      </w:pPr>
      <w:r w:rsidRPr="00795BE7">
        <w:rPr>
          <w:b/>
        </w:rPr>
        <w:t>Résumé</w:t>
      </w:r>
      <w:r>
        <w:t xml:space="preserve"> : Cette fonctionnalité permet à l'acteur d'accéder à l'état d'extraction de la liste des avis FSD </w:t>
      </w:r>
      <w:r w:rsidR="00FC014D">
        <w:t xml:space="preserve"> arrivant</w:t>
      </w:r>
      <w:r w:rsidR="00FC014D" w:rsidRPr="00FC014D">
        <w:t xml:space="preserve"> </w:t>
      </w:r>
      <w:r w:rsidR="00FC014D">
        <w:t>prochainement à péremption</w:t>
      </w:r>
    </w:p>
    <w:p w:rsidR="00992BC1" w:rsidRDefault="00992BC1" w:rsidP="00393B3C">
      <w:pPr>
        <w:pStyle w:val="NormalArial"/>
      </w:pPr>
      <w:r w:rsidRPr="00795BE7">
        <w:rPr>
          <w:b/>
        </w:rPr>
        <w:t>Acteur(s)</w:t>
      </w:r>
      <w:r>
        <w:t xml:space="preserve"> : </w:t>
      </w:r>
      <w:r w:rsidR="00B62411">
        <w:t xml:space="preserve">Accueil, </w:t>
      </w:r>
      <w:r w:rsidRPr="0006541F">
        <w:t xml:space="preserve">Administrateur </w:t>
      </w:r>
      <w:r>
        <w:t xml:space="preserve">National, </w:t>
      </w:r>
      <w:r w:rsidRPr="0006541F">
        <w:t>Administrateur Centre</w:t>
      </w:r>
      <w:r>
        <w:t>, OS de Pôle</w:t>
      </w:r>
    </w:p>
    <w:p w:rsidR="00992BC1" w:rsidRDefault="00992BC1" w:rsidP="00393B3C">
      <w:pPr>
        <w:pStyle w:val="NormalArial"/>
      </w:pPr>
      <w:r w:rsidRPr="00795BE7">
        <w:rPr>
          <w:b/>
        </w:rPr>
        <w:t>Pré-condition</w:t>
      </w:r>
      <w:r>
        <w:t xml:space="preserve"> : L'acteur est identifié </w:t>
      </w:r>
    </w:p>
    <w:p w:rsidR="00992BC1" w:rsidRDefault="00992BC1" w:rsidP="00393B3C">
      <w:pPr>
        <w:pStyle w:val="NormalArial"/>
      </w:pPr>
      <w:r w:rsidRPr="00795BE7">
        <w:rPr>
          <w:b/>
        </w:rPr>
        <w:t>Post-condition</w:t>
      </w:r>
      <w:r>
        <w:t xml:space="preserve"> : La liste a été générée</w:t>
      </w:r>
    </w:p>
    <w:p w:rsidR="00992BC1" w:rsidRDefault="00992BC1" w:rsidP="00393B3C">
      <w:pPr>
        <w:pStyle w:val="NormalArial"/>
      </w:pPr>
    </w:p>
    <w:p w:rsidR="00992BC1" w:rsidRDefault="00992BC1" w:rsidP="00393B3C">
      <w:pPr>
        <w:pStyle w:val="NormalArial"/>
      </w:pPr>
    </w:p>
    <w:p w:rsidR="00992BC1" w:rsidRDefault="00992BC1" w:rsidP="00C4499D">
      <w:pPr>
        <w:pStyle w:val="Titre4bis"/>
      </w:pPr>
      <w:r>
        <w:t>Interface Critères</w:t>
      </w:r>
    </w:p>
    <w:p w:rsidR="00992BC1" w:rsidRDefault="00992BC1" w:rsidP="00C4499D">
      <w:pPr>
        <w:pStyle w:val="NormalArial"/>
        <w:rPr>
          <w:bCs/>
        </w:rPr>
      </w:pPr>
      <w:r>
        <w:rPr>
          <w:bCs/>
        </w:rPr>
        <w:t>L'écran affiche un formulaire de saisie</w:t>
      </w:r>
    </w:p>
    <w:p w:rsidR="00992BC1" w:rsidRDefault="00992BC1" w:rsidP="00C4499D">
      <w:pPr>
        <w:pStyle w:val="NormalArial"/>
        <w:numPr>
          <w:ilvl w:val="0"/>
          <w:numId w:val="22"/>
        </w:numPr>
        <w:rPr>
          <w:bCs/>
        </w:rPr>
      </w:pPr>
      <w:r>
        <w:rPr>
          <w:bCs/>
        </w:rPr>
        <w:t xml:space="preserve">Période: </w:t>
      </w:r>
      <w:r w:rsidRPr="00BC06BF">
        <w:rPr>
          <w:bCs/>
        </w:rPr>
        <w:t>du &lt;première date&gt; au &lt;seconde date&gt;</w:t>
      </w:r>
      <w:r>
        <w:rPr>
          <w:b/>
          <w:bCs/>
        </w:rPr>
        <w:t xml:space="preserve"> </w:t>
      </w:r>
      <w:r w:rsidRPr="00BC06BF">
        <w:rPr>
          <w:bCs/>
        </w:rPr>
        <w:t xml:space="preserve"> (2 champs de saisie date au format JJ/MM/AAAA)</w:t>
      </w:r>
      <w:r>
        <w:rPr>
          <w:bCs/>
        </w:rPr>
        <w:t>. Par défaut la première date est la date du jour et la seconde date est la date du jour + 3 mois.</w:t>
      </w:r>
      <w:r w:rsidR="00FC014D">
        <w:rPr>
          <w:bCs/>
        </w:rPr>
        <w:t xml:space="preserve"> (maxi + 6 mois)</w:t>
      </w:r>
    </w:p>
    <w:p w:rsidR="00992BC1" w:rsidRDefault="00992BC1" w:rsidP="00C4499D">
      <w:pPr>
        <w:pStyle w:val="NormalArial"/>
        <w:numPr>
          <w:ilvl w:val="0"/>
          <w:numId w:val="22"/>
        </w:numPr>
        <w:rPr>
          <w:bCs/>
        </w:rPr>
      </w:pPr>
      <w:r>
        <w:rPr>
          <w:bCs/>
        </w:rPr>
        <w:t>Un bouton "Valider"</w:t>
      </w:r>
    </w:p>
    <w:p w:rsidR="00992BC1" w:rsidRDefault="00992BC1" w:rsidP="00C4499D">
      <w:pPr>
        <w:pStyle w:val="NormalArial"/>
        <w:rPr>
          <w:bCs/>
        </w:rPr>
      </w:pPr>
    </w:p>
    <w:p w:rsidR="00992BC1" w:rsidRDefault="00992BC1" w:rsidP="00C4499D">
      <w:pPr>
        <w:pStyle w:val="Titre4bis"/>
      </w:pPr>
      <w:r>
        <w:t xml:space="preserve">Interface Fichier XLS - Liste des avis FSD </w:t>
      </w:r>
      <w:r w:rsidR="00FC014D">
        <w:t xml:space="preserve"> arrivant à péremption</w:t>
      </w:r>
    </w:p>
    <w:p w:rsidR="00992BC1" w:rsidRDefault="00C46026" w:rsidP="00C4499D">
      <w:pPr>
        <w:pStyle w:val="NormalArial"/>
        <w:rPr>
          <w:bCs/>
        </w:rPr>
      </w:pPr>
      <w:r>
        <w:rPr>
          <w:bCs/>
        </w:rPr>
        <w:t>Les critères sont rappelés au début du fichier, avec une ligne par critère.</w:t>
      </w:r>
    </w:p>
    <w:p w:rsidR="00992BC1" w:rsidRDefault="00992BC1" w:rsidP="00C4499D">
      <w:pPr>
        <w:pStyle w:val="NormalArial"/>
        <w:rPr>
          <w:bCs/>
        </w:rPr>
      </w:pPr>
      <w:r>
        <w:rPr>
          <w:bCs/>
        </w:rPr>
        <w:t>Ensuite une ligne est affichée par avis FSD correspondant aux critères, une personne pouvant avoir plusieurs avis FSD associés.</w:t>
      </w:r>
    </w:p>
    <w:p w:rsidR="00992BC1" w:rsidRDefault="00992BC1" w:rsidP="00C4499D">
      <w:pPr>
        <w:pStyle w:val="NormalArial"/>
        <w:rPr>
          <w:bCs/>
        </w:rPr>
      </w:pPr>
      <w:r>
        <w:rPr>
          <w:bCs/>
        </w:rPr>
        <w:t>Les colonnes du tableau sont :</w:t>
      </w:r>
    </w:p>
    <w:p w:rsidR="00992BC1" w:rsidRDefault="00992BC1" w:rsidP="00C4499D">
      <w:pPr>
        <w:pStyle w:val="NormalArial"/>
        <w:rPr>
          <w:bCs/>
        </w:rPr>
      </w:pPr>
    </w:p>
    <w:p w:rsidR="00992BC1" w:rsidRDefault="00992BC1" w:rsidP="00C4499D">
      <w:pPr>
        <w:pStyle w:val="NormalArial"/>
        <w:rPr>
          <w:bCs/>
        </w:rPr>
      </w:pPr>
      <w:r>
        <w:rPr>
          <w:bCs/>
        </w:rPr>
        <w:t>Colonnes "Identité" :</w:t>
      </w:r>
    </w:p>
    <w:p w:rsidR="00992BC1" w:rsidRDefault="00992BC1" w:rsidP="00C4499D">
      <w:pPr>
        <w:pStyle w:val="NormalArial"/>
        <w:numPr>
          <w:ilvl w:val="0"/>
          <w:numId w:val="22"/>
        </w:numPr>
        <w:rPr>
          <w:bCs/>
        </w:rPr>
      </w:pPr>
      <w:r>
        <w:rPr>
          <w:bCs/>
        </w:rPr>
        <w:t>"Nom d'époux" : lu dans la table des personnes</w:t>
      </w:r>
    </w:p>
    <w:p w:rsidR="00992BC1" w:rsidRDefault="00992BC1" w:rsidP="00C4499D">
      <w:pPr>
        <w:pStyle w:val="NormalArial"/>
        <w:numPr>
          <w:ilvl w:val="0"/>
          <w:numId w:val="22"/>
        </w:numPr>
        <w:rPr>
          <w:bCs/>
        </w:rPr>
      </w:pPr>
      <w:r>
        <w:rPr>
          <w:bCs/>
        </w:rPr>
        <w:t>"Nom de naissance" : lu dans la table des personnes</w:t>
      </w:r>
    </w:p>
    <w:p w:rsidR="00992BC1" w:rsidRDefault="00992BC1" w:rsidP="00C4499D">
      <w:pPr>
        <w:pStyle w:val="NormalArial"/>
        <w:numPr>
          <w:ilvl w:val="0"/>
          <w:numId w:val="22"/>
        </w:numPr>
        <w:rPr>
          <w:bCs/>
        </w:rPr>
      </w:pPr>
      <w:r>
        <w:rPr>
          <w:bCs/>
        </w:rPr>
        <w:t>"Prénom" : lu dans la table des personnes</w:t>
      </w:r>
    </w:p>
    <w:p w:rsidR="00992BC1" w:rsidRDefault="00992BC1" w:rsidP="00C4499D">
      <w:pPr>
        <w:pStyle w:val="NormalArial"/>
        <w:numPr>
          <w:ilvl w:val="0"/>
          <w:numId w:val="22"/>
        </w:numPr>
        <w:rPr>
          <w:bCs/>
        </w:rPr>
      </w:pPr>
      <w:r>
        <w:rPr>
          <w:bCs/>
        </w:rPr>
        <w:t xml:space="preserve">"Date de naissance" : lue dans la table des personnes et affichée au format </w:t>
      </w:r>
      <w:r w:rsidR="005E50BF">
        <w:rPr>
          <w:bCs/>
        </w:rPr>
        <w:t>JJ</w:t>
      </w:r>
      <w:r>
        <w:rPr>
          <w:bCs/>
        </w:rPr>
        <w:t>/MM/AAAA</w:t>
      </w:r>
    </w:p>
    <w:p w:rsidR="00992BC1" w:rsidRDefault="00992BC1" w:rsidP="00C4499D">
      <w:pPr>
        <w:pStyle w:val="NormalArial"/>
        <w:rPr>
          <w:bCs/>
        </w:rPr>
      </w:pPr>
    </w:p>
    <w:p w:rsidR="00992BC1" w:rsidRDefault="00992BC1" w:rsidP="00C4499D">
      <w:pPr>
        <w:pStyle w:val="NormalArial"/>
        <w:rPr>
          <w:bCs/>
        </w:rPr>
      </w:pPr>
      <w:r>
        <w:rPr>
          <w:bCs/>
        </w:rPr>
        <w:t>Colonnes "Badge" :</w:t>
      </w:r>
    </w:p>
    <w:p w:rsidR="00992BC1" w:rsidRDefault="00992BC1" w:rsidP="00C4499D">
      <w:pPr>
        <w:pStyle w:val="NormalArial"/>
        <w:numPr>
          <w:ilvl w:val="0"/>
          <w:numId w:val="22"/>
        </w:numPr>
        <w:rPr>
          <w:bCs/>
        </w:rPr>
      </w:pPr>
      <w:r>
        <w:rPr>
          <w:bCs/>
        </w:rPr>
        <w:t>"N° badge" : numéro de badge de la personne pour le centre demandeur de l'avis FSD</w:t>
      </w:r>
    </w:p>
    <w:p w:rsidR="00992BC1" w:rsidRDefault="00992BC1" w:rsidP="00C4499D">
      <w:pPr>
        <w:pStyle w:val="NormalArial"/>
        <w:numPr>
          <w:ilvl w:val="0"/>
          <w:numId w:val="22"/>
        </w:numPr>
        <w:rPr>
          <w:bCs/>
        </w:rPr>
      </w:pPr>
      <w:r>
        <w:rPr>
          <w:bCs/>
        </w:rPr>
        <w:t>"Type de badge" : Type de badge de la personne pour le centre demandeur de l'avis FSD</w:t>
      </w:r>
    </w:p>
    <w:p w:rsidR="00992BC1" w:rsidRDefault="00992BC1" w:rsidP="00C4499D">
      <w:pPr>
        <w:pStyle w:val="NormalArial"/>
        <w:rPr>
          <w:bCs/>
        </w:rPr>
      </w:pPr>
    </w:p>
    <w:p w:rsidR="00992BC1" w:rsidRDefault="00992BC1" w:rsidP="00C4499D">
      <w:pPr>
        <w:pStyle w:val="NormalArial"/>
        <w:rPr>
          <w:bCs/>
        </w:rPr>
      </w:pPr>
      <w:r>
        <w:rPr>
          <w:bCs/>
        </w:rPr>
        <w:t xml:space="preserve">Colonnes "Entreprise du salarié" : si aucune entreprise n'est associée à la personne, ces colonnes sont laissées vides. Si 2 entreprises sont associées à la personne, </w:t>
      </w:r>
      <w:r w:rsidR="005E50BF">
        <w:rPr>
          <w:bCs/>
        </w:rPr>
        <w:t>on extrait les informations de la première entreprise rattachée à la personne (Entreprise 1 dans les onglets)</w:t>
      </w:r>
      <w:r>
        <w:rPr>
          <w:bCs/>
        </w:rPr>
        <w:t>.</w:t>
      </w:r>
    </w:p>
    <w:p w:rsidR="00992BC1" w:rsidRDefault="00992BC1" w:rsidP="00C4499D">
      <w:pPr>
        <w:pStyle w:val="NormalArial"/>
        <w:numPr>
          <w:ilvl w:val="0"/>
          <w:numId w:val="22"/>
        </w:numPr>
        <w:rPr>
          <w:bCs/>
        </w:rPr>
      </w:pPr>
      <w:r>
        <w:rPr>
          <w:bCs/>
        </w:rPr>
        <w:t>"</w:t>
      </w:r>
      <w:r w:rsidRPr="007D03C7">
        <w:t xml:space="preserve"> </w:t>
      </w:r>
      <w:r w:rsidRPr="007D03C7">
        <w:rPr>
          <w:bCs/>
        </w:rPr>
        <w:t>Raison sociale</w:t>
      </w:r>
      <w:r>
        <w:rPr>
          <w:bCs/>
        </w:rPr>
        <w:t>" : raison sociale de l'entreprise associée à la personne pour le centre demandeur de l'avis FSD</w:t>
      </w:r>
    </w:p>
    <w:p w:rsidR="00992BC1" w:rsidRDefault="00992BC1" w:rsidP="00C4499D">
      <w:pPr>
        <w:pStyle w:val="NormalArial"/>
        <w:numPr>
          <w:ilvl w:val="0"/>
          <w:numId w:val="22"/>
        </w:numPr>
        <w:rPr>
          <w:bCs/>
        </w:rPr>
      </w:pPr>
      <w:r>
        <w:rPr>
          <w:bCs/>
        </w:rPr>
        <w:t>"N</w:t>
      </w:r>
      <w:r w:rsidRPr="007D03C7">
        <w:rPr>
          <w:bCs/>
        </w:rPr>
        <w:t>om usuel</w:t>
      </w:r>
      <w:r>
        <w:rPr>
          <w:bCs/>
        </w:rPr>
        <w:t>" : nom usuel</w:t>
      </w:r>
      <w:r w:rsidRPr="00FC273E">
        <w:rPr>
          <w:bCs/>
        </w:rPr>
        <w:t xml:space="preserve"> </w:t>
      </w:r>
      <w:r>
        <w:rPr>
          <w:bCs/>
        </w:rPr>
        <w:t>de l'entreprise associée à la personne pour le centre demandeur de l'avis FSD</w:t>
      </w:r>
    </w:p>
    <w:p w:rsidR="00992BC1" w:rsidRDefault="00992BC1" w:rsidP="00C4499D">
      <w:pPr>
        <w:pStyle w:val="NormalArial"/>
        <w:rPr>
          <w:bCs/>
        </w:rPr>
      </w:pPr>
    </w:p>
    <w:p w:rsidR="00992BC1" w:rsidRDefault="00992BC1" w:rsidP="00C4499D">
      <w:pPr>
        <w:pStyle w:val="NormalArial"/>
        <w:rPr>
          <w:bCs/>
        </w:rPr>
      </w:pPr>
      <w:r>
        <w:rPr>
          <w:bCs/>
        </w:rPr>
        <w:t>Colonnes "Avis FSD" :</w:t>
      </w:r>
    </w:p>
    <w:p w:rsidR="00992BC1" w:rsidRDefault="00992BC1" w:rsidP="00C4499D">
      <w:pPr>
        <w:pStyle w:val="NormalArial"/>
        <w:numPr>
          <w:ilvl w:val="0"/>
          <w:numId w:val="22"/>
        </w:numPr>
        <w:rPr>
          <w:bCs/>
        </w:rPr>
      </w:pPr>
      <w:r>
        <w:rPr>
          <w:bCs/>
        </w:rPr>
        <w:t xml:space="preserve">"Centre" : </w:t>
      </w:r>
      <w:r w:rsidR="00C03D0F">
        <w:rPr>
          <w:bCs/>
        </w:rPr>
        <w:t xml:space="preserve">code </w:t>
      </w:r>
      <w:r>
        <w:rPr>
          <w:bCs/>
        </w:rPr>
        <w:t>du centre demandeur référencé dans l'avis FSD. Le libellé est lu dans la table de référence des centres</w:t>
      </w:r>
    </w:p>
    <w:p w:rsidR="00992BC1" w:rsidRDefault="00992BC1" w:rsidP="00C4499D">
      <w:pPr>
        <w:pStyle w:val="NormalArial"/>
        <w:numPr>
          <w:ilvl w:val="0"/>
          <w:numId w:val="22"/>
        </w:numPr>
        <w:rPr>
          <w:bCs/>
        </w:rPr>
      </w:pPr>
      <w:r>
        <w:rPr>
          <w:bCs/>
        </w:rPr>
        <w:t>"</w:t>
      </w:r>
      <w:r>
        <w:t>T</w:t>
      </w:r>
      <w:r w:rsidRPr="007D03C7">
        <w:rPr>
          <w:bCs/>
        </w:rPr>
        <w:t>ype avis</w:t>
      </w:r>
      <w:r>
        <w:rPr>
          <w:bCs/>
        </w:rPr>
        <w:t>" : code du type de l'avis FSD. Ce code est lu dans la table de référence des types d'avis FSD</w:t>
      </w:r>
    </w:p>
    <w:p w:rsidR="00992BC1" w:rsidRDefault="00992BC1" w:rsidP="00C4499D">
      <w:pPr>
        <w:pStyle w:val="NormalArial"/>
        <w:numPr>
          <w:ilvl w:val="0"/>
          <w:numId w:val="22"/>
        </w:numPr>
        <w:rPr>
          <w:bCs/>
        </w:rPr>
      </w:pPr>
      <w:r>
        <w:rPr>
          <w:bCs/>
        </w:rPr>
        <w:t>"D</w:t>
      </w:r>
      <w:r w:rsidRPr="007D03C7">
        <w:rPr>
          <w:bCs/>
        </w:rPr>
        <w:t>ate décision</w:t>
      </w:r>
      <w:r>
        <w:rPr>
          <w:bCs/>
        </w:rPr>
        <w:t xml:space="preserve">" : date de décision lue dans la table des avis FSD et affichée au format </w:t>
      </w:r>
      <w:r w:rsidR="00F2282D">
        <w:rPr>
          <w:bCs/>
        </w:rPr>
        <w:t>JJ</w:t>
      </w:r>
      <w:r>
        <w:rPr>
          <w:bCs/>
        </w:rPr>
        <w:t>/MM/AAAA.</w:t>
      </w:r>
    </w:p>
    <w:p w:rsidR="00992BC1" w:rsidRDefault="00992BC1" w:rsidP="00C4499D">
      <w:pPr>
        <w:pStyle w:val="NormalArial"/>
        <w:numPr>
          <w:ilvl w:val="0"/>
          <w:numId w:val="22"/>
        </w:numPr>
        <w:rPr>
          <w:bCs/>
        </w:rPr>
      </w:pPr>
      <w:r>
        <w:rPr>
          <w:bCs/>
        </w:rPr>
        <w:lastRenderedPageBreak/>
        <w:t>"</w:t>
      </w:r>
      <w:r>
        <w:t>D</w:t>
      </w:r>
      <w:r w:rsidRPr="007D03C7">
        <w:rPr>
          <w:bCs/>
        </w:rPr>
        <w:t>ate début</w:t>
      </w:r>
      <w:r>
        <w:rPr>
          <w:bCs/>
        </w:rPr>
        <w:t>" : date de début lue dans la table des avis FSD</w:t>
      </w:r>
      <w:r w:rsidRPr="002B1277">
        <w:rPr>
          <w:bCs/>
        </w:rPr>
        <w:t xml:space="preserve"> </w:t>
      </w:r>
      <w:r>
        <w:rPr>
          <w:bCs/>
        </w:rPr>
        <w:t xml:space="preserve">et affichée au format </w:t>
      </w:r>
      <w:r w:rsidR="00F2282D">
        <w:rPr>
          <w:bCs/>
        </w:rPr>
        <w:t>JJ</w:t>
      </w:r>
      <w:r>
        <w:rPr>
          <w:bCs/>
        </w:rPr>
        <w:t>/MM/AAAA</w:t>
      </w:r>
    </w:p>
    <w:p w:rsidR="00992BC1" w:rsidRDefault="00992BC1" w:rsidP="00C4499D">
      <w:pPr>
        <w:pStyle w:val="NormalArial"/>
        <w:numPr>
          <w:ilvl w:val="0"/>
          <w:numId w:val="22"/>
        </w:numPr>
        <w:rPr>
          <w:bCs/>
        </w:rPr>
      </w:pPr>
      <w:r>
        <w:rPr>
          <w:bCs/>
        </w:rPr>
        <w:t>"D</w:t>
      </w:r>
      <w:r w:rsidRPr="002B1277">
        <w:rPr>
          <w:bCs/>
        </w:rPr>
        <w:t>ate péremption</w:t>
      </w:r>
      <w:r>
        <w:rPr>
          <w:bCs/>
        </w:rPr>
        <w:t>" : date de péremption de l'avis FSD lue dans la table des avis FSD</w:t>
      </w:r>
      <w:r w:rsidRPr="00DD7DD4">
        <w:rPr>
          <w:bCs/>
        </w:rPr>
        <w:t xml:space="preserve"> </w:t>
      </w:r>
      <w:r>
        <w:rPr>
          <w:bCs/>
        </w:rPr>
        <w:t xml:space="preserve">et affichée au format </w:t>
      </w:r>
      <w:r w:rsidR="00F2282D">
        <w:rPr>
          <w:bCs/>
        </w:rPr>
        <w:t>JJ</w:t>
      </w:r>
      <w:r>
        <w:rPr>
          <w:bCs/>
        </w:rPr>
        <w:t xml:space="preserve">/MM/AAAA. </w:t>
      </w:r>
      <w:r>
        <w:rPr>
          <w:bCs/>
        </w:rPr>
        <w:br/>
        <w:t>Afficher la date en rouge sur fond blanc si la date du jour + 2 mois est postérieure à la date lue. Dans les autres cas, la date de péremption est affichée normalement (noir sur fond blanc).</w:t>
      </w:r>
    </w:p>
    <w:p w:rsidR="00992BC1" w:rsidRDefault="00992BC1" w:rsidP="00C4499D">
      <w:pPr>
        <w:pStyle w:val="NormalArial"/>
        <w:numPr>
          <w:ilvl w:val="0"/>
          <w:numId w:val="22"/>
        </w:numPr>
        <w:rPr>
          <w:bCs/>
        </w:rPr>
      </w:pPr>
      <w:r>
        <w:rPr>
          <w:bCs/>
        </w:rPr>
        <w:t>"</w:t>
      </w:r>
      <w:r w:rsidRPr="00E22687">
        <w:t xml:space="preserve"> </w:t>
      </w:r>
      <w:r w:rsidRPr="00E22687">
        <w:rPr>
          <w:bCs/>
        </w:rPr>
        <w:t>N°dossier DCS</w:t>
      </w:r>
      <w:r>
        <w:rPr>
          <w:bCs/>
        </w:rPr>
        <w:t>" : Numéro de dossier DCS lu dans la table des avis FSD.</w:t>
      </w:r>
      <w:r w:rsidRPr="00E22687">
        <w:rPr>
          <w:bCs/>
        </w:rPr>
        <w:t xml:space="preserve"> </w:t>
      </w:r>
    </w:p>
    <w:p w:rsidR="00992BC1" w:rsidRDefault="00992BC1" w:rsidP="00C4499D">
      <w:pPr>
        <w:pStyle w:val="NormalArial"/>
        <w:numPr>
          <w:ilvl w:val="0"/>
          <w:numId w:val="22"/>
        </w:numPr>
        <w:rPr>
          <w:bCs/>
        </w:rPr>
      </w:pPr>
      <w:r>
        <w:rPr>
          <w:bCs/>
        </w:rPr>
        <w:t>"Avis" : avis lu dans la table des avis FSD : F pour favorable et D pour défavorable</w:t>
      </w:r>
    </w:p>
    <w:p w:rsidR="00992BC1" w:rsidRDefault="00992BC1" w:rsidP="00C4499D">
      <w:pPr>
        <w:pStyle w:val="NormalArial"/>
        <w:rPr>
          <w:bCs/>
        </w:rPr>
      </w:pPr>
    </w:p>
    <w:p w:rsidR="00992BC1" w:rsidRDefault="00992BC1" w:rsidP="00C4499D">
      <w:pPr>
        <w:pStyle w:val="Titre4bis"/>
      </w:pPr>
      <w:r>
        <w:t xml:space="preserve">Scénario 1 – Extraire l'état des avis FSD </w:t>
      </w:r>
      <w:r w:rsidR="00BD51CE">
        <w:t xml:space="preserve"> arrivant à péremption</w:t>
      </w:r>
    </w:p>
    <w:p w:rsidR="00992BC1" w:rsidRDefault="00992BC1" w:rsidP="00C4499D">
      <w:pPr>
        <w:pStyle w:val="NormalArial"/>
        <w:numPr>
          <w:ilvl w:val="0"/>
          <w:numId w:val="94"/>
        </w:numPr>
        <w:jc w:val="both"/>
        <w:rPr>
          <w:bCs/>
        </w:rPr>
      </w:pPr>
      <w:r>
        <w:rPr>
          <w:bCs/>
        </w:rPr>
        <w:t>L'acteur</w:t>
      </w:r>
      <w:r w:rsidRPr="00C23EE9">
        <w:rPr>
          <w:bCs/>
        </w:rPr>
        <w:t xml:space="preserve"> arrive sur le module.</w:t>
      </w:r>
    </w:p>
    <w:p w:rsidR="00992BC1" w:rsidRDefault="00992BC1" w:rsidP="00C4499D">
      <w:pPr>
        <w:pStyle w:val="NormalArial"/>
        <w:numPr>
          <w:ilvl w:val="0"/>
          <w:numId w:val="94"/>
        </w:numPr>
        <w:jc w:val="both"/>
        <w:rPr>
          <w:bCs/>
        </w:rPr>
      </w:pPr>
      <w:r>
        <w:rPr>
          <w:bCs/>
        </w:rPr>
        <w:t>Le système affiche le formulaire Critères</w:t>
      </w:r>
    </w:p>
    <w:p w:rsidR="00992BC1" w:rsidRDefault="00992BC1" w:rsidP="00C4499D">
      <w:pPr>
        <w:pStyle w:val="NormalArial"/>
        <w:numPr>
          <w:ilvl w:val="0"/>
          <w:numId w:val="94"/>
        </w:numPr>
        <w:jc w:val="both"/>
        <w:rPr>
          <w:bCs/>
        </w:rPr>
      </w:pPr>
      <w:r>
        <w:rPr>
          <w:bCs/>
        </w:rPr>
        <w:t xml:space="preserve">L'acteur saisit les critères et valide </w:t>
      </w:r>
      <w:r>
        <w:rPr>
          <w:b/>
          <w:color w:val="FF0000"/>
        </w:rPr>
        <w:t>EXCEPTION1</w:t>
      </w:r>
      <w:r w:rsidR="005E50BF">
        <w:rPr>
          <w:b/>
          <w:color w:val="FF0000"/>
        </w:rPr>
        <w:t>, EXCEPTION2</w:t>
      </w:r>
      <w:r>
        <w:rPr>
          <w:b/>
          <w:color w:val="FF0000"/>
        </w:rPr>
        <w:t xml:space="preserve">. </w:t>
      </w:r>
      <w:r w:rsidR="00BD51CE">
        <w:rPr>
          <w:b/>
          <w:color w:val="FF0000"/>
        </w:rPr>
        <w:t>EXCEPTION3</w:t>
      </w:r>
    </w:p>
    <w:p w:rsidR="00D10F88" w:rsidRDefault="00992BC1" w:rsidP="00C4499D">
      <w:pPr>
        <w:pStyle w:val="NormalArial"/>
        <w:numPr>
          <w:ilvl w:val="0"/>
          <w:numId w:val="94"/>
        </w:numPr>
        <w:jc w:val="both"/>
        <w:rPr>
          <w:bCs/>
        </w:rPr>
      </w:pPr>
      <w:r>
        <w:rPr>
          <w:bCs/>
        </w:rPr>
        <w:t>Le système génère un fichier xls avec les avis FSD tels que :</w:t>
      </w:r>
    </w:p>
    <w:p w:rsidR="00992BC1" w:rsidRDefault="00992BC1" w:rsidP="00D10F88">
      <w:pPr>
        <w:pStyle w:val="NormalArial"/>
        <w:numPr>
          <w:ilvl w:val="0"/>
          <w:numId w:val="192"/>
        </w:numPr>
        <w:jc w:val="both"/>
        <w:rPr>
          <w:bCs/>
        </w:rPr>
      </w:pPr>
      <w:r>
        <w:rPr>
          <w:bCs/>
        </w:rPr>
        <w:t>la date de péremption de l'avis FSD appartient à la période saisie par l'utilisateur</w:t>
      </w:r>
    </w:p>
    <w:p w:rsidR="00D10F88" w:rsidRDefault="00D10F88" w:rsidP="00D10F88">
      <w:pPr>
        <w:pStyle w:val="NormalArial"/>
        <w:numPr>
          <w:ilvl w:val="0"/>
          <w:numId w:val="192"/>
        </w:numPr>
        <w:jc w:val="both"/>
        <w:rPr>
          <w:bCs/>
        </w:rPr>
      </w:pPr>
      <w:r>
        <w:rPr>
          <w:bCs/>
        </w:rPr>
        <w:t>L'avis FSD est du "type LPE" ou l'avis FSD n'est pas du type LPE est le centre demandeur fait partie des centres d'habilitation de l'utilisateur</w:t>
      </w:r>
    </w:p>
    <w:p w:rsidR="00992BC1" w:rsidRPr="00BC06BF" w:rsidRDefault="00992BC1" w:rsidP="00C4499D">
      <w:pPr>
        <w:pStyle w:val="NormalArial"/>
        <w:numPr>
          <w:ilvl w:val="0"/>
          <w:numId w:val="94"/>
        </w:numPr>
        <w:jc w:val="both"/>
        <w:rPr>
          <w:bCs/>
        </w:rPr>
      </w:pPr>
      <w:r w:rsidRPr="00BC06BF">
        <w:rPr>
          <w:bCs/>
        </w:rPr>
        <w:t>Le système propose à l’acteur de télécharger le fichier xls</w:t>
      </w:r>
    </w:p>
    <w:p w:rsidR="00992BC1" w:rsidRDefault="00992BC1" w:rsidP="00C4499D">
      <w:pPr>
        <w:pStyle w:val="NormalArial"/>
      </w:pPr>
    </w:p>
    <w:p w:rsidR="00A51130" w:rsidRPr="004862CD" w:rsidRDefault="00A51130" w:rsidP="00C4499D">
      <w:pPr>
        <w:pStyle w:val="NormalArial"/>
      </w:pPr>
      <w:r>
        <w:t>Le tableau est trié sur le nom de naissance puis le prénom</w:t>
      </w:r>
    </w:p>
    <w:p w:rsidR="00992BC1" w:rsidRDefault="00992BC1" w:rsidP="00C4499D">
      <w:pPr>
        <w:pStyle w:val="Titre4bis"/>
      </w:pPr>
      <w:r>
        <w:t>Cas d'exception</w:t>
      </w:r>
    </w:p>
    <w:p w:rsidR="00992BC1" w:rsidRDefault="00992BC1" w:rsidP="00C4499D">
      <w:pPr>
        <w:pStyle w:val="NormalArial"/>
        <w:jc w:val="both"/>
      </w:pPr>
      <w:r>
        <w:rPr>
          <w:b/>
          <w:color w:val="FF0000"/>
        </w:rPr>
        <w:t xml:space="preserve">EXCEPTION1 : </w:t>
      </w:r>
      <w:r>
        <w:t>L’acteur doit obligatoirement saisir les 2 dates de la période.  S</w:t>
      </w:r>
      <w:r w:rsidRPr="00D4614D">
        <w:t xml:space="preserve">i </w:t>
      </w:r>
      <w:r>
        <w:t>les données du formulaire sont invalides (champs obligatoires non renseignés, format des dates incorrects, etc..), l'acteur est redirigé vers le formulaire et un message d’erreur est affiché</w:t>
      </w:r>
    </w:p>
    <w:p w:rsidR="005E50BF" w:rsidRDefault="005E50BF" w:rsidP="00C4499D">
      <w:pPr>
        <w:pStyle w:val="NormalArial"/>
        <w:jc w:val="both"/>
      </w:pPr>
    </w:p>
    <w:p w:rsidR="005E50BF" w:rsidRPr="00914A85" w:rsidRDefault="005E50BF" w:rsidP="005E50BF">
      <w:pPr>
        <w:pStyle w:val="NormalArial"/>
        <w:jc w:val="both"/>
      </w:pPr>
      <w:r>
        <w:rPr>
          <w:b/>
          <w:color w:val="FF0000"/>
        </w:rPr>
        <w:t xml:space="preserve">EXCEPTION2 : </w:t>
      </w:r>
      <w:r>
        <w:t>Si la première date de la période est antérieure à la date du jour, l'acteur est redirigé vers le formulaire et un message d’erreur est affiché</w:t>
      </w:r>
    </w:p>
    <w:p w:rsidR="005E50BF" w:rsidRDefault="005E50BF" w:rsidP="00C4499D">
      <w:pPr>
        <w:pStyle w:val="NormalArial"/>
        <w:jc w:val="both"/>
      </w:pPr>
    </w:p>
    <w:p w:rsidR="00BD51CE" w:rsidRPr="00914A85" w:rsidRDefault="00BD51CE" w:rsidP="00BD51CE">
      <w:pPr>
        <w:pStyle w:val="NormalArial"/>
        <w:jc w:val="both"/>
      </w:pPr>
      <w:r>
        <w:t>EXCEPTION 3 : Si la deuxième date de la période est supérieure à 6 mois à la date du jour, l’acteur est redirigé vers le formulaire et un message d’erreur apparaît.</w:t>
      </w:r>
    </w:p>
    <w:p w:rsidR="00BD51CE" w:rsidRPr="00914A85" w:rsidRDefault="00BD51CE" w:rsidP="00C4499D">
      <w:pPr>
        <w:pStyle w:val="NormalArial"/>
        <w:jc w:val="both"/>
      </w:pPr>
    </w:p>
    <w:p w:rsidR="004E2600" w:rsidRPr="00212B2E" w:rsidRDefault="004E2600" w:rsidP="004E2600">
      <w:pPr>
        <w:pStyle w:val="Titre2"/>
      </w:pPr>
      <w:r>
        <w:br w:type="page"/>
      </w:r>
      <w:bookmarkStart w:id="4802" w:name="_Toc292454250"/>
      <w:r w:rsidRPr="00212B2E">
        <w:lastRenderedPageBreak/>
        <w:t xml:space="preserve">Fiche </w:t>
      </w:r>
      <w:r w:rsidR="00307A3B">
        <w:t>iNDIVIDUELLE</w:t>
      </w:r>
      <w:r w:rsidRPr="00212B2E">
        <w:t xml:space="preserve"> (Etat 5)</w:t>
      </w:r>
      <w:bookmarkEnd w:id="4802"/>
    </w:p>
    <w:p w:rsidR="00212B2E" w:rsidRPr="005C65D8" w:rsidRDefault="00212B2E" w:rsidP="00212B2E">
      <w:pPr>
        <w:pStyle w:val="Titre3"/>
      </w:pPr>
      <w:r w:rsidRPr="00212B2E">
        <w:t xml:space="preserve"> </w:t>
      </w:r>
      <w:bookmarkStart w:id="4803" w:name="_Toc292454251"/>
      <w:r w:rsidRPr="00F82106">
        <w:t xml:space="preserve">Cas d'utilisation </w:t>
      </w:r>
      <w:r>
        <w:t xml:space="preserve">éditer la fiche </w:t>
      </w:r>
      <w:r w:rsidR="005C421F">
        <w:t>individuelle</w:t>
      </w:r>
      <w:bookmarkEnd w:id="4803"/>
    </w:p>
    <w:p w:rsidR="00212B2E" w:rsidRDefault="00212B2E" w:rsidP="00212B2E">
      <w:pPr>
        <w:pStyle w:val="NormalArial"/>
      </w:pPr>
      <w:r w:rsidRPr="00795BE7">
        <w:rPr>
          <w:b/>
        </w:rPr>
        <w:t>Résumé</w:t>
      </w:r>
      <w:r>
        <w:t xml:space="preserve"> : Cette fonctionnalité permet à l'acteur </w:t>
      </w:r>
      <w:r w:rsidR="0059445D">
        <w:t>d'éditer les informations d'une personne au format PDF</w:t>
      </w:r>
    </w:p>
    <w:p w:rsidR="00212B2E" w:rsidRDefault="00212B2E" w:rsidP="00212B2E">
      <w:pPr>
        <w:pStyle w:val="NormalArial"/>
      </w:pPr>
      <w:r w:rsidRPr="00795BE7">
        <w:rPr>
          <w:b/>
        </w:rPr>
        <w:t>Acteur(s)</w:t>
      </w:r>
      <w:r>
        <w:t xml:space="preserve"> :</w:t>
      </w:r>
      <w:r w:rsidR="0059445D">
        <w:rPr>
          <w:bCs/>
        </w:rPr>
        <w:t xml:space="preserve">Administrateur National, </w:t>
      </w:r>
      <w:r w:rsidR="0059445D">
        <w:t xml:space="preserve"> Administrateur de Centre, </w:t>
      </w:r>
      <w:r w:rsidR="0059445D" w:rsidRPr="00210253">
        <w:t>Accueil</w:t>
      </w:r>
      <w:r w:rsidR="0059445D">
        <w:t xml:space="preserve">, </w:t>
      </w:r>
      <w:r w:rsidR="0059445D">
        <w:rPr>
          <w:bCs/>
        </w:rPr>
        <w:t xml:space="preserve">OS de Pôle </w:t>
      </w:r>
    </w:p>
    <w:p w:rsidR="00212B2E" w:rsidRDefault="00212B2E" w:rsidP="00212B2E">
      <w:pPr>
        <w:pStyle w:val="NormalArial"/>
      </w:pPr>
      <w:r w:rsidRPr="00795BE7">
        <w:rPr>
          <w:b/>
        </w:rPr>
        <w:t>Pré-condition</w:t>
      </w:r>
      <w:r>
        <w:t xml:space="preserve"> : L'acteur est identifié </w:t>
      </w:r>
    </w:p>
    <w:p w:rsidR="00212B2E" w:rsidRDefault="00212B2E" w:rsidP="00212B2E">
      <w:pPr>
        <w:pStyle w:val="NormalArial"/>
      </w:pPr>
      <w:r w:rsidRPr="00795BE7">
        <w:rPr>
          <w:b/>
        </w:rPr>
        <w:t>Post-condition</w:t>
      </w:r>
      <w:r>
        <w:t xml:space="preserve"> : </w:t>
      </w:r>
      <w:r w:rsidR="0059445D">
        <w:t>La fiche est éditée.</w:t>
      </w:r>
    </w:p>
    <w:p w:rsidR="0059445D" w:rsidRDefault="0059445D" w:rsidP="00C4499D">
      <w:pPr>
        <w:pStyle w:val="NormalArial"/>
      </w:pPr>
    </w:p>
    <w:p w:rsidR="0059445D" w:rsidRDefault="0059445D" w:rsidP="0059445D">
      <w:pPr>
        <w:pStyle w:val="Titre4bis"/>
      </w:pPr>
      <w:r>
        <w:t xml:space="preserve">Interface Fiche </w:t>
      </w:r>
      <w:r w:rsidR="005C421F">
        <w:t>Individuelle</w:t>
      </w:r>
    </w:p>
    <w:p w:rsidR="0059445D" w:rsidRDefault="0059445D" w:rsidP="0059445D">
      <w:pPr>
        <w:pStyle w:val="NormalArial"/>
      </w:pPr>
      <w:r>
        <w:t>La fiche éditée comporte les champs suivants :</w:t>
      </w:r>
    </w:p>
    <w:p w:rsidR="00171210" w:rsidRDefault="00171210" w:rsidP="0059445D">
      <w:pPr>
        <w:pStyle w:val="NormalArial"/>
      </w:pPr>
    </w:p>
    <w:p w:rsidR="00171210" w:rsidRDefault="00171210" w:rsidP="0059445D">
      <w:pPr>
        <w:pStyle w:val="NormalArial"/>
      </w:pPr>
      <w:r>
        <w:t>Titre :</w:t>
      </w:r>
    </w:p>
    <w:p w:rsidR="00171210" w:rsidRDefault="00171210" w:rsidP="00171210">
      <w:pPr>
        <w:pStyle w:val="NormalArial"/>
        <w:numPr>
          <w:ilvl w:val="0"/>
          <w:numId w:val="181"/>
        </w:numPr>
      </w:pPr>
      <w:r>
        <w:t>Date d'impression (date du jour)</w:t>
      </w:r>
    </w:p>
    <w:p w:rsidR="0059445D" w:rsidRDefault="0059445D" w:rsidP="0059445D">
      <w:pPr>
        <w:pStyle w:val="NormalArial"/>
      </w:pPr>
    </w:p>
    <w:p w:rsidR="0059445D" w:rsidRDefault="0059445D" w:rsidP="0059445D">
      <w:pPr>
        <w:pStyle w:val="NormalArial"/>
      </w:pPr>
      <w:r>
        <w:t>Cadre Identité :</w:t>
      </w:r>
    </w:p>
    <w:p w:rsidR="0059445D" w:rsidRDefault="0059445D" w:rsidP="0059445D">
      <w:pPr>
        <w:pStyle w:val="NormalArial"/>
        <w:numPr>
          <w:ilvl w:val="0"/>
          <w:numId w:val="181"/>
        </w:numPr>
      </w:pPr>
      <w:r>
        <w:t>Nom d'époux</w:t>
      </w:r>
    </w:p>
    <w:p w:rsidR="0059445D" w:rsidRDefault="0059445D" w:rsidP="0059445D">
      <w:pPr>
        <w:pStyle w:val="NormalArial"/>
        <w:numPr>
          <w:ilvl w:val="0"/>
          <w:numId w:val="181"/>
        </w:numPr>
      </w:pPr>
      <w:r>
        <w:t>Nom de naissance</w:t>
      </w:r>
    </w:p>
    <w:p w:rsidR="0059445D" w:rsidRDefault="0059445D" w:rsidP="0059445D">
      <w:pPr>
        <w:pStyle w:val="NormalArial"/>
        <w:numPr>
          <w:ilvl w:val="0"/>
          <w:numId w:val="181"/>
        </w:numPr>
      </w:pPr>
      <w:r>
        <w:t>Prénom de naissance</w:t>
      </w:r>
    </w:p>
    <w:p w:rsidR="0059445D" w:rsidRDefault="0059445D" w:rsidP="0059445D">
      <w:pPr>
        <w:pStyle w:val="NormalArial"/>
        <w:numPr>
          <w:ilvl w:val="0"/>
          <w:numId w:val="181"/>
        </w:numPr>
      </w:pPr>
      <w:r>
        <w:t>Nationalité actuelle</w:t>
      </w:r>
    </w:p>
    <w:p w:rsidR="0059445D" w:rsidRDefault="0059445D" w:rsidP="0059445D">
      <w:pPr>
        <w:pStyle w:val="NormalArial"/>
        <w:numPr>
          <w:ilvl w:val="0"/>
          <w:numId w:val="181"/>
        </w:numPr>
      </w:pPr>
      <w:r>
        <w:t xml:space="preserve">Date de naissance </w:t>
      </w:r>
    </w:p>
    <w:p w:rsidR="0059445D" w:rsidRDefault="0059445D" w:rsidP="0059445D">
      <w:pPr>
        <w:pStyle w:val="NormalArial"/>
        <w:numPr>
          <w:ilvl w:val="0"/>
          <w:numId w:val="181"/>
        </w:numPr>
      </w:pPr>
      <w:r>
        <w:t>Catégorie médicale</w:t>
      </w:r>
    </w:p>
    <w:p w:rsidR="0059445D" w:rsidRDefault="0059445D" w:rsidP="0059445D">
      <w:pPr>
        <w:pStyle w:val="NormalArial"/>
        <w:numPr>
          <w:ilvl w:val="0"/>
          <w:numId w:val="181"/>
        </w:numPr>
      </w:pPr>
      <w:r>
        <w:t>Lieu de naissance</w:t>
      </w:r>
      <w:r w:rsidR="000345A4">
        <w:t xml:space="preserve"> et code postal du lieu de naissance entre parenthèses si différent de 99999.</w:t>
      </w:r>
    </w:p>
    <w:p w:rsidR="0059445D" w:rsidRDefault="0059445D" w:rsidP="00C4499D">
      <w:pPr>
        <w:pStyle w:val="NormalArial"/>
      </w:pPr>
    </w:p>
    <w:p w:rsidR="0059445D" w:rsidRDefault="0059445D" w:rsidP="00C4499D">
      <w:pPr>
        <w:pStyle w:val="NormalArial"/>
      </w:pPr>
      <w:r>
        <w:t>Cadre</w:t>
      </w:r>
      <w:r w:rsidR="001C22F2">
        <w:t xml:space="preserve"> </w:t>
      </w:r>
      <w:r w:rsidR="00D82CE4">
        <w:t>informations générales</w:t>
      </w:r>
      <w:r>
        <w:t>:</w:t>
      </w:r>
    </w:p>
    <w:p w:rsidR="0059445D" w:rsidRDefault="0059445D" w:rsidP="0059445D">
      <w:pPr>
        <w:pStyle w:val="NormalArial"/>
        <w:numPr>
          <w:ilvl w:val="0"/>
          <w:numId w:val="181"/>
        </w:numPr>
      </w:pPr>
      <w:r>
        <w:t>Pastille de couleur pour l'avis FSD (cf. Fiche personne pour le calcul de la couleur)</w:t>
      </w:r>
    </w:p>
    <w:p w:rsidR="0059445D" w:rsidRDefault="0059445D" w:rsidP="0059445D">
      <w:pPr>
        <w:pStyle w:val="NormalArial"/>
        <w:numPr>
          <w:ilvl w:val="0"/>
          <w:numId w:val="181"/>
        </w:numPr>
      </w:pPr>
      <w:r>
        <w:t>Numéro de badge</w:t>
      </w:r>
    </w:p>
    <w:p w:rsidR="0059445D" w:rsidRDefault="0059445D" w:rsidP="0059445D">
      <w:pPr>
        <w:pStyle w:val="NormalArial"/>
        <w:numPr>
          <w:ilvl w:val="0"/>
          <w:numId w:val="181"/>
        </w:numPr>
      </w:pPr>
      <w:r>
        <w:t>Type de badge</w:t>
      </w:r>
    </w:p>
    <w:p w:rsidR="0059445D" w:rsidRDefault="0059445D" w:rsidP="0059445D">
      <w:pPr>
        <w:pStyle w:val="NormalArial"/>
        <w:numPr>
          <w:ilvl w:val="0"/>
          <w:numId w:val="181"/>
        </w:numPr>
      </w:pPr>
      <w:r>
        <w:t>Fin de validité du badge</w:t>
      </w:r>
    </w:p>
    <w:p w:rsidR="0059445D" w:rsidRDefault="0059445D" w:rsidP="0059445D">
      <w:pPr>
        <w:pStyle w:val="NormalArial"/>
        <w:numPr>
          <w:ilvl w:val="0"/>
          <w:numId w:val="181"/>
        </w:numPr>
      </w:pPr>
      <w:r>
        <w:t>Fin de contrat de travail</w:t>
      </w:r>
    </w:p>
    <w:p w:rsidR="0059445D" w:rsidRDefault="0059445D" w:rsidP="0059445D">
      <w:pPr>
        <w:pStyle w:val="NormalArial"/>
        <w:numPr>
          <w:ilvl w:val="0"/>
          <w:numId w:val="181"/>
        </w:numPr>
      </w:pPr>
      <w:r>
        <w:t>Fin d'aptitude médicale</w:t>
      </w:r>
    </w:p>
    <w:p w:rsidR="0059445D" w:rsidRDefault="0059445D" w:rsidP="0059445D">
      <w:pPr>
        <w:pStyle w:val="NormalArial"/>
        <w:numPr>
          <w:ilvl w:val="0"/>
          <w:numId w:val="181"/>
        </w:numPr>
      </w:pPr>
      <w:r>
        <w:t>Fin validité FSD : (cf. Fiche personne pour le calcul de cette date)</w:t>
      </w:r>
    </w:p>
    <w:p w:rsidR="0059445D" w:rsidRDefault="0059445D" w:rsidP="0059445D">
      <w:pPr>
        <w:pStyle w:val="NormalArial"/>
        <w:numPr>
          <w:ilvl w:val="0"/>
          <w:numId w:val="181"/>
        </w:numPr>
      </w:pPr>
      <w:r>
        <w:t>Couleur de badge</w:t>
      </w:r>
    </w:p>
    <w:p w:rsidR="00220D28" w:rsidRDefault="00220D28" w:rsidP="00220D28">
      <w:pPr>
        <w:pStyle w:val="NormalArial"/>
        <w:ind w:left="720"/>
      </w:pPr>
    </w:p>
    <w:p w:rsidR="00220D28" w:rsidRDefault="00220D28" w:rsidP="00220D28">
      <w:pPr>
        <w:pStyle w:val="NormalArial"/>
      </w:pPr>
      <w:r>
        <w:t>Cadre Information Centre :</w:t>
      </w:r>
    </w:p>
    <w:p w:rsidR="00220D28" w:rsidRDefault="00220D28" w:rsidP="00220D28">
      <w:pPr>
        <w:pStyle w:val="NormalArial"/>
        <w:numPr>
          <w:ilvl w:val="0"/>
          <w:numId w:val="181"/>
        </w:numPr>
      </w:pPr>
      <w:r>
        <w:t>Statut</w:t>
      </w:r>
    </w:p>
    <w:p w:rsidR="00220D28" w:rsidRDefault="00220D28" w:rsidP="00220D28">
      <w:pPr>
        <w:pStyle w:val="NormalArial"/>
        <w:numPr>
          <w:ilvl w:val="0"/>
          <w:numId w:val="181"/>
        </w:numPr>
      </w:pPr>
      <w:r>
        <w:t>Sous-statut</w:t>
      </w:r>
    </w:p>
    <w:p w:rsidR="00220D28" w:rsidRDefault="00220D28" w:rsidP="00220D28">
      <w:pPr>
        <w:pStyle w:val="NormalArial"/>
        <w:numPr>
          <w:ilvl w:val="0"/>
          <w:numId w:val="181"/>
        </w:numPr>
      </w:pPr>
      <w:r>
        <w:t>Date de restitution du badge</w:t>
      </w:r>
    </w:p>
    <w:p w:rsidR="00220D28" w:rsidRDefault="00220D28" w:rsidP="00220D28">
      <w:pPr>
        <w:pStyle w:val="NormalArial"/>
        <w:numPr>
          <w:ilvl w:val="0"/>
          <w:numId w:val="181"/>
        </w:numPr>
      </w:pPr>
      <w:r>
        <w:t>Badge détruit</w:t>
      </w:r>
    </w:p>
    <w:p w:rsidR="00220D28" w:rsidRDefault="00220D28" w:rsidP="00220D28">
      <w:pPr>
        <w:pStyle w:val="NormalArial"/>
        <w:numPr>
          <w:ilvl w:val="0"/>
          <w:numId w:val="181"/>
        </w:numPr>
      </w:pPr>
      <w:r>
        <w:t>Liste noire</w:t>
      </w:r>
    </w:p>
    <w:p w:rsidR="00220D28" w:rsidRDefault="00220D28" w:rsidP="00220D28">
      <w:pPr>
        <w:pStyle w:val="NormalArial"/>
        <w:numPr>
          <w:ilvl w:val="0"/>
          <w:numId w:val="181"/>
        </w:numPr>
      </w:pPr>
      <w:r>
        <w:t>Badge conservé</w:t>
      </w:r>
    </w:p>
    <w:p w:rsidR="00220D28" w:rsidRDefault="00220D28" w:rsidP="00220D28">
      <w:pPr>
        <w:pStyle w:val="NormalArial"/>
        <w:numPr>
          <w:ilvl w:val="0"/>
          <w:numId w:val="181"/>
        </w:numPr>
      </w:pPr>
      <w:r>
        <w:t>Profession (choisir la profession associée à l'entreprise créée en premier)</w:t>
      </w:r>
    </w:p>
    <w:p w:rsidR="00220D28" w:rsidRDefault="00220D28" w:rsidP="00220D28">
      <w:pPr>
        <w:pStyle w:val="NormalArial"/>
        <w:numPr>
          <w:ilvl w:val="0"/>
          <w:numId w:val="181"/>
        </w:numPr>
      </w:pPr>
      <w:r>
        <w:t>Commentaire (commentaire sur la personne associé au centre)</w:t>
      </w:r>
    </w:p>
    <w:p w:rsidR="00220D28" w:rsidRDefault="00220D28" w:rsidP="00220D28">
      <w:pPr>
        <w:pStyle w:val="NormalArial"/>
        <w:ind w:left="720"/>
      </w:pPr>
    </w:p>
    <w:p w:rsidR="00220D28" w:rsidRDefault="00220D28" w:rsidP="00220D28">
      <w:pPr>
        <w:pStyle w:val="NormalArial"/>
      </w:pPr>
      <w:r>
        <w:t xml:space="preserve">Cadre Société : (on choisit </w:t>
      </w:r>
      <w:r w:rsidR="00371B85">
        <w:t>la première entreprise associée à la personne pour le centre</w:t>
      </w:r>
      <w:r>
        <w:t>)</w:t>
      </w:r>
    </w:p>
    <w:p w:rsidR="00220D28" w:rsidRDefault="00220D28" w:rsidP="00220D28">
      <w:pPr>
        <w:pStyle w:val="NormalArial"/>
        <w:numPr>
          <w:ilvl w:val="0"/>
          <w:numId w:val="184"/>
        </w:numPr>
      </w:pPr>
      <w:r>
        <w:t>Raison sociale</w:t>
      </w:r>
    </w:p>
    <w:p w:rsidR="00220D28" w:rsidRDefault="00220D28" w:rsidP="00220D28">
      <w:pPr>
        <w:pStyle w:val="NormalArial"/>
        <w:numPr>
          <w:ilvl w:val="0"/>
          <w:numId w:val="184"/>
        </w:numPr>
      </w:pPr>
      <w:r>
        <w:t>Nom usuel</w:t>
      </w:r>
    </w:p>
    <w:p w:rsidR="00220D28" w:rsidRDefault="00220D28" w:rsidP="00220D28">
      <w:pPr>
        <w:pStyle w:val="NormalArial"/>
        <w:numPr>
          <w:ilvl w:val="0"/>
          <w:numId w:val="184"/>
        </w:numPr>
      </w:pPr>
      <w:r>
        <w:t>Adresse</w:t>
      </w:r>
      <w:r w:rsidR="000950AB">
        <w:t xml:space="preserve"> complète : adresse, code postal, ville, pays</w:t>
      </w:r>
    </w:p>
    <w:p w:rsidR="00220D28" w:rsidRDefault="00220D28" w:rsidP="00220D28">
      <w:pPr>
        <w:pStyle w:val="NormalArial"/>
        <w:numPr>
          <w:ilvl w:val="0"/>
          <w:numId w:val="184"/>
        </w:numPr>
      </w:pPr>
      <w:r>
        <w:t>Téléphone</w:t>
      </w:r>
    </w:p>
    <w:p w:rsidR="00220D28" w:rsidRDefault="00220D28" w:rsidP="00220D28">
      <w:pPr>
        <w:pStyle w:val="NormalArial"/>
        <w:numPr>
          <w:ilvl w:val="0"/>
          <w:numId w:val="184"/>
        </w:numPr>
      </w:pPr>
      <w:r>
        <w:t>Fax</w:t>
      </w:r>
    </w:p>
    <w:p w:rsidR="00220D28" w:rsidRDefault="00220D28" w:rsidP="00220D28">
      <w:pPr>
        <w:pStyle w:val="NormalArial"/>
        <w:numPr>
          <w:ilvl w:val="0"/>
          <w:numId w:val="184"/>
        </w:numPr>
      </w:pPr>
      <w:r>
        <w:t>Email</w:t>
      </w:r>
    </w:p>
    <w:p w:rsidR="00220D28" w:rsidRDefault="00220D28" w:rsidP="00220D28">
      <w:pPr>
        <w:pStyle w:val="NormalArial"/>
        <w:numPr>
          <w:ilvl w:val="0"/>
          <w:numId w:val="184"/>
        </w:numPr>
      </w:pPr>
      <w:r>
        <w:t>Type de contrat de travail</w:t>
      </w:r>
    </w:p>
    <w:p w:rsidR="00220D28" w:rsidRDefault="00220D28" w:rsidP="00220D28">
      <w:pPr>
        <w:pStyle w:val="NormalArial"/>
        <w:numPr>
          <w:ilvl w:val="0"/>
          <w:numId w:val="184"/>
        </w:numPr>
      </w:pPr>
      <w:r>
        <w:lastRenderedPageBreak/>
        <w:t>Date de début du contrat de travail</w:t>
      </w:r>
    </w:p>
    <w:p w:rsidR="00220D28" w:rsidRDefault="00220D28" w:rsidP="00220D28">
      <w:pPr>
        <w:pStyle w:val="NormalArial"/>
        <w:numPr>
          <w:ilvl w:val="0"/>
          <w:numId w:val="184"/>
        </w:numPr>
      </w:pPr>
      <w:r>
        <w:t>Date de fin de collaboration</w:t>
      </w:r>
    </w:p>
    <w:p w:rsidR="00220D28" w:rsidRDefault="00220D28" w:rsidP="00220D28">
      <w:pPr>
        <w:pStyle w:val="NormalArial"/>
        <w:ind w:left="720"/>
      </w:pPr>
    </w:p>
    <w:p w:rsidR="00220D28" w:rsidRDefault="00220D28" w:rsidP="00220D28">
      <w:pPr>
        <w:pStyle w:val="NormalArial"/>
      </w:pPr>
      <w:r>
        <w:t>Cadre Marché : (on choisit le</w:t>
      </w:r>
      <w:r w:rsidR="00DB7784">
        <w:t xml:space="preserve"> premier </w:t>
      </w:r>
      <w:r>
        <w:t>marché</w:t>
      </w:r>
      <w:r w:rsidR="00D82CE4">
        <w:t xml:space="preserve"> en cours de validité (date du jour comprise entre la date de début et la date de fin) </w:t>
      </w:r>
      <w:r>
        <w:t xml:space="preserve"> </w:t>
      </w:r>
      <w:r w:rsidR="00DB7784">
        <w:t>associé à la personne pour le centre</w:t>
      </w:r>
      <w:r>
        <w:t>)</w:t>
      </w:r>
    </w:p>
    <w:p w:rsidR="00485B51" w:rsidRDefault="00485B51" w:rsidP="00485B51">
      <w:pPr>
        <w:pStyle w:val="NormalArial"/>
        <w:numPr>
          <w:ilvl w:val="0"/>
          <w:numId w:val="184"/>
        </w:numPr>
      </w:pPr>
      <w:r w:rsidRPr="00485B51">
        <w:t>Numéro de marché</w:t>
      </w:r>
    </w:p>
    <w:p w:rsidR="00485B51" w:rsidRDefault="00485B51" w:rsidP="00485B51">
      <w:pPr>
        <w:pStyle w:val="NormalArial"/>
        <w:numPr>
          <w:ilvl w:val="0"/>
          <w:numId w:val="184"/>
        </w:numPr>
      </w:pPr>
      <w:r>
        <w:t>Date de début de marché</w:t>
      </w:r>
    </w:p>
    <w:p w:rsidR="00485B51" w:rsidRDefault="00485B51" w:rsidP="00485B51">
      <w:pPr>
        <w:pStyle w:val="NormalArial"/>
        <w:numPr>
          <w:ilvl w:val="0"/>
          <w:numId w:val="184"/>
        </w:numPr>
      </w:pPr>
      <w:r>
        <w:t>Date de fin de marché</w:t>
      </w:r>
    </w:p>
    <w:p w:rsidR="00485B51" w:rsidRDefault="00485B51" w:rsidP="00485B51">
      <w:pPr>
        <w:pStyle w:val="NormalArial"/>
        <w:numPr>
          <w:ilvl w:val="0"/>
          <w:numId w:val="184"/>
        </w:numPr>
      </w:pPr>
      <w:r>
        <w:t>Date de fin d'exécution</w:t>
      </w:r>
    </w:p>
    <w:p w:rsidR="00485B51" w:rsidRDefault="00485B51" w:rsidP="00485B51">
      <w:pPr>
        <w:pStyle w:val="NormalArial"/>
        <w:ind w:left="720"/>
      </w:pPr>
    </w:p>
    <w:p w:rsidR="00485B51" w:rsidRDefault="00485B51" w:rsidP="00485B51">
      <w:pPr>
        <w:pStyle w:val="NormalArial"/>
      </w:pPr>
      <w:r>
        <w:t>Cadre demande d'accès :</w:t>
      </w:r>
    </w:p>
    <w:p w:rsidR="00485B51" w:rsidRDefault="00485B51" w:rsidP="00485B51">
      <w:pPr>
        <w:pStyle w:val="NormalArial"/>
        <w:numPr>
          <w:ilvl w:val="0"/>
          <w:numId w:val="184"/>
        </w:numPr>
      </w:pPr>
      <w:r>
        <w:t>Date de début</w:t>
      </w:r>
    </w:p>
    <w:p w:rsidR="00485B51" w:rsidRDefault="00485B51" w:rsidP="00485B51">
      <w:pPr>
        <w:pStyle w:val="NormalArial"/>
        <w:numPr>
          <w:ilvl w:val="0"/>
          <w:numId w:val="184"/>
        </w:numPr>
      </w:pPr>
      <w:r>
        <w:t>Date de fin demandée</w:t>
      </w:r>
    </w:p>
    <w:p w:rsidR="00485B51" w:rsidRDefault="00485B51" w:rsidP="00485B51">
      <w:pPr>
        <w:pStyle w:val="NormalArial"/>
        <w:numPr>
          <w:ilvl w:val="0"/>
          <w:numId w:val="184"/>
        </w:numPr>
      </w:pPr>
      <w:r>
        <w:t>Personne habilitée (nom et prénom)</w:t>
      </w:r>
    </w:p>
    <w:p w:rsidR="00485B51" w:rsidRDefault="00485B51" w:rsidP="00485B51">
      <w:pPr>
        <w:pStyle w:val="NormalArial"/>
        <w:numPr>
          <w:ilvl w:val="0"/>
          <w:numId w:val="184"/>
        </w:numPr>
      </w:pPr>
      <w:r>
        <w:t xml:space="preserve">Unité </w:t>
      </w:r>
      <w:r w:rsidR="002E24F9">
        <w:t>d'affectation ou à l'origine de la demande</w:t>
      </w:r>
    </w:p>
    <w:p w:rsidR="00485B51" w:rsidRDefault="00485B51" w:rsidP="00485B51">
      <w:pPr>
        <w:pStyle w:val="NormalArial"/>
        <w:numPr>
          <w:ilvl w:val="0"/>
          <w:numId w:val="184"/>
        </w:numPr>
      </w:pPr>
      <w:r>
        <w:t>Entité</w:t>
      </w:r>
    </w:p>
    <w:p w:rsidR="00485B51" w:rsidRDefault="00A45169" w:rsidP="00485B51">
      <w:pPr>
        <w:pStyle w:val="NormalArial"/>
        <w:numPr>
          <w:ilvl w:val="0"/>
          <w:numId w:val="184"/>
        </w:numPr>
      </w:pPr>
      <w:r>
        <w:t>Unité intervient au profit de</w:t>
      </w:r>
    </w:p>
    <w:p w:rsidR="00371B85" w:rsidRDefault="00371B85" w:rsidP="00371B85">
      <w:pPr>
        <w:pStyle w:val="NormalArial"/>
        <w:ind w:left="720"/>
      </w:pPr>
    </w:p>
    <w:p w:rsidR="00371B85" w:rsidRDefault="00371B85" w:rsidP="00371B85">
      <w:pPr>
        <w:pStyle w:val="NormalArial"/>
      </w:pPr>
      <w:r>
        <w:t xml:space="preserve">Cadre Avis FSD : (on choisit le </w:t>
      </w:r>
      <w:r w:rsidR="001C22F2">
        <w:t xml:space="preserve">dernier </w:t>
      </w:r>
      <w:r>
        <w:t xml:space="preserve">type d'avis </w:t>
      </w:r>
      <w:r w:rsidR="001C22F2">
        <w:t>intégré</w:t>
      </w:r>
      <w:r>
        <w:t>)</w:t>
      </w:r>
      <w:r w:rsidR="00D82CE4">
        <w:t xml:space="preserve"> </w:t>
      </w:r>
    </w:p>
    <w:p w:rsidR="00371B85" w:rsidRDefault="00371B85" w:rsidP="00371B85">
      <w:pPr>
        <w:pStyle w:val="NormalArial"/>
        <w:numPr>
          <w:ilvl w:val="0"/>
          <w:numId w:val="184"/>
        </w:numPr>
      </w:pPr>
      <w:r>
        <w:t>Centre demandeur</w:t>
      </w:r>
    </w:p>
    <w:p w:rsidR="00371B85" w:rsidRDefault="00371B85" w:rsidP="00371B85">
      <w:pPr>
        <w:pStyle w:val="NormalArial"/>
        <w:numPr>
          <w:ilvl w:val="0"/>
          <w:numId w:val="184"/>
        </w:numPr>
      </w:pPr>
      <w:r>
        <w:t>Type d'avis</w:t>
      </w:r>
    </w:p>
    <w:p w:rsidR="00371B85" w:rsidRDefault="00371B85" w:rsidP="00371B85">
      <w:pPr>
        <w:pStyle w:val="NormalArial"/>
        <w:numPr>
          <w:ilvl w:val="0"/>
          <w:numId w:val="184"/>
        </w:numPr>
      </w:pPr>
      <w:r>
        <w:t>Date de début</w:t>
      </w:r>
    </w:p>
    <w:p w:rsidR="00371B85" w:rsidRDefault="00371B85" w:rsidP="00371B85">
      <w:pPr>
        <w:pStyle w:val="NormalArial"/>
        <w:ind w:left="720"/>
      </w:pPr>
    </w:p>
    <w:p w:rsidR="00371B85" w:rsidRDefault="00371B85" w:rsidP="00371B85">
      <w:pPr>
        <w:pStyle w:val="NormalArial"/>
      </w:pPr>
      <w:r>
        <w:t xml:space="preserve">Accès HNO : </w:t>
      </w:r>
    </w:p>
    <w:p w:rsidR="002A0831" w:rsidRDefault="002A0831" w:rsidP="002A0831">
      <w:pPr>
        <w:pStyle w:val="NormalArial"/>
        <w:numPr>
          <w:ilvl w:val="0"/>
          <w:numId w:val="184"/>
        </w:numPr>
      </w:pPr>
      <w:r>
        <w:t>Centre demandeur</w:t>
      </w:r>
    </w:p>
    <w:p w:rsidR="002A0831" w:rsidRPr="002A0831" w:rsidRDefault="002A0831" w:rsidP="002A0831">
      <w:pPr>
        <w:pStyle w:val="NormalArial"/>
        <w:numPr>
          <w:ilvl w:val="0"/>
          <w:numId w:val="184"/>
        </w:numPr>
      </w:pPr>
      <w:r w:rsidRPr="000F7E32">
        <w:rPr>
          <w:bCs/>
        </w:rPr>
        <w:t>Date de début</w:t>
      </w:r>
    </w:p>
    <w:p w:rsidR="002A0831" w:rsidRPr="002A0831" w:rsidRDefault="002A0831" w:rsidP="002A0831">
      <w:pPr>
        <w:pStyle w:val="NormalArial"/>
        <w:numPr>
          <w:ilvl w:val="0"/>
          <w:numId w:val="184"/>
        </w:numPr>
      </w:pPr>
      <w:r w:rsidRPr="000F7E32">
        <w:rPr>
          <w:bCs/>
        </w:rPr>
        <w:t>Date de fin</w:t>
      </w:r>
    </w:p>
    <w:p w:rsidR="002A0831" w:rsidRPr="002A0831" w:rsidRDefault="002A0831" w:rsidP="002A0831">
      <w:pPr>
        <w:pStyle w:val="NormalArial"/>
        <w:numPr>
          <w:ilvl w:val="0"/>
          <w:numId w:val="184"/>
        </w:numPr>
      </w:pPr>
      <w:r w:rsidRPr="000F7E32">
        <w:rPr>
          <w:bCs/>
        </w:rPr>
        <w:t>CARECE</w:t>
      </w:r>
      <w:r>
        <w:rPr>
          <w:bCs/>
        </w:rPr>
        <w:t xml:space="preserve"> </w:t>
      </w:r>
    </w:p>
    <w:p w:rsidR="002A0831" w:rsidRPr="002A0831" w:rsidRDefault="002A0831" w:rsidP="002A0831">
      <w:pPr>
        <w:pStyle w:val="NormalArial"/>
        <w:numPr>
          <w:ilvl w:val="0"/>
          <w:numId w:val="184"/>
        </w:numPr>
      </w:pPr>
      <w:r w:rsidRPr="000F7E32">
        <w:rPr>
          <w:bCs/>
        </w:rPr>
        <w:t>Nom de l'installation</w:t>
      </w:r>
    </w:p>
    <w:p w:rsidR="002A0831" w:rsidRPr="002A0831" w:rsidRDefault="002A0831" w:rsidP="002A0831">
      <w:pPr>
        <w:pStyle w:val="NormalArial"/>
        <w:numPr>
          <w:ilvl w:val="0"/>
          <w:numId w:val="184"/>
        </w:numPr>
      </w:pPr>
      <w:r w:rsidRPr="000F7E32">
        <w:rPr>
          <w:bCs/>
        </w:rPr>
        <w:t>N° de bâtiment</w:t>
      </w:r>
    </w:p>
    <w:p w:rsidR="002A0831" w:rsidRPr="002A0831" w:rsidRDefault="002A0831" w:rsidP="002A0831">
      <w:pPr>
        <w:pStyle w:val="NormalArial"/>
        <w:numPr>
          <w:ilvl w:val="0"/>
          <w:numId w:val="184"/>
        </w:numPr>
      </w:pPr>
      <w:r w:rsidRPr="000F7E32">
        <w:rPr>
          <w:bCs/>
        </w:rPr>
        <w:t>Nom et prénom du demandeur</w:t>
      </w:r>
    </w:p>
    <w:p w:rsidR="002A0831" w:rsidRPr="002A0831" w:rsidRDefault="002A0831" w:rsidP="002A0831">
      <w:pPr>
        <w:pStyle w:val="NormalArial"/>
        <w:numPr>
          <w:ilvl w:val="0"/>
          <w:numId w:val="184"/>
        </w:numPr>
      </w:pPr>
      <w:r w:rsidRPr="000F7E32">
        <w:rPr>
          <w:bCs/>
        </w:rPr>
        <w:t>Nom et prénom du Chef d'installation</w:t>
      </w:r>
    </w:p>
    <w:p w:rsidR="002A0831" w:rsidRDefault="002A0831" w:rsidP="002A0831">
      <w:pPr>
        <w:pStyle w:val="NormalArial"/>
        <w:numPr>
          <w:ilvl w:val="0"/>
          <w:numId w:val="184"/>
        </w:numPr>
      </w:pPr>
      <w:r>
        <w:t>Commentaire HNO</w:t>
      </w:r>
    </w:p>
    <w:p w:rsidR="002A0831" w:rsidRDefault="002A0831" w:rsidP="002A0831">
      <w:pPr>
        <w:pStyle w:val="NormalArial"/>
        <w:ind w:left="720"/>
      </w:pPr>
    </w:p>
    <w:p w:rsidR="002A0831" w:rsidRDefault="002A0831" w:rsidP="002A0831">
      <w:pPr>
        <w:pStyle w:val="NormalArial"/>
      </w:pPr>
      <w:r>
        <w:t>Accès Véhicule :</w:t>
      </w:r>
      <w:r w:rsidR="00C814E9">
        <w:t xml:space="preserve"> (on choisit le véhicule créé le premier pour la personne et le centre)</w:t>
      </w:r>
    </w:p>
    <w:p w:rsidR="00C814E9" w:rsidRPr="00C814E9" w:rsidRDefault="00C814E9" w:rsidP="00C814E9">
      <w:pPr>
        <w:pStyle w:val="NormalArial"/>
        <w:numPr>
          <w:ilvl w:val="0"/>
          <w:numId w:val="184"/>
        </w:numPr>
      </w:pPr>
      <w:r>
        <w:rPr>
          <w:bCs/>
        </w:rPr>
        <w:t>T</w:t>
      </w:r>
      <w:r w:rsidRPr="0003027F">
        <w:rPr>
          <w:bCs/>
        </w:rPr>
        <w:t>ype de véhicule</w:t>
      </w:r>
    </w:p>
    <w:p w:rsidR="00C814E9" w:rsidRPr="00C814E9" w:rsidRDefault="00C814E9" w:rsidP="00C814E9">
      <w:pPr>
        <w:pStyle w:val="NormalArial"/>
        <w:numPr>
          <w:ilvl w:val="0"/>
          <w:numId w:val="184"/>
        </w:numPr>
      </w:pPr>
      <w:r>
        <w:rPr>
          <w:bCs/>
        </w:rPr>
        <w:t>I</w:t>
      </w:r>
      <w:r w:rsidRPr="0003027F">
        <w:rPr>
          <w:bCs/>
        </w:rPr>
        <w:t>mmatriculation</w:t>
      </w:r>
    </w:p>
    <w:p w:rsidR="00C814E9" w:rsidRDefault="00C814E9" w:rsidP="00C814E9">
      <w:pPr>
        <w:pStyle w:val="NormalArial"/>
        <w:numPr>
          <w:ilvl w:val="0"/>
          <w:numId w:val="184"/>
        </w:numPr>
      </w:pPr>
      <w:r>
        <w:t>Marque</w:t>
      </w:r>
    </w:p>
    <w:p w:rsidR="00C814E9" w:rsidRDefault="00C814E9" w:rsidP="00C814E9">
      <w:pPr>
        <w:pStyle w:val="NormalArial"/>
        <w:numPr>
          <w:ilvl w:val="0"/>
          <w:numId w:val="184"/>
        </w:numPr>
      </w:pPr>
      <w:r>
        <w:t>Service</w:t>
      </w:r>
    </w:p>
    <w:p w:rsidR="00C814E9" w:rsidRDefault="00C814E9" w:rsidP="00C814E9">
      <w:pPr>
        <w:pStyle w:val="NormalArial"/>
        <w:numPr>
          <w:ilvl w:val="0"/>
          <w:numId w:val="184"/>
        </w:numPr>
      </w:pPr>
      <w:r>
        <w:t>Assurance</w:t>
      </w:r>
    </w:p>
    <w:p w:rsidR="00C814E9" w:rsidRDefault="00C814E9" w:rsidP="00C814E9">
      <w:pPr>
        <w:pStyle w:val="NormalArial"/>
        <w:numPr>
          <w:ilvl w:val="0"/>
          <w:numId w:val="184"/>
        </w:numPr>
      </w:pPr>
      <w:r>
        <w:t>Modèle</w:t>
      </w:r>
    </w:p>
    <w:p w:rsidR="00C814E9" w:rsidRDefault="00C814E9" w:rsidP="00C814E9">
      <w:pPr>
        <w:pStyle w:val="NormalArial"/>
        <w:numPr>
          <w:ilvl w:val="0"/>
          <w:numId w:val="184"/>
        </w:numPr>
      </w:pPr>
      <w:r>
        <w:t>Commentaire véhicule</w:t>
      </w:r>
    </w:p>
    <w:p w:rsidR="00C814E9" w:rsidRDefault="00C814E9" w:rsidP="00C814E9">
      <w:pPr>
        <w:pStyle w:val="NormalArial"/>
      </w:pPr>
    </w:p>
    <w:p w:rsidR="001F3A97" w:rsidRDefault="008C7A37" w:rsidP="00C814E9">
      <w:pPr>
        <w:pStyle w:val="NormalArial"/>
      </w:pPr>
      <w:r>
        <w:t>Si la personne est rattachée à plusieurs entreprises, à plusieurs marchés, à plusieurs avis FSD ou à plusieurs véhicules, on ajoute un astérisque devant le titre pour indiquer qu'il existe des informations absentes de la fiche</w:t>
      </w:r>
    </w:p>
    <w:p w:rsidR="0026361C" w:rsidRDefault="0026361C" w:rsidP="0026361C">
      <w:pPr>
        <w:pStyle w:val="Titre4bis"/>
      </w:pPr>
      <w:r>
        <w:t xml:space="preserve">Scénario 1 – Editer la fiche </w:t>
      </w:r>
      <w:r w:rsidR="005C421F">
        <w:t>individuelle</w:t>
      </w:r>
    </w:p>
    <w:p w:rsidR="0026361C" w:rsidRDefault="0026361C" w:rsidP="0026361C">
      <w:pPr>
        <w:pStyle w:val="NormalArial"/>
        <w:numPr>
          <w:ilvl w:val="0"/>
          <w:numId w:val="186"/>
        </w:numPr>
        <w:jc w:val="both"/>
        <w:rPr>
          <w:bCs/>
        </w:rPr>
      </w:pPr>
      <w:r>
        <w:rPr>
          <w:bCs/>
        </w:rPr>
        <w:t>L'acteur arrive sur la fiche d'une personne</w:t>
      </w:r>
      <w:r w:rsidRPr="00C23EE9">
        <w:rPr>
          <w:bCs/>
        </w:rPr>
        <w:t>.</w:t>
      </w:r>
    </w:p>
    <w:p w:rsidR="0026361C" w:rsidRDefault="0026361C" w:rsidP="0026361C">
      <w:pPr>
        <w:pStyle w:val="NormalArial"/>
        <w:numPr>
          <w:ilvl w:val="0"/>
          <w:numId w:val="186"/>
        </w:numPr>
        <w:jc w:val="both"/>
        <w:rPr>
          <w:bCs/>
        </w:rPr>
      </w:pPr>
      <w:r>
        <w:rPr>
          <w:bCs/>
        </w:rPr>
        <w:t>Le système affiche l'onglet Identité</w:t>
      </w:r>
    </w:p>
    <w:p w:rsidR="0026361C" w:rsidRDefault="0026361C" w:rsidP="0026361C">
      <w:pPr>
        <w:pStyle w:val="NormalArial"/>
        <w:numPr>
          <w:ilvl w:val="0"/>
          <w:numId w:val="186"/>
        </w:numPr>
        <w:jc w:val="both"/>
        <w:rPr>
          <w:bCs/>
        </w:rPr>
      </w:pPr>
      <w:r>
        <w:rPr>
          <w:bCs/>
        </w:rPr>
        <w:t xml:space="preserve">L'acteur </w:t>
      </w:r>
      <w:r w:rsidR="001E63CF">
        <w:rPr>
          <w:bCs/>
        </w:rPr>
        <w:t>clique sur "Fiche Individuel"</w:t>
      </w:r>
      <w:r>
        <w:rPr>
          <w:b/>
          <w:color w:val="FF0000"/>
        </w:rPr>
        <w:t xml:space="preserve"> </w:t>
      </w:r>
    </w:p>
    <w:p w:rsidR="0026361C" w:rsidRDefault="0026361C" w:rsidP="0026361C">
      <w:pPr>
        <w:pStyle w:val="NormalArial"/>
        <w:numPr>
          <w:ilvl w:val="0"/>
          <w:numId w:val="186"/>
        </w:numPr>
        <w:jc w:val="both"/>
        <w:rPr>
          <w:bCs/>
        </w:rPr>
      </w:pPr>
      <w:r>
        <w:rPr>
          <w:bCs/>
        </w:rPr>
        <w:t xml:space="preserve">Le système </w:t>
      </w:r>
      <w:r w:rsidR="001E63CF">
        <w:rPr>
          <w:bCs/>
        </w:rPr>
        <w:t>génère la fiche individuelle au format PDF</w:t>
      </w:r>
    </w:p>
    <w:p w:rsidR="00371B85" w:rsidRDefault="00371B85" w:rsidP="00371B85">
      <w:pPr>
        <w:pStyle w:val="NormalArial"/>
      </w:pPr>
    </w:p>
    <w:p w:rsidR="00220D28" w:rsidRDefault="002F5FC1" w:rsidP="00220D28">
      <w:pPr>
        <w:pStyle w:val="NormalArial"/>
      </w:pPr>
      <w:r>
        <w:t>Tous les avis intégrés sont listés, exception à la règle d’extraction « badge valide) voir le 8.1.</w:t>
      </w:r>
      <w:r w:rsidR="00520A85">
        <w:br w:type="page"/>
      </w:r>
    </w:p>
    <w:p w:rsidR="00DE1ED1" w:rsidRPr="00212B2E" w:rsidRDefault="00DE1ED1" w:rsidP="00DE1ED1">
      <w:pPr>
        <w:pStyle w:val="Titre2"/>
      </w:pPr>
      <w:bookmarkStart w:id="4804" w:name="_Toc292454252"/>
      <w:r w:rsidRPr="00212B2E">
        <w:lastRenderedPageBreak/>
        <w:t xml:space="preserve">Fiche </w:t>
      </w:r>
      <w:r>
        <w:t>iNDIVIDUELLE</w:t>
      </w:r>
      <w:r w:rsidRPr="00212B2E">
        <w:t xml:space="preserve"> </w:t>
      </w:r>
      <w:r>
        <w:t xml:space="preserve">simplifiée </w:t>
      </w:r>
      <w:r w:rsidRPr="00212B2E">
        <w:t>(Etat 5</w:t>
      </w:r>
      <w:r>
        <w:t>bis</w:t>
      </w:r>
      <w:r w:rsidRPr="00212B2E">
        <w:t>)</w:t>
      </w:r>
      <w:bookmarkEnd w:id="4804"/>
    </w:p>
    <w:p w:rsidR="00DE1ED1" w:rsidRPr="005C65D8" w:rsidRDefault="00DE1ED1" w:rsidP="00DE1ED1">
      <w:pPr>
        <w:pStyle w:val="Titre3"/>
      </w:pPr>
      <w:r w:rsidRPr="00212B2E">
        <w:t xml:space="preserve"> </w:t>
      </w:r>
      <w:bookmarkStart w:id="4805" w:name="_Toc292454253"/>
      <w:r w:rsidRPr="00F82106">
        <w:t xml:space="preserve">Cas d'utilisation </w:t>
      </w:r>
      <w:r>
        <w:t>éditer la fiche individuelle simplifiée</w:t>
      </w:r>
      <w:bookmarkEnd w:id="4805"/>
    </w:p>
    <w:p w:rsidR="00DE1ED1" w:rsidRDefault="00DE1ED1" w:rsidP="00DE1ED1">
      <w:pPr>
        <w:pStyle w:val="NormalArial"/>
      </w:pPr>
      <w:r w:rsidRPr="00795BE7">
        <w:rPr>
          <w:b/>
        </w:rPr>
        <w:t>Résumé</w:t>
      </w:r>
      <w:r>
        <w:t xml:space="preserve"> : Cette fonctionnalité permet à l'acteur d'éditer les informations </w:t>
      </w:r>
      <w:r w:rsidR="005C421F">
        <w:t>de la fiche individuelle</w:t>
      </w:r>
      <w:r w:rsidR="00A51130">
        <w:t xml:space="preserve"> simplifiée</w:t>
      </w:r>
      <w:r w:rsidR="005C421F">
        <w:t xml:space="preserve"> d'une personne </w:t>
      </w:r>
      <w:r>
        <w:t>au format PDF</w:t>
      </w:r>
    </w:p>
    <w:p w:rsidR="00DE1ED1" w:rsidRDefault="00DE1ED1" w:rsidP="00DE1ED1">
      <w:pPr>
        <w:pStyle w:val="NormalArial"/>
      </w:pPr>
      <w:r w:rsidRPr="00795BE7">
        <w:rPr>
          <w:b/>
        </w:rPr>
        <w:t>Acteur(s)</w:t>
      </w:r>
      <w:r>
        <w:t xml:space="preserve"> :</w:t>
      </w:r>
      <w:r>
        <w:rPr>
          <w:bCs/>
        </w:rPr>
        <w:t xml:space="preserve">Administrateur National, </w:t>
      </w:r>
      <w:r>
        <w:t xml:space="preserve"> Administrateur de Centre, </w:t>
      </w:r>
      <w:r w:rsidRPr="00210253">
        <w:t>Accueil</w:t>
      </w:r>
      <w:r>
        <w:t xml:space="preserve">, </w:t>
      </w:r>
      <w:r>
        <w:rPr>
          <w:bCs/>
        </w:rPr>
        <w:t xml:space="preserve">OS de Pôle </w:t>
      </w:r>
    </w:p>
    <w:p w:rsidR="00DE1ED1" w:rsidRDefault="00DE1ED1" w:rsidP="00DE1ED1">
      <w:pPr>
        <w:pStyle w:val="NormalArial"/>
      </w:pPr>
      <w:r w:rsidRPr="00795BE7">
        <w:rPr>
          <w:b/>
        </w:rPr>
        <w:t>Pré-condition</w:t>
      </w:r>
      <w:r>
        <w:t xml:space="preserve"> : L'acteur est identifié </w:t>
      </w:r>
    </w:p>
    <w:p w:rsidR="00DE1ED1" w:rsidRDefault="00DE1ED1" w:rsidP="00DE1ED1">
      <w:pPr>
        <w:pStyle w:val="NormalArial"/>
      </w:pPr>
      <w:r w:rsidRPr="00795BE7">
        <w:rPr>
          <w:b/>
        </w:rPr>
        <w:t>Post-condition</w:t>
      </w:r>
      <w:r>
        <w:t xml:space="preserve"> : La fiche est éditée.</w:t>
      </w:r>
    </w:p>
    <w:p w:rsidR="00DE1ED1" w:rsidRDefault="00DE1ED1" w:rsidP="00DE1ED1">
      <w:pPr>
        <w:pStyle w:val="NormalArial"/>
      </w:pPr>
    </w:p>
    <w:p w:rsidR="00DE1ED1" w:rsidRDefault="00DE1ED1" w:rsidP="00DE1ED1">
      <w:pPr>
        <w:pStyle w:val="Titre4bis"/>
      </w:pPr>
      <w:r>
        <w:t xml:space="preserve">Interface Fiche </w:t>
      </w:r>
      <w:r w:rsidR="00B217EA">
        <w:t>Individuelle simplifiée</w:t>
      </w:r>
    </w:p>
    <w:p w:rsidR="00DE1ED1" w:rsidRDefault="00DE1ED1" w:rsidP="00DE1ED1">
      <w:pPr>
        <w:pStyle w:val="NormalArial"/>
      </w:pPr>
      <w:r>
        <w:t>La fiche éditée comporte les champs suivants :</w:t>
      </w:r>
    </w:p>
    <w:p w:rsidR="00DE1ED1" w:rsidRDefault="00DE1ED1" w:rsidP="00DE1ED1">
      <w:pPr>
        <w:pStyle w:val="NormalArial"/>
      </w:pPr>
    </w:p>
    <w:p w:rsidR="00A51130" w:rsidRDefault="00A51130" w:rsidP="00A51130">
      <w:pPr>
        <w:pStyle w:val="NormalArial"/>
      </w:pPr>
      <w:r>
        <w:t>Titre :</w:t>
      </w:r>
    </w:p>
    <w:p w:rsidR="00A51130" w:rsidRDefault="00A51130" w:rsidP="00A51130">
      <w:pPr>
        <w:pStyle w:val="NormalArial"/>
        <w:numPr>
          <w:ilvl w:val="0"/>
          <w:numId w:val="181"/>
        </w:numPr>
      </w:pPr>
      <w:r>
        <w:t>Date d'impression (date du jour)</w:t>
      </w:r>
    </w:p>
    <w:p w:rsidR="00A51130" w:rsidRDefault="00A51130" w:rsidP="00DE1ED1">
      <w:pPr>
        <w:pStyle w:val="NormalArial"/>
      </w:pPr>
    </w:p>
    <w:p w:rsidR="00DE1ED1" w:rsidRDefault="00DE1ED1" w:rsidP="00DE1ED1">
      <w:pPr>
        <w:pStyle w:val="NormalArial"/>
      </w:pPr>
      <w:r>
        <w:t>Cadre Identité :</w:t>
      </w:r>
    </w:p>
    <w:p w:rsidR="00DE1ED1" w:rsidRDefault="00DE1ED1" w:rsidP="00DE1ED1">
      <w:pPr>
        <w:pStyle w:val="NormalArial"/>
        <w:numPr>
          <w:ilvl w:val="0"/>
          <w:numId w:val="181"/>
        </w:numPr>
      </w:pPr>
      <w:r>
        <w:t>Nom d'époux</w:t>
      </w:r>
    </w:p>
    <w:p w:rsidR="00DE1ED1" w:rsidRDefault="00DE1ED1" w:rsidP="00DE1ED1">
      <w:pPr>
        <w:pStyle w:val="NormalArial"/>
        <w:numPr>
          <w:ilvl w:val="0"/>
          <w:numId w:val="181"/>
        </w:numPr>
      </w:pPr>
      <w:r>
        <w:t>Nom de naissance</w:t>
      </w:r>
    </w:p>
    <w:p w:rsidR="00DE1ED1" w:rsidRDefault="00DE1ED1" w:rsidP="00DE1ED1">
      <w:pPr>
        <w:pStyle w:val="NormalArial"/>
        <w:numPr>
          <w:ilvl w:val="0"/>
          <w:numId w:val="181"/>
        </w:numPr>
      </w:pPr>
      <w:r>
        <w:t>Prénom de naissance</w:t>
      </w:r>
    </w:p>
    <w:p w:rsidR="00DE1ED1" w:rsidRDefault="00DE1ED1" w:rsidP="00DE1ED1">
      <w:pPr>
        <w:pStyle w:val="NormalArial"/>
        <w:numPr>
          <w:ilvl w:val="0"/>
          <w:numId w:val="181"/>
        </w:numPr>
      </w:pPr>
      <w:r>
        <w:t>Nationalité actuelle</w:t>
      </w:r>
    </w:p>
    <w:p w:rsidR="00DE1ED1" w:rsidRDefault="00DE1ED1" w:rsidP="00DE1ED1">
      <w:pPr>
        <w:pStyle w:val="NormalArial"/>
        <w:numPr>
          <w:ilvl w:val="0"/>
          <w:numId w:val="181"/>
        </w:numPr>
      </w:pPr>
      <w:r>
        <w:t xml:space="preserve">Date de naissance </w:t>
      </w:r>
    </w:p>
    <w:p w:rsidR="00DE1ED1" w:rsidRDefault="00DE1ED1" w:rsidP="00DE1ED1">
      <w:pPr>
        <w:pStyle w:val="NormalArial"/>
        <w:numPr>
          <w:ilvl w:val="0"/>
          <w:numId w:val="181"/>
        </w:numPr>
      </w:pPr>
      <w:r>
        <w:t>Lieu de naissance</w:t>
      </w:r>
      <w:r w:rsidR="000345A4">
        <w:t xml:space="preserve"> et code postal du lieu de naissance entre parenthèses si différent de 99999.</w:t>
      </w:r>
    </w:p>
    <w:p w:rsidR="00B217EA" w:rsidRDefault="00B217EA" w:rsidP="00B217EA">
      <w:pPr>
        <w:pStyle w:val="NormalArial"/>
        <w:numPr>
          <w:ilvl w:val="0"/>
          <w:numId w:val="181"/>
        </w:numPr>
      </w:pPr>
      <w:r>
        <w:t>Statut</w:t>
      </w:r>
    </w:p>
    <w:p w:rsidR="00B217EA" w:rsidRDefault="00B217EA" w:rsidP="00B217EA">
      <w:pPr>
        <w:pStyle w:val="NormalArial"/>
        <w:numPr>
          <w:ilvl w:val="0"/>
          <w:numId w:val="181"/>
        </w:numPr>
      </w:pPr>
      <w:r>
        <w:t>Sous-statut</w:t>
      </w:r>
    </w:p>
    <w:p w:rsidR="00B217EA" w:rsidRDefault="00B217EA" w:rsidP="00B217EA">
      <w:pPr>
        <w:pStyle w:val="NormalArial"/>
        <w:numPr>
          <w:ilvl w:val="0"/>
          <w:numId w:val="181"/>
        </w:numPr>
      </w:pPr>
      <w:r>
        <w:t xml:space="preserve">Profession (choisir la profession associée à l'entreprise </w:t>
      </w:r>
      <w:r w:rsidR="00520A85">
        <w:t>associée en première à la personne pour le centre)</w:t>
      </w:r>
      <w:r>
        <w:t>)</w:t>
      </w:r>
    </w:p>
    <w:p w:rsidR="00B217EA" w:rsidRDefault="00B217EA" w:rsidP="00B217EA">
      <w:pPr>
        <w:pStyle w:val="NormalArial"/>
        <w:numPr>
          <w:ilvl w:val="0"/>
          <w:numId w:val="181"/>
        </w:numPr>
      </w:pPr>
      <w:r>
        <w:t>Type de contrat de travail</w:t>
      </w:r>
      <w:r w:rsidR="00A51130">
        <w:t xml:space="preserve"> (correspondant à l’entreprise imprimée)</w:t>
      </w:r>
    </w:p>
    <w:p w:rsidR="00B217EA" w:rsidRDefault="00B217EA" w:rsidP="00B217EA">
      <w:pPr>
        <w:pStyle w:val="NormalArial"/>
        <w:numPr>
          <w:ilvl w:val="0"/>
          <w:numId w:val="181"/>
        </w:numPr>
      </w:pPr>
      <w:r>
        <w:t>Date de fin de contrat</w:t>
      </w:r>
      <w:r w:rsidR="00A51130">
        <w:t xml:space="preserve"> (correspondant à l’entreprise imprimée)</w:t>
      </w:r>
    </w:p>
    <w:p w:rsidR="003548B2" w:rsidRDefault="003548B2" w:rsidP="003548B2">
      <w:pPr>
        <w:pStyle w:val="NormalArial"/>
        <w:numPr>
          <w:ilvl w:val="0"/>
          <w:numId w:val="181"/>
        </w:numPr>
      </w:pPr>
      <w:r>
        <w:t>Commentaire (commentaire sur la personne associé au centre)</w:t>
      </w:r>
    </w:p>
    <w:p w:rsidR="00DE1ED1" w:rsidRDefault="00DE1ED1" w:rsidP="00DE1ED1">
      <w:pPr>
        <w:pStyle w:val="NormalArial"/>
      </w:pPr>
    </w:p>
    <w:p w:rsidR="003548B2" w:rsidRDefault="003548B2" w:rsidP="00DE1ED1">
      <w:pPr>
        <w:pStyle w:val="NormalArial"/>
      </w:pPr>
      <w:r>
        <w:t xml:space="preserve">Cadre Badge : </w:t>
      </w:r>
    </w:p>
    <w:p w:rsidR="003548B2" w:rsidRDefault="003548B2" w:rsidP="003548B2">
      <w:pPr>
        <w:pStyle w:val="NormalArial"/>
        <w:numPr>
          <w:ilvl w:val="0"/>
          <w:numId w:val="181"/>
        </w:numPr>
      </w:pPr>
      <w:r>
        <w:t>Numéro de badge</w:t>
      </w:r>
    </w:p>
    <w:p w:rsidR="003548B2" w:rsidRDefault="003548B2" w:rsidP="003548B2">
      <w:pPr>
        <w:pStyle w:val="NormalArial"/>
        <w:numPr>
          <w:ilvl w:val="0"/>
          <w:numId w:val="181"/>
        </w:numPr>
      </w:pPr>
      <w:r>
        <w:t>Type de badge</w:t>
      </w:r>
    </w:p>
    <w:p w:rsidR="003548B2" w:rsidRDefault="003548B2" w:rsidP="003548B2">
      <w:pPr>
        <w:pStyle w:val="NormalArial"/>
        <w:numPr>
          <w:ilvl w:val="0"/>
          <w:numId w:val="181"/>
        </w:numPr>
      </w:pPr>
      <w:r>
        <w:t>Fin de validité du badge</w:t>
      </w:r>
    </w:p>
    <w:p w:rsidR="003548B2" w:rsidRDefault="003548B2" w:rsidP="003548B2">
      <w:pPr>
        <w:pStyle w:val="NormalArial"/>
        <w:numPr>
          <w:ilvl w:val="0"/>
          <w:numId w:val="181"/>
        </w:numPr>
      </w:pPr>
      <w:r>
        <w:t>Couleur de badge</w:t>
      </w:r>
    </w:p>
    <w:p w:rsidR="003548B2" w:rsidRDefault="003548B2" w:rsidP="00DE1ED1">
      <w:pPr>
        <w:pStyle w:val="NormalArial"/>
      </w:pPr>
    </w:p>
    <w:p w:rsidR="00B217EA" w:rsidRDefault="00520A85" w:rsidP="00DE1ED1">
      <w:pPr>
        <w:pStyle w:val="NormalArial"/>
      </w:pPr>
      <w:r>
        <w:t xml:space="preserve">Cadre </w:t>
      </w:r>
      <w:r w:rsidR="003548B2">
        <w:t>Société :</w:t>
      </w:r>
      <w:r>
        <w:t xml:space="preserve"> (on choisit la première entreprise associée à la personne pour le centre)</w:t>
      </w:r>
    </w:p>
    <w:p w:rsidR="00997A5E" w:rsidRDefault="00997A5E" w:rsidP="00997A5E">
      <w:pPr>
        <w:pStyle w:val="NormalArial"/>
        <w:numPr>
          <w:ilvl w:val="0"/>
          <w:numId w:val="184"/>
        </w:numPr>
      </w:pPr>
      <w:r>
        <w:t>Raison sociale</w:t>
      </w:r>
    </w:p>
    <w:p w:rsidR="003548B2" w:rsidRDefault="003548B2" w:rsidP="00DE1ED1">
      <w:pPr>
        <w:pStyle w:val="NormalArial"/>
      </w:pPr>
    </w:p>
    <w:p w:rsidR="00B217EA" w:rsidRDefault="00520A85" w:rsidP="00DE1ED1">
      <w:pPr>
        <w:pStyle w:val="NormalArial"/>
      </w:pPr>
      <w:r>
        <w:t xml:space="preserve">Cadre </w:t>
      </w:r>
      <w:r w:rsidR="00997A5E">
        <w:t>Demande d'accès :</w:t>
      </w:r>
    </w:p>
    <w:p w:rsidR="00997A5E" w:rsidRDefault="00997A5E" w:rsidP="00997A5E">
      <w:pPr>
        <w:pStyle w:val="NormalArial"/>
        <w:numPr>
          <w:ilvl w:val="0"/>
          <w:numId w:val="184"/>
        </w:numPr>
      </w:pPr>
      <w:r>
        <w:t>Date de fin demandée</w:t>
      </w:r>
    </w:p>
    <w:p w:rsidR="00520A85" w:rsidRDefault="00A927AD" w:rsidP="00520A85">
      <w:pPr>
        <w:pStyle w:val="NormalArial"/>
        <w:numPr>
          <w:ilvl w:val="0"/>
          <w:numId w:val="184"/>
        </w:numPr>
      </w:pPr>
      <w:r>
        <w:t>Unité à l'origine de la demande</w:t>
      </w:r>
    </w:p>
    <w:p w:rsidR="00520A85" w:rsidRDefault="00520A85" w:rsidP="00520A85">
      <w:pPr>
        <w:pStyle w:val="NormalArial"/>
      </w:pPr>
    </w:p>
    <w:p w:rsidR="00A927AD" w:rsidRDefault="00A927AD" w:rsidP="00520A85">
      <w:pPr>
        <w:pStyle w:val="NormalArial"/>
      </w:pPr>
    </w:p>
    <w:p w:rsidR="00DE1ED1" w:rsidRDefault="00DE1ED1" w:rsidP="00DE1ED1">
      <w:pPr>
        <w:pStyle w:val="Titre4bis"/>
      </w:pPr>
      <w:r>
        <w:t xml:space="preserve">Scénario 1 – Editer la fiche </w:t>
      </w:r>
      <w:r w:rsidR="0008197C">
        <w:t>individuelle simplifiée</w:t>
      </w:r>
    </w:p>
    <w:p w:rsidR="00DE1ED1" w:rsidRDefault="00DE1ED1" w:rsidP="00BA642C">
      <w:pPr>
        <w:pStyle w:val="NormalArial"/>
        <w:numPr>
          <w:ilvl w:val="0"/>
          <w:numId w:val="188"/>
        </w:numPr>
        <w:jc w:val="both"/>
        <w:rPr>
          <w:bCs/>
        </w:rPr>
      </w:pPr>
      <w:r>
        <w:rPr>
          <w:bCs/>
        </w:rPr>
        <w:t>L'acteur arrive sur la fiche d'une personne</w:t>
      </w:r>
      <w:r w:rsidRPr="00C23EE9">
        <w:rPr>
          <w:bCs/>
        </w:rPr>
        <w:t>.</w:t>
      </w:r>
    </w:p>
    <w:p w:rsidR="00DE1ED1" w:rsidRDefault="00DE1ED1" w:rsidP="00BA642C">
      <w:pPr>
        <w:pStyle w:val="NormalArial"/>
        <w:numPr>
          <w:ilvl w:val="0"/>
          <w:numId w:val="188"/>
        </w:numPr>
        <w:jc w:val="both"/>
        <w:rPr>
          <w:bCs/>
        </w:rPr>
      </w:pPr>
      <w:r>
        <w:rPr>
          <w:bCs/>
        </w:rPr>
        <w:t>Le système affiche l'onglet Identité</w:t>
      </w:r>
    </w:p>
    <w:p w:rsidR="00DE1ED1" w:rsidRDefault="00DE1ED1" w:rsidP="00BA642C">
      <w:pPr>
        <w:pStyle w:val="NormalArial"/>
        <w:numPr>
          <w:ilvl w:val="0"/>
          <w:numId w:val="188"/>
        </w:numPr>
        <w:jc w:val="both"/>
        <w:rPr>
          <w:bCs/>
        </w:rPr>
      </w:pPr>
      <w:r>
        <w:rPr>
          <w:bCs/>
        </w:rPr>
        <w:t>L'acteur clique sur "Fiche Individuel</w:t>
      </w:r>
      <w:r w:rsidR="0008197C">
        <w:rPr>
          <w:bCs/>
        </w:rPr>
        <w:t xml:space="preserve"> Simplifiée</w:t>
      </w:r>
      <w:r>
        <w:rPr>
          <w:bCs/>
        </w:rPr>
        <w:t>"</w:t>
      </w:r>
      <w:r>
        <w:rPr>
          <w:b/>
          <w:color w:val="FF0000"/>
        </w:rPr>
        <w:t xml:space="preserve"> </w:t>
      </w:r>
    </w:p>
    <w:p w:rsidR="00DE1ED1" w:rsidRDefault="00DE1ED1" w:rsidP="00BA642C">
      <w:pPr>
        <w:pStyle w:val="NormalArial"/>
        <w:numPr>
          <w:ilvl w:val="0"/>
          <w:numId w:val="188"/>
        </w:numPr>
        <w:jc w:val="both"/>
        <w:rPr>
          <w:bCs/>
        </w:rPr>
      </w:pPr>
      <w:r>
        <w:rPr>
          <w:bCs/>
        </w:rPr>
        <w:t xml:space="preserve">Le système génère la fiche individuelle </w:t>
      </w:r>
      <w:r w:rsidR="00A51130">
        <w:t xml:space="preserve">simplifiée </w:t>
      </w:r>
      <w:r>
        <w:rPr>
          <w:bCs/>
        </w:rPr>
        <w:t>au format PDF</w:t>
      </w:r>
    </w:p>
    <w:p w:rsidR="00DE1ED1" w:rsidRDefault="00DE1ED1" w:rsidP="00DE1ED1">
      <w:pPr>
        <w:pStyle w:val="NormalArial"/>
      </w:pPr>
    </w:p>
    <w:p w:rsidR="00DE1ED1" w:rsidRDefault="00DE1ED1" w:rsidP="00DE1ED1">
      <w:pPr>
        <w:pStyle w:val="NormalArial"/>
      </w:pPr>
    </w:p>
    <w:p w:rsidR="00DE1ED1" w:rsidRDefault="00DE1ED1" w:rsidP="00DE1ED1">
      <w:pPr>
        <w:pStyle w:val="NormalArial"/>
      </w:pPr>
    </w:p>
    <w:p w:rsidR="00992BC1" w:rsidRPr="004862CD" w:rsidRDefault="00DE1ED1" w:rsidP="0059445D">
      <w:pPr>
        <w:pStyle w:val="NormalArial"/>
      </w:pPr>
      <w:r>
        <w:br w:type="page"/>
      </w:r>
    </w:p>
    <w:p w:rsidR="00992BC1" w:rsidRDefault="00992BC1" w:rsidP="00934FD3">
      <w:pPr>
        <w:pStyle w:val="Titre2"/>
      </w:pPr>
      <w:bookmarkStart w:id="4806" w:name="_Toc292454254"/>
      <w:r>
        <w:lastRenderedPageBreak/>
        <w:t xml:space="preserve">Liste des personnes par unité à l'origine de </w:t>
      </w:r>
      <w:smartTag w:uri="urn:schemas-microsoft-com:office:smarttags" w:element="PersonName">
        <w:smartTagPr>
          <w:attr w:name="ProductID" w:val="LA DEMANDE"/>
        </w:smartTagPr>
        <w:r>
          <w:t>la demande</w:t>
        </w:r>
      </w:smartTag>
      <w:r w:rsidR="00C03D0F">
        <w:t xml:space="preserve"> (Etat 6)</w:t>
      </w:r>
      <w:bookmarkEnd w:id="4806"/>
    </w:p>
    <w:p w:rsidR="00992BC1" w:rsidRPr="005C65D8" w:rsidRDefault="00992BC1" w:rsidP="00D23387">
      <w:pPr>
        <w:pStyle w:val="Titre3"/>
      </w:pPr>
      <w:bookmarkStart w:id="4807" w:name="_Toc292454255"/>
      <w:r w:rsidRPr="00F82106">
        <w:t xml:space="preserve">Cas d'utilisation </w:t>
      </w:r>
      <w:r w:rsidRPr="004862CD">
        <w:t>liste</w:t>
      </w:r>
      <w:r>
        <w:t>r</w:t>
      </w:r>
      <w:r w:rsidRPr="004862CD">
        <w:t xml:space="preserve"> </w:t>
      </w:r>
      <w:r>
        <w:t>l</w:t>
      </w:r>
      <w:r w:rsidRPr="004862CD">
        <w:t xml:space="preserve">es </w:t>
      </w:r>
      <w:r>
        <w:t xml:space="preserve">personnes par unité à l'origine de </w:t>
      </w:r>
      <w:smartTag w:uri="urn:schemas-microsoft-com:office:smarttags" w:element="PersonName">
        <w:smartTagPr>
          <w:attr w:name="ProductID" w:val="LA DEMANDE"/>
        </w:smartTagPr>
        <w:r>
          <w:t>la demande</w:t>
        </w:r>
      </w:smartTag>
      <w:bookmarkEnd w:id="4807"/>
    </w:p>
    <w:p w:rsidR="00992BC1" w:rsidRDefault="00992BC1" w:rsidP="00934FD3">
      <w:pPr>
        <w:pStyle w:val="NormalArial"/>
      </w:pPr>
      <w:r w:rsidRPr="00795BE7">
        <w:rPr>
          <w:b/>
        </w:rPr>
        <w:t>Résumé</w:t>
      </w:r>
      <w:r>
        <w:t xml:space="preserve"> : Cette fonctionnalité permet à l'acteur d'accéder à l'état d'extraction de la liste des personnes par unité à l'origine de la demande</w:t>
      </w:r>
    </w:p>
    <w:p w:rsidR="00992BC1" w:rsidRDefault="00992BC1" w:rsidP="00934FD3">
      <w:pPr>
        <w:pStyle w:val="NormalArial"/>
      </w:pPr>
      <w:r w:rsidRPr="00795BE7">
        <w:rPr>
          <w:b/>
        </w:rPr>
        <w:t>Acteur(s)</w:t>
      </w:r>
      <w:r>
        <w:t xml:space="preserve"> : </w:t>
      </w:r>
      <w:r w:rsidR="00A927AD">
        <w:t xml:space="preserve">Accueil, </w:t>
      </w:r>
      <w:r w:rsidRPr="0006541F">
        <w:t xml:space="preserve">Administrateur </w:t>
      </w:r>
      <w:r>
        <w:t xml:space="preserve">National, </w:t>
      </w:r>
      <w:r w:rsidRPr="0006541F">
        <w:t>Administrateur Centre</w:t>
      </w:r>
      <w:r>
        <w:t>, OS de Pôle</w:t>
      </w:r>
    </w:p>
    <w:p w:rsidR="00992BC1" w:rsidRDefault="00992BC1" w:rsidP="00934FD3">
      <w:pPr>
        <w:pStyle w:val="NormalArial"/>
      </w:pPr>
      <w:r w:rsidRPr="00795BE7">
        <w:rPr>
          <w:b/>
        </w:rPr>
        <w:t>Pré-condition</w:t>
      </w:r>
      <w:r>
        <w:t xml:space="preserve"> : L'acteur est identifié </w:t>
      </w:r>
    </w:p>
    <w:p w:rsidR="00992BC1" w:rsidRDefault="00992BC1" w:rsidP="00934FD3">
      <w:pPr>
        <w:pStyle w:val="NormalArial"/>
      </w:pPr>
      <w:r w:rsidRPr="00795BE7">
        <w:rPr>
          <w:b/>
        </w:rPr>
        <w:t>Post-condition</w:t>
      </w:r>
      <w:r>
        <w:t xml:space="preserve"> : La liste a été générée</w:t>
      </w:r>
    </w:p>
    <w:p w:rsidR="00992BC1" w:rsidRDefault="00992BC1" w:rsidP="00934FD3">
      <w:pPr>
        <w:pStyle w:val="NormalArial"/>
      </w:pPr>
    </w:p>
    <w:p w:rsidR="00992BC1" w:rsidRDefault="00992BC1" w:rsidP="00934FD3">
      <w:pPr>
        <w:pStyle w:val="NormalArial"/>
      </w:pPr>
    </w:p>
    <w:p w:rsidR="00992BC1" w:rsidRDefault="00992BC1" w:rsidP="00C4499D">
      <w:pPr>
        <w:pStyle w:val="Titre4bis"/>
      </w:pPr>
      <w:r>
        <w:t>Interface Critères</w:t>
      </w:r>
    </w:p>
    <w:p w:rsidR="00992BC1" w:rsidRDefault="00992BC1" w:rsidP="00C4499D">
      <w:pPr>
        <w:pStyle w:val="NormalArial"/>
        <w:rPr>
          <w:bCs/>
        </w:rPr>
      </w:pPr>
      <w:r>
        <w:rPr>
          <w:bCs/>
        </w:rPr>
        <w:t>L'écran affiche un formulaire de saisie</w:t>
      </w:r>
    </w:p>
    <w:p w:rsidR="00992BC1" w:rsidRDefault="00992BC1" w:rsidP="00C4499D">
      <w:pPr>
        <w:pStyle w:val="NormalArial"/>
        <w:numPr>
          <w:ilvl w:val="0"/>
          <w:numId w:val="22"/>
        </w:numPr>
        <w:rPr>
          <w:bCs/>
        </w:rPr>
      </w:pPr>
      <w:r>
        <w:rPr>
          <w:bCs/>
        </w:rPr>
        <w:t>"Unité" : permet de saisir une unité parmi les unités accessibles à l'acteur. Si l'utilisateur saisit seulement le début d'une unité suivi du caractère "*", le système recherche les personnes pour l'unité saisie et les sous-unités. Sans le caractère "*", la recherche porte uniquement sur l'unité saisie.</w:t>
      </w:r>
    </w:p>
    <w:p w:rsidR="00992BC1" w:rsidRDefault="00992BC1" w:rsidP="00C4499D">
      <w:pPr>
        <w:pStyle w:val="NormalArial"/>
        <w:numPr>
          <w:ilvl w:val="0"/>
          <w:numId w:val="22"/>
        </w:numPr>
        <w:rPr>
          <w:bCs/>
        </w:rPr>
      </w:pPr>
      <w:r>
        <w:rPr>
          <w:bCs/>
        </w:rPr>
        <w:t>"</w:t>
      </w:r>
      <w:r w:rsidRPr="00435BAF">
        <w:t xml:space="preserve"> </w:t>
      </w:r>
      <w:r w:rsidRPr="00435BAF">
        <w:rPr>
          <w:bCs/>
        </w:rPr>
        <w:t>Centre</w:t>
      </w:r>
      <w:r>
        <w:rPr>
          <w:bCs/>
        </w:rPr>
        <w:t xml:space="preserve"> rattaché à la demande d'accès" : contient la liste des centres du périmètre d'habilitation de l'acteur. Seules les personnes ayant une demande d'accès pour le centre sélectionné sont extraites.</w:t>
      </w:r>
    </w:p>
    <w:p w:rsidR="00992BC1" w:rsidRDefault="00992BC1" w:rsidP="00C4499D">
      <w:pPr>
        <w:pStyle w:val="NormalArial"/>
        <w:numPr>
          <w:ilvl w:val="0"/>
          <w:numId w:val="22"/>
        </w:numPr>
        <w:rPr>
          <w:bCs/>
        </w:rPr>
      </w:pPr>
      <w:r>
        <w:rPr>
          <w:bCs/>
        </w:rPr>
        <w:t>Un bouton "Valider"</w:t>
      </w:r>
    </w:p>
    <w:p w:rsidR="00992BC1" w:rsidRDefault="00992BC1" w:rsidP="00C4499D">
      <w:pPr>
        <w:pStyle w:val="NormalArial"/>
        <w:rPr>
          <w:bCs/>
        </w:rPr>
      </w:pPr>
    </w:p>
    <w:p w:rsidR="00992BC1" w:rsidRDefault="00992BC1" w:rsidP="00C4499D">
      <w:pPr>
        <w:pStyle w:val="Titre4bis"/>
      </w:pPr>
      <w:r>
        <w:t>Interface Fichier XLS - Liste des personnes par unité à l'origine de la demande</w:t>
      </w:r>
    </w:p>
    <w:p w:rsidR="00992BC1" w:rsidRDefault="00C46026" w:rsidP="00C4499D">
      <w:pPr>
        <w:pStyle w:val="NormalArial"/>
        <w:rPr>
          <w:bCs/>
        </w:rPr>
      </w:pPr>
      <w:r>
        <w:rPr>
          <w:bCs/>
        </w:rPr>
        <w:t>Les critères sont rappelés au début du fichier, avec une ligne par critère.</w:t>
      </w:r>
    </w:p>
    <w:p w:rsidR="00992BC1" w:rsidRDefault="00992BC1" w:rsidP="00C4499D">
      <w:pPr>
        <w:pStyle w:val="NormalArial"/>
        <w:rPr>
          <w:bCs/>
        </w:rPr>
      </w:pPr>
      <w:r>
        <w:rPr>
          <w:bCs/>
        </w:rPr>
        <w:t>Ensuite une ligne est affichée par demande d'accès correspondant aux critères, une personne pouvant apparaître plusieurs fois si plusieurs demandes d'accès pour une même personne sont extraites.</w:t>
      </w:r>
    </w:p>
    <w:p w:rsidR="00992BC1" w:rsidRDefault="00992BC1" w:rsidP="00C4499D">
      <w:pPr>
        <w:pStyle w:val="NormalArial"/>
        <w:rPr>
          <w:bCs/>
        </w:rPr>
      </w:pPr>
      <w:r>
        <w:rPr>
          <w:bCs/>
        </w:rPr>
        <w:t>Les colonnes du tableau sont :</w:t>
      </w:r>
    </w:p>
    <w:p w:rsidR="00992BC1" w:rsidRDefault="00992BC1" w:rsidP="00C4499D">
      <w:pPr>
        <w:pStyle w:val="NormalArial"/>
        <w:rPr>
          <w:bCs/>
        </w:rPr>
      </w:pPr>
    </w:p>
    <w:p w:rsidR="00992BC1" w:rsidRDefault="00992BC1" w:rsidP="00C4499D">
      <w:pPr>
        <w:pStyle w:val="NormalArial"/>
        <w:rPr>
          <w:bCs/>
        </w:rPr>
      </w:pPr>
      <w:r>
        <w:rPr>
          <w:bCs/>
        </w:rPr>
        <w:t>Colonnes "Identité" :</w:t>
      </w:r>
    </w:p>
    <w:p w:rsidR="00992BC1" w:rsidRDefault="00992BC1" w:rsidP="00C4499D">
      <w:pPr>
        <w:pStyle w:val="NormalArial"/>
        <w:numPr>
          <w:ilvl w:val="0"/>
          <w:numId w:val="22"/>
        </w:numPr>
        <w:rPr>
          <w:bCs/>
        </w:rPr>
      </w:pPr>
      <w:r>
        <w:rPr>
          <w:bCs/>
        </w:rPr>
        <w:t>"Nom d'époux" : lu dans la table des personnes</w:t>
      </w:r>
    </w:p>
    <w:p w:rsidR="00992BC1" w:rsidRDefault="00992BC1" w:rsidP="00C4499D">
      <w:pPr>
        <w:pStyle w:val="NormalArial"/>
        <w:numPr>
          <w:ilvl w:val="0"/>
          <w:numId w:val="22"/>
        </w:numPr>
        <w:rPr>
          <w:bCs/>
        </w:rPr>
      </w:pPr>
      <w:r>
        <w:rPr>
          <w:bCs/>
        </w:rPr>
        <w:t>"Nom de naissance" : lu dans la table des personnes</w:t>
      </w:r>
    </w:p>
    <w:p w:rsidR="00992BC1" w:rsidRDefault="00992BC1" w:rsidP="00C4499D">
      <w:pPr>
        <w:pStyle w:val="NormalArial"/>
        <w:numPr>
          <w:ilvl w:val="0"/>
          <w:numId w:val="22"/>
        </w:numPr>
        <w:rPr>
          <w:bCs/>
        </w:rPr>
      </w:pPr>
      <w:r>
        <w:rPr>
          <w:bCs/>
        </w:rPr>
        <w:t>"Prénom" : lu dans la table des personnes</w:t>
      </w:r>
    </w:p>
    <w:p w:rsidR="00992BC1" w:rsidRDefault="00992BC1" w:rsidP="00C4499D">
      <w:pPr>
        <w:pStyle w:val="NormalArial"/>
        <w:numPr>
          <w:ilvl w:val="0"/>
          <w:numId w:val="22"/>
        </w:numPr>
        <w:rPr>
          <w:bCs/>
        </w:rPr>
      </w:pPr>
      <w:r>
        <w:rPr>
          <w:bCs/>
        </w:rPr>
        <w:t xml:space="preserve">"Date de naissance" : lue dans la table des personnes et affichée au format </w:t>
      </w:r>
      <w:r w:rsidR="00EE66B3">
        <w:rPr>
          <w:bCs/>
        </w:rPr>
        <w:t>JJ</w:t>
      </w:r>
      <w:r>
        <w:rPr>
          <w:bCs/>
        </w:rPr>
        <w:t>/MM/AAAA</w:t>
      </w:r>
    </w:p>
    <w:p w:rsidR="000345A4" w:rsidRDefault="00992BC1" w:rsidP="00C4499D">
      <w:pPr>
        <w:pStyle w:val="NormalArial"/>
        <w:numPr>
          <w:ilvl w:val="0"/>
          <w:numId w:val="22"/>
        </w:numPr>
        <w:rPr>
          <w:bCs/>
        </w:rPr>
      </w:pPr>
      <w:r>
        <w:rPr>
          <w:bCs/>
        </w:rPr>
        <w:t>"Lieu de naissance" : lu dans la table des personnes</w:t>
      </w:r>
      <w:r w:rsidR="000345A4">
        <w:rPr>
          <w:bCs/>
        </w:rPr>
        <w:t xml:space="preserve"> </w:t>
      </w:r>
    </w:p>
    <w:p w:rsidR="00992BC1" w:rsidRDefault="00992BC1" w:rsidP="00C4499D">
      <w:pPr>
        <w:pStyle w:val="NormalArial"/>
        <w:rPr>
          <w:bCs/>
        </w:rPr>
      </w:pPr>
    </w:p>
    <w:p w:rsidR="00992BC1" w:rsidRDefault="00992BC1" w:rsidP="00C4499D">
      <w:pPr>
        <w:pStyle w:val="NormalArial"/>
        <w:rPr>
          <w:bCs/>
        </w:rPr>
      </w:pPr>
      <w:r>
        <w:rPr>
          <w:bCs/>
        </w:rPr>
        <w:t>Colonnes "Badge" :</w:t>
      </w:r>
    </w:p>
    <w:p w:rsidR="00992BC1" w:rsidRDefault="00992BC1" w:rsidP="00C4499D">
      <w:pPr>
        <w:pStyle w:val="NormalArial"/>
        <w:numPr>
          <w:ilvl w:val="0"/>
          <w:numId w:val="22"/>
        </w:numPr>
        <w:rPr>
          <w:bCs/>
        </w:rPr>
      </w:pPr>
      <w:r>
        <w:rPr>
          <w:bCs/>
        </w:rPr>
        <w:t>"N° badge" : numéro de badge de la personne pour le centre de la demande d'accès</w:t>
      </w:r>
    </w:p>
    <w:p w:rsidR="00992BC1" w:rsidRDefault="00992BC1" w:rsidP="00C4499D">
      <w:pPr>
        <w:pStyle w:val="NormalArial"/>
        <w:numPr>
          <w:ilvl w:val="0"/>
          <w:numId w:val="22"/>
        </w:numPr>
        <w:rPr>
          <w:bCs/>
        </w:rPr>
      </w:pPr>
      <w:r>
        <w:rPr>
          <w:bCs/>
        </w:rPr>
        <w:t>"Type de badge" : Type de badge de la personne pour le centre de la demande d'accès. Ce code est lu dans la table de référence des types de badge.</w:t>
      </w:r>
    </w:p>
    <w:p w:rsidR="00992BC1" w:rsidRDefault="00992BC1" w:rsidP="00C4499D">
      <w:pPr>
        <w:pStyle w:val="NormalArial"/>
        <w:numPr>
          <w:ilvl w:val="0"/>
          <w:numId w:val="22"/>
        </w:numPr>
        <w:rPr>
          <w:bCs/>
        </w:rPr>
      </w:pPr>
      <w:r>
        <w:rPr>
          <w:bCs/>
        </w:rPr>
        <w:t>"Date fin validité" : Date de fin de validité du badge de la personne pour le centre de la demande d'accès</w:t>
      </w:r>
    </w:p>
    <w:p w:rsidR="00992BC1" w:rsidRDefault="00992BC1" w:rsidP="00C4499D">
      <w:pPr>
        <w:pStyle w:val="NormalArial"/>
        <w:rPr>
          <w:bCs/>
        </w:rPr>
      </w:pPr>
    </w:p>
    <w:p w:rsidR="00992BC1" w:rsidRDefault="00992BC1" w:rsidP="00C4499D">
      <w:pPr>
        <w:pStyle w:val="NormalArial"/>
        <w:rPr>
          <w:bCs/>
        </w:rPr>
      </w:pPr>
      <w:r>
        <w:rPr>
          <w:bCs/>
        </w:rPr>
        <w:t>Colonnes "Entreprise" : si aucune entreprise n'est associée à la personne, ces colonnes sont laissées vides. Si 2 entreprises sont associées à la personne,</w:t>
      </w:r>
      <w:r w:rsidR="00A927AD" w:rsidRPr="00A927AD">
        <w:rPr>
          <w:bCs/>
        </w:rPr>
        <w:t xml:space="preserve"> </w:t>
      </w:r>
      <w:r w:rsidR="00A927AD">
        <w:rPr>
          <w:bCs/>
        </w:rPr>
        <w:t>on extrait les informations de la première entreprise rattachée à la personne (Entreprise 1 dans les onglets)</w:t>
      </w:r>
      <w:r>
        <w:rPr>
          <w:bCs/>
        </w:rPr>
        <w:t>.</w:t>
      </w:r>
    </w:p>
    <w:p w:rsidR="00992BC1" w:rsidRDefault="00992BC1" w:rsidP="00C4499D">
      <w:pPr>
        <w:pStyle w:val="NormalArial"/>
        <w:numPr>
          <w:ilvl w:val="0"/>
          <w:numId w:val="22"/>
        </w:numPr>
        <w:rPr>
          <w:bCs/>
        </w:rPr>
      </w:pPr>
      <w:r>
        <w:rPr>
          <w:bCs/>
        </w:rPr>
        <w:t>"</w:t>
      </w:r>
      <w:r w:rsidRPr="007D03C7">
        <w:t xml:space="preserve"> </w:t>
      </w:r>
      <w:r w:rsidRPr="007D03C7">
        <w:rPr>
          <w:bCs/>
        </w:rPr>
        <w:t>Raison sociale</w:t>
      </w:r>
      <w:r>
        <w:rPr>
          <w:bCs/>
        </w:rPr>
        <w:t>" : raison sociale de l'entreprise associée à la personne pour le centre de la demande d'accès</w:t>
      </w:r>
    </w:p>
    <w:p w:rsidR="00992BC1" w:rsidRDefault="00992BC1" w:rsidP="00C4499D">
      <w:pPr>
        <w:pStyle w:val="NormalArial"/>
        <w:numPr>
          <w:ilvl w:val="0"/>
          <w:numId w:val="22"/>
        </w:numPr>
        <w:rPr>
          <w:bCs/>
        </w:rPr>
      </w:pPr>
      <w:r>
        <w:rPr>
          <w:bCs/>
        </w:rPr>
        <w:t>"N</w:t>
      </w:r>
      <w:r w:rsidRPr="007D03C7">
        <w:rPr>
          <w:bCs/>
        </w:rPr>
        <w:t>om usuel</w:t>
      </w:r>
      <w:r>
        <w:rPr>
          <w:bCs/>
        </w:rPr>
        <w:t>" : nom usuel</w:t>
      </w:r>
      <w:r w:rsidRPr="00FC273E">
        <w:rPr>
          <w:bCs/>
        </w:rPr>
        <w:t xml:space="preserve"> </w:t>
      </w:r>
      <w:r>
        <w:rPr>
          <w:bCs/>
        </w:rPr>
        <w:t>de l'entreprise associée à la personne pour le centre de la demande d'accès</w:t>
      </w:r>
    </w:p>
    <w:p w:rsidR="00992BC1" w:rsidRDefault="00992BC1" w:rsidP="00C4499D">
      <w:pPr>
        <w:pStyle w:val="NormalArial"/>
        <w:numPr>
          <w:ilvl w:val="0"/>
          <w:numId w:val="22"/>
        </w:numPr>
        <w:rPr>
          <w:bCs/>
        </w:rPr>
      </w:pPr>
      <w:r>
        <w:rPr>
          <w:bCs/>
        </w:rPr>
        <w:t>"Adresse de l'entreprise" : adresse complète de l'entreprise associée à la personne pour le centre de la demande d'accès</w:t>
      </w:r>
    </w:p>
    <w:p w:rsidR="00992BC1" w:rsidRDefault="00992BC1" w:rsidP="00C4499D">
      <w:pPr>
        <w:pStyle w:val="NormalArial"/>
        <w:rPr>
          <w:bCs/>
        </w:rPr>
      </w:pPr>
    </w:p>
    <w:p w:rsidR="00992BC1" w:rsidRDefault="00992BC1" w:rsidP="00C4499D">
      <w:pPr>
        <w:pStyle w:val="NormalArial"/>
        <w:rPr>
          <w:bCs/>
        </w:rPr>
      </w:pPr>
      <w:r>
        <w:rPr>
          <w:bCs/>
        </w:rPr>
        <w:t>Colonnes "Travail" :</w:t>
      </w:r>
    </w:p>
    <w:p w:rsidR="00992BC1" w:rsidRDefault="00992BC1" w:rsidP="00C4499D">
      <w:pPr>
        <w:pStyle w:val="NormalArial"/>
        <w:numPr>
          <w:ilvl w:val="0"/>
          <w:numId w:val="22"/>
        </w:numPr>
        <w:rPr>
          <w:bCs/>
        </w:rPr>
      </w:pPr>
      <w:r>
        <w:rPr>
          <w:bCs/>
        </w:rPr>
        <w:t xml:space="preserve">"Statut" : </w:t>
      </w:r>
      <w:r w:rsidR="00C03D0F">
        <w:rPr>
          <w:bCs/>
        </w:rPr>
        <w:t xml:space="preserve">code </w:t>
      </w:r>
      <w:r>
        <w:rPr>
          <w:bCs/>
        </w:rPr>
        <w:t>du statut (venant des informations centre) pour la personne et pour le centre de la demande d'accès. Ce libellé est lu dans la table de référence des statuts.</w:t>
      </w:r>
    </w:p>
    <w:p w:rsidR="00992BC1" w:rsidRDefault="00992BC1" w:rsidP="00C4499D">
      <w:pPr>
        <w:pStyle w:val="NormalArial"/>
        <w:numPr>
          <w:ilvl w:val="0"/>
          <w:numId w:val="22"/>
        </w:numPr>
        <w:rPr>
          <w:bCs/>
        </w:rPr>
      </w:pPr>
      <w:r>
        <w:rPr>
          <w:bCs/>
        </w:rPr>
        <w:t>"</w:t>
      </w:r>
      <w:r>
        <w:t>T</w:t>
      </w:r>
      <w:r w:rsidRPr="007D03C7">
        <w:rPr>
          <w:bCs/>
        </w:rPr>
        <w:t xml:space="preserve">ype </w:t>
      </w:r>
      <w:r>
        <w:rPr>
          <w:bCs/>
        </w:rPr>
        <w:t>contrat de travail" : type de contrat de travail de la personne pour l'entreprise affichée dans la colonne Entreprise et le centre de la demande d'accès. Ce type est lu dans la table de référence des types de contrat de travail.</w:t>
      </w:r>
    </w:p>
    <w:p w:rsidR="00992BC1" w:rsidRDefault="00992BC1" w:rsidP="00C4499D">
      <w:pPr>
        <w:pStyle w:val="NormalArial"/>
        <w:rPr>
          <w:bCs/>
        </w:rPr>
      </w:pPr>
    </w:p>
    <w:p w:rsidR="00992BC1" w:rsidRDefault="00992BC1" w:rsidP="00C4499D">
      <w:pPr>
        <w:pStyle w:val="NormalArial"/>
        <w:rPr>
          <w:bCs/>
        </w:rPr>
      </w:pPr>
      <w:r>
        <w:rPr>
          <w:bCs/>
        </w:rPr>
        <w:t>Colonnes "Rattachement"</w:t>
      </w:r>
    </w:p>
    <w:p w:rsidR="00992BC1" w:rsidRDefault="00992BC1" w:rsidP="00C4499D">
      <w:pPr>
        <w:pStyle w:val="NormalArial"/>
        <w:numPr>
          <w:ilvl w:val="0"/>
          <w:numId w:val="22"/>
        </w:numPr>
        <w:rPr>
          <w:bCs/>
        </w:rPr>
      </w:pPr>
      <w:r>
        <w:rPr>
          <w:bCs/>
        </w:rPr>
        <w:t>"Entité" : entité de rattachement (intervient au profit de) de la personne pour le centre de la demande d'accès. Le code est lu directement dans les informations de rattachement et non pas dans la table de référence des unités.</w:t>
      </w:r>
    </w:p>
    <w:p w:rsidR="00A927AD" w:rsidRDefault="00A927AD" w:rsidP="00C4499D">
      <w:pPr>
        <w:pStyle w:val="NormalArial"/>
        <w:numPr>
          <w:ilvl w:val="0"/>
          <w:numId w:val="22"/>
        </w:numPr>
        <w:rPr>
          <w:bCs/>
        </w:rPr>
      </w:pPr>
      <w:r>
        <w:rPr>
          <w:bCs/>
        </w:rPr>
        <w:t>"Unité intervient au profit de</w:t>
      </w:r>
      <w:r w:rsidR="00564618">
        <w:rPr>
          <w:bCs/>
        </w:rPr>
        <w:t>" : lu dans les informations de rattachement pour la personne et le centre.</w:t>
      </w:r>
    </w:p>
    <w:p w:rsidR="00992BC1" w:rsidRDefault="00992BC1" w:rsidP="00C4499D">
      <w:pPr>
        <w:pStyle w:val="NormalArial"/>
        <w:rPr>
          <w:bCs/>
        </w:rPr>
      </w:pPr>
    </w:p>
    <w:p w:rsidR="00992BC1" w:rsidRDefault="00992BC1" w:rsidP="00C4499D">
      <w:pPr>
        <w:pStyle w:val="NormalArial"/>
        <w:rPr>
          <w:bCs/>
        </w:rPr>
      </w:pPr>
      <w:r>
        <w:rPr>
          <w:bCs/>
        </w:rPr>
        <w:t xml:space="preserve">Colonnes "Demande" : </w:t>
      </w:r>
    </w:p>
    <w:p w:rsidR="00992BC1" w:rsidRDefault="00992BC1" w:rsidP="00C4499D">
      <w:pPr>
        <w:pStyle w:val="NormalArial"/>
        <w:numPr>
          <w:ilvl w:val="0"/>
          <w:numId w:val="22"/>
        </w:numPr>
        <w:rPr>
          <w:bCs/>
        </w:rPr>
      </w:pPr>
      <w:r>
        <w:rPr>
          <w:bCs/>
        </w:rPr>
        <w:t>"</w:t>
      </w:r>
      <w:r>
        <w:t>Personne habilitée à signer</w:t>
      </w:r>
      <w:r>
        <w:rPr>
          <w:bCs/>
        </w:rPr>
        <w:t>" : nom et prénom de la personne habilitée à signer référencée dans la demande d'accès. Le nom et le prénom sont lus dans la table de référence des personnes habilitées à signer.</w:t>
      </w:r>
    </w:p>
    <w:p w:rsidR="00992BC1" w:rsidRDefault="00992BC1" w:rsidP="00C4499D">
      <w:pPr>
        <w:pStyle w:val="NormalArial"/>
        <w:numPr>
          <w:ilvl w:val="0"/>
          <w:numId w:val="22"/>
        </w:numPr>
        <w:rPr>
          <w:bCs/>
        </w:rPr>
      </w:pPr>
      <w:r>
        <w:rPr>
          <w:bCs/>
        </w:rPr>
        <w:t>"Unité à l'origine de la demande" : Unité à l'origine de la demande lue dans la demande d'accès. Le code est lu directement dans la table des demandes d'accès et non pas dans la table de référence des unités.</w:t>
      </w:r>
    </w:p>
    <w:p w:rsidR="00992BC1" w:rsidRDefault="00992BC1" w:rsidP="00C4499D">
      <w:pPr>
        <w:pStyle w:val="NormalArial"/>
        <w:rPr>
          <w:bCs/>
        </w:rPr>
      </w:pPr>
    </w:p>
    <w:p w:rsidR="00992BC1" w:rsidRDefault="00992BC1" w:rsidP="00C4499D">
      <w:pPr>
        <w:pStyle w:val="Titre4bis"/>
      </w:pPr>
      <w:r>
        <w:t>Scénario 1 – Extraire l'état des personnes par unité à l'origine de la demande</w:t>
      </w:r>
    </w:p>
    <w:p w:rsidR="00992BC1" w:rsidRDefault="00992BC1" w:rsidP="00C4499D">
      <w:pPr>
        <w:pStyle w:val="NormalArial"/>
        <w:numPr>
          <w:ilvl w:val="0"/>
          <w:numId w:val="95"/>
        </w:numPr>
        <w:jc w:val="both"/>
        <w:rPr>
          <w:bCs/>
        </w:rPr>
      </w:pPr>
      <w:r>
        <w:rPr>
          <w:bCs/>
        </w:rPr>
        <w:t>L'acteur</w:t>
      </w:r>
      <w:r w:rsidRPr="00C23EE9">
        <w:rPr>
          <w:bCs/>
        </w:rPr>
        <w:t xml:space="preserve"> arrive sur le module.</w:t>
      </w:r>
    </w:p>
    <w:p w:rsidR="00992BC1" w:rsidRDefault="00992BC1" w:rsidP="00C4499D">
      <w:pPr>
        <w:pStyle w:val="NormalArial"/>
        <w:numPr>
          <w:ilvl w:val="0"/>
          <w:numId w:val="95"/>
        </w:numPr>
        <w:jc w:val="both"/>
        <w:rPr>
          <w:bCs/>
        </w:rPr>
      </w:pPr>
      <w:r>
        <w:rPr>
          <w:bCs/>
        </w:rPr>
        <w:t>Le système affiche le formulaire Critères</w:t>
      </w:r>
    </w:p>
    <w:p w:rsidR="00992BC1" w:rsidRDefault="00992BC1" w:rsidP="00C4499D">
      <w:pPr>
        <w:pStyle w:val="NormalArial"/>
        <w:numPr>
          <w:ilvl w:val="0"/>
          <w:numId w:val="95"/>
        </w:numPr>
        <w:jc w:val="both"/>
        <w:rPr>
          <w:bCs/>
        </w:rPr>
      </w:pPr>
      <w:r>
        <w:rPr>
          <w:bCs/>
        </w:rPr>
        <w:t xml:space="preserve">L'acteur saisit les critères et valide </w:t>
      </w:r>
      <w:r>
        <w:rPr>
          <w:b/>
          <w:color w:val="FF0000"/>
        </w:rPr>
        <w:t xml:space="preserve">EXCEPTION1. </w:t>
      </w:r>
    </w:p>
    <w:p w:rsidR="00992BC1" w:rsidRDefault="00992BC1" w:rsidP="00C4499D">
      <w:pPr>
        <w:pStyle w:val="NormalArial"/>
        <w:numPr>
          <w:ilvl w:val="0"/>
          <w:numId w:val="95"/>
        </w:numPr>
        <w:jc w:val="both"/>
        <w:rPr>
          <w:bCs/>
        </w:rPr>
      </w:pPr>
      <w:r>
        <w:rPr>
          <w:bCs/>
        </w:rPr>
        <w:t>Le système génère un fichier xls avec les demandes d'accès telles que :</w:t>
      </w:r>
      <w:r>
        <w:rPr>
          <w:bCs/>
        </w:rPr>
        <w:br/>
      </w:r>
      <w:r w:rsidR="00C03D0F">
        <w:rPr>
          <w:bCs/>
        </w:rPr>
        <w:t>si le critère Unité est renseigné, l'unité à l'origine de la demande de la personne correspond au critère saisi ou si le critère Centre demandeur est renseigné, le centre de la personne doit correspondre au critère saisi</w:t>
      </w:r>
      <w:r>
        <w:rPr>
          <w:bCs/>
        </w:rPr>
        <w:t xml:space="preserve"> </w:t>
      </w:r>
    </w:p>
    <w:p w:rsidR="00992BC1" w:rsidRDefault="00992BC1" w:rsidP="00C4499D">
      <w:pPr>
        <w:pStyle w:val="NormalArial"/>
        <w:numPr>
          <w:ilvl w:val="0"/>
          <w:numId w:val="95"/>
        </w:numPr>
        <w:jc w:val="both"/>
        <w:rPr>
          <w:bCs/>
        </w:rPr>
      </w:pPr>
      <w:r w:rsidRPr="00BC06BF">
        <w:rPr>
          <w:bCs/>
        </w:rPr>
        <w:t>Le système propose à l’acteur de télécharger le fichier xls</w:t>
      </w:r>
    </w:p>
    <w:p w:rsidR="00564618" w:rsidRDefault="00564618" w:rsidP="00564618">
      <w:pPr>
        <w:pStyle w:val="NormalArial"/>
        <w:jc w:val="both"/>
        <w:rPr>
          <w:bCs/>
        </w:rPr>
      </w:pPr>
    </w:p>
    <w:p w:rsidR="00564618" w:rsidRPr="00BC06BF" w:rsidRDefault="00564618" w:rsidP="00564618">
      <w:pPr>
        <w:pStyle w:val="NormalArial"/>
        <w:jc w:val="both"/>
        <w:rPr>
          <w:bCs/>
        </w:rPr>
      </w:pPr>
      <w:r>
        <w:rPr>
          <w:bCs/>
        </w:rPr>
        <w:t>Le tableau est tri</w:t>
      </w:r>
      <w:r w:rsidR="00D81423">
        <w:rPr>
          <w:bCs/>
        </w:rPr>
        <w:t>é</w:t>
      </w:r>
      <w:r>
        <w:rPr>
          <w:bCs/>
        </w:rPr>
        <w:t xml:space="preserve"> sur l'unité puis le nom de naissance</w:t>
      </w:r>
      <w:r w:rsidR="007645D0">
        <w:rPr>
          <w:bCs/>
        </w:rPr>
        <w:t>, puis prénom.</w:t>
      </w:r>
    </w:p>
    <w:p w:rsidR="00992BC1" w:rsidRPr="004862CD" w:rsidRDefault="00992BC1" w:rsidP="00C4499D">
      <w:pPr>
        <w:pStyle w:val="NormalArial"/>
      </w:pPr>
    </w:p>
    <w:p w:rsidR="00992BC1" w:rsidRDefault="00992BC1" w:rsidP="00C4499D">
      <w:pPr>
        <w:pStyle w:val="Titre4bis"/>
      </w:pPr>
      <w:r>
        <w:t>Cas d'exception</w:t>
      </w:r>
    </w:p>
    <w:p w:rsidR="00992BC1" w:rsidRPr="00914A85" w:rsidRDefault="00992BC1" w:rsidP="00C4499D">
      <w:pPr>
        <w:pStyle w:val="NormalArial"/>
        <w:jc w:val="both"/>
      </w:pPr>
      <w:r>
        <w:rPr>
          <w:b/>
          <w:color w:val="FF0000"/>
        </w:rPr>
        <w:t xml:space="preserve">EXCEPTION1 : </w:t>
      </w:r>
      <w:r>
        <w:t>L’acteur doit saisir un et un seul des 2 critères proposés.  S</w:t>
      </w:r>
      <w:r w:rsidRPr="00D4614D">
        <w:t xml:space="preserve">i </w:t>
      </w:r>
      <w:r>
        <w:t>les données du formulaire sont invalides (champs obligatoires, etc..), l'acteur est redirigé vers le formulaire et un message d’erreur est affiché.</w:t>
      </w:r>
    </w:p>
    <w:p w:rsidR="00992BC1" w:rsidRPr="004862CD" w:rsidRDefault="00B62411" w:rsidP="00C4499D">
      <w:pPr>
        <w:pStyle w:val="NormalArial"/>
      </w:pPr>
      <w:r>
        <w:br w:type="page"/>
      </w:r>
    </w:p>
    <w:p w:rsidR="00992BC1" w:rsidRDefault="00992BC1" w:rsidP="008653D7">
      <w:pPr>
        <w:pStyle w:val="Titre2"/>
      </w:pPr>
      <w:bookmarkStart w:id="4808" w:name="_Toc292454256"/>
      <w:r>
        <w:lastRenderedPageBreak/>
        <w:t>Liste des HNO</w:t>
      </w:r>
      <w:r w:rsidR="00C03D0F">
        <w:t xml:space="preserve"> (Etat 7)</w:t>
      </w:r>
      <w:bookmarkEnd w:id="4808"/>
    </w:p>
    <w:p w:rsidR="00992BC1" w:rsidRPr="005C65D8" w:rsidRDefault="00992BC1" w:rsidP="00D23387">
      <w:pPr>
        <w:pStyle w:val="Titre3"/>
      </w:pPr>
      <w:bookmarkStart w:id="4809" w:name="_Toc292454257"/>
      <w:r w:rsidRPr="00F82106">
        <w:t xml:space="preserve">Cas d'utilisation </w:t>
      </w:r>
      <w:r w:rsidRPr="004862CD">
        <w:t>liste</w:t>
      </w:r>
      <w:r>
        <w:t>r</w:t>
      </w:r>
      <w:r w:rsidRPr="004862CD">
        <w:t xml:space="preserve"> </w:t>
      </w:r>
      <w:r>
        <w:t>l</w:t>
      </w:r>
      <w:r w:rsidRPr="004862CD">
        <w:t xml:space="preserve">es </w:t>
      </w:r>
      <w:r>
        <w:t>HNO</w:t>
      </w:r>
      <w:bookmarkEnd w:id="4809"/>
    </w:p>
    <w:p w:rsidR="00992BC1" w:rsidRDefault="00992BC1" w:rsidP="008653D7">
      <w:pPr>
        <w:pStyle w:val="NormalArial"/>
      </w:pPr>
      <w:r w:rsidRPr="00795BE7">
        <w:rPr>
          <w:b/>
        </w:rPr>
        <w:t>Résumé</w:t>
      </w:r>
      <w:r>
        <w:t xml:space="preserve"> : Cette fonctionnalité permet à l'acteur d'accéder à l'état d'extraction de la liste des HNO</w:t>
      </w:r>
    </w:p>
    <w:p w:rsidR="00992BC1" w:rsidRDefault="00992BC1" w:rsidP="008653D7">
      <w:pPr>
        <w:pStyle w:val="NormalArial"/>
      </w:pPr>
      <w:r w:rsidRPr="00795BE7">
        <w:rPr>
          <w:b/>
        </w:rPr>
        <w:t>Acteur(s)</w:t>
      </w:r>
      <w:r>
        <w:t xml:space="preserve"> : </w:t>
      </w:r>
      <w:r w:rsidR="00290712">
        <w:t xml:space="preserve">Accueil, </w:t>
      </w:r>
      <w:r w:rsidRPr="0006541F">
        <w:t xml:space="preserve">Administrateur </w:t>
      </w:r>
      <w:r>
        <w:t xml:space="preserve">National, </w:t>
      </w:r>
      <w:r w:rsidRPr="0006541F">
        <w:t>Administrateur Centre</w:t>
      </w:r>
      <w:r>
        <w:t xml:space="preserve">, </w:t>
      </w:r>
      <w:r w:rsidR="00290712">
        <w:t xml:space="preserve">FLS, </w:t>
      </w:r>
      <w:r>
        <w:t>OS de Pôle</w:t>
      </w:r>
    </w:p>
    <w:p w:rsidR="00992BC1" w:rsidRDefault="00992BC1" w:rsidP="008653D7">
      <w:pPr>
        <w:pStyle w:val="NormalArial"/>
      </w:pPr>
      <w:r w:rsidRPr="00795BE7">
        <w:rPr>
          <w:b/>
        </w:rPr>
        <w:t>Pré-condition</w:t>
      </w:r>
      <w:r>
        <w:t xml:space="preserve"> : L'acteur est identifié </w:t>
      </w:r>
    </w:p>
    <w:p w:rsidR="00992BC1" w:rsidRDefault="00992BC1" w:rsidP="008653D7">
      <w:pPr>
        <w:pStyle w:val="NormalArial"/>
      </w:pPr>
      <w:r w:rsidRPr="00795BE7">
        <w:rPr>
          <w:b/>
        </w:rPr>
        <w:t>Post-condition</w:t>
      </w:r>
      <w:r>
        <w:t xml:space="preserve"> : La liste a été générée</w:t>
      </w:r>
    </w:p>
    <w:p w:rsidR="00992BC1" w:rsidRDefault="00992BC1" w:rsidP="008653D7">
      <w:pPr>
        <w:pStyle w:val="NormalArial"/>
      </w:pPr>
    </w:p>
    <w:p w:rsidR="00992BC1" w:rsidRDefault="00992BC1" w:rsidP="00C4499D">
      <w:pPr>
        <w:pStyle w:val="Titre4bis"/>
      </w:pPr>
      <w:r>
        <w:t>Interface Critères</w:t>
      </w:r>
    </w:p>
    <w:p w:rsidR="00992BC1" w:rsidRDefault="00992BC1" w:rsidP="00C4499D">
      <w:pPr>
        <w:pStyle w:val="NormalArial"/>
        <w:rPr>
          <w:bCs/>
        </w:rPr>
      </w:pPr>
      <w:r>
        <w:rPr>
          <w:bCs/>
        </w:rPr>
        <w:t>L'écran affiche un formulaire de saisie</w:t>
      </w:r>
    </w:p>
    <w:p w:rsidR="00992BC1" w:rsidRDefault="00992BC1" w:rsidP="00C4499D">
      <w:pPr>
        <w:pStyle w:val="NormalArial"/>
        <w:numPr>
          <w:ilvl w:val="0"/>
          <w:numId w:val="22"/>
        </w:numPr>
        <w:rPr>
          <w:bCs/>
        </w:rPr>
      </w:pPr>
      <w:r>
        <w:rPr>
          <w:bCs/>
        </w:rPr>
        <w:t xml:space="preserve">"Type HNO" : liste des types HNO </w:t>
      </w:r>
      <w:r w:rsidR="00C03D0F">
        <w:rPr>
          <w:bCs/>
        </w:rPr>
        <w:t>existants dans les informations liées au personne (ne pas remplir avec la table de référence)</w:t>
      </w:r>
    </w:p>
    <w:p w:rsidR="00992BC1" w:rsidRDefault="00992BC1" w:rsidP="00C4499D">
      <w:pPr>
        <w:pStyle w:val="NormalArial"/>
        <w:numPr>
          <w:ilvl w:val="0"/>
          <w:numId w:val="22"/>
        </w:numPr>
        <w:rPr>
          <w:bCs/>
        </w:rPr>
      </w:pPr>
      <w:r>
        <w:rPr>
          <w:bCs/>
        </w:rPr>
        <w:t>"Unité d'affectation" : permet de saisir une unité. Si l'acteur saisit seulement le début d'une unité suivi du caractère "*", le système recherche les personnes pour l'unité saisie et les sous-unités. Sans le caractère "*", la recherche porte uniquement sur l'unité saisie.</w:t>
      </w:r>
    </w:p>
    <w:p w:rsidR="00992BC1" w:rsidRDefault="00992BC1" w:rsidP="00C4499D">
      <w:pPr>
        <w:pStyle w:val="NormalArial"/>
        <w:numPr>
          <w:ilvl w:val="0"/>
          <w:numId w:val="22"/>
        </w:numPr>
        <w:rPr>
          <w:bCs/>
        </w:rPr>
      </w:pPr>
      <w:r>
        <w:rPr>
          <w:bCs/>
        </w:rPr>
        <w:t xml:space="preserve">"Période" : saisie d'une période </w:t>
      </w:r>
      <w:r w:rsidRPr="00BC06BF">
        <w:rPr>
          <w:bCs/>
        </w:rPr>
        <w:t>du &lt;première date&gt; au &lt;seconde date&gt;</w:t>
      </w:r>
      <w:r>
        <w:rPr>
          <w:b/>
          <w:bCs/>
        </w:rPr>
        <w:t xml:space="preserve"> </w:t>
      </w:r>
      <w:r w:rsidRPr="00BC06BF">
        <w:rPr>
          <w:bCs/>
        </w:rPr>
        <w:t xml:space="preserve"> (2 champs de saisie date au format JJ/MM/AAAA)</w:t>
      </w:r>
      <w:r>
        <w:rPr>
          <w:bCs/>
        </w:rPr>
        <w:t>.  Si une date est saisie, l'autre date doit obligatoirement être saisie.</w:t>
      </w:r>
      <w:r w:rsidR="007645D0">
        <w:rPr>
          <w:bCs/>
        </w:rPr>
        <w:t xml:space="preserve"> Par défaut, les 2 dates sont à la date du jour.</w:t>
      </w:r>
    </w:p>
    <w:p w:rsidR="00992BC1" w:rsidRDefault="00992BC1" w:rsidP="00C4499D">
      <w:pPr>
        <w:pStyle w:val="NormalArial"/>
        <w:numPr>
          <w:ilvl w:val="0"/>
          <w:numId w:val="22"/>
        </w:numPr>
        <w:rPr>
          <w:bCs/>
        </w:rPr>
      </w:pPr>
      <w:r>
        <w:rPr>
          <w:bCs/>
        </w:rPr>
        <w:t>"</w:t>
      </w:r>
      <w:r w:rsidRPr="00435BAF">
        <w:t xml:space="preserve"> </w:t>
      </w:r>
      <w:r>
        <w:rPr>
          <w:bCs/>
        </w:rPr>
        <w:t>Nom du chef d'installation" : permet de saisir le nom ou une partie du nom du chef d'installation.</w:t>
      </w:r>
    </w:p>
    <w:p w:rsidR="00992BC1" w:rsidRDefault="00992BC1" w:rsidP="00C4499D">
      <w:pPr>
        <w:pStyle w:val="NormalArial"/>
        <w:numPr>
          <w:ilvl w:val="0"/>
          <w:numId w:val="22"/>
        </w:numPr>
        <w:rPr>
          <w:bCs/>
        </w:rPr>
      </w:pPr>
      <w:r>
        <w:rPr>
          <w:bCs/>
        </w:rPr>
        <w:t>"</w:t>
      </w:r>
      <w:r w:rsidRPr="00435BAF">
        <w:t xml:space="preserve"> </w:t>
      </w:r>
      <w:r>
        <w:rPr>
          <w:bCs/>
        </w:rPr>
        <w:t>Raison sociale" : permet de saisir le nom ou une partie de la raison sociale de l'entreprise associée à la personne.</w:t>
      </w:r>
    </w:p>
    <w:p w:rsidR="00992BC1" w:rsidRDefault="00992BC1" w:rsidP="00C4499D">
      <w:pPr>
        <w:pStyle w:val="NormalArial"/>
        <w:numPr>
          <w:ilvl w:val="0"/>
          <w:numId w:val="22"/>
        </w:numPr>
        <w:rPr>
          <w:bCs/>
        </w:rPr>
      </w:pPr>
      <w:r>
        <w:rPr>
          <w:bCs/>
        </w:rPr>
        <w:t>Un bouton "Valider"</w:t>
      </w:r>
    </w:p>
    <w:p w:rsidR="00992BC1" w:rsidRDefault="00992BC1" w:rsidP="00C4499D">
      <w:pPr>
        <w:pStyle w:val="NormalArial"/>
        <w:rPr>
          <w:bCs/>
        </w:rPr>
      </w:pPr>
    </w:p>
    <w:p w:rsidR="00992BC1" w:rsidRDefault="00992BC1" w:rsidP="00C4499D">
      <w:pPr>
        <w:pStyle w:val="Titre4bis"/>
      </w:pPr>
      <w:r>
        <w:t>Interface Fichier XLS - Liste des HNO</w:t>
      </w:r>
    </w:p>
    <w:p w:rsidR="00992BC1" w:rsidRDefault="00C46026" w:rsidP="00C4499D">
      <w:pPr>
        <w:pStyle w:val="NormalArial"/>
        <w:rPr>
          <w:bCs/>
        </w:rPr>
      </w:pPr>
      <w:r>
        <w:rPr>
          <w:bCs/>
        </w:rPr>
        <w:t>Les critères sont rappelés au début du fichier, avec une ligne par critère.</w:t>
      </w:r>
    </w:p>
    <w:p w:rsidR="00992BC1" w:rsidRDefault="00992BC1" w:rsidP="00C4499D">
      <w:pPr>
        <w:pStyle w:val="NormalArial"/>
        <w:rPr>
          <w:bCs/>
        </w:rPr>
      </w:pPr>
      <w:r>
        <w:rPr>
          <w:bCs/>
        </w:rPr>
        <w:t>Ensuite une ligne est affichée par HNO correspondant aux critères</w:t>
      </w:r>
      <w:r w:rsidR="00E3462A">
        <w:rPr>
          <w:bCs/>
        </w:rPr>
        <w:t>.</w:t>
      </w:r>
    </w:p>
    <w:p w:rsidR="00992BC1" w:rsidRDefault="00992BC1" w:rsidP="00C4499D">
      <w:pPr>
        <w:pStyle w:val="NormalArial"/>
        <w:rPr>
          <w:bCs/>
        </w:rPr>
      </w:pPr>
      <w:r>
        <w:rPr>
          <w:bCs/>
        </w:rPr>
        <w:t>Les colonnes du tableau sont :</w:t>
      </w:r>
    </w:p>
    <w:p w:rsidR="00992BC1" w:rsidRDefault="00992BC1" w:rsidP="00C4499D">
      <w:pPr>
        <w:pStyle w:val="NormalArial"/>
        <w:rPr>
          <w:bCs/>
        </w:rPr>
      </w:pPr>
    </w:p>
    <w:p w:rsidR="00992BC1" w:rsidRDefault="00992BC1" w:rsidP="00C4499D">
      <w:pPr>
        <w:pStyle w:val="NormalArial"/>
        <w:rPr>
          <w:bCs/>
        </w:rPr>
      </w:pPr>
      <w:r>
        <w:rPr>
          <w:bCs/>
        </w:rPr>
        <w:t>Colonnes "Identité" :</w:t>
      </w:r>
    </w:p>
    <w:p w:rsidR="00992BC1" w:rsidRDefault="00992BC1" w:rsidP="00C4499D">
      <w:pPr>
        <w:pStyle w:val="NormalArial"/>
        <w:numPr>
          <w:ilvl w:val="0"/>
          <w:numId w:val="22"/>
        </w:numPr>
        <w:rPr>
          <w:bCs/>
        </w:rPr>
      </w:pPr>
      <w:r>
        <w:rPr>
          <w:bCs/>
        </w:rPr>
        <w:t>"Nom d'époux" : lu dans la table des personnes</w:t>
      </w:r>
    </w:p>
    <w:p w:rsidR="00992BC1" w:rsidRDefault="00992BC1" w:rsidP="00C4499D">
      <w:pPr>
        <w:pStyle w:val="NormalArial"/>
        <w:numPr>
          <w:ilvl w:val="0"/>
          <w:numId w:val="22"/>
        </w:numPr>
        <w:rPr>
          <w:bCs/>
        </w:rPr>
      </w:pPr>
      <w:r>
        <w:rPr>
          <w:bCs/>
        </w:rPr>
        <w:t>"Nom de naissance" : lu dans la table des personnes</w:t>
      </w:r>
    </w:p>
    <w:p w:rsidR="00992BC1" w:rsidRDefault="00992BC1" w:rsidP="00C4499D">
      <w:pPr>
        <w:pStyle w:val="NormalArial"/>
        <w:numPr>
          <w:ilvl w:val="0"/>
          <w:numId w:val="22"/>
        </w:numPr>
        <w:rPr>
          <w:bCs/>
        </w:rPr>
      </w:pPr>
      <w:r>
        <w:rPr>
          <w:bCs/>
        </w:rPr>
        <w:t>"Prénom" : lu dans la table des personnes</w:t>
      </w:r>
    </w:p>
    <w:p w:rsidR="00992BC1" w:rsidRDefault="00992BC1" w:rsidP="00C4499D">
      <w:pPr>
        <w:pStyle w:val="NormalArial"/>
        <w:numPr>
          <w:ilvl w:val="0"/>
          <w:numId w:val="22"/>
        </w:numPr>
        <w:rPr>
          <w:bCs/>
        </w:rPr>
      </w:pPr>
      <w:r>
        <w:rPr>
          <w:bCs/>
        </w:rPr>
        <w:t>"Date de naissance" : lue dans la table des personnes et affichée au format DD/MM/AAAA</w:t>
      </w:r>
    </w:p>
    <w:p w:rsidR="00992BC1" w:rsidRDefault="00E3462A" w:rsidP="00C4499D">
      <w:pPr>
        <w:pStyle w:val="NormalArial"/>
        <w:numPr>
          <w:ilvl w:val="0"/>
          <w:numId w:val="22"/>
        </w:numPr>
        <w:rPr>
          <w:bCs/>
        </w:rPr>
      </w:pPr>
      <w:r>
        <w:rPr>
          <w:bCs/>
        </w:rPr>
        <w:t>"Unité d'affectation"</w:t>
      </w:r>
      <w:r w:rsidR="00992BC1">
        <w:rPr>
          <w:bCs/>
        </w:rPr>
        <w:t xml:space="preserve"> :</w:t>
      </w:r>
      <w:r>
        <w:rPr>
          <w:bCs/>
        </w:rPr>
        <w:t>pour la personne et le centre.</w:t>
      </w:r>
    </w:p>
    <w:p w:rsidR="00992BC1" w:rsidRDefault="00992BC1" w:rsidP="00C4499D">
      <w:pPr>
        <w:pStyle w:val="NormalArial"/>
        <w:rPr>
          <w:bCs/>
        </w:rPr>
      </w:pPr>
    </w:p>
    <w:p w:rsidR="00992BC1" w:rsidRDefault="00992BC1" w:rsidP="00C4499D">
      <w:pPr>
        <w:pStyle w:val="NormalArial"/>
        <w:rPr>
          <w:bCs/>
        </w:rPr>
      </w:pPr>
      <w:r>
        <w:rPr>
          <w:bCs/>
        </w:rPr>
        <w:t>Colonnes "Badge" :</w:t>
      </w:r>
    </w:p>
    <w:p w:rsidR="00992BC1" w:rsidRDefault="00992BC1" w:rsidP="00C4499D">
      <w:pPr>
        <w:pStyle w:val="NormalArial"/>
        <w:numPr>
          <w:ilvl w:val="0"/>
          <w:numId w:val="22"/>
        </w:numPr>
        <w:rPr>
          <w:bCs/>
        </w:rPr>
      </w:pPr>
      <w:r>
        <w:rPr>
          <w:bCs/>
        </w:rPr>
        <w:t>"N° badge" : numéro de badge de la personne pour le centre du HNO</w:t>
      </w:r>
    </w:p>
    <w:p w:rsidR="00992BC1" w:rsidRDefault="00992BC1" w:rsidP="00C4499D">
      <w:pPr>
        <w:pStyle w:val="NormalArial"/>
        <w:numPr>
          <w:ilvl w:val="0"/>
          <w:numId w:val="22"/>
        </w:numPr>
        <w:rPr>
          <w:bCs/>
        </w:rPr>
      </w:pPr>
      <w:r>
        <w:rPr>
          <w:bCs/>
        </w:rPr>
        <w:t>"Type de badge" : Type de badge de la personne pour le centre du HNO. Ce code est lu dans la table de référence des types de badge.</w:t>
      </w:r>
    </w:p>
    <w:p w:rsidR="00992BC1" w:rsidRDefault="00992BC1" w:rsidP="00C4499D">
      <w:pPr>
        <w:pStyle w:val="NormalArial"/>
        <w:numPr>
          <w:ilvl w:val="0"/>
          <w:numId w:val="22"/>
        </w:numPr>
        <w:rPr>
          <w:bCs/>
        </w:rPr>
      </w:pPr>
      <w:r>
        <w:rPr>
          <w:bCs/>
        </w:rPr>
        <w:t>"Date fin validité" : Date de fin de validité du badge de la personne pour le centre du HNO</w:t>
      </w:r>
    </w:p>
    <w:p w:rsidR="00992BC1" w:rsidRDefault="00992BC1" w:rsidP="00C4499D">
      <w:pPr>
        <w:pStyle w:val="NormalArial"/>
        <w:rPr>
          <w:bCs/>
        </w:rPr>
      </w:pPr>
    </w:p>
    <w:p w:rsidR="00992BC1" w:rsidRDefault="00992BC1" w:rsidP="00C4499D">
      <w:pPr>
        <w:pStyle w:val="NormalArial"/>
        <w:rPr>
          <w:bCs/>
        </w:rPr>
      </w:pPr>
      <w:r>
        <w:rPr>
          <w:bCs/>
        </w:rPr>
        <w:t>Colonnes HNO</w:t>
      </w:r>
    </w:p>
    <w:p w:rsidR="00992BC1" w:rsidRDefault="00992BC1" w:rsidP="00C4499D">
      <w:pPr>
        <w:pStyle w:val="NormalArial"/>
        <w:numPr>
          <w:ilvl w:val="0"/>
          <w:numId w:val="22"/>
        </w:numPr>
        <w:rPr>
          <w:bCs/>
        </w:rPr>
      </w:pPr>
      <w:r>
        <w:rPr>
          <w:bCs/>
        </w:rPr>
        <w:t>"Type HNO" : type HNO lu dans la table de référence des profils HNO.</w:t>
      </w:r>
    </w:p>
    <w:p w:rsidR="00992BC1" w:rsidRDefault="00992BC1" w:rsidP="00C4499D">
      <w:pPr>
        <w:pStyle w:val="NormalArial"/>
        <w:numPr>
          <w:ilvl w:val="0"/>
          <w:numId w:val="22"/>
        </w:numPr>
        <w:rPr>
          <w:bCs/>
        </w:rPr>
      </w:pPr>
      <w:r>
        <w:rPr>
          <w:bCs/>
        </w:rPr>
        <w:t>"</w:t>
      </w:r>
      <w:r w:rsidRPr="007D03C7">
        <w:t xml:space="preserve"> </w:t>
      </w:r>
      <w:r>
        <w:rPr>
          <w:bCs/>
        </w:rPr>
        <w:t>Carece" : valeur lue dans la table des HNO (valeurs O ou N)</w:t>
      </w:r>
    </w:p>
    <w:p w:rsidR="00992BC1" w:rsidRDefault="00992BC1" w:rsidP="00C4499D">
      <w:pPr>
        <w:pStyle w:val="NormalArial"/>
        <w:numPr>
          <w:ilvl w:val="0"/>
          <w:numId w:val="22"/>
        </w:numPr>
        <w:rPr>
          <w:bCs/>
        </w:rPr>
      </w:pPr>
      <w:r>
        <w:rPr>
          <w:bCs/>
        </w:rPr>
        <w:t>"Date de début" : date de début HNO au format JJ/MM/AAAA</w:t>
      </w:r>
    </w:p>
    <w:p w:rsidR="00992BC1" w:rsidRDefault="00992BC1" w:rsidP="00C4499D">
      <w:pPr>
        <w:pStyle w:val="NormalArial"/>
        <w:numPr>
          <w:ilvl w:val="0"/>
          <w:numId w:val="22"/>
        </w:numPr>
        <w:rPr>
          <w:bCs/>
        </w:rPr>
      </w:pPr>
      <w:r>
        <w:rPr>
          <w:bCs/>
        </w:rPr>
        <w:t>"Date de fin" : date de fin HNO au format JJ/MM/AAAA</w:t>
      </w:r>
    </w:p>
    <w:p w:rsidR="00992BC1" w:rsidRDefault="00992BC1" w:rsidP="00C4499D">
      <w:pPr>
        <w:pStyle w:val="NormalArial"/>
        <w:numPr>
          <w:ilvl w:val="0"/>
          <w:numId w:val="22"/>
        </w:numPr>
        <w:rPr>
          <w:bCs/>
        </w:rPr>
      </w:pPr>
      <w:r>
        <w:rPr>
          <w:bCs/>
        </w:rPr>
        <w:t>"Demandeur" : nom et prénom du demandeur HNO</w:t>
      </w:r>
    </w:p>
    <w:p w:rsidR="00992BC1" w:rsidRDefault="00992BC1" w:rsidP="00C4499D">
      <w:pPr>
        <w:pStyle w:val="NormalArial"/>
        <w:numPr>
          <w:ilvl w:val="0"/>
          <w:numId w:val="22"/>
        </w:numPr>
        <w:rPr>
          <w:bCs/>
        </w:rPr>
      </w:pPr>
      <w:r>
        <w:rPr>
          <w:bCs/>
        </w:rPr>
        <w:t xml:space="preserve">"Bâtiment" : </w:t>
      </w:r>
      <w:r w:rsidR="00C03D0F">
        <w:rPr>
          <w:bCs/>
        </w:rPr>
        <w:t>N° de bâtiment</w:t>
      </w:r>
    </w:p>
    <w:p w:rsidR="00992BC1" w:rsidRDefault="00992BC1" w:rsidP="00C4499D">
      <w:pPr>
        <w:pStyle w:val="NormalArial"/>
        <w:numPr>
          <w:ilvl w:val="0"/>
          <w:numId w:val="22"/>
        </w:numPr>
        <w:rPr>
          <w:bCs/>
        </w:rPr>
      </w:pPr>
      <w:r>
        <w:rPr>
          <w:bCs/>
        </w:rPr>
        <w:t>"Installation" : nom ou numéro d'installation HNO</w:t>
      </w:r>
    </w:p>
    <w:p w:rsidR="00992BC1" w:rsidRDefault="00992BC1" w:rsidP="00C4499D">
      <w:pPr>
        <w:pStyle w:val="NormalArial"/>
        <w:numPr>
          <w:ilvl w:val="0"/>
          <w:numId w:val="22"/>
        </w:numPr>
        <w:rPr>
          <w:bCs/>
        </w:rPr>
      </w:pPr>
      <w:r>
        <w:rPr>
          <w:bCs/>
        </w:rPr>
        <w:t>"</w:t>
      </w:r>
      <w:r w:rsidRPr="00771F12">
        <w:rPr>
          <w:bCs/>
        </w:rPr>
        <w:t>Chef d'installation</w:t>
      </w:r>
      <w:r>
        <w:rPr>
          <w:bCs/>
        </w:rPr>
        <w:t>" : nom du chef d'installation HNO</w:t>
      </w:r>
    </w:p>
    <w:p w:rsidR="00992BC1" w:rsidRDefault="00992BC1" w:rsidP="00C4499D">
      <w:pPr>
        <w:pStyle w:val="NormalArial"/>
        <w:numPr>
          <w:ilvl w:val="0"/>
          <w:numId w:val="22"/>
        </w:numPr>
        <w:rPr>
          <w:bCs/>
        </w:rPr>
      </w:pPr>
      <w:r>
        <w:rPr>
          <w:bCs/>
        </w:rPr>
        <w:t>"Commentaire" : observations HNO</w:t>
      </w:r>
    </w:p>
    <w:p w:rsidR="00992BC1" w:rsidRDefault="00992BC1" w:rsidP="00C4499D">
      <w:pPr>
        <w:pStyle w:val="NormalArial"/>
        <w:rPr>
          <w:bCs/>
        </w:rPr>
      </w:pPr>
    </w:p>
    <w:p w:rsidR="00992BC1" w:rsidRDefault="00992BC1" w:rsidP="00C4499D">
      <w:pPr>
        <w:pStyle w:val="NormalArial"/>
        <w:rPr>
          <w:bCs/>
        </w:rPr>
      </w:pPr>
      <w:r>
        <w:rPr>
          <w:bCs/>
        </w:rPr>
        <w:t>Colonnes "</w:t>
      </w:r>
      <w:r w:rsidRPr="00F60974">
        <w:rPr>
          <w:bCs/>
        </w:rPr>
        <w:t>Entreprise du Salarié</w:t>
      </w:r>
      <w:r>
        <w:rPr>
          <w:bCs/>
        </w:rPr>
        <w:t>" :</w:t>
      </w:r>
      <w:r w:rsidR="00E3462A">
        <w:rPr>
          <w:bCs/>
        </w:rPr>
        <w:t>On affiche les données de l'entreprise affichée dans l'onglet Entreprise 1.</w:t>
      </w:r>
    </w:p>
    <w:p w:rsidR="00992BC1" w:rsidRDefault="00992BC1" w:rsidP="00C4499D">
      <w:pPr>
        <w:pStyle w:val="NormalArial"/>
        <w:numPr>
          <w:ilvl w:val="0"/>
          <w:numId w:val="22"/>
        </w:numPr>
        <w:rPr>
          <w:bCs/>
        </w:rPr>
      </w:pPr>
      <w:r>
        <w:rPr>
          <w:bCs/>
        </w:rPr>
        <w:t>"</w:t>
      </w:r>
      <w:r w:rsidRPr="007D03C7">
        <w:t xml:space="preserve"> </w:t>
      </w:r>
      <w:r w:rsidRPr="007D03C7">
        <w:rPr>
          <w:bCs/>
        </w:rPr>
        <w:t>Raison sociale</w:t>
      </w:r>
      <w:r>
        <w:rPr>
          <w:bCs/>
        </w:rPr>
        <w:t>" : raison sociale de l'entreprise associée à la personne pour le centre du HNO</w:t>
      </w:r>
    </w:p>
    <w:p w:rsidR="00992BC1" w:rsidRDefault="00992BC1" w:rsidP="00C4499D">
      <w:pPr>
        <w:pStyle w:val="NormalArial"/>
        <w:numPr>
          <w:ilvl w:val="0"/>
          <w:numId w:val="22"/>
        </w:numPr>
        <w:rPr>
          <w:bCs/>
        </w:rPr>
      </w:pPr>
      <w:r>
        <w:rPr>
          <w:bCs/>
        </w:rPr>
        <w:t>"N</w:t>
      </w:r>
      <w:r w:rsidRPr="007D03C7">
        <w:rPr>
          <w:bCs/>
        </w:rPr>
        <w:t>om usuel</w:t>
      </w:r>
      <w:r>
        <w:rPr>
          <w:bCs/>
        </w:rPr>
        <w:t>" : nom usuel</w:t>
      </w:r>
      <w:r w:rsidRPr="00FC273E">
        <w:rPr>
          <w:bCs/>
        </w:rPr>
        <w:t xml:space="preserve"> </w:t>
      </w:r>
      <w:r>
        <w:rPr>
          <w:bCs/>
        </w:rPr>
        <w:t>de l'entreprise associée à la personne pour le centre du HNO</w:t>
      </w:r>
    </w:p>
    <w:p w:rsidR="00992BC1" w:rsidRDefault="00992BC1" w:rsidP="00C4499D">
      <w:pPr>
        <w:pStyle w:val="NormalArial"/>
        <w:rPr>
          <w:bCs/>
        </w:rPr>
      </w:pPr>
    </w:p>
    <w:p w:rsidR="00992BC1" w:rsidRDefault="00992BC1" w:rsidP="00C4499D">
      <w:pPr>
        <w:pStyle w:val="Titre4bis"/>
      </w:pPr>
      <w:r>
        <w:t>Scénario 1 – Extraire l'état des HNO</w:t>
      </w:r>
    </w:p>
    <w:p w:rsidR="00992BC1" w:rsidRDefault="00992BC1" w:rsidP="00C4499D">
      <w:pPr>
        <w:pStyle w:val="NormalArial"/>
        <w:numPr>
          <w:ilvl w:val="0"/>
          <w:numId w:val="96"/>
        </w:numPr>
        <w:jc w:val="both"/>
        <w:rPr>
          <w:bCs/>
        </w:rPr>
      </w:pPr>
      <w:r>
        <w:rPr>
          <w:bCs/>
        </w:rPr>
        <w:t>L'acteur</w:t>
      </w:r>
      <w:r w:rsidRPr="00C23EE9">
        <w:rPr>
          <w:bCs/>
        </w:rPr>
        <w:t xml:space="preserve"> arrive sur le module.</w:t>
      </w:r>
    </w:p>
    <w:p w:rsidR="00992BC1" w:rsidRDefault="00992BC1" w:rsidP="00C4499D">
      <w:pPr>
        <w:pStyle w:val="NormalArial"/>
        <w:numPr>
          <w:ilvl w:val="0"/>
          <w:numId w:val="96"/>
        </w:numPr>
        <w:jc w:val="both"/>
        <w:rPr>
          <w:bCs/>
        </w:rPr>
      </w:pPr>
      <w:r>
        <w:rPr>
          <w:bCs/>
        </w:rPr>
        <w:t>Le système affiche le formulaire Critères</w:t>
      </w:r>
    </w:p>
    <w:p w:rsidR="00992BC1" w:rsidRDefault="00992BC1" w:rsidP="00C4499D">
      <w:pPr>
        <w:pStyle w:val="NormalArial"/>
        <w:numPr>
          <w:ilvl w:val="0"/>
          <w:numId w:val="96"/>
        </w:numPr>
        <w:jc w:val="both"/>
        <w:rPr>
          <w:bCs/>
        </w:rPr>
      </w:pPr>
      <w:r>
        <w:rPr>
          <w:bCs/>
        </w:rPr>
        <w:t xml:space="preserve">L'acteur saisit les critères et valide </w:t>
      </w:r>
      <w:r>
        <w:rPr>
          <w:b/>
          <w:color w:val="FF0000"/>
        </w:rPr>
        <w:t xml:space="preserve">EXCEPTION1. </w:t>
      </w:r>
    </w:p>
    <w:p w:rsidR="00992BC1" w:rsidRDefault="00992BC1" w:rsidP="00C4499D">
      <w:pPr>
        <w:pStyle w:val="NormalArial"/>
        <w:numPr>
          <w:ilvl w:val="0"/>
          <w:numId w:val="96"/>
        </w:numPr>
        <w:jc w:val="both"/>
        <w:rPr>
          <w:bCs/>
        </w:rPr>
      </w:pPr>
      <w:r>
        <w:rPr>
          <w:bCs/>
        </w:rPr>
        <w:t>Le système génère un fichier xls avec les HNO telles que (les critères qui suivent sont reliés par l'opérateur ET) :</w:t>
      </w:r>
    </w:p>
    <w:p w:rsidR="00992BC1" w:rsidRDefault="00992BC1" w:rsidP="00C4499D">
      <w:pPr>
        <w:pStyle w:val="NormalArial"/>
        <w:numPr>
          <w:ilvl w:val="1"/>
          <w:numId w:val="96"/>
        </w:numPr>
        <w:jc w:val="both"/>
        <w:rPr>
          <w:bCs/>
        </w:rPr>
      </w:pPr>
      <w:r>
        <w:rPr>
          <w:bCs/>
        </w:rPr>
        <w:t>le type HNO correspond au type HNO sélectionné dans la liste</w:t>
      </w:r>
    </w:p>
    <w:p w:rsidR="00992BC1" w:rsidRDefault="001E4DE6" w:rsidP="00C4499D">
      <w:pPr>
        <w:pStyle w:val="NormalArial"/>
        <w:numPr>
          <w:ilvl w:val="1"/>
          <w:numId w:val="96"/>
        </w:numPr>
        <w:jc w:val="both"/>
        <w:rPr>
          <w:bCs/>
        </w:rPr>
      </w:pPr>
      <w:r>
        <w:rPr>
          <w:bCs/>
        </w:rPr>
        <w:t>si l'unité d'affectation est renseignée, elle doit correspondre à l'unité d'affectation de la personne pour le centre du HNO.</w:t>
      </w:r>
    </w:p>
    <w:p w:rsidR="00C03D0F" w:rsidRDefault="00E3462A" w:rsidP="00C4499D">
      <w:pPr>
        <w:pStyle w:val="NormalArial"/>
        <w:numPr>
          <w:ilvl w:val="1"/>
          <w:numId w:val="96"/>
        </w:numPr>
        <w:jc w:val="both"/>
        <w:rPr>
          <w:bCs/>
        </w:rPr>
      </w:pPr>
      <w:r>
        <w:rPr>
          <w:bCs/>
        </w:rPr>
        <w:t>La période saisie dans les critères et la période HNO se recouvrent (intersection des 2 périodes non vides).</w:t>
      </w:r>
    </w:p>
    <w:p w:rsidR="00992BC1" w:rsidRDefault="00992BC1" w:rsidP="00C4499D">
      <w:pPr>
        <w:pStyle w:val="NormalArial"/>
        <w:numPr>
          <w:ilvl w:val="1"/>
          <w:numId w:val="96"/>
        </w:numPr>
        <w:jc w:val="both"/>
        <w:rPr>
          <w:bCs/>
        </w:rPr>
      </w:pPr>
      <w:r>
        <w:rPr>
          <w:bCs/>
        </w:rPr>
        <w:t>le nom du chef d'installation du HNO contient le nom du chef d'installation saisi en critère</w:t>
      </w:r>
    </w:p>
    <w:p w:rsidR="00992BC1" w:rsidRDefault="00992BC1" w:rsidP="00C4499D">
      <w:pPr>
        <w:pStyle w:val="NormalArial"/>
        <w:numPr>
          <w:ilvl w:val="1"/>
          <w:numId w:val="96"/>
        </w:numPr>
        <w:jc w:val="both"/>
        <w:rPr>
          <w:bCs/>
        </w:rPr>
      </w:pPr>
      <w:r>
        <w:rPr>
          <w:bCs/>
        </w:rPr>
        <w:t>la raison sociale de l'entreprise associée à la personne pour le centre des HNO contient la raison sociale saisie en critère</w:t>
      </w:r>
    </w:p>
    <w:p w:rsidR="00992BC1" w:rsidRDefault="00992BC1" w:rsidP="00C4499D">
      <w:pPr>
        <w:pStyle w:val="NormalArial"/>
        <w:numPr>
          <w:ilvl w:val="0"/>
          <w:numId w:val="96"/>
        </w:numPr>
        <w:jc w:val="both"/>
        <w:rPr>
          <w:bCs/>
        </w:rPr>
      </w:pPr>
      <w:r w:rsidRPr="00BC06BF">
        <w:rPr>
          <w:bCs/>
        </w:rPr>
        <w:t>Le système propose à l’acteur de télécharger le fichier xls</w:t>
      </w:r>
    </w:p>
    <w:p w:rsidR="001E4DE6" w:rsidRDefault="001E4DE6" w:rsidP="001E4DE6">
      <w:pPr>
        <w:pStyle w:val="NormalArial"/>
        <w:jc w:val="both"/>
        <w:rPr>
          <w:bCs/>
        </w:rPr>
      </w:pPr>
    </w:p>
    <w:p w:rsidR="001E4DE6" w:rsidRPr="00BC06BF" w:rsidRDefault="001E4DE6" w:rsidP="001E4DE6">
      <w:pPr>
        <w:pStyle w:val="NormalArial"/>
        <w:jc w:val="both"/>
        <w:rPr>
          <w:bCs/>
        </w:rPr>
      </w:pPr>
      <w:r>
        <w:rPr>
          <w:bCs/>
        </w:rPr>
        <w:t>Le tableau est trié sur le nom de naissance puis le prénom.</w:t>
      </w:r>
    </w:p>
    <w:p w:rsidR="00992BC1" w:rsidRPr="004862CD" w:rsidRDefault="00992BC1" w:rsidP="00C4499D">
      <w:pPr>
        <w:pStyle w:val="NormalArial"/>
      </w:pPr>
    </w:p>
    <w:p w:rsidR="00992BC1" w:rsidRDefault="00992BC1" w:rsidP="00C4499D">
      <w:pPr>
        <w:pStyle w:val="Titre4bis"/>
      </w:pPr>
      <w:r>
        <w:t>Cas d'exception</w:t>
      </w:r>
    </w:p>
    <w:p w:rsidR="00992BC1" w:rsidRPr="00914A85" w:rsidRDefault="00992BC1" w:rsidP="00C4499D">
      <w:pPr>
        <w:pStyle w:val="NormalArial"/>
        <w:jc w:val="both"/>
      </w:pPr>
      <w:r>
        <w:rPr>
          <w:b/>
          <w:color w:val="FF0000"/>
        </w:rPr>
        <w:t xml:space="preserve">EXCEPTION1 : </w:t>
      </w:r>
      <w:r>
        <w:t>L’acteur doit saisir au moins un critère parmi les critères proposés..  S</w:t>
      </w:r>
      <w:r w:rsidRPr="00D4614D">
        <w:t xml:space="preserve">i </w:t>
      </w:r>
      <w:r>
        <w:t>les données du formulaire sont invalides (dates incorrectes), l'acteur est redirigé vers le formulaire et un message d’erreur est affiché.</w:t>
      </w:r>
    </w:p>
    <w:p w:rsidR="00992BC1" w:rsidRPr="004862CD" w:rsidRDefault="00290712" w:rsidP="00C4499D">
      <w:pPr>
        <w:pStyle w:val="NormalArial"/>
      </w:pPr>
      <w:r>
        <w:br w:type="page"/>
      </w:r>
    </w:p>
    <w:p w:rsidR="00992BC1" w:rsidRDefault="00992BC1" w:rsidP="008653D7">
      <w:pPr>
        <w:pStyle w:val="Titre2"/>
      </w:pPr>
      <w:bookmarkStart w:id="4810" w:name="_Toc292454258"/>
      <w:r>
        <w:lastRenderedPageBreak/>
        <w:t>Liste des accès véhicule</w:t>
      </w:r>
      <w:r w:rsidR="00C03D0F">
        <w:t xml:space="preserve"> (Etat 8)</w:t>
      </w:r>
      <w:bookmarkEnd w:id="4810"/>
    </w:p>
    <w:p w:rsidR="00992BC1" w:rsidRPr="005C65D8" w:rsidRDefault="00992BC1" w:rsidP="00D23387">
      <w:pPr>
        <w:pStyle w:val="Titre3"/>
      </w:pPr>
      <w:bookmarkStart w:id="4811" w:name="_Toc292454259"/>
      <w:r w:rsidRPr="00F82106">
        <w:t xml:space="preserve">Cas d'utilisation </w:t>
      </w:r>
      <w:r w:rsidRPr="004862CD">
        <w:t>liste</w:t>
      </w:r>
      <w:r>
        <w:t>r</w:t>
      </w:r>
      <w:r w:rsidRPr="004862CD">
        <w:t xml:space="preserve"> </w:t>
      </w:r>
      <w:r>
        <w:t>l</w:t>
      </w:r>
      <w:r w:rsidRPr="004862CD">
        <w:t xml:space="preserve">es </w:t>
      </w:r>
      <w:r>
        <w:t>accès véhicule</w:t>
      </w:r>
      <w:bookmarkEnd w:id="4811"/>
    </w:p>
    <w:p w:rsidR="00992BC1" w:rsidRDefault="00992BC1" w:rsidP="008653D7">
      <w:pPr>
        <w:pStyle w:val="NormalArial"/>
      </w:pPr>
      <w:r w:rsidRPr="00795BE7">
        <w:rPr>
          <w:b/>
        </w:rPr>
        <w:t>Résumé</w:t>
      </w:r>
      <w:r>
        <w:t xml:space="preserve"> : Cette fonctionnalité permet à l'acteur d'accéder à l'état d'extraction de la liste des accès véhicule</w:t>
      </w:r>
    </w:p>
    <w:p w:rsidR="00992BC1" w:rsidRDefault="00992BC1" w:rsidP="008653D7">
      <w:pPr>
        <w:pStyle w:val="NormalArial"/>
      </w:pPr>
      <w:r w:rsidRPr="00795BE7">
        <w:rPr>
          <w:b/>
        </w:rPr>
        <w:t>Acteur(s)</w:t>
      </w:r>
      <w:r>
        <w:t xml:space="preserve"> : </w:t>
      </w:r>
      <w:r w:rsidR="00290712">
        <w:t xml:space="preserve">Accueil, </w:t>
      </w:r>
      <w:r w:rsidRPr="0006541F">
        <w:t xml:space="preserve">Administrateur </w:t>
      </w:r>
      <w:r>
        <w:t xml:space="preserve">National, </w:t>
      </w:r>
      <w:r w:rsidRPr="0006541F">
        <w:t>Administrateur Centre</w:t>
      </w:r>
      <w:r>
        <w:t>, OS de Pôle</w:t>
      </w:r>
    </w:p>
    <w:p w:rsidR="00992BC1" w:rsidRDefault="00992BC1" w:rsidP="008653D7">
      <w:pPr>
        <w:pStyle w:val="NormalArial"/>
      </w:pPr>
      <w:r w:rsidRPr="00795BE7">
        <w:rPr>
          <w:b/>
        </w:rPr>
        <w:t>Pré-condition</w:t>
      </w:r>
      <w:r>
        <w:t xml:space="preserve"> : L'acteur est identifié </w:t>
      </w:r>
    </w:p>
    <w:p w:rsidR="00992BC1" w:rsidRDefault="00992BC1" w:rsidP="008653D7">
      <w:pPr>
        <w:pStyle w:val="NormalArial"/>
      </w:pPr>
      <w:r w:rsidRPr="00795BE7">
        <w:rPr>
          <w:b/>
        </w:rPr>
        <w:t>Post-condition</w:t>
      </w:r>
      <w:r>
        <w:t xml:space="preserve"> : La liste a été générée</w:t>
      </w:r>
    </w:p>
    <w:p w:rsidR="00992BC1" w:rsidRDefault="00992BC1" w:rsidP="008653D7">
      <w:pPr>
        <w:pStyle w:val="NormalArial"/>
      </w:pPr>
    </w:p>
    <w:p w:rsidR="00992BC1" w:rsidRDefault="00992BC1" w:rsidP="00C4499D">
      <w:pPr>
        <w:pStyle w:val="Titre4bis"/>
      </w:pPr>
      <w:r>
        <w:t>Interface Critères</w:t>
      </w:r>
    </w:p>
    <w:p w:rsidR="00992BC1" w:rsidRDefault="00992BC1" w:rsidP="00C4499D">
      <w:pPr>
        <w:pStyle w:val="NormalArial"/>
        <w:rPr>
          <w:bCs/>
        </w:rPr>
      </w:pPr>
      <w:r>
        <w:rPr>
          <w:bCs/>
        </w:rPr>
        <w:t>L'écran affiche un formulaire de saisie</w:t>
      </w:r>
    </w:p>
    <w:p w:rsidR="00992BC1" w:rsidRDefault="00992BC1" w:rsidP="00C4499D">
      <w:pPr>
        <w:pStyle w:val="NormalArial"/>
        <w:numPr>
          <w:ilvl w:val="0"/>
          <w:numId w:val="22"/>
        </w:numPr>
        <w:rPr>
          <w:bCs/>
        </w:rPr>
      </w:pPr>
      <w:r>
        <w:rPr>
          <w:bCs/>
        </w:rPr>
        <w:t xml:space="preserve">"Unité </w:t>
      </w:r>
      <w:r w:rsidR="006B47A8">
        <w:rPr>
          <w:bCs/>
        </w:rPr>
        <w:t xml:space="preserve">(service) </w:t>
      </w:r>
      <w:r>
        <w:rPr>
          <w:bCs/>
        </w:rPr>
        <w:t>associée au véhicule" :</w:t>
      </w:r>
      <w:r w:rsidR="006B47A8">
        <w:rPr>
          <w:bCs/>
        </w:rPr>
        <w:t>permet de saisir une unité.</w:t>
      </w:r>
      <w:r w:rsidR="006B47A8" w:rsidRPr="006B47A8">
        <w:rPr>
          <w:bCs/>
        </w:rPr>
        <w:t xml:space="preserve"> </w:t>
      </w:r>
      <w:r w:rsidR="006B47A8">
        <w:rPr>
          <w:bCs/>
        </w:rPr>
        <w:t>Si l'acteur saisit seulement le début d'une unité suivi du caractère "*", le système recherche les personnes pour l'unité saisie et les sous-unités. Sans le caractère "*", la recherche porte uniquement sur l'unité saisie.</w:t>
      </w:r>
    </w:p>
    <w:p w:rsidR="00992BC1" w:rsidRDefault="00992BC1" w:rsidP="00C4499D">
      <w:pPr>
        <w:pStyle w:val="NormalArial"/>
        <w:numPr>
          <w:ilvl w:val="0"/>
          <w:numId w:val="22"/>
        </w:numPr>
        <w:rPr>
          <w:bCs/>
        </w:rPr>
      </w:pPr>
      <w:r>
        <w:rPr>
          <w:bCs/>
        </w:rPr>
        <w:t>"Unité de la demande d'accès" : permet de saisir une unité. Si l'acteur saisit seulement le début d'une unité suivi du caractère "*", le système recherche les personnes pour l'unité saisie et les sous-unités. Sans le caractère "*", la recherche porte uniquement sur l'unité saisie.</w:t>
      </w:r>
    </w:p>
    <w:p w:rsidR="00992BC1" w:rsidRDefault="00992BC1" w:rsidP="00C4499D">
      <w:pPr>
        <w:pStyle w:val="NormalArial"/>
        <w:numPr>
          <w:ilvl w:val="0"/>
          <w:numId w:val="22"/>
        </w:numPr>
        <w:rPr>
          <w:bCs/>
        </w:rPr>
      </w:pPr>
      <w:r>
        <w:rPr>
          <w:bCs/>
        </w:rPr>
        <w:t>"Marque du véhicule" : liste contenant toutes les occurrences différentes de marques de véhicule présentes dans la table des accès véhicule.</w:t>
      </w:r>
    </w:p>
    <w:p w:rsidR="00992BC1" w:rsidRDefault="00992BC1" w:rsidP="00C4499D">
      <w:pPr>
        <w:pStyle w:val="NormalArial"/>
        <w:numPr>
          <w:ilvl w:val="0"/>
          <w:numId w:val="22"/>
        </w:numPr>
        <w:rPr>
          <w:bCs/>
        </w:rPr>
      </w:pPr>
      <w:r>
        <w:rPr>
          <w:bCs/>
        </w:rPr>
        <w:t>"</w:t>
      </w:r>
      <w:r w:rsidRPr="00435BAF">
        <w:t xml:space="preserve"> </w:t>
      </w:r>
      <w:r w:rsidRPr="00FD4264">
        <w:rPr>
          <w:bCs/>
        </w:rPr>
        <w:t>Immatriculation</w:t>
      </w:r>
      <w:r>
        <w:rPr>
          <w:bCs/>
        </w:rPr>
        <w:t>" : permet de saisir l'immatriculation d'un véhicule</w:t>
      </w:r>
    </w:p>
    <w:p w:rsidR="00992BC1" w:rsidRDefault="00992BC1" w:rsidP="00C4499D">
      <w:pPr>
        <w:pStyle w:val="NormalArial"/>
        <w:numPr>
          <w:ilvl w:val="0"/>
          <w:numId w:val="22"/>
        </w:numPr>
        <w:rPr>
          <w:bCs/>
        </w:rPr>
      </w:pPr>
      <w:r>
        <w:rPr>
          <w:bCs/>
        </w:rPr>
        <w:t>"</w:t>
      </w:r>
      <w:r w:rsidRPr="00435BAF">
        <w:t xml:space="preserve"> </w:t>
      </w:r>
      <w:r>
        <w:rPr>
          <w:bCs/>
        </w:rPr>
        <w:t>Raison sociale" : permet de saisir la totalité ou une partie de la raison sociale de l'entreprise associée à la personne pour le centre des accès véhicule.</w:t>
      </w:r>
    </w:p>
    <w:p w:rsidR="00992BC1" w:rsidRDefault="00992BC1" w:rsidP="00C4499D">
      <w:pPr>
        <w:pStyle w:val="NormalArial"/>
        <w:numPr>
          <w:ilvl w:val="0"/>
          <w:numId w:val="22"/>
        </w:numPr>
        <w:rPr>
          <w:bCs/>
        </w:rPr>
      </w:pPr>
      <w:r>
        <w:rPr>
          <w:bCs/>
        </w:rPr>
        <w:t>"</w:t>
      </w:r>
      <w:r w:rsidRPr="00435BAF">
        <w:t xml:space="preserve"> </w:t>
      </w:r>
      <w:r>
        <w:rPr>
          <w:bCs/>
        </w:rPr>
        <w:t>Nom usuel de l'entreprise du salarié" : permet de saisir  la totalité ou une partie du nom usuel de l'entreprise associée à la personne.</w:t>
      </w:r>
    </w:p>
    <w:p w:rsidR="00992BC1" w:rsidRDefault="00992BC1" w:rsidP="00C4499D">
      <w:pPr>
        <w:pStyle w:val="NormalArial"/>
        <w:numPr>
          <w:ilvl w:val="0"/>
          <w:numId w:val="22"/>
        </w:numPr>
        <w:rPr>
          <w:bCs/>
        </w:rPr>
      </w:pPr>
      <w:r>
        <w:rPr>
          <w:bCs/>
        </w:rPr>
        <w:t>"</w:t>
      </w:r>
      <w:r w:rsidRPr="00FD4264">
        <w:rPr>
          <w:bCs/>
        </w:rPr>
        <w:t>Date de validité du badge</w:t>
      </w:r>
      <w:r>
        <w:rPr>
          <w:bCs/>
        </w:rPr>
        <w:t xml:space="preserve">" : permet la saisie d'une période </w:t>
      </w:r>
      <w:r w:rsidRPr="00BC06BF">
        <w:rPr>
          <w:bCs/>
        </w:rPr>
        <w:t>du &lt;première date&gt; au &lt;seconde date&gt;</w:t>
      </w:r>
      <w:r>
        <w:rPr>
          <w:b/>
          <w:bCs/>
        </w:rPr>
        <w:t xml:space="preserve"> </w:t>
      </w:r>
      <w:r w:rsidRPr="00BC06BF">
        <w:rPr>
          <w:bCs/>
        </w:rPr>
        <w:t xml:space="preserve"> (2 champs de saisie date au format JJ/MM/AAAA)</w:t>
      </w:r>
      <w:r>
        <w:rPr>
          <w:bCs/>
        </w:rPr>
        <w:t>.  Si une date est saisie, l'autre date doit obligatoirement être saisie.</w:t>
      </w:r>
    </w:p>
    <w:p w:rsidR="00992BC1" w:rsidRDefault="00992BC1" w:rsidP="00C4499D">
      <w:pPr>
        <w:pStyle w:val="NormalArial"/>
        <w:numPr>
          <w:ilvl w:val="0"/>
          <w:numId w:val="22"/>
        </w:numPr>
        <w:rPr>
          <w:bCs/>
        </w:rPr>
      </w:pPr>
      <w:r>
        <w:rPr>
          <w:bCs/>
        </w:rPr>
        <w:t>Un bouton "Valider"</w:t>
      </w:r>
    </w:p>
    <w:p w:rsidR="00992BC1" w:rsidRDefault="00992BC1" w:rsidP="00C4499D">
      <w:pPr>
        <w:pStyle w:val="NormalArial"/>
        <w:rPr>
          <w:bCs/>
        </w:rPr>
      </w:pPr>
    </w:p>
    <w:p w:rsidR="00992BC1" w:rsidRDefault="00992BC1" w:rsidP="00C4499D">
      <w:pPr>
        <w:pStyle w:val="Titre4bis"/>
      </w:pPr>
      <w:r>
        <w:t>Interface Fichier XLS - Liste des accès véhicule</w:t>
      </w:r>
    </w:p>
    <w:p w:rsidR="00992BC1" w:rsidRDefault="00C46026" w:rsidP="00C4499D">
      <w:pPr>
        <w:pStyle w:val="NormalArial"/>
        <w:rPr>
          <w:bCs/>
        </w:rPr>
      </w:pPr>
      <w:r>
        <w:rPr>
          <w:bCs/>
        </w:rPr>
        <w:t>Les critères sont rappelés au début du fichier, avec une ligne par critère.</w:t>
      </w:r>
    </w:p>
    <w:p w:rsidR="00992BC1" w:rsidRDefault="00992BC1" w:rsidP="00C4499D">
      <w:pPr>
        <w:pStyle w:val="NormalArial"/>
        <w:rPr>
          <w:bCs/>
        </w:rPr>
      </w:pPr>
      <w:r>
        <w:rPr>
          <w:bCs/>
        </w:rPr>
        <w:t xml:space="preserve">Ensuite une ligne est affichée par </w:t>
      </w:r>
      <w:r>
        <w:t>accès véhicule</w:t>
      </w:r>
      <w:r>
        <w:rPr>
          <w:bCs/>
        </w:rPr>
        <w:t xml:space="preserve"> correspondant aux critères, une personne pouvant apparaître plusieurs fois si plusieurs </w:t>
      </w:r>
      <w:r>
        <w:t>accès véhicule</w:t>
      </w:r>
      <w:r>
        <w:rPr>
          <w:bCs/>
        </w:rPr>
        <w:t xml:space="preserve"> pour une même personne sont extraites.</w:t>
      </w:r>
    </w:p>
    <w:p w:rsidR="00992BC1" w:rsidRDefault="00992BC1" w:rsidP="00C4499D">
      <w:pPr>
        <w:pStyle w:val="NormalArial"/>
        <w:rPr>
          <w:bCs/>
        </w:rPr>
      </w:pPr>
      <w:r>
        <w:rPr>
          <w:bCs/>
        </w:rPr>
        <w:t>Les colonnes du tableau sont :</w:t>
      </w:r>
    </w:p>
    <w:p w:rsidR="00992BC1" w:rsidRDefault="00992BC1" w:rsidP="00C4499D">
      <w:pPr>
        <w:pStyle w:val="NormalArial"/>
        <w:rPr>
          <w:bCs/>
        </w:rPr>
      </w:pPr>
    </w:p>
    <w:p w:rsidR="00992BC1" w:rsidRDefault="00992BC1" w:rsidP="00C4499D">
      <w:pPr>
        <w:pStyle w:val="NormalArial"/>
        <w:rPr>
          <w:bCs/>
        </w:rPr>
      </w:pPr>
      <w:r>
        <w:rPr>
          <w:bCs/>
        </w:rPr>
        <w:t>Colonnes "Identité" :</w:t>
      </w:r>
    </w:p>
    <w:p w:rsidR="00992BC1" w:rsidRDefault="00992BC1" w:rsidP="00C4499D">
      <w:pPr>
        <w:pStyle w:val="NormalArial"/>
        <w:numPr>
          <w:ilvl w:val="0"/>
          <w:numId w:val="22"/>
        </w:numPr>
        <w:rPr>
          <w:bCs/>
        </w:rPr>
      </w:pPr>
      <w:r>
        <w:rPr>
          <w:bCs/>
        </w:rPr>
        <w:t>"Nom d'époux" : lu dans la table des personnes</w:t>
      </w:r>
    </w:p>
    <w:p w:rsidR="00992BC1" w:rsidRDefault="00992BC1" w:rsidP="00C4499D">
      <w:pPr>
        <w:pStyle w:val="NormalArial"/>
        <w:numPr>
          <w:ilvl w:val="0"/>
          <w:numId w:val="22"/>
        </w:numPr>
        <w:rPr>
          <w:bCs/>
        </w:rPr>
      </w:pPr>
      <w:r>
        <w:rPr>
          <w:bCs/>
        </w:rPr>
        <w:t>"Nom de naissance" : lu dans la table des personnes</w:t>
      </w:r>
    </w:p>
    <w:p w:rsidR="00992BC1" w:rsidRDefault="00992BC1" w:rsidP="00C4499D">
      <w:pPr>
        <w:pStyle w:val="NormalArial"/>
        <w:numPr>
          <w:ilvl w:val="0"/>
          <w:numId w:val="22"/>
        </w:numPr>
        <w:rPr>
          <w:bCs/>
        </w:rPr>
      </w:pPr>
      <w:r>
        <w:rPr>
          <w:bCs/>
        </w:rPr>
        <w:t>"Prénom" : lu dans la table des personnes</w:t>
      </w:r>
    </w:p>
    <w:p w:rsidR="00992BC1" w:rsidRDefault="00992BC1" w:rsidP="00C4499D">
      <w:pPr>
        <w:pStyle w:val="NormalArial"/>
        <w:rPr>
          <w:bCs/>
        </w:rPr>
      </w:pPr>
    </w:p>
    <w:p w:rsidR="00992BC1" w:rsidRDefault="00992BC1" w:rsidP="00C4499D">
      <w:pPr>
        <w:pStyle w:val="NormalArial"/>
        <w:rPr>
          <w:bCs/>
        </w:rPr>
      </w:pPr>
      <w:r>
        <w:rPr>
          <w:bCs/>
        </w:rPr>
        <w:t>Colonnes "Véhicule" :</w:t>
      </w:r>
    </w:p>
    <w:p w:rsidR="00992BC1" w:rsidRDefault="00992BC1" w:rsidP="00C4499D">
      <w:pPr>
        <w:pStyle w:val="NormalArial"/>
        <w:numPr>
          <w:ilvl w:val="0"/>
          <w:numId w:val="22"/>
        </w:numPr>
        <w:rPr>
          <w:bCs/>
        </w:rPr>
      </w:pPr>
      <w:r>
        <w:rPr>
          <w:bCs/>
        </w:rPr>
        <w:t>"Type de véhicule" : type de véhicule de l'accès véhicule</w:t>
      </w:r>
    </w:p>
    <w:p w:rsidR="00992BC1" w:rsidRDefault="00992BC1" w:rsidP="00C4499D">
      <w:pPr>
        <w:pStyle w:val="NormalArial"/>
        <w:numPr>
          <w:ilvl w:val="0"/>
          <w:numId w:val="22"/>
        </w:numPr>
        <w:rPr>
          <w:bCs/>
        </w:rPr>
      </w:pPr>
      <w:r>
        <w:rPr>
          <w:bCs/>
        </w:rPr>
        <w:t>"</w:t>
      </w:r>
      <w:r w:rsidRPr="00241E66">
        <w:rPr>
          <w:bCs/>
        </w:rPr>
        <w:t>Immatriculation</w:t>
      </w:r>
      <w:r>
        <w:rPr>
          <w:bCs/>
        </w:rPr>
        <w:t>" : i</w:t>
      </w:r>
      <w:r w:rsidRPr="00241E66">
        <w:rPr>
          <w:bCs/>
        </w:rPr>
        <w:t>mmatriculation</w:t>
      </w:r>
      <w:r>
        <w:rPr>
          <w:bCs/>
        </w:rPr>
        <w:t xml:space="preserve"> du véhicule de l'accès véhicule</w:t>
      </w:r>
    </w:p>
    <w:p w:rsidR="00992BC1" w:rsidRDefault="00992BC1" w:rsidP="00C4499D">
      <w:pPr>
        <w:pStyle w:val="NormalArial"/>
        <w:numPr>
          <w:ilvl w:val="0"/>
          <w:numId w:val="22"/>
        </w:numPr>
        <w:rPr>
          <w:bCs/>
        </w:rPr>
      </w:pPr>
      <w:r>
        <w:rPr>
          <w:bCs/>
        </w:rPr>
        <w:t>"Marque" : marque du véhicule de l'accès véhicule</w:t>
      </w:r>
    </w:p>
    <w:p w:rsidR="00992BC1" w:rsidRDefault="00992BC1" w:rsidP="00C4499D">
      <w:pPr>
        <w:pStyle w:val="NormalArial"/>
        <w:numPr>
          <w:ilvl w:val="0"/>
          <w:numId w:val="22"/>
        </w:numPr>
        <w:rPr>
          <w:bCs/>
        </w:rPr>
      </w:pPr>
      <w:r>
        <w:rPr>
          <w:bCs/>
        </w:rPr>
        <w:t>"Modèle" : modèle du véhicule de l'accès véhicule</w:t>
      </w:r>
    </w:p>
    <w:p w:rsidR="00992BC1" w:rsidRDefault="00992BC1" w:rsidP="00C4499D">
      <w:pPr>
        <w:pStyle w:val="NormalArial"/>
        <w:numPr>
          <w:ilvl w:val="0"/>
          <w:numId w:val="22"/>
        </w:numPr>
        <w:rPr>
          <w:bCs/>
        </w:rPr>
      </w:pPr>
      <w:r>
        <w:rPr>
          <w:bCs/>
        </w:rPr>
        <w:t>"</w:t>
      </w:r>
      <w:r w:rsidRPr="00241E66">
        <w:rPr>
          <w:bCs/>
        </w:rPr>
        <w:t>Assurance</w:t>
      </w:r>
      <w:r>
        <w:rPr>
          <w:bCs/>
        </w:rPr>
        <w:t xml:space="preserve"> </w:t>
      </w:r>
      <w:r w:rsidRPr="00241E66">
        <w:rPr>
          <w:bCs/>
        </w:rPr>
        <w:t>(compagnie, N° contrat)</w:t>
      </w:r>
      <w:r>
        <w:rPr>
          <w:bCs/>
        </w:rPr>
        <w:t>" : compagnie suivie du numéro de contrat de l'accès véhicule</w:t>
      </w:r>
    </w:p>
    <w:p w:rsidR="00992BC1" w:rsidRDefault="00992BC1" w:rsidP="00C4499D">
      <w:pPr>
        <w:pStyle w:val="NormalArial"/>
        <w:numPr>
          <w:ilvl w:val="0"/>
          <w:numId w:val="22"/>
        </w:numPr>
        <w:rPr>
          <w:bCs/>
        </w:rPr>
      </w:pPr>
      <w:r>
        <w:rPr>
          <w:bCs/>
        </w:rPr>
        <w:t>"Service" : service de l'accès véhicule</w:t>
      </w:r>
    </w:p>
    <w:p w:rsidR="00992BC1" w:rsidRDefault="00992BC1" w:rsidP="00C4499D">
      <w:pPr>
        <w:pStyle w:val="NormalArial"/>
        <w:numPr>
          <w:ilvl w:val="0"/>
          <w:numId w:val="22"/>
        </w:numPr>
        <w:rPr>
          <w:bCs/>
        </w:rPr>
      </w:pPr>
      <w:r>
        <w:rPr>
          <w:bCs/>
        </w:rPr>
        <w:t xml:space="preserve">"Commentaire" : </w:t>
      </w:r>
      <w:r w:rsidR="006B47A8">
        <w:rPr>
          <w:bCs/>
        </w:rPr>
        <w:t>Commentaire associé au véhicule.</w:t>
      </w:r>
    </w:p>
    <w:p w:rsidR="00992BC1" w:rsidRDefault="00992BC1" w:rsidP="00C4499D">
      <w:pPr>
        <w:pStyle w:val="NormalArial"/>
        <w:rPr>
          <w:bCs/>
        </w:rPr>
      </w:pPr>
    </w:p>
    <w:p w:rsidR="00992BC1" w:rsidRDefault="00992BC1" w:rsidP="00C4499D">
      <w:pPr>
        <w:pStyle w:val="NormalArial"/>
        <w:rPr>
          <w:bCs/>
        </w:rPr>
      </w:pPr>
      <w:r>
        <w:rPr>
          <w:bCs/>
        </w:rPr>
        <w:t>Colonnes "</w:t>
      </w:r>
      <w:r w:rsidRPr="00F60974">
        <w:rPr>
          <w:bCs/>
        </w:rPr>
        <w:t>Entreprise du Salarié</w:t>
      </w:r>
      <w:r>
        <w:rPr>
          <w:bCs/>
        </w:rPr>
        <w:t xml:space="preserve">" : </w:t>
      </w:r>
      <w:r w:rsidR="006B47A8" w:rsidRPr="006B47A8">
        <w:rPr>
          <w:bCs/>
        </w:rPr>
        <w:t xml:space="preserve"> </w:t>
      </w:r>
      <w:r w:rsidR="006B47A8">
        <w:rPr>
          <w:bCs/>
        </w:rPr>
        <w:t>Si 2 entreprises sont associées à la personne, on extrait les informations de la première entreprise rattachée à la personne (Entreprise 1 dans les onglets).</w:t>
      </w:r>
    </w:p>
    <w:p w:rsidR="00992BC1" w:rsidRDefault="00992BC1" w:rsidP="00C4499D">
      <w:pPr>
        <w:pStyle w:val="NormalArial"/>
        <w:numPr>
          <w:ilvl w:val="0"/>
          <w:numId w:val="22"/>
        </w:numPr>
        <w:rPr>
          <w:bCs/>
        </w:rPr>
      </w:pPr>
      <w:r>
        <w:rPr>
          <w:bCs/>
        </w:rPr>
        <w:lastRenderedPageBreak/>
        <w:t>"</w:t>
      </w:r>
      <w:r w:rsidRPr="007D03C7">
        <w:t xml:space="preserve"> </w:t>
      </w:r>
      <w:r w:rsidRPr="007D03C7">
        <w:rPr>
          <w:bCs/>
        </w:rPr>
        <w:t>Raison sociale</w:t>
      </w:r>
      <w:r>
        <w:rPr>
          <w:bCs/>
        </w:rPr>
        <w:t>" : raison sociale de l'entreprise associée à la personne pour le centre de l'accès véhicule</w:t>
      </w:r>
    </w:p>
    <w:p w:rsidR="00992BC1" w:rsidRDefault="00992BC1" w:rsidP="00C4499D">
      <w:pPr>
        <w:pStyle w:val="NormalArial"/>
        <w:numPr>
          <w:ilvl w:val="0"/>
          <w:numId w:val="22"/>
        </w:numPr>
        <w:rPr>
          <w:bCs/>
        </w:rPr>
      </w:pPr>
      <w:r>
        <w:rPr>
          <w:bCs/>
        </w:rPr>
        <w:t>"N</w:t>
      </w:r>
      <w:r w:rsidRPr="007D03C7">
        <w:rPr>
          <w:bCs/>
        </w:rPr>
        <w:t>om usuel</w:t>
      </w:r>
      <w:r>
        <w:rPr>
          <w:bCs/>
        </w:rPr>
        <w:t>" : nom usuel</w:t>
      </w:r>
      <w:r w:rsidRPr="00FC273E">
        <w:rPr>
          <w:bCs/>
        </w:rPr>
        <w:t xml:space="preserve"> </w:t>
      </w:r>
      <w:r>
        <w:rPr>
          <w:bCs/>
        </w:rPr>
        <w:t>de l'entreprise associée à la personne pour le centre de l'accès véhicule</w:t>
      </w:r>
    </w:p>
    <w:p w:rsidR="00992BC1" w:rsidRDefault="00992BC1" w:rsidP="00C4499D">
      <w:pPr>
        <w:pStyle w:val="Titre4bis"/>
      </w:pPr>
      <w:r>
        <w:t>Scénario 1 – Extraire l'état des accès véhicule</w:t>
      </w:r>
    </w:p>
    <w:p w:rsidR="00992BC1" w:rsidRDefault="00992BC1" w:rsidP="00DF2390">
      <w:pPr>
        <w:pStyle w:val="NormalArial"/>
        <w:numPr>
          <w:ilvl w:val="0"/>
          <w:numId w:val="224"/>
        </w:numPr>
        <w:jc w:val="both"/>
        <w:rPr>
          <w:bCs/>
        </w:rPr>
      </w:pPr>
      <w:r>
        <w:rPr>
          <w:bCs/>
        </w:rPr>
        <w:t>L'acteur</w:t>
      </w:r>
      <w:r w:rsidRPr="00C23EE9">
        <w:rPr>
          <w:bCs/>
        </w:rPr>
        <w:t xml:space="preserve"> arrive sur le module.</w:t>
      </w:r>
    </w:p>
    <w:p w:rsidR="00992BC1" w:rsidRDefault="00992BC1" w:rsidP="00DF2390">
      <w:pPr>
        <w:pStyle w:val="NormalArial"/>
        <w:numPr>
          <w:ilvl w:val="0"/>
          <w:numId w:val="224"/>
        </w:numPr>
        <w:jc w:val="both"/>
        <w:rPr>
          <w:bCs/>
        </w:rPr>
      </w:pPr>
      <w:r>
        <w:rPr>
          <w:bCs/>
        </w:rPr>
        <w:t>Le système affiche le formulaire Critères</w:t>
      </w:r>
    </w:p>
    <w:p w:rsidR="00992BC1" w:rsidRDefault="00992BC1" w:rsidP="00DF2390">
      <w:pPr>
        <w:pStyle w:val="NormalArial"/>
        <w:numPr>
          <w:ilvl w:val="0"/>
          <w:numId w:val="224"/>
        </w:numPr>
        <w:jc w:val="both"/>
        <w:rPr>
          <w:bCs/>
        </w:rPr>
      </w:pPr>
      <w:r>
        <w:rPr>
          <w:bCs/>
        </w:rPr>
        <w:t xml:space="preserve">L'acteur saisit les critères et valide </w:t>
      </w:r>
      <w:r>
        <w:rPr>
          <w:b/>
          <w:color w:val="FF0000"/>
        </w:rPr>
        <w:t xml:space="preserve">EXCEPTION1. </w:t>
      </w:r>
    </w:p>
    <w:p w:rsidR="00992BC1" w:rsidRPr="00933F34" w:rsidRDefault="00992BC1" w:rsidP="00DF2390">
      <w:pPr>
        <w:pStyle w:val="NormalArial"/>
        <w:numPr>
          <w:ilvl w:val="0"/>
          <w:numId w:val="224"/>
        </w:numPr>
        <w:jc w:val="both"/>
        <w:rPr>
          <w:bCs/>
        </w:rPr>
      </w:pPr>
      <w:r>
        <w:rPr>
          <w:bCs/>
        </w:rPr>
        <w:t xml:space="preserve">Le système génère un fichier xls avec les </w:t>
      </w:r>
      <w:r>
        <w:t>accès véhicule</w:t>
      </w:r>
      <w:r>
        <w:rPr>
          <w:bCs/>
        </w:rPr>
        <w:t xml:space="preserve"> tels que (les critères qui suivent </w:t>
      </w:r>
      <w:r w:rsidRPr="00933F34">
        <w:rPr>
          <w:bCs/>
        </w:rPr>
        <w:t>sont reliés par l'opérateur ET) :</w:t>
      </w:r>
    </w:p>
    <w:p w:rsidR="00992BC1" w:rsidRPr="00933F34" w:rsidRDefault="006B47A8" w:rsidP="00DF2390">
      <w:pPr>
        <w:pStyle w:val="NormalArial"/>
        <w:numPr>
          <w:ilvl w:val="1"/>
          <w:numId w:val="225"/>
        </w:numPr>
        <w:jc w:val="both"/>
        <w:rPr>
          <w:bCs/>
        </w:rPr>
      </w:pPr>
      <w:r w:rsidRPr="00933F34">
        <w:rPr>
          <w:bCs/>
        </w:rPr>
        <w:t>"unité associée au véhicule" correspond au service de l'accès véhicule pour la personne et le centre de l'accès véhicule.</w:t>
      </w:r>
    </w:p>
    <w:p w:rsidR="00992BC1" w:rsidRDefault="00992BC1" w:rsidP="00DF2390">
      <w:pPr>
        <w:pStyle w:val="NormalArial"/>
        <w:numPr>
          <w:ilvl w:val="1"/>
          <w:numId w:val="225"/>
        </w:numPr>
        <w:jc w:val="both"/>
        <w:rPr>
          <w:bCs/>
        </w:rPr>
      </w:pPr>
      <w:r w:rsidRPr="00933F34">
        <w:rPr>
          <w:bCs/>
        </w:rPr>
        <w:t>''unité de</w:t>
      </w:r>
      <w:r>
        <w:rPr>
          <w:bCs/>
        </w:rPr>
        <w:t xml:space="preserve"> la demande d'accès correspond à l'unité à l'origine de la demande </w:t>
      </w:r>
      <w:r w:rsidR="00C03D0F">
        <w:rPr>
          <w:bCs/>
        </w:rPr>
        <w:t xml:space="preserve">de la personne </w:t>
      </w:r>
      <w:r>
        <w:rPr>
          <w:bCs/>
        </w:rPr>
        <w:t>pour le centre de l'accès véhicule</w:t>
      </w:r>
    </w:p>
    <w:p w:rsidR="00992BC1" w:rsidRDefault="00992BC1" w:rsidP="00DF2390">
      <w:pPr>
        <w:pStyle w:val="NormalArial"/>
        <w:numPr>
          <w:ilvl w:val="1"/>
          <w:numId w:val="225"/>
        </w:numPr>
        <w:jc w:val="both"/>
        <w:rPr>
          <w:bCs/>
        </w:rPr>
      </w:pPr>
      <w:r>
        <w:rPr>
          <w:bCs/>
        </w:rPr>
        <w:t>le type de véhicule de l'</w:t>
      </w:r>
      <w:r>
        <w:t>accès véhicule</w:t>
      </w:r>
      <w:r>
        <w:rPr>
          <w:bCs/>
        </w:rPr>
        <w:t xml:space="preserve"> correspond au type de véhicule sélectionné dans la liste</w:t>
      </w:r>
    </w:p>
    <w:p w:rsidR="00992BC1" w:rsidRDefault="00992BC1" w:rsidP="00DF2390">
      <w:pPr>
        <w:pStyle w:val="NormalArial"/>
        <w:numPr>
          <w:ilvl w:val="1"/>
          <w:numId w:val="225"/>
        </w:numPr>
        <w:jc w:val="both"/>
        <w:rPr>
          <w:bCs/>
        </w:rPr>
      </w:pPr>
      <w:r>
        <w:rPr>
          <w:bCs/>
        </w:rPr>
        <w:t>l'immatriculation de l'accès véhicule est égale à l'immatriculation saisie</w:t>
      </w:r>
    </w:p>
    <w:p w:rsidR="00992BC1" w:rsidRDefault="00992BC1" w:rsidP="00DF2390">
      <w:pPr>
        <w:pStyle w:val="NormalArial"/>
        <w:numPr>
          <w:ilvl w:val="1"/>
          <w:numId w:val="225"/>
        </w:numPr>
        <w:jc w:val="both"/>
        <w:rPr>
          <w:bCs/>
        </w:rPr>
      </w:pPr>
      <w:r>
        <w:rPr>
          <w:bCs/>
        </w:rPr>
        <w:t>la raison sociale de l'entreprise associée à la personne pour le centre des accès véhicule contient la raison sociale saisie en critère</w:t>
      </w:r>
    </w:p>
    <w:p w:rsidR="00992BC1" w:rsidRDefault="00992BC1" w:rsidP="00DF2390">
      <w:pPr>
        <w:pStyle w:val="NormalArial"/>
        <w:numPr>
          <w:ilvl w:val="1"/>
          <w:numId w:val="225"/>
        </w:numPr>
        <w:jc w:val="both"/>
        <w:rPr>
          <w:bCs/>
        </w:rPr>
      </w:pPr>
      <w:r>
        <w:rPr>
          <w:bCs/>
        </w:rPr>
        <w:t>le nom usuel de l'entreprise associée à la personne pour le centre des accès véhicule contient le nom usuel saisi en critère</w:t>
      </w:r>
    </w:p>
    <w:p w:rsidR="00992BC1" w:rsidRDefault="00992BC1" w:rsidP="00DF2390">
      <w:pPr>
        <w:pStyle w:val="NormalArial"/>
        <w:numPr>
          <w:ilvl w:val="1"/>
          <w:numId w:val="225"/>
        </w:numPr>
        <w:jc w:val="both"/>
        <w:rPr>
          <w:bCs/>
        </w:rPr>
      </w:pPr>
      <w:r>
        <w:rPr>
          <w:bCs/>
        </w:rPr>
        <w:t xml:space="preserve">la date de fin de validité du badge pour le centre des accès véhicule se trouve dans la période saisie dans le critère </w:t>
      </w:r>
      <w:r w:rsidRPr="00B25429">
        <w:rPr>
          <w:bCs/>
        </w:rPr>
        <w:t>Date de validité du badge</w:t>
      </w:r>
    </w:p>
    <w:p w:rsidR="00992BC1" w:rsidRDefault="00992BC1" w:rsidP="00DF2390">
      <w:pPr>
        <w:pStyle w:val="NormalArial"/>
        <w:numPr>
          <w:ilvl w:val="0"/>
          <w:numId w:val="224"/>
        </w:numPr>
        <w:jc w:val="both"/>
        <w:rPr>
          <w:bCs/>
        </w:rPr>
      </w:pPr>
      <w:r w:rsidRPr="00BC06BF">
        <w:rPr>
          <w:bCs/>
        </w:rPr>
        <w:t>Le système propose à l’acteur de télécharger le fichier xls</w:t>
      </w:r>
    </w:p>
    <w:p w:rsidR="006B47A8" w:rsidRDefault="006B47A8" w:rsidP="006B47A8">
      <w:pPr>
        <w:pStyle w:val="NormalArial"/>
        <w:jc w:val="both"/>
        <w:rPr>
          <w:bCs/>
        </w:rPr>
      </w:pPr>
    </w:p>
    <w:p w:rsidR="006B47A8" w:rsidRPr="00BC06BF" w:rsidRDefault="006B47A8" w:rsidP="006B47A8">
      <w:pPr>
        <w:pStyle w:val="NormalArial"/>
        <w:jc w:val="both"/>
        <w:rPr>
          <w:bCs/>
        </w:rPr>
      </w:pPr>
      <w:r>
        <w:rPr>
          <w:bCs/>
        </w:rPr>
        <w:t>Le tableau est trié sur nom de naissance puis prénom.</w:t>
      </w:r>
    </w:p>
    <w:p w:rsidR="00992BC1" w:rsidRPr="004862CD" w:rsidRDefault="00992BC1" w:rsidP="00C4499D">
      <w:pPr>
        <w:pStyle w:val="NormalArial"/>
      </w:pPr>
    </w:p>
    <w:p w:rsidR="00992BC1" w:rsidRDefault="00992BC1" w:rsidP="00C4499D">
      <w:pPr>
        <w:pStyle w:val="Titre4bis"/>
      </w:pPr>
      <w:r>
        <w:t>Cas d'exception</w:t>
      </w:r>
    </w:p>
    <w:p w:rsidR="00992BC1" w:rsidRPr="00914A85" w:rsidRDefault="00992BC1" w:rsidP="00C4499D">
      <w:pPr>
        <w:pStyle w:val="NormalArial"/>
        <w:jc w:val="both"/>
      </w:pPr>
      <w:r>
        <w:rPr>
          <w:b/>
          <w:color w:val="FF0000"/>
        </w:rPr>
        <w:t xml:space="preserve">EXCEPTION1 : </w:t>
      </w:r>
      <w:r>
        <w:t>L’acteur doit saisir au moins un critère parmi les critères proposés.  S</w:t>
      </w:r>
      <w:r w:rsidRPr="00D4614D">
        <w:t xml:space="preserve">i </w:t>
      </w:r>
      <w:r>
        <w:t>les données du formulaire sont invalides (dates incorrectes), l'acteur est redirigé vers le formulaire et un message d’erreur est affiché.</w:t>
      </w:r>
    </w:p>
    <w:p w:rsidR="00992BC1" w:rsidRPr="004862CD" w:rsidRDefault="00290712" w:rsidP="00C4499D">
      <w:pPr>
        <w:pStyle w:val="NormalArial"/>
      </w:pPr>
      <w:r>
        <w:br w:type="page"/>
      </w:r>
    </w:p>
    <w:p w:rsidR="00992BC1" w:rsidRDefault="00992BC1" w:rsidP="00EB677C">
      <w:pPr>
        <w:pStyle w:val="Titre2"/>
      </w:pPr>
      <w:bookmarkStart w:id="4812" w:name="_Toc292454260"/>
      <w:r w:rsidRPr="00EB677C">
        <w:lastRenderedPageBreak/>
        <w:t>Liste des personnes par statut, date de fin d'accès au centre et date de validité du badge</w:t>
      </w:r>
      <w:r w:rsidR="00C03D0F">
        <w:t xml:space="preserve"> (Etat 9)</w:t>
      </w:r>
      <w:bookmarkEnd w:id="4812"/>
    </w:p>
    <w:p w:rsidR="00992BC1" w:rsidRPr="005C65D8" w:rsidRDefault="00992BC1" w:rsidP="00D23387">
      <w:pPr>
        <w:pStyle w:val="Titre3"/>
      </w:pPr>
      <w:bookmarkStart w:id="4813" w:name="_Toc292454261"/>
      <w:r w:rsidRPr="00F82106">
        <w:t xml:space="preserve">Cas d'utilisation </w:t>
      </w:r>
      <w:r w:rsidRPr="004862CD">
        <w:t>liste</w:t>
      </w:r>
      <w:r>
        <w:t>r</w:t>
      </w:r>
      <w:r w:rsidRPr="004862CD">
        <w:t xml:space="preserve"> </w:t>
      </w:r>
      <w:r>
        <w:t>l</w:t>
      </w:r>
      <w:r w:rsidRPr="004862CD">
        <w:t xml:space="preserve">es </w:t>
      </w:r>
      <w:r>
        <w:t xml:space="preserve">personnes par </w:t>
      </w:r>
      <w:r w:rsidRPr="00EB677C">
        <w:t>statut, date de fin d'accès au centre</w:t>
      </w:r>
      <w:r>
        <w:t>…</w:t>
      </w:r>
      <w:bookmarkEnd w:id="4813"/>
    </w:p>
    <w:p w:rsidR="00992BC1" w:rsidRDefault="00992BC1" w:rsidP="00EB677C">
      <w:pPr>
        <w:pStyle w:val="NormalArial"/>
      </w:pPr>
      <w:r w:rsidRPr="00795BE7">
        <w:rPr>
          <w:b/>
        </w:rPr>
        <w:t>Résumé</w:t>
      </w:r>
      <w:r>
        <w:t xml:space="preserve"> : Cette fonctionnalité permet à l'acteur d'accéder à l'état d'extraction de la liste des personnes par </w:t>
      </w:r>
      <w:r w:rsidRPr="00EB677C">
        <w:t>statut, date de fin d'accès au centre et date de validité du badge</w:t>
      </w:r>
    </w:p>
    <w:p w:rsidR="00992BC1" w:rsidRDefault="00992BC1" w:rsidP="00EB677C">
      <w:pPr>
        <w:pStyle w:val="NormalArial"/>
      </w:pPr>
      <w:r w:rsidRPr="00795BE7">
        <w:rPr>
          <w:b/>
        </w:rPr>
        <w:t>Acteur(s)</w:t>
      </w:r>
      <w:r>
        <w:t xml:space="preserve"> : </w:t>
      </w:r>
      <w:r w:rsidR="00290712">
        <w:t xml:space="preserve">Accueil, </w:t>
      </w:r>
      <w:r w:rsidRPr="0006541F">
        <w:t xml:space="preserve">Administrateur </w:t>
      </w:r>
      <w:r>
        <w:t xml:space="preserve">National, </w:t>
      </w:r>
      <w:r w:rsidRPr="0006541F">
        <w:t>Administrateur Centre</w:t>
      </w:r>
      <w:r>
        <w:t>, OS de Pôle</w:t>
      </w:r>
    </w:p>
    <w:p w:rsidR="00992BC1" w:rsidRDefault="00992BC1" w:rsidP="00EB677C">
      <w:pPr>
        <w:pStyle w:val="NormalArial"/>
      </w:pPr>
      <w:r w:rsidRPr="00795BE7">
        <w:rPr>
          <w:b/>
        </w:rPr>
        <w:t>Pré-condition</w:t>
      </w:r>
      <w:r>
        <w:t xml:space="preserve"> : L'acteur est identifié </w:t>
      </w:r>
    </w:p>
    <w:p w:rsidR="00992BC1" w:rsidRDefault="00992BC1" w:rsidP="00EB677C">
      <w:pPr>
        <w:pStyle w:val="NormalArial"/>
      </w:pPr>
      <w:r w:rsidRPr="00795BE7">
        <w:rPr>
          <w:b/>
        </w:rPr>
        <w:t>Post-condition</w:t>
      </w:r>
      <w:r>
        <w:t xml:space="preserve"> : La liste a été générée</w:t>
      </w:r>
    </w:p>
    <w:p w:rsidR="00992BC1" w:rsidRDefault="00992BC1" w:rsidP="00C4499D">
      <w:pPr>
        <w:pStyle w:val="Titre4bis"/>
      </w:pPr>
      <w:r>
        <w:t>Interface Critères</w:t>
      </w:r>
    </w:p>
    <w:p w:rsidR="00992BC1" w:rsidRDefault="00992BC1" w:rsidP="00C4499D">
      <w:pPr>
        <w:pStyle w:val="NormalArial"/>
        <w:rPr>
          <w:bCs/>
        </w:rPr>
      </w:pPr>
      <w:r>
        <w:rPr>
          <w:bCs/>
        </w:rPr>
        <w:t>L'écran affiche un formulaire de saisie</w:t>
      </w:r>
    </w:p>
    <w:p w:rsidR="00992BC1" w:rsidRDefault="00992BC1" w:rsidP="00C4499D">
      <w:pPr>
        <w:pStyle w:val="NormalArial"/>
        <w:numPr>
          <w:ilvl w:val="0"/>
          <w:numId w:val="22"/>
        </w:numPr>
        <w:rPr>
          <w:bCs/>
        </w:rPr>
      </w:pPr>
      <w:r>
        <w:rPr>
          <w:bCs/>
        </w:rPr>
        <w:t xml:space="preserve">"Statut" : liste contenant les statuts </w:t>
      </w:r>
      <w:r w:rsidR="00D7285B">
        <w:rPr>
          <w:bCs/>
        </w:rPr>
        <w:t>présents dans les informations des personnes</w:t>
      </w:r>
    </w:p>
    <w:p w:rsidR="00992BC1" w:rsidRDefault="00992BC1" w:rsidP="00C4499D">
      <w:pPr>
        <w:pStyle w:val="NormalArial"/>
        <w:numPr>
          <w:ilvl w:val="0"/>
          <w:numId w:val="22"/>
        </w:numPr>
        <w:rPr>
          <w:bCs/>
        </w:rPr>
      </w:pPr>
      <w:r>
        <w:rPr>
          <w:bCs/>
        </w:rPr>
        <w:t>"</w:t>
      </w:r>
      <w:r w:rsidRPr="001C4473">
        <w:t xml:space="preserve"> </w:t>
      </w:r>
      <w:r w:rsidRPr="001C4473">
        <w:rPr>
          <w:bCs/>
        </w:rPr>
        <w:t>Sous-statut</w:t>
      </w:r>
      <w:r>
        <w:rPr>
          <w:bCs/>
        </w:rPr>
        <w:t>" : liste contenant les sous-statuts</w:t>
      </w:r>
      <w:r w:rsidR="00D7285B">
        <w:rPr>
          <w:bCs/>
        </w:rPr>
        <w:t xml:space="preserve"> présents dans les informations des personnes</w:t>
      </w:r>
      <w:r>
        <w:rPr>
          <w:bCs/>
        </w:rPr>
        <w:t>. Ce sont soit des sous-statuts nationaux, soit des sous-statuts de centre dérivés des sous-statuts nationaux. Dans ce dernier cas, on ne présente que les sous-statuts de centre tels que le centre fasse partie des centres d'habilitation de l'acteur</w:t>
      </w:r>
    </w:p>
    <w:p w:rsidR="00992BC1" w:rsidRDefault="00992BC1" w:rsidP="00C4499D">
      <w:pPr>
        <w:pStyle w:val="NormalArial"/>
        <w:numPr>
          <w:ilvl w:val="0"/>
          <w:numId w:val="22"/>
        </w:numPr>
        <w:rPr>
          <w:bCs/>
        </w:rPr>
      </w:pPr>
      <w:r>
        <w:rPr>
          <w:bCs/>
        </w:rPr>
        <w:t>"</w:t>
      </w:r>
      <w:r w:rsidRPr="001C4473">
        <w:t xml:space="preserve"> </w:t>
      </w:r>
      <w:r>
        <w:rPr>
          <w:bCs/>
        </w:rPr>
        <w:t xml:space="preserve">Type de contrat de travail" : liste contenant les </w:t>
      </w:r>
      <w:r w:rsidR="00D7285B">
        <w:rPr>
          <w:bCs/>
        </w:rPr>
        <w:t>types de contrat de travail présents dans les informations des personnes</w:t>
      </w:r>
    </w:p>
    <w:p w:rsidR="00992BC1" w:rsidRDefault="00992BC1" w:rsidP="00C4499D">
      <w:pPr>
        <w:pStyle w:val="NormalArial"/>
        <w:numPr>
          <w:ilvl w:val="0"/>
          <w:numId w:val="22"/>
        </w:numPr>
        <w:rPr>
          <w:bCs/>
        </w:rPr>
      </w:pPr>
      <w:r>
        <w:rPr>
          <w:bCs/>
        </w:rPr>
        <w:t>Un bouton "Valider"</w:t>
      </w:r>
    </w:p>
    <w:p w:rsidR="00992BC1" w:rsidRDefault="00992BC1" w:rsidP="00C4499D">
      <w:pPr>
        <w:pStyle w:val="NormalArial"/>
        <w:rPr>
          <w:bCs/>
        </w:rPr>
      </w:pPr>
    </w:p>
    <w:p w:rsidR="00992BC1" w:rsidRDefault="00992BC1" w:rsidP="00C4499D">
      <w:pPr>
        <w:pStyle w:val="Titre4bis"/>
      </w:pPr>
      <w:r>
        <w:t xml:space="preserve">Interface Fichier XLS - Liste des personnes </w:t>
      </w:r>
      <w:r w:rsidRPr="00EB677C">
        <w:t>par statut, date de fin d'accès au centre</w:t>
      </w:r>
      <w:r>
        <w:t xml:space="preserve"> …</w:t>
      </w:r>
    </w:p>
    <w:p w:rsidR="00992BC1" w:rsidRDefault="00C46026" w:rsidP="00C4499D">
      <w:pPr>
        <w:pStyle w:val="NormalArial"/>
        <w:rPr>
          <w:bCs/>
        </w:rPr>
      </w:pPr>
      <w:r>
        <w:rPr>
          <w:bCs/>
        </w:rPr>
        <w:t>Les critères sont rappelés au début du fichier, avec une ligne par critère.</w:t>
      </w:r>
    </w:p>
    <w:p w:rsidR="00992BC1" w:rsidRDefault="00992BC1" w:rsidP="00C4499D">
      <w:pPr>
        <w:pStyle w:val="NormalArial"/>
        <w:rPr>
          <w:bCs/>
        </w:rPr>
      </w:pPr>
      <w:r>
        <w:rPr>
          <w:bCs/>
        </w:rPr>
        <w:t>Ensuite une ligne est affichée par statut et sous-statut correspondant aux critères, une personne pouvant apparaître plusieurs fois si elle est référencée dans plusieurs centres.</w:t>
      </w:r>
    </w:p>
    <w:p w:rsidR="00992BC1" w:rsidRDefault="00992BC1" w:rsidP="00C4499D">
      <w:pPr>
        <w:pStyle w:val="NormalArial"/>
        <w:rPr>
          <w:bCs/>
        </w:rPr>
      </w:pPr>
      <w:r>
        <w:rPr>
          <w:bCs/>
        </w:rPr>
        <w:t>Les colonnes du tableau sont :</w:t>
      </w:r>
    </w:p>
    <w:p w:rsidR="00992BC1" w:rsidRDefault="00992BC1" w:rsidP="00C4499D">
      <w:pPr>
        <w:pStyle w:val="NormalArial"/>
        <w:rPr>
          <w:bCs/>
        </w:rPr>
      </w:pPr>
    </w:p>
    <w:p w:rsidR="00992BC1" w:rsidRDefault="00992BC1" w:rsidP="00C4499D">
      <w:pPr>
        <w:pStyle w:val="NormalArial"/>
        <w:rPr>
          <w:bCs/>
        </w:rPr>
      </w:pPr>
      <w:r>
        <w:rPr>
          <w:bCs/>
        </w:rPr>
        <w:t>Colonnes "Identité" :</w:t>
      </w:r>
    </w:p>
    <w:p w:rsidR="00992BC1" w:rsidRDefault="00992BC1" w:rsidP="00C4499D">
      <w:pPr>
        <w:pStyle w:val="NormalArial"/>
        <w:numPr>
          <w:ilvl w:val="0"/>
          <w:numId w:val="22"/>
        </w:numPr>
        <w:rPr>
          <w:bCs/>
        </w:rPr>
      </w:pPr>
      <w:r>
        <w:rPr>
          <w:bCs/>
        </w:rPr>
        <w:t>"Nom d'époux" : lu dans la table des personnes</w:t>
      </w:r>
    </w:p>
    <w:p w:rsidR="00992BC1" w:rsidRDefault="00992BC1" w:rsidP="00C4499D">
      <w:pPr>
        <w:pStyle w:val="NormalArial"/>
        <w:numPr>
          <w:ilvl w:val="0"/>
          <w:numId w:val="22"/>
        </w:numPr>
        <w:rPr>
          <w:bCs/>
        </w:rPr>
      </w:pPr>
      <w:r>
        <w:rPr>
          <w:bCs/>
        </w:rPr>
        <w:t>"Nom de naissance" : lu dans la table des personnes</w:t>
      </w:r>
    </w:p>
    <w:p w:rsidR="00992BC1" w:rsidRDefault="00992BC1" w:rsidP="00C4499D">
      <w:pPr>
        <w:pStyle w:val="NormalArial"/>
        <w:numPr>
          <w:ilvl w:val="0"/>
          <w:numId w:val="22"/>
        </w:numPr>
        <w:rPr>
          <w:bCs/>
        </w:rPr>
      </w:pPr>
      <w:r>
        <w:rPr>
          <w:bCs/>
        </w:rPr>
        <w:t>"Prénom" : lu dans la table des personnes</w:t>
      </w:r>
    </w:p>
    <w:p w:rsidR="00992BC1" w:rsidRDefault="00992BC1" w:rsidP="00C4499D">
      <w:pPr>
        <w:pStyle w:val="NormalArial"/>
        <w:numPr>
          <w:ilvl w:val="0"/>
          <w:numId w:val="22"/>
        </w:numPr>
        <w:rPr>
          <w:bCs/>
        </w:rPr>
      </w:pPr>
      <w:r>
        <w:rPr>
          <w:bCs/>
        </w:rPr>
        <w:t xml:space="preserve">"Date de naissance" : lue dans la table des personnes et affichée au format </w:t>
      </w:r>
      <w:r w:rsidR="00281739">
        <w:rPr>
          <w:bCs/>
        </w:rPr>
        <w:t>JJ</w:t>
      </w:r>
      <w:r>
        <w:rPr>
          <w:bCs/>
        </w:rPr>
        <w:t>/MM/AAAA</w:t>
      </w:r>
    </w:p>
    <w:p w:rsidR="00992BC1" w:rsidRDefault="00992BC1" w:rsidP="00C4499D">
      <w:pPr>
        <w:pStyle w:val="NormalArial"/>
        <w:numPr>
          <w:ilvl w:val="0"/>
          <w:numId w:val="22"/>
        </w:numPr>
        <w:rPr>
          <w:bCs/>
        </w:rPr>
      </w:pPr>
      <w:r>
        <w:rPr>
          <w:bCs/>
        </w:rPr>
        <w:t xml:space="preserve">"Nationalité actuelle" : référence au pays lue dans la table de référence des pays </w:t>
      </w:r>
    </w:p>
    <w:p w:rsidR="00992BC1" w:rsidRDefault="00992BC1" w:rsidP="00C4499D">
      <w:pPr>
        <w:pStyle w:val="NormalArial"/>
        <w:rPr>
          <w:bCs/>
        </w:rPr>
      </w:pPr>
    </w:p>
    <w:p w:rsidR="00992BC1" w:rsidRDefault="00992BC1" w:rsidP="00C4499D">
      <w:pPr>
        <w:pStyle w:val="NormalArial"/>
        <w:rPr>
          <w:bCs/>
        </w:rPr>
      </w:pPr>
      <w:r>
        <w:rPr>
          <w:bCs/>
        </w:rPr>
        <w:t>Colonnes "Badge" :</w:t>
      </w:r>
    </w:p>
    <w:p w:rsidR="00992BC1" w:rsidRDefault="00992BC1" w:rsidP="00C4499D">
      <w:pPr>
        <w:pStyle w:val="NormalArial"/>
        <w:numPr>
          <w:ilvl w:val="0"/>
          <w:numId w:val="22"/>
        </w:numPr>
        <w:rPr>
          <w:bCs/>
        </w:rPr>
      </w:pPr>
      <w:r>
        <w:rPr>
          <w:bCs/>
        </w:rPr>
        <w:t>"N° badge" : numéro de badge de la personne pour le centre du statut</w:t>
      </w:r>
    </w:p>
    <w:p w:rsidR="00992BC1" w:rsidRDefault="00992BC1" w:rsidP="00C4499D">
      <w:pPr>
        <w:pStyle w:val="NormalArial"/>
        <w:numPr>
          <w:ilvl w:val="0"/>
          <w:numId w:val="22"/>
        </w:numPr>
        <w:rPr>
          <w:bCs/>
        </w:rPr>
      </w:pPr>
      <w:r>
        <w:rPr>
          <w:bCs/>
        </w:rPr>
        <w:t>"Type de badge" : Type de badge de la personne pour le centre du statut. Ce code est lu dans la table de référence des types de badge.</w:t>
      </w:r>
    </w:p>
    <w:p w:rsidR="00992BC1" w:rsidRDefault="00992BC1" w:rsidP="00C4499D">
      <w:pPr>
        <w:pStyle w:val="NormalArial"/>
        <w:numPr>
          <w:ilvl w:val="0"/>
          <w:numId w:val="22"/>
        </w:numPr>
        <w:rPr>
          <w:bCs/>
        </w:rPr>
      </w:pPr>
      <w:r>
        <w:rPr>
          <w:bCs/>
        </w:rPr>
        <w:t>"Date fin validité" : Date de fin de validité du badge de la personne pour le centre du statut</w:t>
      </w:r>
    </w:p>
    <w:p w:rsidR="00992BC1" w:rsidRDefault="00992BC1" w:rsidP="00C4499D">
      <w:pPr>
        <w:pStyle w:val="NormalArial"/>
        <w:numPr>
          <w:ilvl w:val="0"/>
          <w:numId w:val="22"/>
        </w:numPr>
        <w:rPr>
          <w:bCs/>
        </w:rPr>
      </w:pPr>
      <w:r>
        <w:rPr>
          <w:bCs/>
        </w:rPr>
        <w:t>"Statut" : référence au statut de la personne lu dans la table de référence des statuts</w:t>
      </w:r>
    </w:p>
    <w:p w:rsidR="00992BC1" w:rsidRDefault="00992BC1" w:rsidP="00C4499D">
      <w:pPr>
        <w:pStyle w:val="NormalArial"/>
        <w:numPr>
          <w:ilvl w:val="0"/>
          <w:numId w:val="22"/>
        </w:numPr>
        <w:rPr>
          <w:bCs/>
        </w:rPr>
      </w:pPr>
      <w:r>
        <w:rPr>
          <w:bCs/>
        </w:rPr>
        <w:t>"</w:t>
      </w:r>
      <w:r w:rsidRPr="001C4473">
        <w:t xml:space="preserve"> </w:t>
      </w:r>
      <w:r w:rsidRPr="001C4473">
        <w:rPr>
          <w:bCs/>
        </w:rPr>
        <w:t>Sous-statut</w:t>
      </w:r>
      <w:r>
        <w:rPr>
          <w:bCs/>
        </w:rPr>
        <w:t xml:space="preserve">" : référence au sous-statut de la personne lu dans la table de référence des sous-statuts. </w:t>
      </w:r>
    </w:p>
    <w:p w:rsidR="00992BC1" w:rsidRDefault="00992BC1" w:rsidP="00C4499D">
      <w:pPr>
        <w:pStyle w:val="NormalArial"/>
        <w:rPr>
          <w:bCs/>
        </w:rPr>
      </w:pPr>
    </w:p>
    <w:p w:rsidR="00992BC1" w:rsidRDefault="00992BC1" w:rsidP="00C4499D">
      <w:pPr>
        <w:pStyle w:val="NormalArial"/>
        <w:rPr>
          <w:bCs/>
        </w:rPr>
      </w:pPr>
      <w:r>
        <w:rPr>
          <w:bCs/>
        </w:rPr>
        <w:t>Colonnes "Entreprise" : si aucune entreprise n'est associée à la personne, ces colonnes sont laissées vides. Si 2 entreprises sont associées à la personne,</w:t>
      </w:r>
      <w:r w:rsidR="00DE0F36" w:rsidRPr="00DE0F36">
        <w:rPr>
          <w:bCs/>
        </w:rPr>
        <w:t xml:space="preserve"> </w:t>
      </w:r>
      <w:r w:rsidR="00DE0F36">
        <w:rPr>
          <w:bCs/>
        </w:rPr>
        <w:t>on extrait les informations de la première entreprise rattachée à la personne (Entreprise 1 dans les onglets)</w:t>
      </w:r>
      <w:r>
        <w:rPr>
          <w:bCs/>
        </w:rPr>
        <w:t>.</w:t>
      </w:r>
    </w:p>
    <w:p w:rsidR="00992BC1" w:rsidRDefault="00992BC1" w:rsidP="00C4499D">
      <w:pPr>
        <w:pStyle w:val="NormalArial"/>
        <w:numPr>
          <w:ilvl w:val="0"/>
          <w:numId w:val="22"/>
        </w:numPr>
        <w:rPr>
          <w:bCs/>
        </w:rPr>
      </w:pPr>
      <w:r>
        <w:rPr>
          <w:bCs/>
        </w:rPr>
        <w:t>"</w:t>
      </w:r>
      <w:r w:rsidRPr="007D03C7">
        <w:t xml:space="preserve"> </w:t>
      </w:r>
      <w:r w:rsidRPr="007D03C7">
        <w:rPr>
          <w:bCs/>
        </w:rPr>
        <w:t>Raison sociale</w:t>
      </w:r>
      <w:r>
        <w:rPr>
          <w:bCs/>
        </w:rPr>
        <w:t>" : raison sociale de l'entreprise associée à la personne pour le centre du statut</w:t>
      </w:r>
    </w:p>
    <w:p w:rsidR="00992BC1" w:rsidRDefault="00992BC1" w:rsidP="00C4499D">
      <w:pPr>
        <w:pStyle w:val="NormalArial"/>
        <w:numPr>
          <w:ilvl w:val="0"/>
          <w:numId w:val="22"/>
        </w:numPr>
        <w:rPr>
          <w:bCs/>
        </w:rPr>
      </w:pPr>
      <w:r>
        <w:rPr>
          <w:bCs/>
        </w:rPr>
        <w:t>"N</w:t>
      </w:r>
      <w:r w:rsidRPr="007D03C7">
        <w:rPr>
          <w:bCs/>
        </w:rPr>
        <w:t>om usuel</w:t>
      </w:r>
      <w:r>
        <w:rPr>
          <w:bCs/>
        </w:rPr>
        <w:t>" : nom usuel</w:t>
      </w:r>
      <w:r w:rsidRPr="00FC273E">
        <w:rPr>
          <w:bCs/>
        </w:rPr>
        <w:t xml:space="preserve"> </w:t>
      </w:r>
      <w:r>
        <w:rPr>
          <w:bCs/>
        </w:rPr>
        <w:t>de l'entreprise associée à la personne pour le centre du statut</w:t>
      </w:r>
    </w:p>
    <w:p w:rsidR="00992BC1" w:rsidRDefault="00992BC1" w:rsidP="00C4499D">
      <w:pPr>
        <w:pStyle w:val="NormalArial"/>
        <w:numPr>
          <w:ilvl w:val="0"/>
          <w:numId w:val="22"/>
        </w:numPr>
        <w:rPr>
          <w:bCs/>
        </w:rPr>
      </w:pPr>
      <w:r>
        <w:rPr>
          <w:bCs/>
        </w:rPr>
        <w:t>"</w:t>
      </w:r>
      <w:r>
        <w:t>T</w:t>
      </w:r>
      <w:r w:rsidRPr="007D03C7">
        <w:rPr>
          <w:bCs/>
        </w:rPr>
        <w:t xml:space="preserve">ype </w:t>
      </w:r>
      <w:r>
        <w:rPr>
          <w:bCs/>
        </w:rPr>
        <w:t>contrat de travail" : type de contrat de travail de la personne pour l'entreprise et le centre du statut. Ce type est lu dans la table de référence des types de contrat de travail.</w:t>
      </w:r>
    </w:p>
    <w:p w:rsidR="00992BC1" w:rsidRDefault="00992BC1" w:rsidP="00C4499D">
      <w:pPr>
        <w:pStyle w:val="NormalArial"/>
        <w:rPr>
          <w:bCs/>
        </w:rPr>
      </w:pPr>
    </w:p>
    <w:p w:rsidR="00992BC1" w:rsidRDefault="00992BC1" w:rsidP="00C4499D">
      <w:pPr>
        <w:pStyle w:val="NormalArial"/>
        <w:rPr>
          <w:bCs/>
        </w:rPr>
      </w:pPr>
      <w:r>
        <w:rPr>
          <w:bCs/>
        </w:rPr>
        <w:lastRenderedPageBreak/>
        <w:t>Colonnes "</w:t>
      </w:r>
      <w:r w:rsidR="00DE0F36">
        <w:rPr>
          <w:bCs/>
        </w:rPr>
        <w:t>Demande</w:t>
      </w:r>
      <w:r>
        <w:rPr>
          <w:bCs/>
        </w:rPr>
        <w:t>"</w:t>
      </w:r>
    </w:p>
    <w:p w:rsidR="00DE0F36" w:rsidRDefault="00DE0F36" w:rsidP="00DE0F36">
      <w:pPr>
        <w:pStyle w:val="NormalArial"/>
        <w:numPr>
          <w:ilvl w:val="0"/>
          <w:numId w:val="22"/>
        </w:numPr>
        <w:rPr>
          <w:bCs/>
        </w:rPr>
      </w:pPr>
      <w:r>
        <w:rPr>
          <w:bCs/>
        </w:rPr>
        <w:t>"Centre" : référence au centre du statut. Le code est lu dans la table de référence des centres</w:t>
      </w:r>
    </w:p>
    <w:p w:rsidR="00992BC1" w:rsidRDefault="00992BC1" w:rsidP="00C4499D">
      <w:pPr>
        <w:pStyle w:val="NormalArial"/>
        <w:numPr>
          <w:ilvl w:val="0"/>
          <w:numId w:val="22"/>
        </w:numPr>
        <w:rPr>
          <w:bCs/>
        </w:rPr>
      </w:pPr>
      <w:r>
        <w:rPr>
          <w:bCs/>
        </w:rPr>
        <w:t>"Unité à l'origine de la demande" : unité à l'origine de la demande (de la demande d'accès) pour le centre du statut. Le code est lu directement dans la table des demandes d'accès.</w:t>
      </w:r>
    </w:p>
    <w:p w:rsidR="00281739" w:rsidRPr="00281739" w:rsidRDefault="00281739" w:rsidP="00281739">
      <w:pPr>
        <w:pStyle w:val="NormalArial"/>
        <w:numPr>
          <w:ilvl w:val="0"/>
          <w:numId w:val="22"/>
        </w:numPr>
        <w:rPr>
          <w:bCs/>
        </w:rPr>
      </w:pPr>
      <w:r>
        <w:rPr>
          <w:bCs/>
        </w:rPr>
        <w:t>Date de fin d’accès au Centre</w:t>
      </w:r>
    </w:p>
    <w:p w:rsidR="00992BC1" w:rsidRDefault="00992BC1" w:rsidP="00C4499D">
      <w:pPr>
        <w:pStyle w:val="NormalArial"/>
        <w:rPr>
          <w:bCs/>
        </w:rPr>
      </w:pPr>
    </w:p>
    <w:p w:rsidR="00992BC1" w:rsidRDefault="00992BC1" w:rsidP="00C4499D">
      <w:pPr>
        <w:pStyle w:val="Titre4bis"/>
      </w:pPr>
      <w:r>
        <w:t xml:space="preserve">Scénario 1 – Extraire l'état des personnes </w:t>
      </w:r>
      <w:r w:rsidRPr="00EB677C">
        <w:t>par statut, date de fin d'accès au centre</w:t>
      </w:r>
      <w:r>
        <w:t xml:space="preserve"> …</w:t>
      </w:r>
    </w:p>
    <w:p w:rsidR="00992BC1" w:rsidRDefault="00992BC1" w:rsidP="001F618F">
      <w:pPr>
        <w:pStyle w:val="NormalArial"/>
        <w:numPr>
          <w:ilvl w:val="0"/>
          <w:numId w:val="195"/>
        </w:numPr>
        <w:jc w:val="both"/>
        <w:rPr>
          <w:bCs/>
        </w:rPr>
      </w:pPr>
      <w:r>
        <w:rPr>
          <w:bCs/>
        </w:rPr>
        <w:t>L'acteur</w:t>
      </w:r>
      <w:r w:rsidRPr="00C23EE9">
        <w:rPr>
          <w:bCs/>
        </w:rPr>
        <w:t xml:space="preserve"> arrive sur le module.</w:t>
      </w:r>
    </w:p>
    <w:p w:rsidR="00992BC1" w:rsidRDefault="00992BC1" w:rsidP="001F618F">
      <w:pPr>
        <w:pStyle w:val="NormalArial"/>
        <w:numPr>
          <w:ilvl w:val="0"/>
          <w:numId w:val="195"/>
        </w:numPr>
        <w:jc w:val="both"/>
        <w:rPr>
          <w:bCs/>
        </w:rPr>
      </w:pPr>
      <w:r>
        <w:rPr>
          <w:bCs/>
        </w:rPr>
        <w:t>Le système affiche le formulaire Critères</w:t>
      </w:r>
    </w:p>
    <w:p w:rsidR="00992BC1" w:rsidRDefault="00992BC1" w:rsidP="001F618F">
      <w:pPr>
        <w:pStyle w:val="NormalArial"/>
        <w:numPr>
          <w:ilvl w:val="0"/>
          <w:numId w:val="195"/>
        </w:numPr>
        <w:jc w:val="both"/>
        <w:rPr>
          <w:bCs/>
        </w:rPr>
      </w:pPr>
      <w:r>
        <w:rPr>
          <w:bCs/>
        </w:rPr>
        <w:t xml:space="preserve">L'acteur saisit les critères et valide </w:t>
      </w:r>
      <w:r>
        <w:rPr>
          <w:b/>
          <w:color w:val="FF0000"/>
        </w:rPr>
        <w:t xml:space="preserve">EXCEPTION1. </w:t>
      </w:r>
    </w:p>
    <w:p w:rsidR="00992BC1" w:rsidRDefault="00992BC1" w:rsidP="001F618F">
      <w:pPr>
        <w:pStyle w:val="NormalArial"/>
        <w:numPr>
          <w:ilvl w:val="0"/>
          <w:numId w:val="195"/>
        </w:numPr>
        <w:jc w:val="both"/>
        <w:rPr>
          <w:bCs/>
        </w:rPr>
      </w:pPr>
      <w:r>
        <w:rPr>
          <w:bCs/>
        </w:rPr>
        <w:t>Le système génère un fichier xls avec les statuts des personnes tels que (les critères qui suivent sont reliés par l'opérateur ET) :</w:t>
      </w:r>
    </w:p>
    <w:p w:rsidR="00992BC1" w:rsidRDefault="00992BC1" w:rsidP="001F618F">
      <w:pPr>
        <w:pStyle w:val="NormalArial"/>
        <w:numPr>
          <w:ilvl w:val="1"/>
          <w:numId w:val="196"/>
        </w:numPr>
        <w:rPr>
          <w:bCs/>
        </w:rPr>
      </w:pPr>
      <w:r>
        <w:rPr>
          <w:bCs/>
        </w:rPr>
        <w:t>Le centre du statut fait partie des centres d'habilitation de l'acteur si l'acteur n'est pas OS de Pôle ou l'unité à l'origine de la demande d'enquête de la personne fait partie de l'unité de l'acteur si l'acteur est OS de Pôle</w:t>
      </w:r>
    </w:p>
    <w:p w:rsidR="00992BC1" w:rsidRDefault="00992BC1" w:rsidP="001F618F">
      <w:pPr>
        <w:pStyle w:val="NormalArial"/>
        <w:numPr>
          <w:ilvl w:val="1"/>
          <w:numId w:val="196"/>
        </w:numPr>
        <w:rPr>
          <w:bCs/>
        </w:rPr>
      </w:pPr>
      <w:r>
        <w:rPr>
          <w:bCs/>
        </w:rPr>
        <w:t>Le statut correspond au statut sélectionné en critère</w:t>
      </w:r>
    </w:p>
    <w:p w:rsidR="00992BC1" w:rsidRDefault="00992BC1" w:rsidP="001F618F">
      <w:pPr>
        <w:pStyle w:val="NormalArial"/>
        <w:numPr>
          <w:ilvl w:val="1"/>
          <w:numId w:val="196"/>
        </w:numPr>
        <w:rPr>
          <w:bCs/>
        </w:rPr>
      </w:pPr>
      <w:r>
        <w:rPr>
          <w:bCs/>
        </w:rPr>
        <w:t>Le sous-statut correspond au sous-statut sélectionné en critère</w:t>
      </w:r>
    </w:p>
    <w:p w:rsidR="00992BC1" w:rsidRDefault="00992BC1" w:rsidP="001F618F">
      <w:pPr>
        <w:pStyle w:val="NormalArial"/>
        <w:numPr>
          <w:ilvl w:val="1"/>
          <w:numId w:val="196"/>
        </w:numPr>
        <w:rPr>
          <w:bCs/>
        </w:rPr>
      </w:pPr>
      <w:r>
        <w:rPr>
          <w:bCs/>
        </w:rPr>
        <w:t>Le type de contrat de travail de la personne correspond au type de contrat de travail sélectionné en critère</w:t>
      </w:r>
    </w:p>
    <w:p w:rsidR="00992BC1" w:rsidRDefault="00992BC1" w:rsidP="001F618F">
      <w:pPr>
        <w:pStyle w:val="NormalArial"/>
        <w:numPr>
          <w:ilvl w:val="1"/>
          <w:numId w:val="196"/>
        </w:numPr>
        <w:rPr>
          <w:bCs/>
        </w:rPr>
      </w:pPr>
      <w:r>
        <w:rPr>
          <w:bCs/>
        </w:rPr>
        <w:t xml:space="preserve">La date de fin d'accès de la demande </w:t>
      </w:r>
      <w:r w:rsidR="001F618F">
        <w:rPr>
          <w:bCs/>
        </w:rPr>
        <w:t xml:space="preserve">d'accès </w:t>
      </w:r>
      <w:r>
        <w:rPr>
          <w:bCs/>
        </w:rPr>
        <w:t>de la personne est postérieure à la date du jour</w:t>
      </w:r>
    </w:p>
    <w:p w:rsidR="00992BC1" w:rsidRDefault="00992BC1" w:rsidP="001F618F">
      <w:pPr>
        <w:pStyle w:val="NormalArial"/>
        <w:numPr>
          <w:ilvl w:val="0"/>
          <w:numId w:val="195"/>
        </w:numPr>
        <w:jc w:val="both"/>
        <w:rPr>
          <w:bCs/>
        </w:rPr>
      </w:pPr>
      <w:r w:rsidRPr="00BC06BF">
        <w:rPr>
          <w:bCs/>
        </w:rPr>
        <w:t>Le système propose à l’acteur de télécharger le fichier xls</w:t>
      </w:r>
    </w:p>
    <w:p w:rsidR="001F618F" w:rsidRDefault="001F618F" w:rsidP="001F618F">
      <w:pPr>
        <w:pStyle w:val="NormalArial"/>
        <w:jc w:val="both"/>
        <w:rPr>
          <w:bCs/>
        </w:rPr>
      </w:pPr>
    </w:p>
    <w:p w:rsidR="001F618F" w:rsidRPr="00BC06BF" w:rsidRDefault="001F618F" w:rsidP="001F618F">
      <w:pPr>
        <w:pStyle w:val="NormalArial"/>
        <w:jc w:val="both"/>
        <w:rPr>
          <w:bCs/>
        </w:rPr>
      </w:pPr>
      <w:r>
        <w:rPr>
          <w:bCs/>
        </w:rPr>
        <w:t>Le tableau est trié sur le nom de naissance, puis le prénom.</w:t>
      </w:r>
    </w:p>
    <w:p w:rsidR="00992BC1" w:rsidRPr="004862CD" w:rsidRDefault="00992BC1" w:rsidP="00C4499D">
      <w:pPr>
        <w:pStyle w:val="NormalArial"/>
      </w:pPr>
    </w:p>
    <w:p w:rsidR="00992BC1" w:rsidRDefault="00992BC1" w:rsidP="00C4499D">
      <w:pPr>
        <w:pStyle w:val="Titre4bis"/>
      </w:pPr>
      <w:r>
        <w:t>Cas d'exception</w:t>
      </w:r>
    </w:p>
    <w:p w:rsidR="00992BC1" w:rsidRPr="00914A85" w:rsidRDefault="00992BC1" w:rsidP="00C4499D">
      <w:pPr>
        <w:pStyle w:val="NormalArial"/>
        <w:jc w:val="both"/>
      </w:pPr>
      <w:r>
        <w:rPr>
          <w:b/>
          <w:color w:val="FF0000"/>
        </w:rPr>
        <w:t xml:space="preserve">EXCEPTION1 : </w:t>
      </w:r>
      <w:r>
        <w:t>L’acteur doit saisir au moins un critère parmi les critères proposés.  S</w:t>
      </w:r>
      <w:r w:rsidRPr="00D4614D">
        <w:t xml:space="preserve">i </w:t>
      </w:r>
      <w:r>
        <w:t>les données du formulaire sont invalides, l'acteur est redirigé vers le formulaire et un message d’erreur est affiché.</w:t>
      </w:r>
    </w:p>
    <w:p w:rsidR="00992BC1" w:rsidRPr="004862CD" w:rsidRDefault="00290712" w:rsidP="00C4499D">
      <w:pPr>
        <w:pStyle w:val="NormalArial"/>
      </w:pPr>
      <w:r>
        <w:br w:type="page"/>
      </w:r>
    </w:p>
    <w:p w:rsidR="00992BC1" w:rsidRDefault="00992BC1" w:rsidP="001159B8">
      <w:pPr>
        <w:pStyle w:val="Titre2"/>
      </w:pPr>
      <w:bookmarkStart w:id="4814" w:name="_Toc292454262"/>
      <w:r>
        <w:lastRenderedPageBreak/>
        <w:t xml:space="preserve">Extraction de statistiques </w:t>
      </w:r>
      <w:r w:rsidR="00D7285B">
        <w:t>(Etat 10)</w:t>
      </w:r>
      <w:bookmarkEnd w:id="4814"/>
    </w:p>
    <w:p w:rsidR="00992BC1" w:rsidRPr="005C65D8" w:rsidRDefault="00992BC1" w:rsidP="00D23387">
      <w:pPr>
        <w:pStyle w:val="Titre3"/>
      </w:pPr>
      <w:bookmarkStart w:id="4815" w:name="_Toc292454263"/>
      <w:r w:rsidRPr="00F82106">
        <w:t xml:space="preserve">Cas d'utilisation </w:t>
      </w:r>
      <w:r>
        <w:t>extraire les statistiques</w:t>
      </w:r>
      <w:bookmarkEnd w:id="4815"/>
    </w:p>
    <w:p w:rsidR="00992BC1" w:rsidRDefault="00992BC1" w:rsidP="001159B8">
      <w:pPr>
        <w:pStyle w:val="NormalArial"/>
      </w:pPr>
      <w:r w:rsidRPr="00795BE7">
        <w:rPr>
          <w:b/>
        </w:rPr>
        <w:t>Résumé</w:t>
      </w:r>
      <w:r>
        <w:t xml:space="preserve"> : Cette fonctionnalité permet à l'acteur d'extraire des statistiques sur les fiches de personnes créées ou modifiées, les demandes d'accès renouvelées, les avis FSD rendus, les nouveaux salariés et les nouvelles entreprises créés dans le système.</w:t>
      </w:r>
    </w:p>
    <w:p w:rsidR="00992BC1" w:rsidRDefault="00992BC1" w:rsidP="001159B8">
      <w:pPr>
        <w:pStyle w:val="NormalArial"/>
      </w:pPr>
      <w:r w:rsidRPr="00795BE7">
        <w:rPr>
          <w:b/>
        </w:rPr>
        <w:t>Acteur(s)</w:t>
      </w:r>
      <w:r>
        <w:t xml:space="preserve"> : </w:t>
      </w:r>
      <w:r w:rsidR="00290712">
        <w:t xml:space="preserve">Accueil, </w:t>
      </w:r>
      <w:r w:rsidRPr="0006541F">
        <w:t xml:space="preserve">Administrateur </w:t>
      </w:r>
      <w:r>
        <w:t xml:space="preserve">National, </w:t>
      </w:r>
      <w:r w:rsidRPr="0006541F">
        <w:t>Administrateur Centre</w:t>
      </w:r>
      <w:r>
        <w:t>, OS de Pôle</w:t>
      </w:r>
    </w:p>
    <w:p w:rsidR="00992BC1" w:rsidRDefault="00992BC1" w:rsidP="001159B8">
      <w:pPr>
        <w:pStyle w:val="NormalArial"/>
      </w:pPr>
      <w:r w:rsidRPr="00795BE7">
        <w:rPr>
          <w:b/>
        </w:rPr>
        <w:t>Pré-condition</w:t>
      </w:r>
      <w:r>
        <w:t xml:space="preserve"> : L'acteur est identifié </w:t>
      </w:r>
    </w:p>
    <w:p w:rsidR="00992BC1" w:rsidRDefault="00992BC1" w:rsidP="001159B8">
      <w:pPr>
        <w:pStyle w:val="NormalArial"/>
      </w:pPr>
      <w:r w:rsidRPr="00795BE7">
        <w:rPr>
          <w:b/>
        </w:rPr>
        <w:t>Post-condition</w:t>
      </w:r>
      <w:r>
        <w:t xml:space="preserve"> : Les statistiques sont extraites</w:t>
      </w:r>
    </w:p>
    <w:p w:rsidR="00992BC1" w:rsidRDefault="00992BC1" w:rsidP="00C4499D">
      <w:pPr>
        <w:pStyle w:val="Titre4bis"/>
      </w:pPr>
      <w:r>
        <w:t>Interface Critères</w:t>
      </w:r>
    </w:p>
    <w:p w:rsidR="00992BC1" w:rsidRDefault="00992BC1" w:rsidP="00C4499D">
      <w:pPr>
        <w:pStyle w:val="NormalArial"/>
        <w:rPr>
          <w:bCs/>
        </w:rPr>
      </w:pPr>
      <w:r>
        <w:rPr>
          <w:bCs/>
        </w:rPr>
        <w:t>L'écran affiche un formulaire de saisie</w:t>
      </w:r>
    </w:p>
    <w:p w:rsidR="00992BC1" w:rsidRDefault="00992BC1" w:rsidP="00C4499D">
      <w:pPr>
        <w:pStyle w:val="NormalArial"/>
        <w:numPr>
          <w:ilvl w:val="0"/>
          <w:numId w:val="22"/>
        </w:numPr>
        <w:rPr>
          <w:bCs/>
        </w:rPr>
      </w:pPr>
      <w:r>
        <w:rPr>
          <w:bCs/>
        </w:rPr>
        <w:t xml:space="preserve">"Période" : permet la saisie d'une période </w:t>
      </w:r>
      <w:r w:rsidRPr="00BC06BF">
        <w:rPr>
          <w:bCs/>
        </w:rPr>
        <w:t>du &lt;première date&gt; au &lt;seconde date&gt;</w:t>
      </w:r>
      <w:r>
        <w:rPr>
          <w:b/>
          <w:bCs/>
        </w:rPr>
        <w:t xml:space="preserve"> </w:t>
      </w:r>
      <w:r w:rsidRPr="00BC06BF">
        <w:rPr>
          <w:bCs/>
        </w:rPr>
        <w:t xml:space="preserve"> (2 champs de saisie date au format JJ/MM/AAAA)</w:t>
      </w:r>
      <w:r>
        <w:rPr>
          <w:bCs/>
        </w:rPr>
        <w:t xml:space="preserve">.  La saisie des 2 dates est obligatoire. </w:t>
      </w:r>
    </w:p>
    <w:p w:rsidR="00992BC1" w:rsidRDefault="00992BC1" w:rsidP="00C4499D">
      <w:pPr>
        <w:pStyle w:val="NormalArial"/>
        <w:numPr>
          <w:ilvl w:val="0"/>
          <w:numId w:val="22"/>
        </w:numPr>
        <w:rPr>
          <w:bCs/>
        </w:rPr>
      </w:pPr>
      <w:r>
        <w:rPr>
          <w:bCs/>
        </w:rPr>
        <w:t>"Statut" : liste contenant les statuts de la table de référence des statuts</w:t>
      </w:r>
    </w:p>
    <w:p w:rsidR="00992BC1" w:rsidRDefault="00992BC1" w:rsidP="00C4499D">
      <w:pPr>
        <w:pStyle w:val="NormalArial"/>
        <w:numPr>
          <w:ilvl w:val="0"/>
          <w:numId w:val="22"/>
        </w:numPr>
        <w:rPr>
          <w:bCs/>
        </w:rPr>
      </w:pPr>
      <w:r>
        <w:rPr>
          <w:bCs/>
        </w:rPr>
        <w:t>"Unité de la demande d'accès" : permet de saisir une unité. Si l'acteur saisit seulement le début d'une unité suivi du caractère "*", le système recherche les personnes pour l'unité saisie et les sous-unités. Sans le caractère "*", la recherche porte uniquement sur l'unité saisie.</w:t>
      </w:r>
    </w:p>
    <w:p w:rsidR="00992BC1" w:rsidRDefault="00992BC1" w:rsidP="00C4499D">
      <w:pPr>
        <w:pStyle w:val="NormalArial"/>
        <w:numPr>
          <w:ilvl w:val="0"/>
          <w:numId w:val="22"/>
        </w:numPr>
        <w:rPr>
          <w:bCs/>
        </w:rPr>
      </w:pPr>
      <w:r>
        <w:rPr>
          <w:bCs/>
        </w:rPr>
        <w:t>Un bouton "Valider"</w:t>
      </w:r>
    </w:p>
    <w:p w:rsidR="00992BC1" w:rsidRDefault="00992BC1" w:rsidP="00C4499D">
      <w:pPr>
        <w:pStyle w:val="NormalArial"/>
        <w:rPr>
          <w:bCs/>
        </w:rPr>
      </w:pPr>
    </w:p>
    <w:p w:rsidR="00992BC1" w:rsidRDefault="00992BC1" w:rsidP="00C4499D">
      <w:pPr>
        <w:pStyle w:val="Titre4bis"/>
      </w:pPr>
      <w:r>
        <w:t>Interface Fichier XLS – Extraction des statistiques</w:t>
      </w:r>
    </w:p>
    <w:p w:rsidR="00992BC1" w:rsidRDefault="00C46026" w:rsidP="00C4499D">
      <w:pPr>
        <w:pStyle w:val="NormalArial"/>
        <w:rPr>
          <w:bCs/>
        </w:rPr>
      </w:pPr>
      <w:r>
        <w:rPr>
          <w:bCs/>
        </w:rPr>
        <w:t>Les critères sont rappelés au début du fichier, avec une ligne par critère.</w:t>
      </w:r>
    </w:p>
    <w:p w:rsidR="00992BC1" w:rsidRDefault="00992BC1" w:rsidP="00C4499D">
      <w:pPr>
        <w:pStyle w:val="NormalArial"/>
        <w:rPr>
          <w:bCs/>
        </w:rPr>
      </w:pPr>
      <w:r>
        <w:rPr>
          <w:bCs/>
        </w:rPr>
        <w:t>Ensuite une ligne est affichée par couple, unité à l'origine de la demande</w:t>
      </w:r>
      <w:r w:rsidR="00A51130">
        <w:rPr>
          <w:bCs/>
        </w:rPr>
        <w:t xml:space="preserve">, statut </w:t>
      </w:r>
      <w:r>
        <w:rPr>
          <w:bCs/>
        </w:rPr>
        <w:t>). Les colonnes du tableau sont :</w:t>
      </w:r>
    </w:p>
    <w:p w:rsidR="00992BC1" w:rsidRDefault="00992BC1" w:rsidP="00C4499D">
      <w:pPr>
        <w:pStyle w:val="NormalArial"/>
        <w:rPr>
          <w:bCs/>
        </w:rPr>
      </w:pPr>
    </w:p>
    <w:p w:rsidR="00992BC1" w:rsidRDefault="00992BC1" w:rsidP="00C4499D">
      <w:pPr>
        <w:pStyle w:val="NormalArial"/>
        <w:numPr>
          <w:ilvl w:val="0"/>
          <w:numId w:val="22"/>
        </w:numPr>
        <w:rPr>
          <w:bCs/>
        </w:rPr>
      </w:pPr>
      <w:r>
        <w:rPr>
          <w:bCs/>
        </w:rPr>
        <w:t>"Unité à l'origine de la demande" : unité de la demande d'accès des personnes.</w:t>
      </w:r>
    </w:p>
    <w:p w:rsidR="00152784" w:rsidRDefault="00152784" w:rsidP="00C4499D">
      <w:pPr>
        <w:pStyle w:val="NormalArial"/>
        <w:numPr>
          <w:ilvl w:val="0"/>
          <w:numId w:val="22"/>
        </w:numPr>
        <w:rPr>
          <w:bCs/>
        </w:rPr>
      </w:pPr>
      <w:r>
        <w:rPr>
          <w:bCs/>
        </w:rPr>
        <w:t>"Statut" : statut de la personne pour le centre.</w:t>
      </w:r>
    </w:p>
    <w:p w:rsidR="00992BC1" w:rsidRDefault="00992BC1" w:rsidP="00C4499D">
      <w:pPr>
        <w:pStyle w:val="NormalArial"/>
        <w:rPr>
          <w:bCs/>
        </w:rPr>
      </w:pPr>
    </w:p>
    <w:p w:rsidR="00992BC1" w:rsidRDefault="00992BC1" w:rsidP="00C4499D">
      <w:pPr>
        <w:pStyle w:val="NormalArial"/>
        <w:rPr>
          <w:bCs/>
        </w:rPr>
      </w:pPr>
    </w:p>
    <w:p w:rsidR="00992BC1" w:rsidRDefault="00992BC1" w:rsidP="00C4499D">
      <w:pPr>
        <w:pStyle w:val="NormalArial"/>
        <w:numPr>
          <w:ilvl w:val="0"/>
          <w:numId w:val="22"/>
        </w:numPr>
        <w:rPr>
          <w:bCs/>
        </w:rPr>
      </w:pPr>
      <w:r>
        <w:rPr>
          <w:bCs/>
        </w:rPr>
        <w:t>"</w:t>
      </w:r>
      <w:r w:rsidRPr="00D364F1">
        <w:rPr>
          <w:bCs/>
        </w:rPr>
        <w:t>Nombre de fiches créées</w:t>
      </w:r>
      <w:r>
        <w:rPr>
          <w:bCs/>
        </w:rPr>
        <w:t>" : nombre de personnes créées dans le système selon les critères saisis.</w:t>
      </w:r>
    </w:p>
    <w:p w:rsidR="00992BC1" w:rsidRDefault="00992BC1" w:rsidP="00C4499D">
      <w:pPr>
        <w:pStyle w:val="NormalArial"/>
        <w:numPr>
          <w:ilvl w:val="0"/>
          <w:numId w:val="22"/>
        </w:numPr>
        <w:rPr>
          <w:bCs/>
        </w:rPr>
      </w:pPr>
      <w:r>
        <w:rPr>
          <w:bCs/>
        </w:rPr>
        <w:t>"</w:t>
      </w:r>
      <w:r w:rsidRPr="00D364F1">
        <w:rPr>
          <w:bCs/>
        </w:rPr>
        <w:t xml:space="preserve">Nombre de fiches </w:t>
      </w:r>
      <w:r>
        <w:rPr>
          <w:bCs/>
        </w:rPr>
        <w:t>modifiées" : nombre de personnes modifiées dans le système selon les critères saisis.</w:t>
      </w:r>
    </w:p>
    <w:p w:rsidR="00992BC1" w:rsidRDefault="00992BC1" w:rsidP="00C4499D">
      <w:pPr>
        <w:pStyle w:val="NormalArial"/>
        <w:numPr>
          <w:ilvl w:val="0"/>
          <w:numId w:val="22"/>
        </w:numPr>
        <w:rPr>
          <w:bCs/>
        </w:rPr>
      </w:pPr>
      <w:r>
        <w:rPr>
          <w:bCs/>
        </w:rPr>
        <w:t>"</w:t>
      </w:r>
      <w:r w:rsidRPr="00D364F1">
        <w:rPr>
          <w:bCs/>
        </w:rPr>
        <w:t>Nombre de renouvellement demandes d'accès</w:t>
      </w:r>
      <w:r>
        <w:rPr>
          <w:bCs/>
        </w:rPr>
        <w:t>" : nombre de demande d'accès</w:t>
      </w:r>
      <w:r w:rsidR="00C519C5">
        <w:rPr>
          <w:bCs/>
        </w:rPr>
        <w:t xml:space="preserve"> modifiées</w:t>
      </w:r>
      <w:r>
        <w:rPr>
          <w:bCs/>
        </w:rPr>
        <w:t xml:space="preserve"> selon les critères choisis</w:t>
      </w:r>
    </w:p>
    <w:p w:rsidR="00992BC1" w:rsidRDefault="00992BC1" w:rsidP="00C4499D">
      <w:pPr>
        <w:pStyle w:val="NormalArial"/>
        <w:numPr>
          <w:ilvl w:val="0"/>
          <w:numId w:val="22"/>
        </w:numPr>
        <w:rPr>
          <w:bCs/>
        </w:rPr>
      </w:pPr>
      <w:r>
        <w:rPr>
          <w:bCs/>
        </w:rPr>
        <w:t>"</w:t>
      </w:r>
      <w:r w:rsidRPr="00D364F1">
        <w:rPr>
          <w:bCs/>
        </w:rPr>
        <w:t xml:space="preserve">Nombre </w:t>
      </w:r>
      <w:r>
        <w:rPr>
          <w:bCs/>
        </w:rPr>
        <w:t>d'avis FSD rendus" : nombre d'avis FSD sélectionnés  selon les critères choisis</w:t>
      </w:r>
    </w:p>
    <w:p w:rsidR="00992BC1" w:rsidRDefault="00992BC1" w:rsidP="00C4499D">
      <w:pPr>
        <w:pStyle w:val="NormalArial"/>
        <w:numPr>
          <w:ilvl w:val="0"/>
          <w:numId w:val="22"/>
        </w:numPr>
        <w:rPr>
          <w:bCs/>
        </w:rPr>
      </w:pPr>
      <w:r>
        <w:rPr>
          <w:bCs/>
        </w:rPr>
        <w:t>"</w:t>
      </w:r>
      <w:r w:rsidRPr="00E83EDD">
        <w:rPr>
          <w:bCs/>
        </w:rPr>
        <w:t>Nombre de nouvelles sociétés</w:t>
      </w:r>
      <w:r>
        <w:rPr>
          <w:bCs/>
        </w:rPr>
        <w:t>" : nombre d'entreprises sélectionnées selon les critères choisis</w:t>
      </w:r>
    </w:p>
    <w:p w:rsidR="00992BC1" w:rsidRDefault="00992BC1" w:rsidP="00C4499D">
      <w:pPr>
        <w:pStyle w:val="Titre4bis"/>
      </w:pPr>
      <w:r>
        <w:t>Scénario 1 – Extraire les statistiques</w:t>
      </w:r>
    </w:p>
    <w:p w:rsidR="00992BC1" w:rsidRDefault="00992BC1" w:rsidP="00C4499D">
      <w:pPr>
        <w:pStyle w:val="NormalArial"/>
        <w:numPr>
          <w:ilvl w:val="0"/>
          <w:numId w:val="97"/>
        </w:numPr>
        <w:jc w:val="both"/>
        <w:rPr>
          <w:bCs/>
        </w:rPr>
      </w:pPr>
      <w:r>
        <w:rPr>
          <w:bCs/>
        </w:rPr>
        <w:t>L'acteur</w:t>
      </w:r>
      <w:r w:rsidRPr="00C23EE9">
        <w:rPr>
          <w:bCs/>
        </w:rPr>
        <w:t xml:space="preserve"> arrive sur le module.</w:t>
      </w:r>
    </w:p>
    <w:p w:rsidR="00992BC1" w:rsidRDefault="00992BC1" w:rsidP="00C4499D">
      <w:pPr>
        <w:pStyle w:val="NormalArial"/>
        <w:numPr>
          <w:ilvl w:val="0"/>
          <w:numId w:val="97"/>
        </w:numPr>
        <w:jc w:val="both"/>
        <w:rPr>
          <w:bCs/>
        </w:rPr>
      </w:pPr>
      <w:r>
        <w:rPr>
          <w:bCs/>
        </w:rPr>
        <w:t>Le système affiche le formulaire Critères</w:t>
      </w:r>
    </w:p>
    <w:p w:rsidR="00992BC1" w:rsidRDefault="00992BC1" w:rsidP="00C4499D">
      <w:pPr>
        <w:pStyle w:val="NormalArial"/>
        <w:numPr>
          <w:ilvl w:val="0"/>
          <w:numId w:val="97"/>
        </w:numPr>
        <w:jc w:val="both"/>
        <w:rPr>
          <w:bCs/>
        </w:rPr>
      </w:pPr>
      <w:r>
        <w:rPr>
          <w:bCs/>
        </w:rPr>
        <w:t xml:space="preserve">L'acteur saisit les critères et valide </w:t>
      </w:r>
      <w:r>
        <w:rPr>
          <w:b/>
          <w:color w:val="FF0000"/>
        </w:rPr>
        <w:t xml:space="preserve">EXCEPTION1. </w:t>
      </w:r>
    </w:p>
    <w:p w:rsidR="00992BC1" w:rsidRDefault="00992BC1" w:rsidP="00C4499D">
      <w:pPr>
        <w:pStyle w:val="NormalArial"/>
        <w:numPr>
          <w:ilvl w:val="0"/>
          <w:numId w:val="97"/>
        </w:numPr>
        <w:jc w:val="both"/>
        <w:rPr>
          <w:bCs/>
        </w:rPr>
      </w:pPr>
      <w:r>
        <w:rPr>
          <w:bCs/>
        </w:rPr>
        <w:t>Le système génère un fichier xls en utilisant les méthodes de calcul décrites ci-dessous.</w:t>
      </w:r>
    </w:p>
    <w:p w:rsidR="00992BC1" w:rsidRPr="00BC06BF" w:rsidRDefault="00992BC1" w:rsidP="00C4499D">
      <w:pPr>
        <w:pStyle w:val="NormalArial"/>
        <w:numPr>
          <w:ilvl w:val="0"/>
          <w:numId w:val="97"/>
        </w:numPr>
        <w:jc w:val="both"/>
        <w:rPr>
          <w:bCs/>
        </w:rPr>
      </w:pPr>
      <w:r w:rsidRPr="00BC06BF">
        <w:rPr>
          <w:bCs/>
        </w:rPr>
        <w:t>Le système propose à l’acteur de télécharger le fichier xls</w:t>
      </w:r>
    </w:p>
    <w:p w:rsidR="00992BC1" w:rsidRDefault="00992BC1" w:rsidP="00C4499D">
      <w:pPr>
        <w:pStyle w:val="NormalArial"/>
      </w:pPr>
    </w:p>
    <w:p w:rsidR="00992BC1" w:rsidRPr="00D255D0" w:rsidRDefault="00992BC1" w:rsidP="00C4499D">
      <w:pPr>
        <w:pStyle w:val="NormalArial"/>
        <w:rPr>
          <w:u w:val="single"/>
        </w:rPr>
      </w:pPr>
      <w:r w:rsidRPr="00D255D0">
        <w:rPr>
          <w:u w:val="single"/>
        </w:rPr>
        <w:t>Méthode de calcul du nombre de fiches créées :</w:t>
      </w:r>
    </w:p>
    <w:p w:rsidR="00992BC1" w:rsidRDefault="00992BC1" w:rsidP="00C4499D">
      <w:pPr>
        <w:pStyle w:val="NormalArial"/>
      </w:pPr>
      <w:r>
        <w:t>On extrait les personnes dont :</w:t>
      </w:r>
    </w:p>
    <w:p w:rsidR="00992BC1" w:rsidRDefault="00992BC1" w:rsidP="00C4499D">
      <w:pPr>
        <w:pStyle w:val="NormalArial"/>
        <w:numPr>
          <w:ilvl w:val="0"/>
          <w:numId w:val="98"/>
        </w:numPr>
      </w:pPr>
      <w:r>
        <w:t>le centre de la demande d'enquête fait partie des centres d'habilitation de l'acteur</w:t>
      </w:r>
    </w:p>
    <w:p w:rsidR="00992BC1" w:rsidRDefault="00992BC1" w:rsidP="00C4499D">
      <w:pPr>
        <w:pStyle w:val="NormalArial"/>
        <w:numPr>
          <w:ilvl w:val="0"/>
          <w:numId w:val="98"/>
        </w:numPr>
      </w:pPr>
      <w:r>
        <w:t>et dont le statut correspond au statut sélectionné comme critère</w:t>
      </w:r>
    </w:p>
    <w:p w:rsidR="00992BC1" w:rsidRDefault="00992BC1" w:rsidP="00C4499D">
      <w:pPr>
        <w:pStyle w:val="NormalArial"/>
        <w:numPr>
          <w:ilvl w:val="0"/>
          <w:numId w:val="98"/>
        </w:numPr>
      </w:pPr>
      <w:r>
        <w:t>et dont l'unité à l'origine de la demande correspond à l'unité de la demande d'accès saisie en critère</w:t>
      </w:r>
    </w:p>
    <w:p w:rsidR="00992BC1" w:rsidRDefault="00992BC1" w:rsidP="00C4499D">
      <w:pPr>
        <w:pStyle w:val="NormalArial"/>
        <w:numPr>
          <w:ilvl w:val="0"/>
          <w:numId w:val="98"/>
        </w:numPr>
      </w:pPr>
      <w:r>
        <w:t>et dont la date de création appartient à la période saisie en critère</w:t>
      </w:r>
    </w:p>
    <w:p w:rsidR="00992BC1" w:rsidRDefault="00992BC1" w:rsidP="00C4499D">
      <w:pPr>
        <w:pStyle w:val="NormalArial"/>
      </w:pPr>
      <w:r>
        <w:t>On compte le nombre de lignes obtenus par couple "unité à l'origine de la demande"</w:t>
      </w:r>
      <w:r w:rsidR="00900E12">
        <w:t>, "statut"</w:t>
      </w:r>
      <w:r>
        <w:t>)</w:t>
      </w:r>
    </w:p>
    <w:p w:rsidR="00992BC1" w:rsidRDefault="00992BC1" w:rsidP="00C4499D">
      <w:pPr>
        <w:pStyle w:val="NormalArial"/>
      </w:pPr>
    </w:p>
    <w:p w:rsidR="00992BC1" w:rsidRPr="00D255D0" w:rsidRDefault="00992BC1" w:rsidP="00C4499D">
      <w:pPr>
        <w:pStyle w:val="NormalArial"/>
        <w:rPr>
          <w:u w:val="single"/>
        </w:rPr>
      </w:pPr>
      <w:r w:rsidRPr="00D255D0">
        <w:rPr>
          <w:u w:val="single"/>
        </w:rPr>
        <w:t xml:space="preserve">Méthode de calcul du nombre de fiches </w:t>
      </w:r>
      <w:r>
        <w:rPr>
          <w:u w:val="single"/>
        </w:rPr>
        <w:t>modifiées</w:t>
      </w:r>
      <w:r w:rsidRPr="00D255D0">
        <w:rPr>
          <w:u w:val="single"/>
        </w:rPr>
        <w:t xml:space="preserve"> :</w:t>
      </w:r>
    </w:p>
    <w:p w:rsidR="00992BC1" w:rsidRDefault="00992BC1" w:rsidP="00C4499D">
      <w:pPr>
        <w:pStyle w:val="NormalArial"/>
      </w:pPr>
      <w:r>
        <w:t>On extrait les personnes dont :</w:t>
      </w:r>
    </w:p>
    <w:p w:rsidR="00992BC1" w:rsidRDefault="00992BC1" w:rsidP="00C4499D">
      <w:pPr>
        <w:pStyle w:val="NormalArial"/>
        <w:numPr>
          <w:ilvl w:val="0"/>
          <w:numId w:val="98"/>
        </w:numPr>
      </w:pPr>
      <w:r>
        <w:t>le centre de la demande d'enquête fait partie des centres d'habilitation de l'acteur</w:t>
      </w:r>
    </w:p>
    <w:p w:rsidR="00992BC1" w:rsidRDefault="00992BC1" w:rsidP="00C4499D">
      <w:pPr>
        <w:pStyle w:val="NormalArial"/>
        <w:numPr>
          <w:ilvl w:val="0"/>
          <w:numId w:val="98"/>
        </w:numPr>
      </w:pPr>
      <w:r>
        <w:t>et dont le statut correspond au statut sélectionné comme critère</w:t>
      </w:r>
    </w:p>
    <w:p w:rsidR="00992BC1" w:rsidRDefault="00992BC1" w:rsidP="00C4499D">
      <w:pPr>
        <w:pStyle w:val="NormalArial"/>
        <w:numPr>
          <w:ilvl w:val="0"/>
          <w:numId w:val="98"/>
        </w:numPr>
      </w:pPr>
      <w:r>
        <w:t>et dont l'unité à l'origine de la demande correspond à l'unité de la demande d'accès saisie en critère</w:t>
      </w:r>
    </w:p>
    <w:p w:rsidR="00992BC1" w:rsidRDefault="00992BC1" w:rsidP="00C4499D">
      <w:pPr>
        <w:pStyle w:val="NormalArial"/>
        <w:numPr>
          <w:ilvl w:val="0"/>
          <w:numId w:val="98"/>
        </w:numPr>
      </w:pPr>
      <w:r>
        <w:t xml:space="preserve">et dont </w:t>
      </w:r>
      <w:r w:rsidR="00900E12">
        <w:t xml:space="preserve">les informations Identité, ou Badge, ou entreprise, ou marché ou aptitude médicale, ou demande d'enquête, ou avis FSD, ou formation, ou rattachement, ou lieu de travail, ont été modifiées pendant </w:t>
      </w:r>
      <w:r>
        <w:t>la période saisie en critère</w:t>
      </w:r>
      <w:r w:rsidR="00900E12">
        <w:t xml:space="preserve">. </w:t>
      </w:r>
      <w:r w:rsidR="00223444">
        <w:t>Cependant, si seule la date de début ou la date de fin de la demande d'accès ont été modifiées pendant la période, il ne faut pas comptabiliser la fiche.</w:t>
      </w:r>
    </w:p>
    <w:p w:rsidR="00992BC1" w:rsidRDefault="00992BC1" w:rsidP="00C4499D">
      <w:pPr>
        <w:pStyle w:val="NormalArial"/>
      </w:pPr>
      <w:r>
        <w:t>On compte le nombre de lignes obtenus par couple ("unité à l'origine de la demande"</w:t>
      </w:r>
      <w:r w:rsidR="00786E84">
        <w:t>, "statut"</w:t>
      </w:r>
      <w:r>
        <w:t>)</w:t>
      </w:r>
    </w:p>
    <w:p w:rsidR="00992BC1" w:rsidRDefault="00992BC1" w:rsidP="00C4499D">
      <w:pPr>
        <w:pStyle w:val="NormalArial"/>
      </w:pPr>
    </w:p>
    <w:p w:rsidR="00992BC1" w:rsidRPr="000C1442" w:rsidRDefault="00992BC1" w:rsidP="00C4499D">
      <w:pPr>
        <w:pStyle w:val="NormalArial"/>
        <w:rPr>
          <w:u w:val="single"/>
        </w:rPr>
      </w:pPr>
      <w:r w:rsidRPr="000C1442">
        <w:rPr>
          <w:u w:val="single"/>
        </w:rPr>
        <w:t xml:space="preserve">Méthode de calcul du nombre </w:t>
      </w:r>
      <w:r w:rsidRPr="000C1442">
        <w:rPr>
          <w:bCs/>
          <w:u w:val="single"/>
        </w:rPr>
        <w:t>de renouvellement demandes d'accès</w:t>
      </w:r>
      <w:r w:rsidRPr="000C1442">
        <w:rPr>
          <w:u w:val="single"/>
        </w:rPr>
        <w:t>:</w:t>
      </w:r>
    </w:p>
    <w:p w:rsidR="00992BC1" w:rsidRDefault="00992BC1" w:rsidP="00C4499D">
      <w:pPr>
        <w:pStyle w:val="NormalArial"/>
      </w:pPr>
      <w:r>
        <w:t>On extrait les personnes dont :</w:t>
      </w:r>
    </w:p>
    <w:p w:rsidR="00992BC1" w:rsidRDefault="00992BC1" w:rsidP="00C4499D">
      <w:pPr>
        <w:pStyle w:val="NormalArial"/>
        <w:numPr>
          <w:ilvl w:val="0"/>
          <w:numId w:val="98"/>
        </w:numPr>
      </w:pPr>
      <w:r>
        <w:t>le centre de la demande d'enquête fait partie des centres d'habilitation de l'acteur</w:t>
      </w:r>
    </w:p>
    <w:p w:rsidR="00992BC1" w:rsidRDefault="00992BC1" w:rsidP="00C4499D">
      <w:pPr>
        <w:pStyle w:val="NormalArial"/>
        <w:numPr>
          <w:ilvl w:val="0"/>
          <w:numId w:val="98"/>
        </w:numPr>
      </w:pPr>
      <w:r>
        <w:t>et dont le statut correspond au statut sélectionné comme critère</w:t>
      </w:r>
    </w:p>
    <w:p w:rsidR="00992BC1" w:rsidRDefault="00992BC1" w:rsidP="00C4499D">
      <w:pPr>
        <w:pStyle w:val="NormalArial"/>
        <w:numPr>
          <w:ilvl w:val="0"/>
          <w:numId w:val="98"/>
        </w:numPr>
      </w:pPr>
      <w:r>
        <w:t>et dont l'unité à l'origine de la demande correspond à l'unité de la demande d'accès saisie en critère</w:t>
      </w:r>
    </w:p>
    <w:p w:rsidR="00992BC1" w:rsidRDefault="00223444" w:rsidP="00C4499D">
      <w:pPr>
        <w:pStyle w:val="NormalArial"/>
        <w:numPr>
          <w:ilvl w:val="0"/>
          <w:numId w:val="98"/>
        </w:numPr>
      </w:pPr>
      <w:r>
        <w:t>.</w:t>
      </w:r>
      <w:r w:rsidR="00C365F6" w:rsidRPr="00C365F6">
        <w:rPr>
          <w:color w:val="C00000"/>
        </w:rPr>
        <w:t xml:space="preserve"> </w:t>
      </w:r>
      <w:r w:rsidR="00C365F6">
        <w:rPr>
          <w:color w:val="C00000"/>
        </w:rPr>
        <w:t>telles qu’au moins une des dates contenues dans l'historique des demandes d'accès a été modifiée dans la période saisie en critère pour la personne et pour le centre.  Les modifications des autres données de la demande d’accès ne sont pas prises en compte.</w:t>
      </w:r>
    </w:p>
    <w:p w:rsidR="00992BC1" w:rsidRDefault="00992BC1" w:rsidP="00C4499D">
      <w:pPr>
        <w:pStyle w:val="NormalArial"/>
      </w:pPr>
      <w:r>
        <w:t>On compte le nombre de lignes obtenus par couple ( "unité à l'origine de la demande"</w:t>
      </w:r>
      <w:r w:rsidR="00786E84">
        <w:t>, "statut"</w:t>
      </w:r>
      <w:r>
        <w:t>)</w:t>
      </w:r>
    </w:p>
    <w:p w:rsidR="00992BC1" w:rsidRDefault="00992BC1" w:rsidP="00C4499D">
      <w:pPr>
        <w:pStyle w:val="NormalArial"/>
      </w:pPr>
    </w:p>
    <w:p w:rsidR="00992BC1" w:rsidRPr="00D255D0" w:rsidRDefault="00992BC1" w:rsidP="00C4499D">
      <w:pPr>
        <w:pStyle w:val="NormalArial"/>
        <w:rPr>
          <w:u w:val="single"/>
        </w:rPr>
      </w:pPr>
      <w:r w:rsidRPr="00D255D0">
        <w:rPr>
          <w:u w:val="single"/>
        </w:rPr>
        <w:t>Méthode de calcul du n</w:t>
      </w:r>
      <w:r w:rsidRPr="00D255D0">
        <w:rPr>
          <w:bCs/>
          <w:u w:val="single"/>
        </w:rPr>
        <w:t xml:space="preserve">ombre </w:t>
      </w:r>
      <w:r>
        <w:rPr>
          <w:bCs/>
        </w:rPr>
        <w:t>d'avis FSD rendus</w:t>
      </w:r>
      <w:r>
        <w:rPr>
          <w:bCs/>
          <w:u w:val="single"/>
        </w:rPr>
        <w:t>:</w:t>
      </w:r>
    </w:p>
    <w:p w:rsidR="00992BC1" w:rsidRDefault="00992BC1" w:rsidP="00C4499D">
      <w:pPr>
        <w:pStyle w:val="NormalArial"/>
      </w:pPr>
      <w:r>
        <w:t>On extrait les avis FSD dont :</w:t>
      </w:r>
    </w:p>
    <w:p w:rsidR="00992BC1" w:rsidRDefault="00992BC1" w:rsidP="00C4499D">
      <w:pPr>
        <w:pStyle w:val="NormalArial"/>
        <w:numPr>
          <w:ilvl w:val="0"/>
          <w:numId w:val="98"/>
        </w:numPr>
      </w:pPr>
      <w:r>
        <w:t>le centre de la demande d'enquête de la personne fait partie des centres d'habilitation de l'acteur</w:t>
      </w:r>
    </w:p>
    <w:p w:rsidR="00992BC1" w:rsidRDefault="00992BC1" w:rsidP="00C4499D">
      <w:pPr>
        <w:pStyle w:val="NormalArial"/>
        <w:numPr>
          <w:ilvl w:val="0"/>
          <w:numId w:val="98"/>
        </w:numPr>
      </w:pPr>
      <w:r>
        <w:t>et dont le statut de la personne correspond au statut sélectionné comme critère</w:t>
      </w:r>
    </w:p>
    <w:p w:rsidR="00992BC1" w:rsidRDefault="00992BC1" w:rsidP="00C4499D">
      <w:pPr>
        <w:pStyle w:val="NormalArial"/>
        <w:numPr>
          <w:ilvl w:val="0"/>
          <w:numId w:val="98"/>
        </w:numPr>
      </w:pPr>
      <w:r>
        <w:t>et dont l'unité à l'origine de la demande de la personne correspond à l'unité de la demande d'accès saisie en critère</w:t>
      </w:r>
    </w:p>
    <w:p w:rsidR="00992BC1" w:rsidRDefault="00992BC1" w:rsidP="00C4499D">
      <w:pPr>
        <w:pStyle w:val="NormalArial"/>
        <w:numPr>
          <w:ilvl w:val="0"/>
          <w:numId w:val="98"/>
        </w:numPr>
      </w:pPr>
      <w:r>
        <w:t>et dont la date de décision de l'avis appartient à la période saisie en critère</w:t>
      </w:r>
    </w:p>
    <w:p w:rsidR="00992BC1" w:rsidRDefault="00992BC1" w:rsidP="00C4499D">
      <w:pPr>
        <w:pStyle w:val="NormalArial"/>
      </w:pPr>
      <w:r>
        <w:t>On compte le nombre de lignes obtenus par couple ("unité à l'origine de la demande"</w:t>
      </w:r>
      <w:r w:rsidR="00786E84">
        <w:t>, "statut"</w:t>
      </w:r>
      <w:r>
        <w:t>).</w:t>
      </w:r>
    </w:p>
    <w:p w:rsidR="00992BC1" w:rsidRDefault="00992BC1" w:rsidP="00C4499D">
      <w:pPr>
        <w:pStyle w:val="NormalArial"/>
      </w:pPr>
    </w:p>
    <w:p w:rsidR="00992BC1" w:rsidRPr="00A16054" w:rsidRDefault="00992BC1" w:rsidP="00C4499D">
      <w:pPr>
        <w:pStyle w:val="NormalArial"/>
        <w:rPr>
          <w:u w:val="single"/>
        </w:rPr>
      </w:pPr>
      <w:r w:rsidRPr="00A16054">
        <w:rPr>
          <w:u w:val="single"/>
        </w:rPr>
        <w:t xml:space="preserve">Méthode de calcul du </w:t>
      </w:r>
      <w:r w:rsidRPr="00A16054">
        <w:rPr>
          <w:bCs/>
          <w:u w:val="single"/>
        </w:rPr>
        <w:t xml:space="preserve">nombre de </w:t>
      </w:r>
      <w:r>
        <w:rPr>
          <w:bCs/>
          <w:u w:val="single"/>
        </w:rPr>
        <w:t xml:space="preserve">nouvelles </w:t>
      </w:r>
      <w:r w:rsidR="005C40D5">
        <w:rPr>
          <w:bCs/>
          <w:u w:val="single"/>
        </w:rPr>
        <w:t xml:space="preserve">entreprises </w:t>
      </w:r>
      <w:r w:rsidRPr="00A16054">
        <w:rPr>
          <w:u w:val="single"/>
        </w:rPr>
        <w:t>:</w:t>
      </w:r>
    </w:p>
    <w:p w:rsidR="00992BC1" w:rsidRDefault="00786E84" w:rsidP="00C4499D">
      <w:pPr>
        <w:pStyle w:val="NormalArial"/>
      </w:pPr>
      <w:r>
        <w:t xml:space="preserve">On extrait les entreprises dont </w:t>
      </w:r>
      <w:r w:rsidR="000532FD">
        <w:t>la date de création appartient à la période saisie. Les colonnes "unité à l'origine de la demande" et "statut" sont laissées vides.</w:t>
      </w:r>
    </w:p>
    <w:p w:rsidR="00766B2F" w:rsidRDefault="00766B2F" w:rsidP="00C4499D">
      <w:pPr>
        <w:pStyle w:val="NormalArial"/>
      </w:pPr>
    </w:p>
    <w:p w:rsidR="00766B2F" w:rsidRPr="004862CD" w:rsidRDefault="00766B2F" w:rsidP="00C4499D">
      <w:pPr>
        <w:pStyle w:val="NormalArial"/>
      </w:pPr>
      <w:r>
        <w:t>Tableau trié par unité, statut</w:t>
      </w:r>
    </w:p>
    <w:p w:rsidR="00992BC1" w:rsidRDefault="00992BC1" w:rsidP="00C4499D">
      <w:pPr>
        <w:pStyle w:val="Titre4bis"/>
      </w:pPr>
      <w:r>
        <w:t>Cas d'exception</w:t>
      </w:r>
    </w:p>
    <w:p w:rsidR="00992BC1" w:rsidRPr="00914A85" w:rsidRDefault="00992BC1" w:rsidP="00C4499D">
      <w:pPr>
        <w:pStyle w:val="NormalArial"/>
        <w:jc w:val="both"/>
      </w:pPr>
      <w:r>
        <w:rPr>
          <w:b/>
          <w:color w:val="FF0000"/>
        </w:rPr>
        <w:t xml:space="preserve">EXCEPTION1 : </w:t>
      </w:r>
      <w:r>
        <w:t>L’acteur doit saisir au moins un critère parmi les critères proposés.  S</w:t>
      </w:r>
      <w:r w:rsidRPr="00D4614D">
        <w:t xml:space="preserve">i </w:t>
      </w:r>
      <w:r>
        <w:t>les données du formulaire sont invalides, l'acteur est redirigé vers le formulaire et un message d’erreur est affiché.</w:t>
      </w:r>
    </w:p>
    <w:p w:rsidR="00992BC1" w:rsidRPr="004862CD" w:rsidRDefault="00992BC1" w:rsidP="00C4499D">
      <w:pPr>
        <w:pStyle w:val="NormalArial"/>
      </w:pPr>
    </w:p>
    <w:p w:rsidR="00095904" w:rsidRPr="00C417A8" w:rsidRDefault="00290712" w:rsidP="00095904">
      <w:pPr>
        <w:pStyle w:val="NormalArial"/>
      </w:pPr>
      <w:r>
        <w:rPr>
          <w:highlight w:val="yellow"/>
        </w:rPr>
        <w:br w:type="page"/>
      </w:r>
    </w:p>
    <w:p w:rsidR="00992BC1" w:rsidRDefault="00992BC1" w:rsidP="00C417A8">
      <w:pPr>
        <w:pStyle w:val="Titre2"/>
      </w:pPr>
      <w:bookmarkStart w:id="4816" w:name="_Toc292454264"/>
      <w:r w:rsidRPr="006D6B6C">
        <w:lastRenderedPageBreak/>
        <w:t>Liste des personnes dont le bad</w:t>
      </w:r>
      <w:r>
        <w:t>ge est e</w:t>
      </w:r>
      <w:r w:rsidRPr="006D6B6C">
        <w:t>xpiré et non restitué</w:t>
      </w:r>
      <w:r w:rsidR="00DE7959">
        <w:t xml:space="preserve"> (Etat 12)</w:t>
      </w:r>
      <w:bookmarkEnd w:id="4816"/>
    </w:p>
    <w:p w:rsidR="00992BC1" w:rsidRPr="005C65D8" w:rsidRDefault="00992BC1" w:rsidP="00D23387">
      <w:pPr>
        <w:pStyle w:val="Titre3"/>
      </w:pPr>
      <w:bookmarkStart w:id="4817" w:name="_Toc292454265"/>
      <w:r w:rsidRPr="00F82106">
        <w:t xml:space="preserve">Cas d'utilisation </w:t>
      </w:r>
      <w:r w:rsidRPr="004862CD">
        <w:t>liste</w:t>
      </w:r>
      <w:r>
        <w:t>r</w:t>
      </w:r>
      <w:r w:rsidRPr="004862CD">
        <w:t xml:space="preserve"> </w:t>
      </w:r>
      <w:r>
        <w:t>l</w:t>
      </w:r>
      <w:r w:rsidRPr="004862CD">
        <w:t xml:space="preserve">es </w:t>
      </w:r>
      <w:r>
        <w:t xml:space="preserve">personnes </w:t>
      </w:r>
      <w:r w:rsidRPr="006D6B6C">
        <w:t>dont le bad</w:t>
      </w:r>
      <w:r>
        <w:t>ge est e</w:t>
      </w:r>
      <w:r w:rsidRPr="006D6B6C">
        <w:t>xpiré et non restitué</w:t>
      </w:r>
      <w:bookmarkEnd w:id="4817"/>
    </w:p>
    <w:p w:rsidR="00992BC1" w:rsidRDefault="00992BC1" w:rsidP="00C417A8">
      <w:pPr>
        <w:pStyle w:val="NormalArial"/>
      </w:pPr>
      <w:r w:rsidRPr="00795BE7">
        <w:rPr>
          <w:b/>
        </w:rPr>
        <w:t>Résumé</w:t>
      </w:r>
      <w:r>
        <w:t xml:space="preserve"> : Cette fonctionnalité permet à l'acteur d'accéder à l'état d'extraction de la liste des personnes </w:t>
      </w:r>
      <w:r w:rsidRPr="006D6B6C">
        <w:t>dont le bad</w:t>
      </w:r>
      <w:r>
        <w:t>ge est e</w:t>
      </w:r>
      <w:r w:rsidRPr="006D6B6C">
        <w:t>xpiré et non restitué</w:t>
      </w:r>
    </w:p>
    <w:p w:rsidR="00992BC1" w:rsidRDefault="00992BC1" w:rsidP="00C417A8">
      <w:pPr>
        <w:pStyle w:val="NormalArial"/>
      </w:pPr>
      <w:r w:rsidRPr="00795BE7">
        <w:rPr>
          <w:b/>
        </w:rPr>
        <w:t>Acteur(s)</w:t>
      </w:r>
      <w:r>
        <w:t xml:space="preserve"> : </w:t>
      </w:r>
      <w:r w:rsidR="00290712">
        <w:t xml:space="preserve">Accueil, </w:t>
      </w:r>
      <w:r w:rsidRPr="0006541F">
        <w:t xml:space="preserve">Administrateur </w:t>
      </w:r>
      <w:r>
        <w:t xml:space="preserve">National, </w:t>
      </w:r>
      <w:r w:rsidRPr="0006541F">
        <w:t>Administrateur Centre</w:t>
      </w:r>
    </w:p>
    <w:p w:rsidR="00992BC1" w:rsidRDefault="00992BC1" w:rsidP="00C417A8">
      <w:pPr>
        <w:pStyle w:val="NormalArial"/>
      </w:pPr>
      <w:r w:rsidRPr="00795BE7">
        <w:rPr>
          <w:b/>
        </w:rPr>
        <w:t>Pré-condition</w:t>
      </w:r>
      <w:r>
        <w:t xml:space="preserve"> : L'acteur est identifié </w:t>
      </w:r>
    </w:p>
    <w:p w:rsidR="00992BC1" w:rsidRDefault="00992BC1" w:rsidP="00C417A8">
      <w:pPr>
        <w:pStyle w:val="NormalArial"/>
      </w:pPr>
      <w:r w:rsidRPr="00795BE7">
        <w:rPr>
          <w:b/>
        </w:rPr>
        <w:t>Post-condition</w:t>
      </w:r>
      <w:r>
        <w:t xml:space="preserve"> : La liste a été générée</w:t>
      </w:r>
    </w:p>
    <w:p w:rsidR="00992BC1" w:rsidRDefault="00992BC1" w:rsidP="00C4499D">
      <w:pPr>
        <w:pStyle w:val="Titre4bis"/>
      </w:pPr>
      <w:r>
        <w:t>Interface Critères</w:t>
      </w:r>
    </w:p>
    <w:p w:rsidR="00992BC1" w:rsidRDefault="005C40D5" w:rsidP="00C4499D">
      <w:pPr>
        <w:pStyle w:val="NormalArial"/>
        <w:rPr>
          <w:bCs/>
        </w:rPr>
      </w:pPr>
      <w:r>
        <w:rPr>
          <w:bCs/>
        </w:rPr>
        <w:t>Un bouton "Valider" permet de lancer le calcul de l'édition.</w:t>
      </w:r>
    </w:p>
    <w:p w:rsidR="00992BC1" w:rsidRDefault="00992BC1" w:rsidP="00C4499D">
      <w:pPr>
        <w:pStyle w:val="Titre4bis"/>
      </w:pPr>
      <w:r>
        <w:t xml:space="preserve">Interface Fichier XLS - Liste des personnes </w:t>
      </w:r>
      <w:r w:rsidRPr="006D6B6C">
        <w:t>dont le bad</w:t>
      </w:r>
      <w:r>
        <w:t>ge est e</w:t>
      </w:r>
      <w:r w:rsidRPr="006D6B6C">
        <w:t>xpiré et non restitué</w:t>
      </w:r>
    </w:p>
    <w:p w:rsidR="00992BC1" w:rsidRDefault="00992BC1" w:rsidP="00C4499D">
      <w:pPr>
        <w:pStyle w:val="NormalArial"/>
        <w:rPr>
          <w:bCs/>
        </w:rPr>
      </w:pPr>
      <w:r>
        <w:rPr>
          <w:bCs/>
        </w:rPr>
        <w:t>.</w:t>
      </w:r>
    </w:p>
    <w:p w:rsidR="00992BC1" w:rsidRDefault="00992BC1" w:rsidP="00C4499D">
      <w:pPr>
        <w:pStyle w:val="NormalArial"/>
        <w:rPr>
          <w:bCs/>
        </w:rPr>
      </w:pPr>
      <w:r>
        <w:rPr>
          <w:bCs/>
        </w:rPr>
        <w:t>Ensuite une ligne est affichée par badge correspondant aux critères, une personne pouvant apparaître plusieurs fois si elle est référencée dans plusieurs centres.</w:t>
      </w:r>
    </w:p>
    <w:p w:rsidR="00992BC1" w:rsidRDefault="00992BC1" w:rsidP="00C4499D">
      <w:pPr>
        <w:pStyle w:val="NormalArial"/>
        <w:rPr>
          <w:bCs/>
        </w:rPr>
      </w:pPr>
      <w:r>
        <w:rPr>
          <w:bCs/>
        </w:rPr>
        <w:t>Les colonnes du tableau sont :</w:t>
      </w:r>
    </w:p>
    <w:p w:rsidR="00992BC1" w:rsidRDefault="00992BC1" w:rsidP="00C4499D">
      <w:pPr>
        <w:pStyle w:val="NormalArial"/>
        <w:rPr>
          <w:bCs/>
        </w:rPr>
      </w:pPr>
    </w:p>
    <w:p w:rsidR="00992BC1" w:rsidRDefault="00992BC1" w:rsidP="00C4499D">
      <w:pPr>
        <w:pStyle w:val="NormalArial"/>
        <w:rPr>
          <w:bCs/>
        </w:rPr>
      </w:pPr>
      <w:r>
        <w:rPr>
          <w:bCs/>
        </w:rPr>
        <w:t>Colonnes "Identité" :</w:t>
      </w:r>
    </w:p>
    <w:p w:rsidR="00992BC1" w:rsidRDefault="00992BC1" w:rsidP="00C4499D">
      <w:pPr>
        <w:pStyle w:val="NormalArial"/>
        <w:numPr>
          <w:ilvl w:val="0"/>
          <w:numId w:val="22"/>
        </w:numPr>
        <w:rPr>
          <w:bCs/>
        </w:rPr>
      </w:pPr>
      <w:r>
        <w:rPr>
          <w:bCs/>
        </w:rPr>
        <w:t>"Nom d'époux" : lu dans la table des personnes</w:t>
      </w:r>
    </w:p>
    <w:p w:rsidR="00992BC1" w:rsidRDefault="00992BC1" w:rsidP="00C4499D">
      <w:pPr>
        <w:pStyle w:val="NormalArial"/>
        <w:numPr>
          <w:ilvl w:val="0"/>
          <w:numId w:val="22"/>
        </w:numPr>
        <w:rPr>
          <w:bCs/>
        </w:rPr>
      </w:pPr>
      <w:r>
        <w:rPr>
          <w:bCs/>
        </w:rPr>
        <w:t>"Nom de naissance" : lu dans la table des personnes</w:t>
      </w:r>
    </w:p>
    <w:p w:rsidR="00992BC1" w:rsidRDefault="00992BC1" w:rsidP="00C4499D">
      <w:pPr>
        <w:pStyle w:val="NormalArial"/>
        <w:numPr>
          <w:ilvl w:val="0"/>
          <w:numId w:val="22"/>
        </w:numPr>
        <w:rPr>
          <w:bCs/>
        </w:rPr>
      </w:pPr>
      <w:r>
        <w:rPr>
          <w:bCs/>
        </w:rPr>
        <w:t>"Prénom" : lu dans la table des personnes</w:t>
      </w:r>
    </w:p>
    <w:p w:rsidR="00992BC1" w:rsidRDefault="00992BC1" w:rsidP="00C4499D">
      <w:pPr>
        <w:pStyle w:val="NormalArial"/>
        <w:numPr>
          <w:ilvl w:val="0"/>
          <w:numId w:val="22"/>
        </w:numPr>
        <w:rPr>
          <w:bCs/>
        </w:rPr>
      </w:pPr>
      <w:r>
        <w:rPr>
          <w:bCs/>
        </w:rPr>
        <w:t>"Date de naissance" : lue dans la table des personnes et affichée au format DD/MM/AAAA</w:t>
      </w:r>
    </w:p>
    <w:p w:rsidR="00992BC1" w:rsidRDefault="00992BC1" w:rsidP="00C4499D">
      <w:pPr>
        <w:pStyle w:val="NormalArial"/>
        <w:rPr>
          <w:bCs/>
        </w:rPr>
      </w:pPr>
    </w:p>
    <w:p w:rsidR="00992BC1" w:rsidRDefault="00992BC1" w:rsidP="00C4499D">
      <w:pPr>
        <w:pStyle w:val="NormalArial"/>
        <w:rPr>
          <w:bCs/>
        </w:rPr>
      </w:pPr>
      <w:r>
        <w:rPr>
          <w:bCs/>
        </w:rPr>
        <w:t>Colonnes "Badge" :</w:t>
      </w:r>
    </w:p>
    <w:p w:rsidR="00992BC1" w:rsidRDefault="00992BC1" w:rsidP="00C4499D">
      <w:pPr>
        <w:pStyle w:val="NormalArial"/>
        <w:numPr>
          <w:ilvl w:val="0"/>
          <w:numId w:val="22"/>
        </w:numPr>
        <w:rPr>
          <w:bCs/>
        </w:rPr>
      </w:pPr>
      <w:r>
        <w:rPr>
          <w:bCs/>
        </w:rPr>
        <w:t>"Numéro de badge" : numéro de badge de la personne</w:t>
      </w:r>
    </w:p>
    <w:p w:rsidR="00992BC1" w:rsidRDefault="00992BC1" w:rsidP="00C4499D">
      <w:pPr>
        <w:pStyle w:val="NormalArial"/>
        <w:numPr>
          <w:ilvl w:val="0"/>
          <w:numId w:val="22"/>
        </w:numPr>
        <w:rPr>
          <w:bCs/>
        </w:rPr>
      </w:pPr>
      <w:r>
        <w:rPr>
          <w:bCs/>
        </w:rPr>
        <w:t>"Type de badge" : Type de badge de la personne. Ce code est lu dans la table de référence des types de badge.</w:t>
      </w:r>
    </w:p>
    <w:p w:rsidR="00992BC1" w:rsidRDefault="00992BC1" w:rsidP="00C4499D">
      <w:pPr>
        <w:pStyle w:val="NormalArial"/>
        <w:numPr>
          <w:ilvl w:val="0"/>
          <w:numId w:val="22"/>
        </w:numPr>
        <w:rPr>
          <w:bCs/>
        </w:rPr>
      </w:pPr>
      <w:r>
        <w:rPr>
          <w:bCs/>
        </w:rPr>
        <w:t>"Date fin validité" : Date de fin de validité du badge de la personne.</w:t>
      </w:r>
    </w:p>
    <w:p w:rsidR="00992BC1" w:rsidRDefault="00992BC1" w:rsidP="00C4499D">
      <w:pPr>
        <w:pStyle w:val="NormalArial"/>
        <w:numPr>
          <w:ilvl w:val="0"/>
          <w:numId w:val="22"/>
        </w:numPr>
        <w:rPr>
          <w:bCs/>
        </w:rPr>
      </w:pPr>
      <w:r>
        <w:rPr>
          <w:bCs/>
        </w:rPr>
        <w:t>"Statut" : référence au statut de la personne pour le centre du badge lu dans la table de référence des statuts</w:t>
      </w:r>
    </w:p>
    <w:p w:rsidR="00992BC1" w:rsidRDefault="00992BC1" w:rsidP="00C4499D">
      <w:pPr>
        <w:pStyle w:val="NormalArial"/>
        <w:numPr>
          <w:ilvl w:val="0"/>
          <w:numId w:val="22"/>
        </w:numPr>
        <w:rPr>
          <w:bCs/>
        </w:rPr>
      </w:pPr>
      <w:r>
        <w:rPr>
          <w:bCs/>
        </w:rPr>
        <w:t>"</w:t>
      </w:r>
      <w:r w:rsidRPr="001C4473">
        <w:t xml:space="preserve"> </w:t>
      </w:r>
      <w:r w:rsidRPr="001C4473">
        <w:rPr>
          <w:bCs/>
        </w:rPr>
        <w:t>Sous-statut</w:t>
      </w:r>
      <w:r>
        <w:rPr>
          <w:bCs/>
        </w:rPr>
        <w:t xml:space="preserve">" : référence au sous-statut de la personne pour le centre du badge lu dans la table de référence des sous-statuts. </w:t>
      </w:r>
    </w:p>
    <w:p w:rsidR="00992BC1" w:rsidRDefault="00992BC1" w:rsidP="00C4499D">
      <w:pPr>
        <w:pStyle w:val="NormalArial"/>
        <w:rPr>
          <w:bCs/>
        </w:rPr>
      </w:pPr>
    </w:p>
    <w:p w:rsidR="00992BC1" w:rsidRDefault="00992BC1" w:rsidP="00C4499D">
      <w:pPr>
        <w:pStyle w:val="NormalArial"/>
        <w:rPr>
          <w:bCs/>
        </w:rPr>
      </w:pPr>
      <w:r>
        <w:rPr>
          <w:bCs/>
        </w:rPr>
        <w:t>Colonnes "Entreprise" : si aucune entreprise n'est associée à la personne, ces colonnes sont laissées vides. Si 2 entreprises sont associées à la personne,</w:t>
      </w:r>
      <w:r w:rsidR="005C40D5" w:rsidRPr="005C40D5">
        <w:rPr>
          <w:bCs/>
        </w:rPr>
        <w:t xml:space="preserve"> </w:t>
      </w:r>
      <w:r w:rsidR="005C40D5">
        <w:rPr>
          <w:bCs/>
        </w:rPr>
        <w:t>on extrait les informations de la première entreprise rattachée à la personne (Entreprise 1 dans les onglets)</w:t>
      </w:r>
      <w:r>
        <w:rPr>
          <w:bCs/>
        </w:rPr>
        <w:t>.</w:t>
      </w:r>
    </w:p>
    <w:p w:rsidR="00992BC1" w:rsidRDefault="00992BC1" w:rsidP="00C4499D">
      <w:pPr>
        <w:pStyle w:val="NormalArial"/>
        <w:numPr>
          <w:ilvl w:val="0"/>
          <w:numId w:val="22"/>
        </w:numPr>
        <w:rPr>
          <w:bCs/>
        </w:rPr>
      </w:pPr>
      <w:r>
        <w:rPr>
          <w:bCs/>
        </w:rPr>
        <w:t>"</w:t>
      </w:r>
      <w:r w:rsidRPr="007D03C7">
        <w:t xml:space="preserve"> </w:t>
      </w:r>
      <w:r w:rsidRPr="007D03C7">
        <w:rPr>
          <w:bCs/>
        </w:rPr>
        <w:t>Raison sociale</w:t>
      </w:r>
      <w:r>
        <w:rPr>
          <w:bCs/>
        </w:rPr>
        <w:t>" : raison sociale de l'entreprise associée à la personne pour le centre du badge</w:t>
      </w:r>
    </w:p>
    <w:p w:rsidR="00992BC1" w:rsidRDefault="00992BC1" w:rsidP="00C4499D">
      <w:pPr>
        <w:pStyle w:val="NormalArial"/>
        <w:numPr>
          <w:ilvl w:val="0"/>
          <w:numId w:val="22"/>
        </w:numPr>
        <w:rPr>
          <w:bCs/>
        </w:rPr>
      </w:pPr>
      <w:r>
        <w:rPr>
          <w:bCs/>
        </w:rPr>
        <w:t>"N</w:t>
      </w:r>
      <w:r w:rsidRPr="007D03C7">
        <w:rPr>
          <w:bCs/>
        </w:rPr>
        <w:t>om usuel</w:t>
      </w:r>
      <w:r>
        <w:rPr>
          <w:bCs/>
        </w:rPr>
        <w:t>" : nom usuel</w:t>
      </w:r>
      <w:r w:rsidRPr="00FC273E">
        <w:rPr>
          <w:bCs/>
        </w:rPr>
        <w:t xml:space="preserve"> </w:t>
      </w:r>
      <w:r>
        <w:rPr>
          <w:bCs/>
        </w:rPr>
        <w:t>de l'entreprise associée à la personne pour le centre du badge</w:t>
      </w:r>
    </w:p>
    <w:p w:rsidR="00992BC1" w:rsidRDefault="00992BC1" w:rsidP="00C4499D">
      <w:pPr>
        <w:pStyle w:val="NormalArial"/>
        <w:numPr>
          <w:ilvl w:val="0"/>
          <w:numId w:val="22"/>
        </w:numPr>
        <w:rPr>
          <w:bCs/>
        </w:rPr>
      </w:pPr>
      <w:r>
        <w:rPr>
          <w:bCs/>
        </w:rPr>
        <w:t>"</w:t>
      </w:r>
      <w:r>
        <w:t>T</w:t>
      </w:r>
      <w:r w:rsidRPr="007D03C7">
        <w:rPr>
          <w:bCs/>
        </w:rPr>
        <w:t xml:space="preserve">ype </w:t>
      </w:r>
      <w:r>
        <w:rPr>
          <w:bCs/>
        </w:rPr>
        <w:t>contrat de travail" : type de contrat de travail de la personne pour l'entreprise et le centre du badge. Ce type est lu dans la table de référence des types de contrat de travail.</w:t>
      </w:r>
    </w:p>
    <w:p w:rsidR="00992BC1" w:rsidRDefault="00992BC1" w:rsidP="00C4499D">
      <w:pPr>
        <w:pStyle w:val="NormalArial"/>
        <w:numPr>
          <w:ilvl w:val="0"/>
          <w:numId w:val="22"/>
        </w:numPr>
        <w:rPr>
          <w:bCs/>
        </w:rPr>
      </w:pPr>
      <w:r>
        <w:rPr>
          <w:bCs/>
        </w:rPr>
        <w:t>"Adresse" : adresse</w:t>
      </w:r>
      <w:r w:rsidRPr="00FC273E">
        <w:rPr>
          <w:bCs/>
        </w:rPr>
        <w:t xml:space="preserve"> </w:t>
      </w:r>
      <w:r>
        <w:rPr>
          <w:bCs/>
        </w:rPr>
        <w:t>de l'entreprise associée à la personne pour le centre du badge</w:t>
      </w:r>
    </w:p>
    <w:p w:rsidR="00992BC1" w:rsidRDefault="00992BC1" w:rsidP="00C4499D">
      <w:pPr>
        <w:pStyle w:val="NormalArial"/>
        <w:numPr>
          <w:ilvl w:val="0"/>
          <w:numId w:val="22"/>
        </w:numPr>
        <w:rPr>
          <w:bCs/>
        </w:rPr>
      </w:pPr>
      <w:r>
        <w:rPr>
          <w:bCs/>
        </w:rPr>
        <w:t>"N</w:t>
      </w:r>
      <w:r w:rsidRPr="007D03C7">
        <w:rPr>
          <w:bCs/>
        </w:rPr>
        <w:t xml:space="preserve">om </w:t>
      </w:r>
      <w:r>
        <w:rPr>
          <w:bCs/>
        </w:rPr>
        <w:t>du responsable" : n</w:t>
      </w:r>
      <w:r w:rsidRPr="007D03C7">
        <w:rPr>
          <w:bCs/>
        </w:rPr>
        <w:t xml:space="preserve">om </w:t>
      </w:r>
      <w:r>
        <w:rPr>
          <w:bCs/>
        </w:rPr>
        <w:t>du responsable de l'entreprise associée à la personne pour le centre du badge</w:t>
      </w:r>
    </w:p>
    <w:p w:rsidR="00992BC1" w:rsidRDefault="00992BC1" w:rsidP="00C4499D">
      <w:pPr>
        <w:pStyle w:val="NormalArial"/>
        <w:numPr>
          <w:ilvl w:val="0"/>
          <w:numId w:val="22"/>
        </w:numPr>
        <w:rPr>
          <w:bCs/>
        </w:rPr>
      </w:pPr>
      <w:r>
        <w:rPr>
          <w:bCs/>
        </w:rPr>
        <w:t>"Téléphone" : téléphone de l'entreprise associée à la personne pour le centre du badge</w:t>
      </w:r>
    </w:p>
    <w:p w:rsidR="00992BC1" w:rsidRDefault="00992BC1" w:rsidP="00C4499D">
      <w:pPr>
        <w:pStyle w:val="NormalArial"/>
        <w:rPr>
          <w:bCs/>
        </w:rPr>
      </w:pPr>
    </w:p>
    <w:p w:rsidR="00992BC1" w:rsidRDefault="00992BC1" w:rsidP="00C4499D">
      <w:pPr>
        <w:pStyle w:val="NormalArial"/>
        <w:rPr>
          <w:bCs/>
        </w:rPr>
      </w:pPr>
      <w:r>
        <w:rPr>
          <w:bCs/>
        </w:rPr>
        <w:t>Colonne</w:t>
      </w:r>
      <w:r w:rsidR="0088075B">
        <w:rPr>
          <w:bCs/>
        </w:rPr>
        <w:t xml:space="preserve"> :</w:t>
      </w:r>
    </w:p>
    <w:p w:rsidR="00992BC1" w:rsidRDefault="00992BC1" w:rsidP="00C4499D">
      <w:pPr>
        <w:pStyle w:val="NormalArial"/>
        <w:numPr>
          <w:ilvl w:val="0"/>
          <w:numId w:val="22"/>
        </w:numPr>
        <w:rPr>
          <w:bCs/>
        </w:rPr>
      </w:pPr>
      <w:r>
        <w:rPr>
          <w:bCs/>
        </w:rPr>
        <w:t>"Unité à l'origine de la demande" : unité à l'origine de la demande (de la demande d'accès) pour le centre du badge. Le code est lu directement dans la table des demandes d'accès.</w:t>
      </w:r>
    </w:p>
    <w:p w:rsidR="00992BC1" w:rsidRDefault="00992BC1" w:rsidP="00C4499D">
      <w:pPr>
        <w:pStyle w:val="NormalArial"/>
        <w:numPr>
          <w:ilvl w:val="0"/>
          <w:numId w:val="22"/>
        </w:numPr>
        <w:rPr>
          <w:bCs/>
        </w:rPr>
      </w:pPr>
      <w:r>
        <w:rPr>
          <w:bCs/>
        </w:rPr>
        <w:lastRenderedPageBreak/>
        <w:t>"Centre" : référence au centre du badge. Le code est lu dans la table de référence des centres</w:t>
      </w:r>
    </w:p>
    <w:p w:rsidR="00992BC1" w:rsidRDefault="00992BC1" w:rsidP="00C4499D">
      <w:pPr>
        <w:pStyle w:val="NormalArial"/>
        <w:rPr>
          <w:bCs/>
        </w:rPr>
      </w:pPr>
    </w:p>
    <w:p w:rsidR="00992BC1" w:rsidRDefault="00992BC1" w:rsidP="00C4499D">
      <w:pPr>
        <w:pStyle w:val="Titre4bis"/>
      </w:pPr>
      <w:r>
        <w:t xml:space="preserve">Scénario 1 – Extraire l'état des personnes </w:t>
      </w:r>
      <w:r w:rsidRPr="006D6B6C">
        <w:t>dont le bad</w:t>
      </w:r>
      <w:r>
        <w:t>ge est e</w:t>
      </w:r>
      <w:r w:rsidRPr="006D6B6C">
        <w:t>xpiré et non restitué</w:t>
      </w:r>
    </w:p>
    <w:p w:rsidR="00992BC1" w:rsidRDefault="00992BC1" w:rsidP="005F6DB7">
      <w:pPr>
        <w:pStyle w:val="NormalArial"/>
        <w:numPr>
          <w:ilvl w:val="0"/>
          <w:numId w:val="198"/>
        </w:numPr>
        <w:jc w:val="both"/>
        <w:rPr>
          <w:bCs/>
        </w:rPr>
      </w:pPr>
      <w:r>
        <w:rPr>
          <w:bCs/>
        </w:rPr>
        <w:t>L'acteur</w:t>
      </w:r>
      <w:r w:rsidRPr="00C23EE9">
        <w:rPr>
          <w:bCs/>
        </w:rPr>
        <w:t xml:space="preserve"> arrive sur le module.</w:t>
      </w:r>
    </w:p>
    <w:p w:rsidR="00992BC1" w:rsidRDefault="00992BC1" w:rsidP="005F6DB7">
      <w:pPr>
        <w:pStyle w:val="NormalArial"/>
        <w:numPr>
          <w:ilvl w:val="0"/>
          <w:numId w:val="198"/>
        </w:numPr>
        <w:jc w:val="both"/>
        <w:rPr>
          <w:bCs/>
        </w:rPr>
      </w:pPr>
      <w:r>
        <w:rPr>
          <w:bCs/>
        </w:rPr>
        <w:t xml:space="preserve">Le système affiche le formulaire Critères </w:t>
      </w:r>
    </w:p>
    <w:p w:rsidR="00992BC1" w:rsidRDefault="00992BC1" w:rsidP="005F6DB7">
      <w:pPr>
        <w:pStyle w:val="NormalArial"/>
        <w:numPr>
          <w:ilvl w:val="0"/>
          <w:numId w:val="198"/>
        </w:numPr>
        <w:jc w:val="both"/>
        <w:rPr>
          <w:bCs/>
        </w:rPr>
      </w:pPr>
      <w:r>
        <w:rPr>
          <w:bCs/>
        </w:rPr>
        <w:t xml:space="preserve">L'acteur saisit les critères et valide </w:t>
      </w:r>
      <w:r>
        <w:rPr>
          <w:b/>
          <w:color w:val="FF0000"/>
        </w:rPr>
        <w:t xml:space="preserve">EXCEPTION1. </w:t>
      </w:r>
    </w:p>
    <w:p w:rsidR="00992BC1" w:rsidRDefault="00992BC1" w:rsidP="005F6DB7">
      <w:pPr>
        <w:pStyle w:val="NormalArial"/>
        <w:numPr>
          <w:ilvl w:val="0"/>
          <w:numId w:val="198"/>
        </w:numPr>
        <w:jc w:val="both"/>
        <w:rPr>
          <w:bCs/>
        </w:rPr>
      </w:pPr>
      <w:r>
        <w:rPr>
          <w:bCs/>
        </w:rPr>
        <w:t>Le système génère un fichier xls avec les badges des personnes tels que (les critères qui suivent sont reliés par l'opérateur ET) :</w:t>
      </w:r>
    </w:p>
    <w:p w:rsidR="00992BC1" w:rsidRDefault="00992BC1" w:rsidP="005F6DB7">
      <w:pPr>
        <w:pStyle w:val="NormalArial"/>
        <w:numPr>
          <w:ilvl w:val="1"/>
          <w:numId w:val="199"/>
        </w:numPr>
        <w:rPr>
          <w:bCs/>
        </w:rPr>
      </w:pPr>
      <w:r>
        <w:rPr>
          <w:bCs/>
        </w:rPr>
        <w:t>Le centre du badge fait partie des centres d'habilitation de l'acteur</w:t>
      </w:r>
    </w:p>
    <w:p w:rsidR="00992BC1" w:rsidRPr="000E7CD1" w:rsidRDefault="00992BC1" w:rsidP="005F6DB7">
      <w:pPr>
        <w:pStyle w:val="NormalArial"/>
        <w:numPr>
          <w:ilvl w:val="1"/>
          <w:numId w:val="199"/>
        </w:numPr>
        <w:rPr>
          <w:b/>
          <w:bCs/>
        </w:rPr>
      </w:pPr>
      <w:r>
        <w:rPr>
          <w:bCs/>
        </w:rPr>
        <w:t>La date de fin de validité du badge est antérieure à la date du jour</w:t>
      </w:r>
      <w:r w:rsidR="000E7CD1">
        <w:rPr>
          <w:bCs/>
        </w:rPr>
        <w:t xml:space="preserve">. </w:t>
      </w:r>
      <w:r w:rsidR="000E7CD1" w:rsidRPr="000E7CD1">
        <w:rPr>
          <w:b/>
          <w:bCs/>
        </w:rPr>
        <w:t xml:space="preserve">La règle générale pour les </w:t>
      </w:r>
      <w:r w:rsidR="000E7CD1">
        <w:rPr>
          <w:b/>
          <w:bCs/>
        </w:rPr>
        <w:t xml:space="preserve">éditions </w:t>
      </w:r>
      <w:r w:rsidR="000E7CD1" w:rsidRPr="000E7CD1">
        <w:rPr>
          <w:b/>
          <w:bCs/>
        </w:rPr>
        <w:t>stipulant que</w:t>
      </w:r>
      <w:r w:rsidR="00333840">
        <w:rPr>
          <w:b/>
          <w:bCs/>
        </w:rPr>
        <w:t xml:space="preserve"> l'on extrait seulement</w:t>
      </w:r>
      <w:r w:rsidR="000E7CD1" w:rsidRPr="000E7CD1">
        <w:rPr>
          <w:b/>
          <w:bCs/>
        </w:rPr>
        <w:t xml:space="preserve"> les personnes avec un badge valide n'est pas </w:t>
      </w:r>
      <w:r w:rsidR="000E7CD1">
        <w:rPr>
          <w:b/>
          <w:bCs/>
        </w:rPr>
        <w:t>à appliquer pour cette édition.</w:t>
      </w:r>
    </w:p>
    <w:p w:rsidR="00992BC1" w:rsidRDefault="00992BC1" w:rsidP="005F6DB7">
      <w:pPr>
        <w:pStyle w:val="NormalArial"/>
        <w:numPr>
          <w:ilvl w:val="1"/>
          <w:numId w:val="199"/>
        </w:numPr>
        <w:rPr>
          <w:bCs/>
        </w:rPr>
      </w:pPr>
      <w:r>
        <w:rPr>
          <w:bCs/>
        </w:rPr>
        <w:t xml:space="preserve">La date de restitution du badge est vide </w:t>
      </w:r>
    </w:p>
    <w:p w:rsidR="00290712" w:rsidRDefault="00992BC1" w:rsidP="005F6DB7">
      <w:pPr>
        <w:pStyle w:val="NormalArial"/>
        <w:numPr>
          <w:ilvl w:val="0"/>
          <w:numId w:val="198"/>
        </w:numPr>
        <w:jc w:val="both"/>
        <w:rPr>
          <w:bCs/>
        </w:rPr>
      </w:pPr>
      <w:r w:rsidRPr="00BC06BF">
        <w:rPr>
          <w:bCs/>
        </w:rPr>
        <w:t>Le système propose à l’acteur de télécharger le fichier xls</w:t>
      </w:r>
    </w:p>
    <w:p w:rsidR="00F35A57" w:rsidRDefault="00F35A57" w:rsidP="00F35A57">
      <w:pPr>
        <w:pStyle w:val="NormalArial"/>
        <w:jc w:val="both"/>
        <w:rPr>
          <w:bCs/>
        </w:rPr>
      </w:pPr>
    </w:p>
    <w:p w:rsidR="00F35A57" w:rsidRDefault="00F35A57" w:rsidP="00F35A57">
      <w:pPr>
        <w:pStyle w:val="NormalArial"/>
        <w:jc w:val="both"/>
        <w:rPr>
          <w:bCs/>
        </w:rPr>
      </w:pPr>
      <w:r>
        <w:rPr>
          <w:bCs/>
        </w:rPr>
        <w:t xml:space="preserve">Le tableau est trié sur </w:t>
      </w:r>
      <w:r w:rsidR="00611D55">
        <w:rPr>
          <w:bCs/>
        </w:rPr>
        <w:t xml:space="preserve">le centre , </w:t>
      </w:r>
      <w:r>
        <w:rPr>
          <w:bCs/>
        </w:rPr>
        <w:t>Nom de naissance, prénom.</w:t>
      </w:r>
      <w:r w:rsidRPr="00F35A57">
        <w:rPr>
          <w:bCs/>
          <w:highlight w:val="yellow"/>
        </w:rPr>
        <w:t>.</w:t>
      </w:r>
    </w:p>
    <w:p w:rsidR="00992BC1" w:rsidRPr="00BC06BF" w:rsidRDefault="00290712" w:rsidP="00C4499D">
      <w:pPr>
        <w:pStyle w:val="NormalArial"/>
        <w:numPr>
          <w:ilvl w:val="0"/>
          <w:numId w:val="95"/>
        </w:numPr>
        <w:jc w:val="both"/>
        <w:rPr>
          <w:bCs/>
        </w:rPr>
      </w:pPr>
      <w:r>
        <w:rPr>
          <w:bCs/>
        </w:rPr>
        <w:br w:type="page"/>
      </w:r>
    </w:p>
    <w:p w:rsidR="00992BC1" w:rsidRDefault="00992BC1" w:rsidP="00EE10DC">
      <w:pPr>
        <w:pStyle w:val="Titre2"/>
      </w:pPr>
      <w:bookmarkStart w:id="4818" w:name="_Toc292454266"/>
      <w:r>
        <w:lastRenderedPageBreak/>
        <w:t xml:space="preserve">Liste des personnes </w:t>
      </w:r>
      <w:r w:rsidRPr="00EE10DC">
        <w:t>appartenant à une entreprise</w:t>
      </w:r>
      <w:r w:rsidR="00290712">
        <w:t xml:space="preserve"> (Etat 13-14)</w:t>
      </w:r>
      <w:bookmarkEnd w:id="4818"/>
    </w:p>
    <w:p w:rsidR="00992BC1" w:rsidRPr="005C65D8" w:rsidRDefault="00992BC1" w:rsidP="00D23387">
      <w:pPr>
        <w:pStyle w:val="Titre3"/>
      </w:pPr>
      <w:bookmarkStart w:id="4819" w:name="_Toc292454267"/>
      <w:r w:rsidRPr="00F82106">
        <w:t xml:space="preserve">Cas d'utilisation </w:t>
      </w:r>
      <w:r w:rsidRPr="004862CD">
        <w:t>liste</w:t>
      </w:r>
      <w:r>
        <w:t>r</w:t>
      </w:r>
      <w:r w:rsidRPr="004862CD">
        <w:t xml:space="preserve"> </w:t>
      </w:r>
      <w:r>
        <w:t>l</w:t>
      </w:r>
      <w:r w:rsidRPr="004862CD">
        <w:t xml:space="preserve">es </w:t>
      </w:r>
      <w:r>
        <w:t xml:space="preserve">personnes </w:t>
      </w:r>
      <w:r w:rsidRPr="00EE10DC">
        <w:t>appartenant à une entreprise</w:t>
      </w:r>
      <w:bookmarkEnd w:id="4819"/>
    </w:p>
    <w:p w:rsidR="00992BC1" w:rsidRPr="00EE10DC" w:rsidRDefault="00992BC1" w:rsidP="00EE10DC">
      <w:pPr>
        <w:pStyle w:val="NormalArial"/>
      </w:pPr>
      <w:r w:rsidRPr="00795BE7">
        <w:rPr>
          <w:b/>
        </w:rPr>
        <w:t>Résumé</w:t>
      </w:r>
      <w:r>
        <w:t xml:space="preserve"> : Cette fonctionnalité permet à l'acteur d'accéder à l'état d'extraction de la liste des personnes </w:t>
      </w:r>
      <w:r w:rsidRPr="00EE10DC">
        <w:t>appartenant à une entreprise</w:t>
      </w:r>
    </w:p>
    <w:p w:rsidR="00992BC1" w:rsidRDefault="00992BC1" w:rsidP="00EE10DC">
      <w:pPr>
        <w:pStyle w:val="NormalArial"/>
      </w:pPr>
      <w:r w:rsidRPr="00795BE7">
        <w:rPr>
          <w:b/>
        </w:rPr>
        <w:t>Acteur(s)</w:t>
      </w:r>
      <w:r>
        <w:t xml:space="preserve"> : </w:t>
      </w:r>
      <w:r w:rsidR="00290712">
        <w:t xml:space="preserve">Accueil, </w:t>
      </w:r>
      <w:r w:rsidRPr="0006541F">
        <w:t xml:space="preserve">Administrateur </w:t>
      </w:r>
      <w:r>
        <w:t xml:space="preserve">National, </w:t>
      </w:r>
      <w:r w:rsidRPr="0006541F">
        <w:t>Administrateur Centre</w:t>
      </w:r>
      <w:r>
        <w:t>, OS de Pôle</w:t>
      </w:r>
    </w:p>
    <w:p w:rsidR="00992BC1" w:rsidRDefault="00992BC1" w:rsidP="00EE10DC">
      <w:pPr>
        <w:pStyle w:val="NormalArial"/>
      </w:pPr>
      <w:r w:rsidRPr="00795BE7">
        <w:rPr>
          <w:b/>
        </w:rPr>
        <w:t>Pré-condition</w:t>
      </w:r>
      <w:r>
        <w:t xml:space="preserve"> : L'acteur est identifié </w:t>
      </w:r>
    </w:p>
    <w:p w:rsidR="00992BC1" w:rsidRDefault="00992BC1" w:rsidP="00EE10DC">
      <w:pPr>
        <w:pStyle w:val="NormalArial"/>
      </w:pPr>
      <w:r w:rsidRPr="00795BE7">
        <w:rPr>
          <w:b/>
        </w:rPr>
        <w:t>Post-condition</w:t>
      </w:r>
      <w:r>
        <w:t xml:space="preserve"> : La liste a été générée</w:t>
      </w:r>
    </w:p>
    <w:p w:rsidR="00992BC1" w:rsidRDefault="00992BC1" w:rsidP="00EE10DC">
      <w:pPr>
        <w:pStyle w:val="NormalArial"/>
      </w:pPr>
    </w:p>
    <w:p w:rsidR="00992BC1" w:rsidRDefault="00992BC1" w:rsidP="00EE10DC">
      <w:pPr>
        <w:pStyle w:val="NormalArial"/>
      </w:pPr>
    </w:p>
    <w:p w:rsidR="00992BC1" w:rsidRDefault="00992BC1" w:rsidP="00C4499D">
      <w:pPr>
        <w:pStyle w:val="Titre4bis"/>
      </w:pPr>
      <w:r>
        <w:t>Interface Critères</w:t>
      </w:r>
    </w:p>
    <w:p w:rsidR="00992BC1" w:rsidRDefault="00992BC1" w:rsidP="00C4499D">
      <w:pPr>
        <w:pStyle w:val="NormalArial"/>
        <w:rPr>
          <w:bCs/>
        </w:rPr>
      </w:pPr>
      <w:r>
        <w:rPr>
          <w:bCs/>
        </w:rPr>
        <w:t>L'écran affiche un formulaire de saisie</w:t>
      </w:r>
    </w:p>
    <w:p w:rsidR="00992BC1" w:rsidRDefault="00992BC1" w:rsidP="00C4499D">
      <w:pPr>
        <w:pStyle w:val="NormalArial"/>
        <w:numPr>
          <w:ilvl w:val="0"/>
          <w:numId w:val="22"/>
        </w:numPr>
        <w:rPr>
          <w:bCs/>
        </w:rPr>
      </w:pPr>
      <w:r>
        <w:rPr>
          <w:bCs/>
        </w:rPr>
        <w:t>"Entreprise du salarié" : permet de saisir la totalité ou une partie de la raison sociale de l'entreprise du salarié.</w:t>
      </w:r>
    </w:p>
    <w:p w:rsidR="00992BC1" w:rsidRDefault="00992BC1" w:rsidP="00C4499D">
      <w:pPr>
        <w:pStyle w:val="NormalArial"/>
        <w:numPr>
          <w:ilvl w:val="0"/>
          <w:numId w:val="22"/>
        </w:numPr>
        <w:rPr>
          <w:bCs/>
        </w:rPr>
      </w:pPr>
      <w:r>
        <w:rPr>
          <w:bCs/>
        </w:rPr>
        <w:t>"Entreprise titulaire du marché principal" : permet de saisir la totalité ou une partie de la raison sociale de l'entreprise titulaire du marché principal.</w:t>
      </w:r>
    </w:p>
    <w:p w:rsidR="00992BC1" w:rsidRDefault="00992BC1" w:rsidP="00C4499D">
      <w:pPr>
        <w:pStyle w:val="NormalArial"/>
        <w:numPr>
          <w:ilvl w:val="0"/>
          <w:numId w:val="22"/>
        </w:numPr>
        <w:rPr>
          <w:bCs/>
        </w:rPr>
      </w:pPr>
      <w:r>
        <w:rPr>
          <w:bCs/>
        </w:rPr>
        <w:t>"Numéro de contrat" : permet de saisir le numéro de contrat (d'un marché).</w:t>
      </w:r>
    </w:p>
    <w:p w:rsidR="00992BC1" w:rsidRDefault="00992BC1" w:rsidP="00C4499D">
      <w:pPr>
        <w:pStyle w:val="NormalArial"/>
        <w:numPr>
          <w:ilvl w:val="0"/>
          <w:numId w:val="22"/>
        </w:numPr>
        <w:rPr>
          <w:bCs/>
        </w:rPr>
      </w:pPr>
      <w:r>
        <w:rPr>
          <w:bCs/>
        </w:rPr>
        <w:t>Un bouton "Valider"</w:t>
      </w:r>
    </w:p>
    <w:p w:rsidR="00992BC1" w:rsidRDefault="00992BC1" w:rsidP="00C4499D">
      <w:pPr>
        <w:pStyle w:val="NormalArial"/>
        <w:rPr>
          <w:bCs/>
        </w:rPr>
      </w:pPr>
    </w:p>
    <w:p w:rsidR="00992BC1" w:rsidRDefault="00992BC1" w:rsidP="00C4499D">
      <w:pPr>
        <w:pStyle w:val="Titre4bis"/>
      </w:pPr>
      <w:r>
        <w:t xml:space="preserve">Interface Fichier XLS - Liste des personnes </w:t>
      </w:r>
      <w:r w:rsidRPr="00EE10DC">
        <w:t>appartenant à une entreprise</w:t>
      </w:r>
    </w:p>
    <w:p w:rsidR="00992BC1" w:rsidRDefault="00C46026" w:rsidP="00C4499D">
      <w:pPr>
        <w:pStyle w:val="NormalArial"/>
        <w:rPr>
          <w:bCs/>
        </w:rPr>
      </w:pPr>
      <w:r>
        <w:rPr>
          <w:bCs/>
        </w:rPr>
        <w:t>Les critères sont rappelés au début du fichier, avec une ligne par critère.</w:t>
      </w:r>
    </w:p>
    <w:p w:rsidR="00992BC1" w:rsidRDefault="00992BC1" w:rsidP="00C4499D">
      <w:pPr>
        <w:pStyle w:val="NormalArial"/>
        <w:rPr>
          <w:bCs/>
        </w:rPr>
      </w:pPr>
      <w:r>
        <w:rPr>
          <w:bCs/>
        </w:rPr>
        <w:t>Ensuite une ligne est affichée par personne correspondant aux critères, une personne pouvant apparaître plusieurs fois si la personne est présente sur plusieurs centres ou est rattachée à plusieurs entreprises.</w:t>
      </w:r>
    </w:p>
    <w:p w:rsidR="00992BC1" w:rsidRDefault="00992BC1" w:rsidP="00C4499D">
      <w:pPr>
        <w:pStyle w:val="NormalArial"/>
        <w:rPr>
          <w:bCs/>
        </w:rPr>
      </w:pPr>
      <w:r>
        <w:rPr>
          <w:bCs/>
        </w:rPr>
        <w:t>Les colonnes du tableau sont :</w:t>
      </w:r>
    </w:p>
    <w:p w:rsidR="00992BC1" w:rsidRDefault="00992BC1" w:rsidP="00C4499D">
      <w:pPr>
        <w:pStyle w:val="NormalArial"/>
        <w:rPr>
          <w:bCs/>
        </w:rPr>
      </w:pPr>
    </w:p>
    <w:p w:rsidR="00992BC1" w:rsidRDefault="00992BC1" w:rsidP="00C4499D">
      <w:pPr>
        <w:pStyle w:val="NormalArial"/>
        <w:rPr>
          <w:bCs/>
        </w:rPr>
      </w:pPr>
      <w:r>
        <w:rPr>
          <w:bCs/>
        </w:rPr>
        <w:t>Colonnes "Identité" :</w:t>
      </w:r>
    </w:p>
    <w:p w:rsidR="00992BC1" w:rsidRDefault="00992BC1" w:rsidP="00C4499D">
      <w:pPr>
        <w:pStyle w:val="NormalArial"/>
        <w:numPr>
          <w:ilvl w:val="0"/>
          <w:numId w:val="22"/>
        </w:numPr>
        <w:rPr>
          <w:bCs/>
        </w:rPr>
      </w:pPr>
      <w:r>
        <w:rPr>
          <w:bCs/>
        </w:rPr>
        <w:t>"Nom d'époux" : lu dans la table des personnes</w:t>
      </w:r>
    </w:p>
    <w:p w:rsidR="00992BC1" w:rsidRDefault="00992BC1" w:rsidP="00C4499D">
      <w:pPr>
        <w:pStyle w:val="NormalArial"/>
        <w:numPr>
          <w:ilvl w:val="0"/>
          <w:numId w:val="22"/>
        </w:numPr>
        <w:rPr>
          <w:bCs/>
        </w:rPr>
      </w:pPr>
      <w:r>
        <w:rPr>
          <w:bCs/>
        </w:rPr>
        <w:t>"Nom de naissance" : lu dans la table des personnes</w:t>
      </w:r>
    </w:p>
    <w:p w:rsidR="00992BC1" w:rsidRDefault="00992BC1" w:rsidP="00C4499D">
      <w:pPr>
        <w:pStyle w:val="NormalArial"/>
        <w:numPr>
          <w:ilvl w:val="0"/>
          <w:numId w:val="22"/>
        </w:numPr>
        <w:rPr>
          <w:bCs/>
        </w:rPr>
      </w:pPr>
      <w:r>
        <w:rPr>
          <w:bCs/>
        </w:rPr>
        <w:t>"Prénom" : lu dans la table des personnes</w:t>
      </w:r>
    </w:p>
    <w:p w:rsidR="00992BC1" w:rsidRDefault="00992BC1" w:rsidP="00C4499D">
      <w:pPr>
        <w:pStyle w:val="NormalArial"/>
        <w:numPr>
          <w:ilvl w:val="0"/>
          <w:numId w:val="22"/>
        </w:numPr>
        <w:rPr>
          <w:bCs/>
        </w:rPr>
      </w:pPr>
      <w:r>
        <w:rPr>
          <w:bCs/>
        </w:rPr>
        <w:t>"Date de naissance" : lue dans la table des personnes et affichée au format DD/MM/AAAA</w:t>
      </w:r>
    </w:p>
    <w:p w:rsidR="00992BC1" w:rsidRDefault="00992BC1" w:rsidP="00C4499D">
      <w:pPr>
        <w:pStyle w:val="NormalArial"/>
        <w:rPr>
          <w:bCs/>
        </w:rPr>
      </w:pPr>
    </w:p>
    <w:p w:rsidR="00992BC1" w:rsidRDefault="00992BC1" w:rsidP="00C4499D">
      <w:pPr>
        <w:pStyle w:val="NormalArial"/>
        <w:rPr>
          <w:bCs/>
        </w:rPr>
      </w:pPr>
      <w:r>
        <w:rPr>
          <w:bCs/>
        </w:rPr>
        <w:t>Colonnes "Badge" :</w:t>
      </w:r>
    </w:p>
    <w:p w:rsidR="00992BC1" w:rsidRDefault="00992BC1" w:rsidP="00C4499D">
      <w:pPr>
        <w:pStyle w:val="NormalArial"/>
        <w:numPr>
          <w:ilvl w:val="0"/>
          <w:numId w:val="22"/>
        </w:numPr>
        <w:rPr>
          <w:bCs/>
        </w:rPr>
      </w:pPr>
      <w:r>
        <w:rPr>
          <w:bCs/>
        </w:rPr>
        <w:t>"</w:t>
      </w:r>
      <w:r w:rsidRPr="00B04E83">
        <w:t xml:space="preserve"> </w:t>
      </w:r>
      <w:r w:rsidRPr="00B04E83">
        <w:rPr>
          <w:bCs/>
        </w:rPr>
        <w:t>Numéro de badge</w:t>
      </w:r>
      <w:r>
        <w:rPr>
          <w:bCs/>
        </w:rPr>
        <w:t>" : numéro de badge de la personne pour le centre associant la personne à l'entreprise</w:t>
      </w:r>
    </w:p>
    <w:p w:rsidR="00992BC1" w:rsidRDefault="00992BC1" w:rsidP="00C4499D">
      <w:pPr>
        <w:pStyle w:val="NormalArial"/>
        <w:numPr>
          <w:ilvl w:val="0"/>
          <w:numId w:val="22"/>
        </w:numPr>
        <w:rPr>
          <w:bCs/>
        </w:rPr>
      </w:pPr>
      <w:r>
        <w:rPr>
          <w:bCs/>
        </w:rPr>
        <w:t>"Type de badge" : Type de badge de la personne pour le centre associant la personne à l'entreprise. Ce code est lu dans la table de référence des types de badge.</w:t>
      </w:r>
    </w:p>
    <w:p w:rsidR="00992BC1" w:rsidRDefault="00992BC1" w:rsidP="00C4499D">
      <w:pPr>
        <w:pStyle w:val="NormalArial"/>
        <w:numPr>
          <w:ilvl w:val="0"/>
          <w:numId w:val="22"/>
        </w:numPr>
        <w:rPr>
          <w:bCs/>
        </w:rPr>
      </w:pPr>
      <w:r>
        <w:rPr>
          <w:bCs/>
        </w:rPr>
        <w:t>"Date fin validité" : Date de fin de validité du badge de la personne pour le centre associant la personne à l'entreprise</w:t>
      </w:r>
    </w:p>
    <w:p w:rsidR="00992BC1" w:rsidRDefault="00992BC1" w:rsidP="00C4499D">
      <w:pPr>
        <w:pStyle w:val="NormalArial"/>
        <w:numPr>
          <w:ilvl w:val="0"/>
          <w:numId w:val="22"/>
        </w:numPr>
        <w:rPr>
          <w:bCs/>
        </w:rPr>
      </w:pPr>
      <w:r>
        <w:rPr>
          <w:bCs/>
        </w:rPr>
        <w:t>"</w:t>
      </w:r>
      <w:r w:rsidRPr="001A43BC">
        <w:t xml:space="preserve"> </w:t>
      </w:r>
      <w:r w:rsidRPr="001A43BC">
        <w:rPr>
          <w:bCs/>
        </w:rPr>
        <w:t>Statut</w:t>
      </w:r>
      <w:r>
        <w:rPr>
          <w:bCs/>
        </w:rPr>
        <w:t>" : statut de la personne pour le centre associant la personne à l'entreprise. Le code est lu dans la table de références des statuts.</w:t>
      </w:r>
    </w:p>
    <w:p w:rsidR="00992BC1" w:rsidRDefault="00992BC1" w:rsidP="00C4499D">
      <w:pPr>
        <w:pStyle w:val="NormalArial"/>
        <w:numPr>
          <w:ilvl w:val="0"/>
          <w:numId w:val="22"/>
        </w:numPr>
        <w:rPr>
          <w:bCs/>
        </w:rPr>
      </w:pPr>
      <w:r>
        <w:rPr>
          <w:bCs/>
        </w:rPr>
        <w:t>"</w:t>
      </w:r>
      <w:r w:rsidRPr="001A43BC">
        <w:t xml:space="preserve"> </w:t>
      </w:r>
      <w:r>
        <w:t>Sous-s</w:t>
      </w:r>
      <w:r w:rsidRPr="001A43BC">
        <w:rPr>
          <w:bCs/>
        </w:rPr>
        <w:t>tatut</w:t>
      </w:r>
      <w:r>
        <w:rPr>
          <w:bCs/>
        </w:rPr>
        <w:t>" : sous-statut de la personne pour le centre associant la personne à l'entreprise. Le code est lu dans la table de références des sous-statuts.</w:t>
      </w:r>
    </w:p>
    <w:p w:rsidR="00992BC1" w:rsidRDefault="00992BC1" w:rsidP="00C4499D">
      <w:pPr>
        <w:pStyle w:val="NormalArial"/>
        <w:rPr>
          <w:bCs/>
        </w:rPr>
      </w:pPr>
    </w:p>
    <w:p w:rsidR="00992BC1" w:rsidRDefault="00992BC1" w:rsidP="00C4499D">
      <w:pPr>
        <w:pStyle w:val="NormalArial"/>
        <w:rPr>
          <w:bCs/>
        </w:rPr>
      </w:pPr>
      <w:r>
        <w:rPr>
          <w:bCs/>
        </w:rPr>
        <w:t>Colonne "Contrat" :</w:t>
      </w:r>
    </w:p>
    <w:p w:rsidR="00992BC1" w:rsidRDefault="00992BC1" w:rsidP="00C4499D">
      <w:pPr>
        <w:pStyle w:val="NormalArial"/>
        <w:numPr>
          <w:ilvl w:val="0"/>
          <w:numId w:val="22"/>
        </w:numPr>
        <w:rPr>
          <w:bCs/>
        </w:rPr>
      </w:pPr>
      <w:r>
        <w:rPr>
          <w:bCs/>
        </w:rPr>
        <w:t>"</w:t>
      </w:r>
      <w:r w:rsidRPr="00B04E83">
        <w:t xml:space="preserve"> </w:t>
      </w:r>
      <w:r w:rsidRPr="00B04E83">
        <w:rPr>
          <w:bCs/>
        </w:rPr>
        <w:t xml:space="preserve">Numéro de </w:t>
      </w:r>
      <w:r>
        <w:rPr>
          <w:bCs/>
        </w:rPr>
        <w:t>contrat" : numéro de contrat du marché associé à la personne pour le centre associant la personne à l'entreprise. Remarque : les contrats d'un centre ne sont donc affichés que si la personne est associée à une entreprise dans ce même centre.</w:t>
      </w:r>
    </w:p>
    <w:p w:rsidR="00992BC1" w:rsidRDefault="00992BC1" w:rsidP="00C4499D">
      <w:pPr>
        <w:pStyle w:val="NormalArial"/>
        <w:rPr>
          <w:bCs/>
        </w:rPr>
      </w:pPr>
    </w:p>
    <w:p w:rsidR="00992BC1" w:rsidRDefault="00992BC1" w:rsidP="00C4499D">
      <w:pPr>
        <w:pStyle w:val="NormalArial"/>
        <w:rPr>
          <w:bCs/>
        </w:rPr>
      </w:pPr>
      <w:r>
        <w:rPr>
          <w:bCs/>
        </w:rPr>
        <w:lastRenderedPageBreak/>
        <w:t>Colonnes "Entreprise du salarié" : si aucune entreprise n'est associée à la personne, ces colonnes sont laissées vides. Si 2 entreprises sont associées à la personne</w:t>
      </w:r>
      <w:r w:rsidR="00D250B0">
        <w:rPr>
          <w:bCs/>
        </w:rPr>
        <w:t xml:space="preserve">, une ligne est générée pour la personne pour chaque entreprise </w:t>
      </w:r>
      <w:r>
        <w:rPr>
          <w:bCs/>
        </w:rPr>
        <w:t>,.</w:t>
      </w:r>
    </w:p>
    <w:p w:rsidR="00992BC1" w:rsidRDefault="00992BC1" w:rsidP="00C4499D">
      <w:pPr>
        <w:pStyle w:val="NormalArial"/>
        <w:numPr>
          <w:ilvl w:val="0"/>
          <w:numId w:val="22"/>
        </w:numPr>
        <w:rPr>
          <w:bCs/>
        </w:rPr>
      </w:pPr>
      <w:r>
        <w:rPr>
          <w:bCs/>
        </w:rPr>
        <w:t>"</w:t>
      </w:r>
      <w:r w:rsidRPr="007D03C7">
        <w:t xml:space="preserve"> </w:t>
      </w:r>
      <w:r w:rsidRPr="007D03C7">
        <w:rPr>
          <w:bCs/>
        </w:rPr>
        <w:t>Raison sociale</w:t>
      </w:r>
      <w:r>
        <w:rPr>
          <w:bCs/>
        </w:rPr>
        <w:t xml:space="preserve">" : raison sociale de l'entreprise associée à la personne pour le centre de </w:t>
      </w:r>
      <w:r w:rsidR="00F35A57">
        <w:rPr>
          <w:bCs/>
        </w:rPr>
        <w:t>la fiche</w:t>
      </w:r>
    </w:p>
    <w:p w:rsidR="00992BC1" w:rsidRDefault="00992BC1" w:rsidP="00C4499D">
      <w:pPr>
        <w:pStyle w:val="NormalArial"/>
        <w:numPr>
          <w:ilvl w:val="0"/>
          <w:numId w:val="22"/>
        </w:numPr>
        <w:rPr>
          <w:bCs/>
        </w:rPr>
      </w:pPr>
      <w:r>
        <w:rPr>
          <w:bCs/>
        </w:rPr>
        <w:t>"N</w:t>
      </w:r>
      <w:r w:rsidRPr="007D03C7">
        <w:rPr>
          <w:bCs/>
        </w:rPr>
        <w:t>om usuel</w:t>
      </w:r>
      <w:r>
        <w:rPr>
          <w:bCs/>
        </w:rPr>
        <w:t>" : nom usuel</w:t>
      </w:r>
      <w:r w:rsidRPr="00FC273E">
        <w:rPr>
          <w:bCs/>
        </w:rPr>
        <w:t xml:space="preserve"> </w:t>
      </w:r>
      <w:r>
        <w:rPr>
          <w:bCs/>
        </w:rPr>
        <w:t xml:space="preserve">de l'entreprise associée à la personne pour le centre de la </w:t>
      </w:r>
      <w:r w:rsidR="00F35A57">
        <w:rPr>
          <w:bCs/>
        </w:rPr>
        <w:t>fiche</w:t>
      </w:r>
    </w:p>
    <w:p w:rsidR="00992BC1" w:rsidRDefault="00992BC1" w:rsidP="00C4499D">
      <w:pPr>
        <w:pStyle w:val="NormalArial"/>
        <w:rPr>
          <w:bCs/>
        </w:rPr>
      </w:pPr>
    </w:p>
    <w:p w:rsidR="00992BC1" w:rsidRDefault="003C4B6B" w:rsidP="00C4499D">
      <w:pPr>
        <w:pStyle w:val="NormalArial"/>
        <w:rPr>
          <w:bCs/>
        </w:rPr>
      </w:pPr>
      <w:r>
        <w:rPr>
          <w:bCs/>
        </w:rPr>
        <w:t>Le tableau est trié sur Nom de naissance, prénom</w:t>
      </w:r>
    </w:p>
    <w:p w:rsidR="00992BC1" w:rsidRDefault="00992BC1" w:rsidP="00C4499D">
      <w:pPr>
        <w:pStyle w:val="Titre4bis"/>
      </w:pPr>
      <w:r>
        <w:t xml:space="preserve">Scénario 1 – Extraire l'état des personnes </w:t>
      </w:r>
      <w:r w:rsidRPr="00EE10DC">
        <w:t>appartenant à une entreprise</w:t>
      </w:r>
    </w:p>
    <w:p w:rsidR="00992BC1" w:rsidRDefault="00992BC1" w:rsidP="00C4499D">
      <w:pPr>
        <w:pStyle w:val="NormalArial"/>
        <w:numPr>
          <w:ilvl w:val="0"/>
          <w:numId w:val="99"/>
        </w:numPr>
        <w:jc w:val="both"/>
        <w:rPr>
          <w:bCs/>
        </w:rPr>
      </w:pPr>
      <w:r>
        <w:rPr>
          <w:bCs/>
        </w:rPr>
        <w:t>L'acteur</w:t>
      </w:r>
      <w:r w:rsidRPr="00C23EE9">
        <w:rPr>
          <w:bCs/>
        </w:rPr>
        <w:t xml:space="preserve"> arrive sur le module.</w:t>
      </w:r>
    </w:p>
    <w:p w:rsidR="00992BC1" w:rsidRDefault="00992BC1" w:rsidP="00C4499D">
      <w:pPr>
        <w:pStyle w:val="NormalArial"/>
        <w:numPr>
          <w:ilvl w:val="0"/>
          <w:numId w:val="99"/>
        </w:numPr>
        <w:jc w:val="both"/>
        <w:rPr>
          <w:bCs/>
        </w:rPr>
      </w:pPr>
      <w:r>
        <w:rPr>
          <w:bCs/>
        </w:rPr>
        <w:t>Le système affiche le formulaire Critères</w:t>
      </w:r>
    </w:p>
    <w:p w:rsidR="00992BC1" w:rsidRDefault="00992BC1" w:rsidP="00C4499D">
      <w:pPr>
        <w:pStyle w:val="NormalArial"/>
        <w:numPr>
          <w:ilvl w:val="0"/>
          <w:numId w:val="99"/>
        </w:numPr>
        <w:jc w:val="both"/>
        <w:rPr>
          <w:bCs/>
        </w:rPr>
      </w:pPr>
      <w:r>
        <w:rPr>
          <w:bCs/>
        </w:rPr>
        <w:t xml:space="preserve">L'acteur saisit les critères et valide </w:t>
      </w:r>
      <w:r>
        <w:rPr>
          <w:b/>
          <w:color w:val="FF0000"/>
        </w:rPr>
        <w:t xml:space="preserve">EXCEPTION1. </w:t>
      </w:r>
    </w:p>
    <w:p w:rsidR="00992BC1" w:rsidRDefault="00992BC1" w:rsidP="00C4499D">
      <w:pPr>
        <w:pStyle w:val="NormalArial"/>
        <w:numPr>
          <w:ilvl w:val="0"/>
          <w:numId w:val="99"/>
        </w:numPr>
        <w:jc w:val="both"/>
        <w:rPr>
          <w:bCs/>
        </w:rPr>
      </w:pPr>
      <w:r>
        <w:rPr>
          <w:bCs/>
        </w:rPr>
        <w:t>Le système génère un fichier xls telles que :</w:t>
      </w:r>
    </w:p>
    <w:p w:rsidR="00992BC1" w:rsidRDefault="00992BC1" w:rsidP="00C4499D">
      <w:pPr>
        <w:pStyle w:val="NormalArial"/>
        <w:numPr>
          <w:ilvl w:val="1"/>
          <w:numId w:val="99"/>
        </w:numPr>
        <w:jc w:val="both"/>
        <w:rPr>
          <w:bCs/>
        </w:rPr>
      </w:pPr>
      <w:r>
        <w:rPr>
          <w:bCs/>
        </w:rPr>
        <w:t>La raison sociale de l'entreprise associée à la personne contient le texte saisi dans le critère Entreprise du salarié</w:t>
      </w:r>
    </w:p>
    <w:p w:rsidR="00992BC1" w:rsidRDefault="00992BC1" w:rsidP="00C4499D">
      <w:pPr>
        <w:pStyle w:val="NormalArial"/>
        <w:numPr>
          <w:ilvl w:val="1"/>
          <w:numId w:val="99"/>
        </w:numPr>
        <w:jc w:val="both"/>
        <w:rPr>
          <w:bCs/>
        </w:rPr>
      </w:pPr>
      <w:r>
        <w:rPr>
          <w:bCs/>
        </w:rPr>
        <w:t xml:space="preserve">La raison sociale de l'entreprise associée au marché contient le texte saisi dans le critère </w:t>
      </w:r>
      <w:r w:rsidRPr="002A0393">
        <w:rPr>
          <w:bCs/>
        </w:rPr>
        <w:t>titulaire du marché principal</w:t>
      </w:r>
    </w:p>
    <w:p w:rsidR="00992BC1" w:rsidRDefault="00992BC1" w:rsidP="00C4499D">
      <w:pPr>
        <w:pStyle w:val="NormalArial"/>
        <w:numPr>
          <w:ilvl w:val="1"/>
          <w:numId w:val="99"/>
        </w:numPr>
        <w:jc w:val="both"/>
        <w:rPr>
          <w:bCs/>
        </w:rPr>
      </w:pPr>
      <w:r>
        <w:rPr>
          <w:bCs/>
        </w:rPr>
        <w:t>Le numéro de contrat du marché correspond au numéro de contrat saisi en critère.</w:t>
      </w:r>
    </w:p>
    <w:p w:rsidR="00992BC1" w:rsidRPr="00BC06BF" w:rsidRDefault="00992BC1" w:rsidP="00C4499D">
      <w:pPr>
        <w:pStyle w:val="NormalArial"/>
        <w:numPr>
          <w:ilvl w:val="0"/>
          <w:numId w:val="99"/>
        </w:numPr>
        <w:jc w:val="both"/>
        <w:rPr>
          <w:bCs/>
        </w:rPr>
      </w:pPr>
      <w:r w:rsidRPr="00BC06BF">
        <w:rPr>
          <w:bCs/>
        </w:rPr>
        <w:t>Le système propose à l’acteur de télécharger le fichier xls</w:t>
      </w:r>
    </w:p>
    <w:p w:rsidR="00992BC1" w:rsidRDefault="00992BC1" w:rsidP="00C4499D">
      <w:pPr>
        <w:pStyle w:val="Titre4bis"/>
      </w:pPr>
      <w:r>
        <w:t>Cas d'exception</w:t>
      </w:r>
    </w:p>
    <w:p w:rsidR="00992BC1" w:rsidRDefault="00992BC1" w:rsidP="00C4499D">
      <w:pPr>
        <w:pStyle w:val="NormalArial"/>
        <w:jc w:val="both"/>
      </w:pPr>
      <w:r>
        <w:rPr>
          <w:b/>
          <w:color w:val="FF0000"/>
        </w:rPr>
        <w:t xml:space="preserve">EXCEPTION1 : </w:t>
      </w:r>
      <w:r>
        <w:t>L’acteur doit saisir au moins un des 3 critères proposés. Dans le cas contraire, l'acteur est redirigé vers le formulaire et un message d’erreur est affiché.</w:t>
      </w:r>
    </w:p>
    <w:p w:rsidR="003222B6" w:rsidRPr="00914A85" w:rsidRDefault="003222B6" w:rsidP="00C4499D">
      <w:pPr>
        <w:pStyle w:val="NormalArial"/>
        <w:jc w:val="both"/>
      </w:pPr>
      <w:r>
        <w:br w:type="page"/>
      </w:r>
    </w:p>
    <w:p w:rsidR="00992BC1" w:rsidRDefault="00992BC1" w:rsidP="00B36255">
      <w:pPr>
        <w:pStyle w:val="Titre2"/>
      </w:pPr>
      <w:bookmarkStart w:id="4820" w:name="_Toc292454268"/>
      <w:r w:rsidRPr="006D6B6C">
        <w:lastRenderedPageBreak/>
        <w:t xml:space="preserve">Liste des personnes </w:t>
      </w:r>
      <w:r>
        <w:t>ayant un</w:t>
      </w:r>
      <w:r w:rsidRPr="006D6B6C">
        <w:t xml:space="preserve"> bad</w:t>
      </w:r>
      <w:r>
        <w:t>ge actif</w:t>
      </w:r>
      <w:r w:rsidR="00DE7959">
        <w:t xml:space="preserve"> (Etat 15)</w:t>
      </w:r>
      <w:bookmarkEnd w:id="4820"/>
    </w:p>
    <w:p w:rsidR="00992BC1" w:rsidRPr="005C65D8" w:rsidRDefault="00992BC1" w:rsidP="00D23387">
      <w:pPr>
        <w:pStyle w:val="Titre3"/>
      </w:pPr>
      <w:bookmarkStart w:id="4821" w:name="_Toc292454269"/>
      <w:r w:rsidRPr="00F82106">
        <w:t xml:space="preserve">Cas d'utilisation </w:t>
      </w:r>
      <w:r w:rsidRPr="004862CD">
        <w:t>liste</w:t>
      </w:r>
      <w:r>
        <w:t>r</w:t>
      </w:r>
      <w:r w:rsidRPr="004862CD">
        <w:t xml:space="preserve"> </w:t>
      </w:r>
      <w:r>
        <w:t>l</w:t>
      </w:r>
      <w:r w:rsidRPr="004862CD">
        <w:t xml:space="preserve">es </w:t>
      </w:r>
      <w:r>
        <w:t>personnes ayant un</w:t>
      </w:r>
      <w:r w:rsidRPr="006D6B6C">
        <w:t xml:space="preserve"> bad</w:t>
      </w:r>
      <w:r>
        <w:t>ge actif</w:t>
      </w:r>
      <w:bookmarkEnd w:id="4821"/>
    </w:p>
    <w:p w:rsidR="00992BC1" w:rsidRPr="00EE10DC" w:rsidRDefault="00992BC1" w:rsidP="007D0803">
      <w:pPr>
        <w:pStyle w:val="NormalArial"/>
      </w:pPr>
      <w:r w:rsidRPr="00795BE7">
        <w:rPr>
          <w:b/>
        </w:rPr>
        <w:t>Résumé</w:t>
      </w:r>
      <w:r>
        <w:t xml:space="preserve"> : Cette fonctionnalité permet à l'acteur d'accéder à l'état d'extraction de la liste des personnes ayant un</w:t>
      </w:r>
      <w:r w:rsidRPr="006D6B6C">
        <w:t xml:space="preserve"> bad</w:t>
      </w:r>
      <w:r>
        <w:t>ge actif</w:t>
      </w:r>
    </w:p>
    <w:p w:rsidR="00992BC1" w:rsidRDefault="00992BC1" w:rsidP="007D0803">
      <w:pPr>
        <w:pStyle w:val="NormalArial"/>
      </w:pPr>
      <w:r w:rsidRPr="00795BE7">
        <w:rPr>
          <w:b/>
        </w:rPr>
        <w:t>Acteur(s)</w:t>
      </w:r>
      <w:r>
        <w:t xml:space="preserve"> : </w:t>
      </w:r>
      <w:r w:rsidRPr="0006541F">
        <w:t>Administrateur Centre</w:t>
      </w:r>
      <w:r w:rsidR="00766B2F">
        <w:t>, Accueil</w:t>
      </w:r>
    </w:p>
    <w:p w:rsidR="00992BC1" w:rsidRDefault="00992BC1" w:rsidP="007D0803">
      <w:pPr>
        <w:pStyle w:val="NormalArial"/>
      </w:pPr>
      <w:r w:rsidRPr="00795BE7">
        <w:rPr>
          <w:b/>
        </w:rPr>
        <w:t>Pré-condition</w:t>
      </w:r>
      <w:r>
        <w:t xml:space="preserve"> : L'acteur est identifié </w:t>
      </w:r>
    </w:p>
    <w:p w:rsidR="00992BC1" w:rsidRDefault="00992BC1" w:rsidP="007D0803">
      <w:pPr>
        <w:pStyle w:val="NormalArial"/>
      </w:pPr>
      <w:r w:rsidRPr="00795BE7">
        <w:rPr>
          <w:b/>
        </w:rPr>
        <w:t>Post-condition</w:t>
      </w:r>
      <w:r>
        <w:t xml:space="preserve"> : La liste a été générée</w:t>
      </w:r>
    </w:p>
    <w:p w:rsidR="00992BC1" w:rsidRDefault="00992BC1" w:rsidP="007D0803">
      <w:pPr>
        <w:pStyle w:val="NormalArial"/>
      </w:pPr>
    </w:p>
    <w:p w:rsidR="00992BC1" w:rsidRDefault="00992BC1" w:rsidP="007D0803">
      <w:pPr>
        <w:pStyle w:val="NormalArial"/>
      </w:pPr>
    </w:p>
    <w:p w:rsidR="00992BC1" w:rsidRDefault="00992BC1" w:rsidP="00C4499D">
      <w:pPr>
        <w:pStyle w:val="Titre4bis"/>
      </w:pPr>
      <w:r>
        <w:t>Interface Critères</w:t>
      </w:r>
    </w:p>
    <w:p w:rsidR="00992BC1" w:rsidRDefault="00A16FD9" w:rsidP="00C4499D">
      <w:pPr>
        <w:pStyle w:val="NormalArial"/>
        <w:rPr>
          <w:bCs/>
        </w:rPr>
      </w:pPr>
      <w:r>
        <w:rPr>
          <w:bCs/>
        </w:rPr>
        <w:t>Un bouton "Valider" permet de lancer le calcul de l'édition.</w:t>
      </w:r>
    </w:p>
    <w:p w:rsidR="00992BC1" w:rsidRDefault="00992BC1" w:rsidP="00C4499D">
      <w:pPr>
        <w:pStyle w:val="Titre4bis"/>
      </w:pPr>
      <w:r>
        <w:t>Interface Fichier XLS - Liste des personnes ayant un</w:t>
      </w:r>
      <w:r w:rsidRPr="006D6B6C">
        <w:t xml:space="preserve"> bad</w:t>
      </w:r>
      <w:r>
        <w:t>ge actif</w:t>
      </w:r>
    </w:p>
    <w:p w:rsidR="00992BC1" w:rsidRDefault="00992BC1" w:rsidP="00C4499D">
      <w:pPr>
        <w:pStyle w:val="NormalArial"/>
        <w:rPr>
          <w:bCs/>
        </w:rPr>
      </w:pPr>
      <w:r>
        <w:rPr>
          <w:bCs/>
        </w:rPr>
        <w:t>Ensuite une ligne est affichée par badge actif aux critères, une personne pouvant apparaître plusieurs fois si la personne est présente sur plusieurs centres ou est rattachée à plusieurs entreprises</w:t>
      </w:r>
      <w:r w:rsidR="00766B2F">
        <w:rPr>
          <w:bCs/>
        </w:rPr>
        <w:t xml:space="preserve"> ou plusieurs avis FSD ou plusieurs véhicules</w:t>
      </w:r>
      <w:r>
        <w:rPr>
          <w:bCs/>
        </w:rPr>
        <w:t>.</w:t>
      </w:r>
    </w:p>
    <w:p w:rsidR="00992BC1" w:rsidRDefault="00992BC1" w:rsidP="00C4499D">
      <w:pPr>
        <w:pStyle w:val="NormalArial"/>
        <w:rPr>
          <w:bCs/>
        </w:rPr>
      </w:pPr>
      <w:r>
        <w:rPr>
          <w:bCs/>
        </w:rPr>
        <w:t>Les colonnes du tableau sont :</w:t>
      </w:r>
    </w:p>
    <w:tbl>
      <w:tblPr>
        <w:tblW w:w="9544" w:type="dxa"/>
        <w:tblInd w:w="55" w:type="dxa"/>
        <w:tblCellMar>
          <w:left w:w="70" w:type="dxa"/>
          <w:right w:w="70" w:type="dxa"/>
        </w:tblCellMar>
        <w:tblLook w:val="04A0" w:firstRow="1" w:lastRow="0" w:firstColumn="1" w:lastColumn="0" w:noHBand="0" w:noVBand="1"/>
      </w:tblPr>
      <w:tblGrid>
        <w:gridCol w:w="1463"/>
        <w:gridCol w:w="1241"/>
        <w:gridCol w:w="6840"/>
      </w:tblGrid>
      <w:tr w:rsidR="0053542F" w:rsidRPr="0053542F" w:rsidTr="00095FD6">
        <w:trPr>
          <w:trHeight w:val="270"/>
        </w:trPr>
        <w:tc>
          <w:tcPr>
            <w:tcW w:w="270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Données fixes</w:t>
            </w:r>
          </w:p>
        </w:tc>
        <w:tc>
          <w:tcPr>
            <w:tcW w:w="6840" w:type="dxa"/>
            <w:tcBorders>
              <w:top w:val="single" w:sz="8" w:space="0" w:color="auto"/>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Nom d’époux(se)</w:t>
            </w:r>
          </w:p>
        </w:tc>
      </w:tr>
      <w:tr w:rsidR="0053542F" w:rsidRPr="0053542F" w:rsidTr="00095FD6">
        <w:trPr>
          <w:trHeight w:val="270"/>
        </w:trPr>
        <w:tc>
          <w:tcPr>
            <w:tcW w:w="2704" w:type="dxa"/>
            <w:gridSpan w:val="2"/>
            <w:vMerge/>
            <w:tcBorders>
              <w:top w:val="single" w:sz="8" w:space="0" w:color="auto"/>
              <w:left w:val="single" w:sz="8" w:space="0" w:color="auto"/>
              <w:bottom w:val="single" w:sz="8" w:space="0" w:color="000000"/>
              <w:right w:val="single" w:sz="8" w:space="0" w:color="000000"/>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b/>
                <w:bCs/>
                <w:color w:val="000000"/>
                <w:sz w:val="20"/>
                <w:szCs w:val="20"/>
              </w:rPr>
            </w:pPr>
            <w:r w:rsidRPr="0053542F">
              <w:rPr>
                <w:rFonts w:ascii="Arial" w:hAnsi="Arial" w:cs="Arial"/>
                <w:b/>
                <w:bCs/>
                <w:color w:val="000000"/>
                <w:sz w:val="20"/>
                <w:szCs w:val="20"/>
              </w:rPr>
              <w:t>Nom (nom de naissance)</w:t>
            </w:r>
          </w:p>
        </w:tc>
      </w:tr>
      <w:tr w:rsidR="0053542F" w:rsidRPr="0053542F" w:rsidTr="00095FD6">
        <w:trPr>
          <w:trHeight w:val="270"/>
        </w:trPr>
        <w:tc>
          <w:tcPr>
            <w:tcW w:w="2704" w:type="dxa"/>
            <w:gridSpan w:val="2"/>
            <w:vMerge/>
            <w:tcBorders>
              <w:top w:val="single" w:sz="8" w:space="0" w:color="auto"/>
              <w:left w:val="single" w:sz="8" w:space="0" w:color="auto"/>
              <w:bottom w:val="single" w:sz="8" w:space="0" w:color="000000"/>
              <w:right w:val="single" w:sz="8" w:space="0" w:color="000000"/>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b/>
                <w:bCs/>
                <w:color w:val="000000"/>
                <w:sz w:val="20"/>
                <w:szCs w:val="20"/>
              </w:rPr>
            </w:pPr>
            <w:r w:rsidRPr="0053542F">
              <w:rPr>
                <w:rFonts w:ascii="Arial" w:hAnsi="Arial" w:cs="Arial"/>
                <w:b/>
                <w:bCs/>
                <w:color w:val="000000"/>
                <w:sz w:val="20"/>
                <w:szCs w:val="20"/>
              </w:rPr>
              <w:t>Prénom</w:t>
            </w:r>
          </w:p>
        </w:tc>
      </w:tr>
      <w:tr w:rsidR="0053542F" w:rsidRPr="0053542F" w:rsidTr="00095FD6">
        <w:trPr>
          <w:trHeight w:val="270"/>
        </w:trPr>
        <w:tc>
          <w:tcPr>
            <w:tcW w:w="2704" w:type="dxa"/>
            <w:gridSpan w:val="2"/>
            <w:vMerge/>
            <w:tcBorders>
              <w:top w:val="single" w:sz="8" w:space="0" w:color="auto"/>
              <w:left w:val="single" w:sz="8" w:space="0" w:color="auto"/>
              <w:bottom w:val="single" w:sz="8" w:space="0" w:color="000000"/>
              <w:right w:val="single" w:sz="8" w:space="0" w:color="000000"/>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b/>
                <w:bCs/>
                <w:color w:val="000000"/>
                <w:sz w:val="20"/>
                <w:szCs w:val="20"/>
              </w:rPr>
            </w:pPr>
            <w:r w:rsidRPr="0053542F">
              <w:rPr>
                <w:rFonts w:ascii="Arial" w:hAnsi="Arial" w:cs="Arial"/>
                <w:b/>
                <w:bCs/>
                <w:color w:val="000000"/>
                <w:sz w:val="20"/>
                <w:szCs w:val="20"/>
              </w:rPr>
              <w:t xml:space="preserve">Statut </w:t>
            </w:r>
          </w:p>
        </w:tc>
      </w:tr>
      <w:tr w:rsidR="0053542F" w:rsidRPr="0053542F" w:rsidTr="00095FD6">
        <w:trPr>
          <w:trHeight w:val="270"/>
        </w:trPr>
        <w:tc>
          <w:tcPr>
            <w:tcW w:w="2704" w:type="dxa"/>
            <w:gridSpan w:val="2"/>
            <w:vMerge/>
            <w:tcBorders>
              <w:top w:val="single" w:sz="8" w:space="0" w:color="auto"/>
              <w:left w:val="single" w:sz="8" w:space="0" w:color="auto"/>
              <w:bottom w:val="single" w:sz="8" w:space="0" w:color="000000"/>
              <w:right w:val="single" w:sz="8" w:space="0" w:color="000000"/>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xml:space="preserve">Sous-statut </w:t>
            </w:r>
          </w:p>
        </w:tc>
      </w:tr>
      <w:tr w:rsidR="0053542F" w:rsidRPr="0053542F" w:rsidTr="00095FD6">
        <w:trPr>
          <w:trHeight w:val="270"/>
        </w:trPr>
        <w:tc>
          <w:tcPr>
            <w:tcW w:w="2704" w:type="dxa"/>
            <w:gridSpan w:val="2"/>
            <w:tcBorders>
              <w:top w:val="single" w:sz="8" w:space="0" w:color="auto"/>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Identification</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Sexe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b/>
                <w:bCs/>
                <w:color w:val="000000"/>
                <w:sz w:val="20"/>
                <w:szCs w:val="20"/>
              </w:rPr>
            </w:pPr>
            <w:r w:rsidRPr="0053542F">
              <w:rPr>
                <w:rFonts w:ascii="Arial" w:hAnsi="Arial" w:cs="Arial"/>
                <w:b/>
                <w:bCs/>
                <w:color w:val="000000"/>
                <w:sz w:val="20"/>
                <w:szCs w:val="20"/>
              </w:rPr>
              <w:t>Date de naissance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b/>
                <w:bCs/>
                <w:color w:val="000000"/>
                <w:sz w:val="20"/>
                <w:szCs w:val="20"/>
              </w:rPr>
            </w:pPr>
            <w:r w:rsidRPr="0053542F">
              <w:rPr>
                <w:rFonts w:ascii="Arial" w:hAnsi="Arial" w:cs="Arial"/>
                <w:b/>
                <w:bCs/>
                <w:color w:val="000000"/>
                <w:sz w:val="20"/>
                <w:szCs w:val="20"/>
              </w:rPr>
              <w:t>Lieu de naissance</w:t>
            </w:r>
          </w:p>
        </w:tc>
      </w:tr>
      <w:tr w:rsidR="00095FD6"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095FD6" w:rsidRPr="0053542F" w:rsidRDefault="00095FD6" w:rsidP="00D832E2">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095FD6" w:rsidRPr="0053542F" w:rsidRDefault="00095FD6" w:rsidP="00D832E2">
            <w:pPr>
              <w:rPr>
                <w:rFonts w:ascii="Arial" w:hAnsi="Arial" w:cs="Arial"/>
                <w:color w:val="000000"/>
                <w:sz w:val="20"/>
                <w:szCs w:val="20"/>
              </w:rPr>
            </w:pPr>
            <w:r>
              <w:rPr>
                <w:rFonts w:ascii="Arial" w:hAnsi="Arial" w:cs="Arial"/>
                <w:color w:val="000000"/>
                <w:sz w:val="20"/>
                <w:szCs w:val="20"/>
              </w:rPr>
              <w:t>Code postal du lieu de naissance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Unité d'affectation</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nil"/>
              <w:right w:val="single" w:sz="8" w:space="0" w:color="auto"/>
            </w:tcBorders>
            <w:shd w:val="clear" w:color="auto" w:fill="auto"/>
            <w:noWrap/>
            <w:vAlign w:val="bottom"/>
            <w:hideMark/>
          </w:tcPr>
          <w:p w:rsidR="0053542F" w:rsidRPr="0053542F" w:rsidRDefault="0053542F" w:rsidP="0053542F">
            <w:pPr>
              <w:rPr>
                <w:rFonts w:ascii="Arial" w:hAnsi="Arial" w:cs="Arial"/>
                <w:b/>
                <w:bCs/>
                <w:color w:val="000000"/>
                <w:sz w:val="20"/>
                <w:szCs w:val="20"/>
              </w:rPr>
            </w:pPr>
            <w:r w:rsidRPr="0053542F">
              <w:rPr>
                <w:rFonts w:ascii="Arial" w:hAnsi="Arial" w:cs="Arial"/>
                <w:b/>
                <w:bCs/>
                <w:color w:val="000000"/>
                <w:sz w:val="20"/>
                <w:szCs w:val="20"/>
              </w:rPr>
              <w:t>Pays de nationalité actuelle</w:t>
            </w:r>
          </w:p>
        </w:tc>
      </w:tr>
      <w:tr w:rsidR="0053542F" w:rsidRPr="0053542F" w:rsidTr="00095FD6">
        <w:trPr>
          <w:trHeight w:val="270"/>
        </w:trPr>
        <w:tc>
          <w:tcPr>
            <w:tcW w:w="2704" w:type="dxa"/>
            <w:gridSpan w:val="2"/>
            <w:tcBorders>
              <w:top w:val="nil"/>
              <w:left w:val="single" w:sz="8" w:space="0" w:color="auto"/>
              <w:bottom w:val="single" w:sz="8" w:space="0" w:color="auto"/>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single" w:sz="8" w:space="0" w:color="auto"/>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Commentaire (champ libre de saisie 500 caractères au moins)</w:t>
            </w:r>
          </w:p>
        </w:tc>
      </w:tr>
      <w:tr w:rsidR="0053542F" w:rsidRPr="0053542F" w:rsidTr="00095FD6">
        <w:trPr>
          <w:trHeight w:val="270"/>
        </w:trPr>
        <w:tc>
          <w:tcPr>
            <w:tcW w:w="2704" w:type="dxa"/>
            <w:gridSpan w:val="2"/>
            <w:tcBorders>
              <w:top w:val="single" w:sz="8" w:space="0" w:color="auto"/>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Coordonnées</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Adresse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Ville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Code postal</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Pays d’adresse</w:t>
            </w:r>
          </w:p>
        </w:tc>
      </w:tr>
      <w:tr w:rsidR="0053542F" w:rsidRPr="0053542F" w:rsidTr="00095FD6">
        <w:trPr>
          <w:trHeight w:val="270"/>
        </w:trPr>
        <w:tc>
          <w:tcPr>
            <w:tcW w:w="2704" w:type="dxa"/>
            <w:gridSpan w:val="2"/>
            <w:tcBorders>
              <w:top w:val="nil"/>
              <w:left w:val="single" w:sz="8" w:space="0" w:color="auto"/>
              <w:bottom w:val="single" w:sz="8" w:space="0" w:color="000000"/>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Téléphone</w:t>
            </w:r>
          </w:p>
        </w:tc>
      </w:tr>
      <w:tr w:rsidR="0053542F" w:rsidRPr="0053542F" w:rsidTr="00095FD6">
        <w:trPr>
          <w:trHeight w:val="270"/>
        </w:trPr>
        <w:tc>
          <w:tcPr>
            <w:tcW w:w="2704" w:type="dxa"/>
            <w:gridSpan w:val="2"/>
            <w:tcBorders>
              <w:top w:val="single" w:sz="8" w:space="0" w:color="000000"/>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Badge</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Type de badge (GABI - HORUS - Autre)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Numéro de badge </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fin de validité du badge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Couleur du badge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restitution du badge</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tcBorders>
              <w:top w:val="nil"/>
              <w:left w:val="nil"/>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Badge détruit</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tcBorders>
              <w:top w:val="nil"/>
              <w:left w:val="nil"/>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Badge liste noire</w:t>
            </w:r>
          </w:p>
        </w:tc>
      </w:tr>
      <w:tr w:rsidR="0053542F" w:rsidRPr="0053542F" w:rsidTr="00095FD6">
        <w:trPr>
          <w:trHeight w:val="270"/>
        </w:trPr>
        <w:tc>
          <w:tcPr>
            <w:tcW w:w="2704" w:type="dxa"/>
            <w:gridSpan w:val="2"/>
            <w:tcBorders>
              <w:top w:val="nil"/>
              <w:left w:val="single" w:sz="8" w:space="0" w:color="auto"/>
              <w:bottom w:val="single" w:sz="8" w:space="0" w:color="000000"/>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Badge conservé</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Entreprise</w:t>
            </w:r>
          </w:p>
        </w:tc>
        <w:tc>
          <w:tcPr>
            <w:tcW w:w="1241" w:type="dxa"/>
            <w:vMerge w:val="restart"/>
            <w:tcBorders>
              <w:top w:val="nil"/>
              <w:left w:val="single" w:sz="8" w:space="0" w:color="auto"/>
              <w:bottom w:val="single" w:sz="8" w:space="0" w:color="000000"/>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Société</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b/>
                <w:bCs/>
                <w:color w:val="000000"/>
                <w:sz w:val="20"/>
                <w:szCs w:val="20"/>
              </w:rPr>
            </w:pPr>
            <w:r w:rsidRPr="0053542F">
              <w:rPr>
                <w:rFonts w:ascii="Arial" w:hAnsi="Arial" w:cs="Arial"/>
                <w:b/>
                <w:bCs/>
                <w:color w:val="000000"/>
                <w:sz w:val="20"/>
                <w:szCs w:val="20"/>
              </w:rPr>
              <w:t>Raison sociale</w:t>
            </w:r>
            <w:r w:rsidRPr="0053542F">
              <w:rPr>
                <w:rFonts w:ascii="Arial" w:hAnsi="Arial" w:cs="Arial"/>
                <w:b/>
                <w:bCs/>
                <w:color w:val="000000"/>
                <w:sz w:val="16"/>
                <w:szCs w:val="16"/>
              </w:rPr>
              <w:t xml:space="preserve"> </w:t>
            </w:r>
            <w:r w:rsidRPr="0053542F">
              <w:rPr>
                <w:rFonts w:ascii="Arial" w:hAnsi="Arial" w:cs="Arial"/>
                <w:b/>
                <w:bCs/>
                <w:color w:val="000000"/>
                <w:sz w:val="14"/>
                <w:szCs w:val="14"/>
              </w:rPr>
              <w:t>(entreprise du salarié)</w:t>
            </w:r>
            <w:r w:rsidRPr="0053542F">
              <w:rPr>
                <w:rFonts w:ascii="Arial" w:hAnsi="Arial" w:cs="Arial"/>
                <w:b/>
                <w:bCs/>
                <w:color w:val="000000"/>
                <w:sz w:val="20"/>
                <w:szCs w:val="20"/>
              </w:rPr>
              <w:t xml:space="preserve"> Obli. si statut Ent ou Unité hégergée</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Nom usuel</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xml:space="preserve">Numéro de Siren ou Siret de l’entreprise </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Adresse de l'entreprise</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Code postal</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Ville</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lastRenderedPageBreak/>
              <w:t>X</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Pays</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2 fois</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Nom et prénom du responsable de l’entreprise</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Téléphone</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Télécopieur</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Adresse email</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val="restart"/>
            <w:tcBorders>
              <w:top w:val="nil"/>
              <w:left w:val="single" w:sz="8" w:space="0" w:color="auto"/>
              <w:bottom w:val="single" w:sz="8" w:space="0" w:color="000000"/>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Contrat travail du salarié</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xml:space="preserve">Profession </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Type de contrat de travail </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début de contrat de travail </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fin de contrat de travail</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début collaboration </w:t>
            </w:r>
          </w:p>
        </w:tc>
      </w:tr>
      <w:tr w:rsidR="0053542F" w:rsidRPr="0053542F" w:rsidTr="00095FD6">
        <w:trPr>
          <w:trHeight w:val="270"/>
        </w:trPr>
        <w:tc>
          <w:tcPr>
            <w:tcW w:w="1463" w:type="dxa"/>
            <w:tcBorders>
              <w:top w:val="nil"/>
              <w:left w:val="single" w:sz="8" w:space="0" w:color="auto"/>
              <w:bottom w:val="single" w:sz="8" w:space="0" w:color="000000"/>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nil"/>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fin collaboration</w:t>
            </w:r>
          </w:p>
        </w:tc>
      </w:tr>
      <w:tr w:rsidR="0053542F" w:rsidRPr="0053542F" w:rsidTr="00095FD6">
        <w:trPr>
          <w:trHeight w:val="270"/>
        </w:trPr>
        <w:tc>
          <w:tcPr>
            <w:tcW w:w="2704" w:type="dxa"/>
            <w:gridSpan w:val="2"/>
            <w:tcBorders>
              <w:top w:val="single" w:sz="8" w:space="0" w:color="000000"/>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Demande d’accès</w:t>
            </w:r>
          </w:p>
        </w:tc>
        <w:tc>
          <w:tcPr>
            <w:tcW w:w="6840" w:type="dxa"/>
            <w:tcBorders>
              <w:top w:val="single" w:sz="8" w:space="0" w:color="auto"/>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début d’accès au centre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b/>
                <w:bCs/>
                <w:color w:val="000000"/>
                <w:sz w:val="20"/>
                <w:szCs w:val="20"/>
              </w:rPr>
            </w:pPr>
            <w:r w:rsidRPr="0053542F">
              <w:rPr>
                <w:rFonts w:ascii="Arial" w:hAnsi="Arial" w:cs="Arial"/>
                <w:b/>
                <w:bCs/>
                <w:color w:val="000000"/>
                <w:sz w:val="20"/>
                <w:szCs w:val="20"/>
              </w:rPr>
              <w:t>Date de fin d’accès au centre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b/>
                <w:bCs/>
                <w:color w:val="000000"/>
                <w:sz w:val="20"/>
                <w:szCs w:val="20"/>
              </w:rPr>
            </w:pPr>
            <w:r w:rsidRPr="0053542F">
              <w:rPr>
                <w:rFonts w:ascii="Arial" w:hAnsi="Arial" w:cs="Arial"/>
                <w:b/>
                <w:bCs/>
                <w:color w:val="000000"/>
                <w:sz w:val="20"/>
                <w:szCs w:val="20"/>
              </w:rPr>
              <w:t xml:space="preserve">Personne habilitée à signer une demande d’accès au centre </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b/>
                <w:bCs/>
                <w:color w:val="000000"/>
                <w:sz w:val="20"/>
                <w:szCs w:val="20"/>
              </w:rPr>
            </w:pPr>
            <w:r w:rsidRPr="0053542F">
              <w:rPr>
                <w:rFonts w:ascii="Arial" w:hAnsi="Arial" w:cs="Arial"/>
                <w:b/>
                <w:bCs/>
                <w:color w:val="000000"/>
                <w:sz w:val="20"/>
                <w:szCs w:val="20"/>
              </w:rPr>
              <w:t>Unité à l’origine de la demande</w:t>
            </w:r>
          </w:p>
        </w:tc>
      </w:tr>
      <w:tr w:rsidR="0053542F" w:rsidRPr="0053542F" w:rsidTr="00095FD6">
        <w:trPr>
          <w:trHeight w:val="270"/>
        </w:trPr>
        <w:tc>
          <w:tcPr>
            <w:tcW w:w="2704" w:type="dxa"/>
            <w:gridSpan w:val="2"/>
            <w:tcBorders>
              <w:top w:val="nil"/>
              <w:left w:val="single" w:sz="8" w:space="0" w:color="auto"/>
              <w:bottom w:val="single" w:sz="8" w:space="0" w:color="auto"/>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nil"/>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Numéro DOT / AT</w:t>
            </w:r>
          </w:p>
        </w:tc>
      </w:tr>
      <w:tr w:rsidR="0053542F" w:rsidRPr="0053542F" w:rsidTr="00095FD6">
        <w:trPr>
          <w:trHeight w:val="270"/>
        </w:trPr>
        <w:tc>
          <w:tcPr>
            <w:tcW w:w="2704" w:type="dxa"/>
            <w:gridSpan w:val="2"/>
            <w:tcBorders>
              <w:top w:val="single" w:sz="8" w:space="0" w:color="auto"/>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Marchés</w:t>
            </w:r>
          </w:p>
        </w:tc>
        <w:tc>
          <w:tcPr>
            <w:tcW w:w="6840" w:type="dxa"/>
            <w:tcBorders>
              <w:top w:val="single" w:sz="8" w:space="0" w:color="auto"/>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Numéro du contrat commercial     Obligatoire si statut Entreprise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Objet du contrat commercial</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Entité contractante du Centre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Nom et prénom de l'acheteur</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début du contrat commercial </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fin du contrat commercial </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fin d’exécution du contrat commercial </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Raison sociale de l’entreprise titulaire du marché principal</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Nom usuel de l’entreprise titulaire du marché principal</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Numéro de Siren ou Siret de l’entreprise titulaire du marché principal</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tcBorders>
              <w:top w:val="nil"/>
              <w:left w:val="nil"/>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Adresse de l’entreprise titulaire du marché principal</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tcBorders>
              <w:top w:val="nil"/>
              <w:left w:val="nil"/>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Code postal de l’entreprise titulaire du marché principal</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tcBorders>
              <w:top w:val="nil"/>
              <w:left w:val="nil"/>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Ville de l’entreprise titulaire du marché principal</w:t>
            </w:r>
          </w:p>
        </w:tc>
      </w:tr>
      <w:tr w:rsidR="0053542F" w:rsidRPr="0053542F" w:rsidTr="00095FD6">
        <w:trPr>
          <w:trHeight w:val="270"/>
        </w:trPr>
        <w:tc>
          <w:tcPr>
            <w:tcW w:w="2704" w:type="dxa"/>
            <w:gridSpan w:val="2"/>
            <w:tcBorders>
              <w:top w:val="nil"/>
              <w:left w:val="single" w:sz="8" w:space="0" w:color="auto"/>
              <w:bottom w:val="single" w:sz="8" w:space="0" w:color="000000"/>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Pays de l’entreprise titulaire du marché principal</w:t>
            </w:r>
          </w:p>
        </w:tc>
      </w:tr>
      <w:tr w:rsidR="0053542F" w:rsidRPr="0053542F" w:rsidTr="00095FD6">
        <w:trPr>
          <w:trHeight w:val="270"/>
        </w:trPr>
        <w:tc>
          <w:tcPr>
            <w:tcW w:w="2704" w:type="dxa"/>
            <w:gridSpan w:val="2"/>
            <w:tcBorders>
              <w:top w:val="single" w:sz="8" w:space="0" w:color="000000"/>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Aptitude médicale</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Catégorie médicale </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Nom du Médecin habilité</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SST ou organisme de médecine du travail</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début de validité de l’aptitude médicale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fin de validité de l’aptitude médicale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p>
        </w:tc>
      </w:tr>
      <w:tr w:rsidR="0053542F" w:rsidRPr="0053542F" w:rsidTr="00095FD6">
        <w:trPr>
          <w:trHeight w:val="270"/>
        </w:trPr>
        <w:tc>
          <w:tcPr>
            <w:tcW w:w="2704" w:type="dxa"/>
            <w:gridSpan w:val="2"/>
            <w:tcBorders>
              <w:top w:val="nil"/>
              <w:left w:val="single" w:sz="8" w:space="0" w:color="auto"/>
              <w:bottom w:val="single" w:sz="8" w:space="0" w:color="000000"/>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Champ de commentaires de 50 caractères</w:t>
            </w:r>
          </w:p>
        </w:tc>
      </w:tr>
      <w:tr w:rsidR="0053542F" w:rsidRPr="0053542F" w:rsidTr="00095FD6">
        <w:trPr>
          <w:trHeight w:val="78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Avis de sécurité FSD</w:t>
            </w:r>
          </w:p>
        </w:tc>
        <w:tc>
          <w:tcPr>
            <w:tcW w:w="1241"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Demande</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Types de demande (LPE, AS, CT-CE)</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1241"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d'enquete</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xml:space="preserve">1ère demande ou renouvellement </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Contrat de travail CEA (CDI ou CS ou CDD)</w:t>
            </w:r>
          </w:p>
        </w:tc>
      </w:tr>
      <w:tr w:rsidR="00766B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766B2F" w:rsidRPr="0053542F" w:rsidRDefault="00766B2F" w:rsidP="0053542F">
            <w:pPr>
              <w:rPr>
                <w:rFonts w:ascii="Arial" w:hAnsi="Arial" w:cs="Arial"/>
                <w:color w:val="000000"/>
                <w:sz w:val="20"/>
                <w:szCs w:val="20"/>
              </w:rPr>
            </w:pPr>
          </w:p>
        </w:tc>
        <w:tc>
          <w:tcPr>
            <w:tcW w:w="1241" w:type="dxa"/>
            <w:tcBorders>
              <w:top w:val="nil"/>
              <w:left w:val="single" w:sz="8" w:space="0" w:color="auto"/>
              <w:bottom w:val="nil"/>
              <w:right w:val="single" w:sz="8" w:space="0" w:color="auto"/>
            </w:tcBorders>
            <w:shd w:val="clear" w:color="auto" w:fill="auto"/>
            <w:vAlign w:val="bottom"/>
            <w:hideMark/>
          </w:tcPr>
          <w:p w:rsidR="00766B2F" w:rsidRPr="0053542F" w:rsidRDefault="00766B2F" w:rsidP="0053542F">
            <w:pPr>
              <w:rPr>
                <w:rFonts w:ascii="Arial" w:hAnsi="Arial" w:cs="Arial"/>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766B2F" w:rsidRPr="0053542F" w:rsidRDefault="00766B2F" w:rsidP="0053542F">
            <w:pPr>
              <w:rPr>
                <w:rFonts w:ascii="Arial" w:hAnsi="Arial" w:cs="Arial"/>
                <w:color w:val="000000"/>
                <w:sz w:val="20"/>
                <w:szCs w:val="20"/>
              </w:rPr>
            </w:pPr>
            <w:r w:rsidRPr="0053542F">
              <w:rPr>
                <w:rFonts w:ascii="Arial" w:hAnsi="Arial" w:cs="Arial"/>
                <w:color w:val="000000"/>
                <w:sz w:val="20"/>
                <w:szCs w:val="20"/>
              </w:rPr>
              <w:t>Date d’envoi du dossier à DCS</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début</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fin</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tcBorders>
              <w:top w:val="nil"/>
              <w:left w:val="single" w:sz="8" w:space="0" w:color="auto"/>
              <w:bottom w:val="single" w:sz="8" w:space="0" w:color="000000"/>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Centre du CACS demandeur</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val="restart"/>
            <w:tcBorders>
              <w:top w:val="nil"/>
              <w:left w:val="single" w:sz="8" w:space="0" w:color="auto"/>
              <w:bottom w:val="single" w:sz="8" w:space="0" w:color="000000"/>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 xml:space="preserve">Avis de sécurité </w:t>
            </w:r>
            <w:r w:rsidRPr="0053542F">
              <w:rPr>
                <w:rFonts w:ascii="Arial" w:hAnsi="Arial" w:cs="Arial"/>
                <w:b/>
                <w:bCs/>
                <w:color w:val="000000"/>
                <w:sz w:val="20"/>
                <w:szCs w:val="20"/>
              </w:rPr>
              <w:lastRenderedPageBreak/>
              <w:t>FSD</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lastRenderedPageBreak/>
              <w:t>Centre demandeur</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Type d’avis FSD</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lastRenderedPageBreak/>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nil"/>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Numéro de dossier DCS</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lastRenderedPageBreak/>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single" w:sz="8" w:space="0" w:color="auto"/>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Nature de la demande</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décision de l’avis</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début de l’avis</w:t>
            </w:r>
          </w:p>
        </w:tc>
      </w:tr>
      <w:tr w:rsidR="0053542F" w:rsidRPr="0053542F" w:rsidTr="00095FD6">
        <w:trPr>
          <w:trHeight w:val="270"/>
        </w:trPr>
        <w:tc>
          <w:tcPr>
            <w:tcW w:w="1463" w:type="dxa"/>
            <w:tcBorders>
              <w:top w:val="nil"/>
              <w:left w:val="single" w:sz="8" w:space="0" w:color="auto"/>
              <w:bottom w:val="nil"/>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péremption de l’avis</w:t>
            </w:r>
          </w:p>
        </w:tc>
      </w:tr>
      <w:tr w:rsidR="0053542F" w:rsidRPr="0053542F" w:rsidTr="00095FD6">
        <w:trPr>
          <w:trHeight w:val="270"/>
        </w:trPr>
        <w:tc>
          <w:tcPr>
            <w:tcW w:w="1463" w:type="dxa"/>
            <w:tcBorders>
              <w:top w:val="nil"/>
              <w:left w:val="single" w:sz="8" w:space="0" w:color="auto"/>
              <w:bottom w:val="single" w:sz="8" w:space="0" w:color="000000"/>
              <w:right w:val="nil"/>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nil"/>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Avis FSD (Favorable ou accès interdit)</w:t>
            </w:r>
          </w:p>
        </w:tc>
      </w:tr>
      <w:tr w:rsidR="0053542F" w:rsidRPr="0053542F" w:rsidTr="00095FD6">
        <w:trPr>
          <w:trHeight w:val="78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Rattachement et lieu de travail</w:t>
            </w:r>
          </w:p>
        </w:tc>
        <w:tc>
          <w:tcPr>
            <w:tcW w:w="1241" w:type="dxa"/>
            <w:vMerge w:val="restart"/>
            <w:tcBorders>
              <w:top w:val="nil"/>
              <w:left w:val="single" w:sz="8" w:space="0" w:color="auto"/>
              <w:bottom w:val="single" w:sz="8" w:space="0" w:color="000000"/>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La personne intervient au profit de </w:t>
            </w:r>
          </w:p>
        </w:tc>
        <w:tc>
          <w:tcPr>
            <w:tcW w:w="6840" w:type="dxa"/>
            <w:tcBorders>
              <w:top w:val="single" w:sz="8" w:space="0" w:color="auto"/>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xml:space="preserve">Entité </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Unité intervient au profit de</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Nom et prénom du responsable</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Fonction du responsable</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val="restart"/>
            <w:tcBorders>
              <w:top w:val="nil"/>
              <w:left w:val="single" w:sz="8" w:space="0" w:color="auto"/>
              <w:bottom w:val="single" w:sz="8" w:space="0" w:color="000000"/>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Lieu de travail de la personne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xml:space="preserve">Entité </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Centre</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Unité du lieu de travail</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Lieu</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Bâtiment</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Nom et prénom du responsable</w:t>
            </w:r>
          </w:p>
        </w:tc>
      </w:tr>
      <w:tr w:rsidR="0053542F" w:rsidRPr="0053542F" w:rsidTr="00095FD6">
        <w:trPr>
          <w:trHeight w:val="270"/>
        </w:trPr>
        <w:tc>
          <w:tcPr>
            <w:tcW w:w="1463" w:type="dxa"/>
            <w:tcBorders>
              <w:top w:val="nil"/>
              <w:left w:val="single" w:sz="8" w:space="0" w:color="auto"/>
              <w:bottom w:val="single" w:sz="8" w:space="0" w:color="000000"/>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nil"/>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Fonction du responsable</w:t>
            </w:r>
          </w:p>
        </w:tc>
      </w:tr>
      <w:tr w:rsidR="0053542F" w:rsidRPr="0053542F" w:rsidTr="00095FD6">
        <w:trPr>
          <w:trHeight w:val="525"/>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QHP - formations</w:t>
            </w:r>
          </w:p>
        </w:tc>
        <w:tc>
          <w:tcPr>
            <w:tcW w:w="1241" w:type="dxa"/>
            <w:vMerge w:val="restart"/>
            <w:tcBorders>
              <w:top w:val="nil"/>
              <w:left w:val="single" w:sz="8" w:space="0" w:color="auto"/>
              <w:bottom w:val="single" w:sz="8" w:space="0" w:color="000000"/>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QHP </w:t>
            </w:r>
          </w:p>
        </w:tc>
        <w:tc>
          <w:tcPr>
            <w:tcW w:w="6840" w:type="dxa"/>
            <w:tcBorders>
              <w:top w:val="single" w:sz="8" w:space="0" w:color="auto"/>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xml:space="preserve">Type </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participation</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péremption</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Champ de commentaires de 50 caractères</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val="restart"/>
            <w:tcBorders>
              <w:top w:val="nil"/>
              <w:left w:val="single" w:sz="8" w:space="0" w:color="auto"/>
              <w:bottom w:val="single" w:sz="8" w:space="0" w:color="000000"/>
              <w:right w:val="single" w:sz="8" w:space="0" w:color="auto"/>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Formations locales spécifiques</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Formation suivie</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participation</w:t>
            </w:r>
          </w:p>
        </w:tc>
      </w:tr>
      <w:tr w:rsidR="0053542F" w:rsidRPr="0053542F" w:rsidTr="00095FD6">
        <w:trPr>
          <w:trHeight w:val="270"/>
        </w:trPr>
        <w:tc>
          <w:tcPr>
            <w:tcW w:w="1463" w:type="dxa"/>
            <w:tcBorders>
              <w:top w:val="nil"/>
              <w:left w:val="single" w:sz="8" w:space="0" w:color="auto"/>
              <w:bottom w:val="nil"/>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péremption</w:t>
            </w:r>
          </w:p>
        </w:tc>
      </w:tr>
      <w:tr w:rsidR="0053542F" w:rsidRPr="0053542F" w:rsidTr="00095FD6">
        <w:trPr>
          <w:trHeight w:val="270"/>
        </w:trPr>
        <w:tc>
          <w:tcPr>
            <w:tcW w:w="1463" w:type="dxa"/>
            <w:tcBorders>
              <w:top w:val="nil"/>
              <w:left w:val="single" w:sz="8" w:space="0" w:color="auto"/>
              <w:bottom w:val="single" w:sz="8" w:space="0" w:color="000000"/>
              <w:right w:val="single" w:sz="8" w:space="0" w:color="auto"/>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1241" w:type="dxa"/>
            <w:vMerge/>
            <w:tcBorders>
              <w:top w:val="nil"/>
              <w:left w:val="single" w:sz="8" w:space="0" w:color="auto"/>
              <w:bottom w:val="single" w:sz="8" w:space="0" w:color="000000"/>
              <w:right w:val="single" w:sz="8" w:space="0" w:color="auto"/>
            </w:tcBorders>
            <w:vAlign w:val="center"/>
            <w:hideMark/>
          </w:tcPr>
          <w:p w:rsidR="0053542F" w:rsidRPr="0053542F" w:rsidRDefault="0053542F" w:rsidP="0053542F">
            <w:pPr>
              <w:rPr>
                <w:rFonts w:ascii="Arial" w:hAnsi="Arial" w:cs="Arial"/>
                <w:b/>
                <w:bCs/>
                <w:color w:val="000000"/>
                <w:sz w:val="20"/>
                <w:szCs w:val="20"/>
              </w:rPr>
            </w:pP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Champ de commentaires de 50 caractères</w:t>
            </w:r>
          </w:p>
        </w:tc>
      </w:tr>
      <w:tr w:rsidR="0053542F" w:rsidRPr="0053542F" w:rsidTr="00095FD6">
        <w:trPr>
          <w:trHeight w:val="270"/>
        </w:trPr>
        <w:tc>
          <w:tcPr>
            <w:tcW w:w="2704" w:type="dxa"/>
            <w:gridSpan w:val="2"/>
            <w:tcBorders>
              <w:top w:val="single" w:sz="8" w:space="0" w:color="000000"/>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HNO</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type HNO</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commentaire (champ libre de saisie 255 caractères au moins)</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CARECE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début</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Date de fin</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Nom et prénom du demandeur</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xml:space="preserve">Nom et prénom du Chef d'installation </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Nom de l'installation</w:t>
            </w:r>
          </w:p>
        </w:tc>
      </w:tr>
      <w:tr w:rsidR="0053542F" w:rsidRPr="0053542F" w:rsidTr="00095FD6">
        <w:trPr>
          <w:trHeight w:val="270"/>
        </w:trPr>
        <w:tc>
          <w:tcPr>
            <w:tcW w:w="2704" w:type="dxa"/>
            <w:gridSpan w:val="2"/>
            <w:tcBorders>
              <w:top w:val="nil"/>
              <w:left w:val="single" w:sz="8" w:space="0" w:color="auto"/>
              <w:bottom w:val="single" w:sz="8" w:space="0" w:color="auto"/>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nil"/>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N° de bâtiment</w:t>
            </w:r>
          </w:p>
        </w:tc>
      </w:tr>
      <w:tr w:rsidR="0053542F" w:rsidRPr="0053542F" w:rsidTr="00095FD6">
        <w:trPr>
          <w:trHeight w:val="270"/>
        </w:trPr>
        <w:tc>
          <w:tcPr>
            <w:tcW w:w="2704" w:type="dxa"/>
            <w:gridSpan w:val="2"/>
            <w:tcBorders>
              <w:top w:val="single" w:sz="8" w:space="0" w:color="auto"/>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b/>
                <w:bCs/>
                <w:color w:val="000000"/>
                <w:sz w:val="20"/>
                <w:szCs w:val="20"/>
              </w:rPr>
            </w:pPr>
            <w:r w:rsidRPr="0053542F">
              <w:rPr>
                <w:rFonts w:ascii="Arial" w:hAnsi="Arial" w:cs="Arial"/>
                <w:b/>
                <w:bCs/>
                <w:color w:val="000000"/>
                <w:sz w:val="20"/>
                <w:szCs w:val="20"/>
              </w:rPr>
              <w:t>Accès véhicules</w:t>
            </w:r>
          </w:p>
        </w:tc>
        <w:tc>
          <w:tcPr>
            <w:tcW w:w="6840" w:type="dxa"/>
            <w:tcBorders>
              <w:top w:val="single" w:sz="8" w:space="0" w:color="auto"/>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type de véhicule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jc w:val="center"/>
              <w:rPr>
                <w:rFonts w:ascii="Arial" w:hAnsi="Arial" w:cs="Arial"/>
                <w:color w:val="000000"/>
                <w:sz w:val="20"/>
                <w:szCs w:val="20"/>
              </w:rPr>
            </w:pPr>
            <w:r w:rsidRPr="0053542F">
              <w:rPr>
                <w:rFonts w:ascii="Arial" w:hAnsi="Arial" w:cs="Arial"/>
                <w:color w:val="000000"/>
                <w:sz w:val="20"/>
                <w:szCs w:val="20"/>
              </w:rPr>
              <w:t>(onglet)</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immatriculation</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marque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modele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assurance</w:t>
            </w:r>
          </w:p>
        </w:tc>
      </w:tr>
      <w:tr w:rsidR="0053542F" w:rsidRPr="0053542F" w:rsidTr="00095FD6">
        <w:trPr>
          <w:trHeight w:val="270"/>
        </w:trPr>
        <w:tc>
          <w:tcPr>
            <w:tcW w:w="2704" w:type="dxa"/>
            <w:gridSpan w:val="2"/>
            <w:tcBorders>
              <w:top w:val="nil"/>
              <w:left w:val="single" w:sz="8" w:space="0" w:color="auto"/>
              <w:bottom w:val="nil"/>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service</w:t>
            </w:r>
          </w:p>
        </w:tc>
      </w:tr>
      <w:tr w:rsidR="0053542F" w:rsidRPr="0053542F" w:rsidTr="00095FD6">
        <w:trPr>
          <w:trHeight w:val="270"/>
        </w:trPr>
        <w:tc>
          <w:tcPr>
            <w:tcW w:w="2704" w:type="dxa"/>
            <w:gridSpan w:val="2"/>
            <w:tcBorders>
              <w:top w:val="nil"/>
              <w:left w:val="single" w:sz="8" w:space="0" w:color="auto"/>
              <w:bottom w:val="single" w:sz="8" w:space="0" w:color="000000"/>
              <w:right w:val="single" w:sz="8" w:space="0" w:color="000000"/>
            </w:tcBorders>
            <w:shd w:val="clear" w:color="auto" w:fill="auto"/>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 </w:t>
            </w:r>
          </w:p>
        </w:tc>
        <w:tc>
          <w:tcPr>
            <w:tcW w:w="6840" w:type="dxa"/>
            <w:tcBorders>
              <w:top w:val="nil"/>
              <w:left w:val="nil"/>
              <w:bottom w:val="single" w:sz="8" w:space="0" w:color="auto"/>
              <w:right w:val="single" w:sz="8" w:space="0" w:color="auto"/>
            </w:tcBorders>
            <w:shd w:val="clear" w:color="auto" w:fill="auto"/>
            <w:noWrap/>
            <w:vAlign w:val="bottom"/>
            <w:hideMark/>
          </w:tcPr>
          <w:p w:rsidR="0053542F" w:rsidRPr="0053542F" w:rsidRDefault="0053542F" w:rsidP="0053542F">
            <w:pPr>
              <w:rPr>
                <w:rFonts w:ascii="Arial" w:hAnsi="Arial" w:cs="Arial"/>
                <w:color w:val="000000"/>
                <w:sz w:val="20"/>
                <w:szCs w:val="20"/>
              </w:rPr>
            </w:pPr>
            <w:r w:rsidRPr="0053542F">
              <w:rPr>
                <w:rFonts w:ascii="Arial" w:hAnsi="Arial" w:cs="Arial"/>
                <w:color w:val="000000"/>
                <w:sz w:val="20"/>
                <w:szCs w:val="20"/>
              </w:rPr>
              <w:t>commentaire (champ libre de saisie 255 caractères au moins)</w:t>
            </w:r>
          </w:p>
        </w:tc>
      </w:tr>
    </w:tbl>
    <w:p w:rsidR="00766B2F" w:rsidRPr="00253754" w:rsidRDefault="00766B2F" w:rsidP="00C4499D">
      <w:pPr>
        <w:pStyle w:val="NormalArial"/>
        <w:rPr>
          <w:bCs/>
        </w:rPr>
      </w:pPr>
      <w:r>
        <w:rPr>
          <w:bCs/>
        </w:rPr>
        <w:t>Tableau trié par nom de naissance et prénom</w:t>
      </w:r>
    </w:p>
    <w:p w:rsidR="00992BC1" w:rsidRDefault="00992BC1" w:rsidP="00D23387">
      <w:pPr>
        <w:pStyle w:val="Titre4bis"/>
      </w:pPr>
      <w:r>
        <w:t xml:space="preserve">Scénario 1 – Extraire l'état des personnes </w:t>
      </w:r>
      <w:r w:rsidR="00095904">
        <w:t>ayant un</w:t>
      </w:r>
      <w:r w:rsidR="00095904" w:rsidRPr="006D6B6C">
        <w:t xml:space="preserve"> bad</w:t>
      </w:r>
      <w:r w:rsidR="00095904">
        <w:t>ge actif</w:t>
      </w:r>
    </w:p>
    <w:p w:rsidR="00992BC1" w:rsidRDefault="00992BC1" w:rsidP="001613B7">
      <w:pPr>
        <w:pStyle w:val="NormalArial"/>
        <w:numPr>
          <w:ilvl w:val="0"/>
          <w:numId w:val="164"/>
        </w:numPr>
        <w:jc w:val="both"/>
        <w:rPr>
          <w:bCs/>
        </w:rPr>
      </w:pPr>
      <w:r>
        <w:rPr>
          <w:bCs/>
        </w:rPr>
        <w:lastRenderedPageBreak/>
        <w:t>L'acteur</w:t>
      </w:r>
      <w:r w:rsidRPr="00C23EE9">
        <w:rPr>
          <w:bCs/>
        </w:rPr>
        <w:t xml:space="preserve"> arrive sur le module.</w:t>
      </w:r>
    </w:p>
    <w:p w:rsidR="00992BC1" w:rsidRDefault="00992BC1" w:rsidP="007D0803">
      <w:pPr>
        <w:pStyle w:val="NormalArial"/>
        <w:numPr>
          <w:ilvl w:val="0"/>
          <w:numId w:val="164"/>
        </w:numPr>
        <w:jc w:val="both"/>
        <w:rPr>
          <w:bCs/>
        </w:rPr>
      </w:pPr>
      <w:r>
        <w:rPr>
          <w:bCs/>
        </w:rPr>
        <w:t>Le système affiche le formulaire Critères</w:t>
      </w:r>
    </w:p>
    <w:p w:rsidR="00992BC1" w:rsidRDefault="00992BC1" w:rsidP="007D0803">
      <w:pPr>
        <w:pStyle w:val="NormalArial"/>
        <w:numPr>
          <w:ilvl w:val="0"/>
          <w:numId w:val="164"/>
        </w:numPr>
        <w:jc w:val="both"/>
        <w:rPr>
          <w:bCs/>
        </w:rPr>
      </w:pPr>
      <w:r>
        <w:rPr>
          <w:bCs/>
        </w:rPr>
        <w:t>L'acteur saisit les critères et valide</w:t>
      </w:r>
      <w:r>
        <w:rPr>
          <w:b/>
          <w:color w:val="FF0000"/>
        </w:rPr>
        <w:t xml:space="preserve"> </w:t>
      </w:r>
    </w:p>
    <w:p w:rsidR="00992BC1" w:rsidRDefault="00992BC1" w:rsidP="007D0803">
      <w:pPr>
        <w:pStyle w:val="NormalArial"/>
        <w:numPr>
          <w:ilvl w:val="0"/>
          <w:numId w:val="164"/>
        </w:numPr>
        <w:jc w:val="both"/>
        <w:rPr>
          <w:bCs/>
        </w:rPr>
      </w:pPr>
      <w:r>
        <w:rPr>
          <w:bCs/>
        </w:rPr>
        <w:t>Le système génère un fichier xls avec les demandes d'accès telles que :</w:t>
      </w:r>
    </w:p>
    <w:p w:rsidR="00095904" w:rsidRDefault="00095904" w:rsidP="007D0803">
      <w:pPr>
        <w:pStyle w:val="NormalArial"/>
        <w:numPr>
          <w:ilvl w:val="1"/>
          <w:numId w:val="99"/>
        </w:numPr>
        <w:jc w:val="both"/>
        <w:rPr>
          <w:bCs/>
        </w:rPr>
      </w:pPr>
      <w:r>
        <w:rPr>
          <w:bCs/>
        </w:rPr>
        <w:t>Le centre d'habilitation de l'acteur correspond au centre du badge de la personne</w:t>
      </w:r>
    </w:p>
    <w:p w:rsidR="00095904" w:rsidRDefault="001613B7" w:rsidP="007D0803">
      <w:pPr>
        <w:pStyle w:val="NormalArial"/>
        <w:numPr>
          <w:ilvl w:val="1"/>
          <w:numId w:val="99"/>
        </w:numPr>
        <w:jc w:val="both"/>
        <w:rPr>
          <w:bCs/>
        </w:rPr>
      </w:pPr>
      <w:r>
        <w:rPr>
          <w:bCs/>
        </w:rPr>
        <w:t>La date de fin de validité du badge de la personne est postérieure à la date du jour</w:t>
      </w:r>
    </w:p>
    <w:p w:rsidR="00992BC1" w:rsidRPr="00BC06BF" w:rsidRDefault="00992BC1" w:rsidP="007D0803">
      <w:pPr>
        <w:pStyle w:val="NormalArial"/>
        <w:numPr>
          <w:ilvl w:val="0"/>
          <w:numId w:val="164"/>
        </w:numPr>
        <w:jc w:val="both"/>
        <w:rPr>
          <w:bCs/>
        </w:rPr>
      </w:pPr>
      <w:r w:rsidRPr="00BC06BF">
        <w:rPr>
          <w:bCs/>
        </w:rPr>
        <w:t>Le système propose à l’acteur de télécharger le fichier xls</w:t>
      </w:r>
    </w:p>
    <w:p w:rsidR="00225705" w:rsidRDefault="00225705" w:rsidP="00225705">
      <w:pPr>
        <w:pStyle w:val="Titre2"/>
      </w:pPr>
      <w:r>
        <w:br w:type="page"/>
      </w:r>
      <w:bookmarkStart w:id="4822" w:name="_Toc292454270"/>
      <w:r>
        <w:lastRenderedPageBreak/>
        <w:t>Edition d'un avis FSD au format PDF</w:t>
      </w:r>
      <w:bookmarkEnd w:id="4822"/>
    </w:p>
    <w:p w:rsidR="00225705" w:rsidRPr="005C65D8" w:rsidRDefault="00225705" w:rsidP="00225705">
      <w:pPr>
        <w:pStyle w:val="Titre3"/>
      </w:pPr>
      <w:bookmarkStart w:id="4823" w:name="_Toc292454271"/>
      <w:r w:rsidRPr="00F82106">
        <w:t xml:space="preserve">Cas d'utilisation </w:t>
      </w:r>
      <w:r w:rsidRPr="004862CD">
        <w:t>liste</w:t>
      </w:r>
      <w:r>
        <w:t>r</w:t>
      </w:r>
      <w:r w:rsidRPr="004862CD">
        <w:t xml:space="preserve"> </w:t>
      </w:r>
      <w:r>
        <w:t>l</w:t>
      </w:r>
      <w:r w:rsidRPr="004862CD">
        <w:t xml:space="preserve">es </w:t>
      </w:r>
      <w:r>
        <w:t xml:space="preserve">personnes </w:t>
      </w:r>
      <w:r w:rsidRPr="00EE10DC">
        <w:t>appartenant à une entreprise</w:t>
      </w:r>
      <w:bookmarkEnd w:id="4823"/>
    </w:p>
    <w:p w:rsidR="00225705" w:rsidRPr="00EE10DC" w:rsidRDefault="00225705" w:rsidP="00225705">
      <w:pPr>
        <w:pStyle w:val="NormalArial"/>
      </w:pPr>
      <w:r w:rsidRPr="00795BE7">
        <w:rPr>
          <w:b/>
        </w:rPr>
        <w:t>Résumé</w:t>
      </w:r>
      <w:r>
        <w:t xml:space="preserve"> : Cette fonctionnalité permet à l'acteur </w:t>
      </w:r>
      <w:r w:rsidR="00B7095C">
        <w:t>d'éditer</w:t>
      </w:r>
      <w:r>
        <w:t xml:space="preserve"> </w:t>
      </w:r>
      <w:r w:rsidR="00B7095C">
        <w:t xml:space="preserve">les informations </w:t>
      </w:r>
      <w:r>
        <w:t>d'un avis FSD au format PDF.</w:t>
      </w:r>
    </w:p>
    <w:p w:rsidR="00225705" w:rsidRDefault="00225705" w:rsidP="00225705">
      <w:pPr>
        <w:pStyle w:val="NormalArial"/>
      </w:pPr>
      <w:r w:rsidRPr="00795BE7">
        <w:rPr>
          <w:b/>
        </w:rPr>
        <w:t>Acteur(s)</w:t>
      </w:r>
      <w:r>
        <w:t xml:space="preserve"> : Accueil,</w:t>
      </w:r>
      <w:r w:rsidR="00BF5C99">
        <w:t xml:space="preserve"> </w:t>
      </w:r>
      <w:r w:rsidRPr="0006541F">
        <w:t xml:space="preserve">Administrateur </w:t>
      </w:r>
      <w:r>
        <w:t xml:space="preserve">National, </w:t>
      </w:r>
      <w:r w:rsidRPr="0006541F">
        <w:t>Administrateur Centre</w:t>
      </w:r>
      <w:r>
        <w:t>, OS de Pôle</w:t>
      </w:r>
      <w:r w:rsidR="00B7095C">
        <w:t>.</w:t>
      </w:r>
    </w:p>
    <w:p w:rsidR="00225705" w:rsidRDefault="00225705" w:rsidP="00225705">
      <w:pPr>
        <w:pStyle w:val="NormalArial"/>
      </w:pPr>
      <w:r w:rsidRPr="00795BE7">
        <w:rPr>
          <w:b/>
        </w:rPr>
        <w:t>Pré-condition</w:t>
      </w:r>
      <w:r>
        <w:t xml:space="preserve"> : L'acteur est identifié </w:t>
      </w:r>
    </w:p>
    <w:p w:rsidR="00225705" w:rsidRDefault="00225705" w:rsidP="00225705">
      <w:pPr>
        <w:pStyle w:val="NormalArial"/>
      </w:pPr>
      <w:r w:rsidRPr="00795BE7">
        <w:rPr>
          <w:b/>
        </w:rPr>
        <w:t>Post-condition</w:t>
      </w:r>
      <w:r>
        <w:t xml:space="preserve"> : La liste a été générée</w:t>
      </w:r>
    </w:p>
    <w:p w:rsidR="00225705" w:rsidRDefault="00225705" w:rsidP="00225705">
      <w:pPr>
        <w:pStyle w:val="NormalArial"/>
      </w:pPr>
    </w:p>
    <w:p w:rsidR="00225705" w:rsidRDefault="00225705" w:rsidP="00225705">
      <w:pPr>
        <w:pStyle w:val="NormalArial"/>
      </w:pPr>
    </w:p>
    <w:p w:rsidR="00225705" w:rsidRDefault="00225705" w:rsidP="00225705">
      <w:pPr>
        <w:pStyle w:val="Titre4bis"/>
      </w:pPr>
      <w:r>
        <w:t xml:space="preserve">Interface </w:t>
      </w:r>
      <w:r w:rsidR="00B7095C">
        <w:t xml:space="preserve">Avis FSD – </w:t>
      </w:r>
      <w:r w:rsidR="002E5654">
        <w:t>"</w:t>
      </w:r>
      <w:r w:rsidR="00B7095C">
        <w:t>type LPE</w:t>
      </w:r>
      <w:r w:rsidR="002E5654">
        <w:t>"</w:t>
      </w:r>
    </w:p>
    <w:p w:rsidR="00B7095C" w:rsidRDefault="00B7095C" w:rsidP="00B7095C">
      <w:pPr>
        <w:pStyle w:val="NormalArial"/>
      </w:pPr>
      <w:r>
        <w:t>La fiche éditée comporte les champs suivants :</w:t>
      </w:r>
    </w:p>
    <w:p w:rsidR="00A537C1" w:rsidRDefault="00A537C1" w:rsidP="00A537C1">
      <w:pPr>
        <w:pStyle w:val="NormalArial"/>
      </w:pPr>
      <w:r>
        <w:t>En en-tête</w:t>
      </w:r>
    </w:p>
    <w:p w:rsidR="00A537C1" w:rsidRDefault="00A537C1" w:rsidP="00A537C1">
      <w:pPr>
        <w:pStyle w:val="NormalArial"/>
      </w:pPr>
      <w:r>
        <w:t>(à gauche) Le Fonctionnaire de Sécurité de Défense de la Sphère du Nucléaire</w:t>
      </w:r>
    </w:p>
    <w:p w:rsidR="00A537C1" w:rsidRDefault="00A537C1" w:rsidP="00A537C1">
      <w:pPr>
        <w:pStyle w:val="NormalArial"/>
      </w:pPr>
      <w:r>
        <w:t>(à droite en gras) le n° de dossier DCS</w:t>
      </w:r>
    </w:p>
    <w:p w:rsidR="00A537C1" w:rsidRDefault="00A537C1" w:rsidP="00A537C1">
      <w:pPr>
        <w:pStyle w:val="NormalArial"/>
      </w:pPr>
      <w:r>
        <w:t>(au milieu) AVIS Laissez-Passer d’Entreprise</w:t>
      </w:r>
    </w:p>
    <w:p w:rsidR="00A537C1" w:rsidRDefault="00A537C1" w:rsidP="00B7095C">
      <w:pPr>
        <w:pStyle w:val="NormalArial"/>
      </w:pPr>
    </w:p>
    <w:p w:rsidR="00B7095C" w:rsidRDefault="00B7095C" w:rsidP="00B7095C">
      <w:pPr>
        <w:pStyle w:val="NormalArial"/>
        <w:numPr>
          <w:ilvl w:val="0"/>
          <w:numId w:val="206"/>
        </w:numPr>
      </w:pPr>
      <w:r>
        <w:t>Demandeur : code DCS du centre demandeur</w:t>
      </w:r>
    </w:p>
    <w:p w:rsidR="00B7095C" w:rsidRDefault="00B7095C" w:rsidP="00B7095C">
      <w:pPr>
        <w:pStyle w:val="NormalArial"/>
        <w:numPr>
          <w:ilvl w:val="0"/>
          <w:numId w:val="206"/>
        </w:numPr>
      </w:pPr>
      <w:r>
        <w:t>Date de la demande : date de début de l'avis</w:t>
      </w:r>
    </w:p>
    <w:p w:rsidR="00B7095C" w:rsidRDefault="00B7095C" w:rsidP="00B7095C">
      <w:pPr>
        <w:pStyle w:val="NormalArial"/>
        <w:numPr>
          <w:ilvl w:val="0"/>
          <w:numId w:val="206"/>
        </w:numPr>
      </w:pPr>
      <w:r>
        <w:t>Nom : nom de naissance de la personne</w:t>
      </w:r>
    </w:p>
    <w:p w:rsidR="00B7095C" w:rsidRDefault="00B7095C" w:rsidP="00B7095C">
      <w:pPr>
        <w:pStyle w:val="NormalArial"/>
        <w:numPr>
          <w:ilvl w:val="0"/>
          <w:numId w:val="206"/>
        </w:numPr>
      </w:pPr>
      <w:r>
        <w:t>Nom d'épouse : nom d'époux de la personne</w:t>
      </w:r>
    </w:p>
    <w:p w:rsidR="00B7095C" w:rsidRDefault="00B7095C" w:rsidP="00B7095C">
      <w:pPr>
        <w:pStyle w:val="NormalArial"/>
        <w:numPr>
          <w:ilvl w:val="0"/>
          <w:numId w:val="206"/>
        </w:numPr>
      </w:pPr>
      <w:r>
        <w:t>Prénoms : prénom de la personne</w:t>
      </w:r>
    </w:p>
    <w:p w:rsidR="00B7095C" w:rsidRDefault="00B7095C" w:rsidP="00B7095C">
      <w:pPr>
        <w:pStyle w:val="NormalArial"/>
        <w:numPr>
          <w:ilvl w:val="0"/>
          <w:numId w:val="206"/>
        </w:numPr>
      </w:pPr>
      <w:r>
        <w:t>Né (e) le : date de naissance de la personne</w:t>
      </w:r>
    </w:p>
    <w:p w:rsidR="00B7095C" w:rsidRDefault="00B7095C" w:rsidP="00B7095C">
      <w:pPr>
        <w:pStyle w:val="NormalArial"/>
        <w:numPr>
          <w:ilvl w:val="0"/>
          <w:numId w:val="206"/>
        </w:numPr>
      </w:pPr>
      <w:r>
        <w:t>Lieu de naissance : lieu de naissance de la personne</w:t>
      </w:r>
    </w:p>
    <w:p w:rsidR="00B7095C" w:rsidRDefault="00B7095C" w:rsidP="00B7095C">
      <w:pPr>
        <w:pStyle w:val="NormalArial"/>
        <w:numPr>
          <w:ilvl w:val="0"/>
          <w:numId w:val="206"/>
        </w:numPr>
      </w:pPr>
      <w:r>
        <w:t xml:space="preserve">Département (ou pays) : code postal </w:t>
      </w:r>
      <w:r w:rsidR="00095FD6">
        <w:t>du lieu de naissance si différent de 99999</w:t>
      </w:r>
    </w:p>
    <w:p w:rsidR="00B7095C" w:rsidRDefault="00B7095C" w:rsidP="00B7095C">
      <w:pPr>
        <w:pStyle w:val="NormalArial"/>
        <w:numPr>
          <w:ilvl w:val="0"/>
          <w:numId w:val="206"/>
        </w:numPr>
      </w:pPr>
      <w:r>
        <w:t xml:space="preserve">Nationalité : pays de </w:t>
      </w:r>
      <w:r w:rsidR="00766B2F">
        <w:t xml:space="preserve"> nationalité actuelle </w:t>
      </w:r>
      <w:r>
        <w:t>de la personne</w:t>
      </w:r>
    </w:p>
    <w:p w:rsidR="00B7095C" w:rsidRDefault="00B7095C" w:rsidP="00B7095C">
      <w:pPr>
        <w:pStyle w:val="NormalArial"/>
        <w:numPr>
          <w:ilvl w:val="0"/>
          <w:numId w:val="206"/>
        </w:numPr>
      </w:pPr>
      <w:r>
        <w:t>Adresse : adresse de la personne</w:t>
      </w:r>
    </w:p>
    <w:p w:rsidR="00B7095C" w:rsidRDefault="00B7095C" w:rsidP="00B7095C">
      <w:pPr>
        <w:pStyle w:val="NormalArial"/>
        <w:numPr>
          <w:ilvl w:val="0"/>
          <w:numId w:val="206"/>
        </w:numPr>
      </w:pPr>
      <w:r>
        <w:t xml:space="preserve">Profession : </w:t>
      </w:r>
      <w:r w:rsidR="00B610F7">
        <w:t>fonction</w:t>
      </w:r>
      <w:r w:rsidR="00164D28">
        <w:t xml:space="preserve"> lue dans l'avis FSD</w:t>
      </w:r>
    </w:p>
    <w:p w:rsidR="00164D28" w:rsidRDefault="00164D28" w:rsidP="00B7095C">
      <w:pPr>
        <w:pStyle w:val="NormalArial"/>
        <w:numPr>
          <w:ilvl w:val="0"/>
          <w:numId w:val="206"/>
        </w:numPr>
      </w:pPr>
      <w:r>
        <w:t>Entreprise : entreprise lue dans l'avis FSD</w:t>
      </w:r>
    </w:p>
    <w:p w:rsidR="00164D28" w:rsidRDefault="00164D28" w:rsidP="00B7095C">
      <w:pPr>
        <w:pStyle w:val="NormalArial"/>
        <w:numPr>
          <w:ilvl w:val="0"/>
          <w:numId w:val="206"/>
        </w:numPr>
      </w:pPr>
      <w:r>
        <w:t>Avis : décision de l'avis FSD (favorable ou défavorable)</w:t>
      </w:r>
    </w:p>
    <w:p w:rsidR="00164D28" w:rsidRDefault="00164D28" w:rsidP="00B7095C">
      <w:pPr>
        <w:pStyle w:val="NormalArial"/>
        <w:numPr>
          <w:ilvl w:val="0"/>
          <w:numId w:val="206"/>
        </w:numPr>
      </w:pPr>
      <w:r>
        <w:t>Le : date de décision de l'avis FSD</w:t>
      </w:r>
    </w:p>
    <w:p w:rsidR="00A537C1" w:rsidRDefault="00A537C1" w:rsidP="00A537C1">
      <w:pPr>
        <w:pStyle w:val="NormalArial"/>
        <w:numPr>
          <w:ilvl w:val="0"/>
          <w:numId w:val="206"/>
        </w:numPr>
        <w:rPr>
          <w:i/>
        </w:rPr>
      </w:pPr>
      <w:r>
        <w:t>Le libellé en caractère plus petit «</w:t>
      </w:r>
      <w:r w:rsidRPr="00CE1A6A">
        <w:rPr>
          <w:i/>
        </w:rPr>
        <w:t>En cas d’avis défavorable, la situation du candidat devra être réexaminée au terme de 2 ans »</w:t>
      </w:r>
    </w:p>
    <w:p w:rsidR="00A537C1" w:rsidRPr="00CE1A6A" w:rsidRDefault="00A537C1" w:rsidP="00A537C1">
      <w:pPr>
        <w:pStyle w:val="NormalArial"/>
        <w:numPr>
          <w:ilvl w:val="0"/>
          <w:numId w:val="206"/>
        </w:numPr>
      </w:pPr>
      <w:r w:rsidRPr="00CE1A6A">
        <w:t>(En bas à droite )</w:t>
      </w:r>
      <w:r>
        <w:t xml:space="preserve"> l’Assistant du Fonctionnaire de Sécurité de Défense de la Sphère du Nucléaire</w:t>
      </w:r>
    </w:p>
    <w:p w:rsidR="00B7095C" w:rsidRDefault="00B7095C" w:rsidP="002E5654">
      <w:pPr>
        <w:pStyle w:val="NormalArial"/>
        <w:ind w:left="720"/>
      </w:pPr>
    </w:p>
    <w:p w:rsidR="002E5654" w:rsidRDefault="002E5654" w:rsidP="002E5654">
      <w:pPr>
        <w:pStyle w:val="Titre4bis"/>
      </w:pPr>
      <w:r>
        <w:t xml:space="preserve">Interface Avis FSD – type "type </w:t>
      </w:r>
      <w:r w:rsidR="00372D1F">
        <w:t xml:space="preserve">NON </w:t>
      </w:r>
      <w:r>
        <w:t>LPE"</w:t>
      </w:r>
    </w:p>
    <w:p w:rsidR="00A537C1" w:rsidRDefault="00A537C1" w:rsidP="002E5654">
      <w:pPr>
        <w:pStyle w:val="NormalArial"/>
      </w:pPr>
      <w:r>
        <w:t>En entête</w:t>
      </w:r>
    </w:p>
    <w:p w:rsidR="00A537C1" w:rsidRDefault="00A537C1" w:rsidP="00A537C1">
      <w:pPr>
        <w:pStyle w:val="NormalArial"/>
      </w:pPr>
      <w:r>
        <w:t>(àgauche) Le Fonctionnaire de Sécurité de Défense de la Sphère du Nucléaire</w:t>
      </w:r>
    </w:p>
    <w:p w:rsidR="00A537C1" w:rsidRDefault="00A537C1" w:rsidP="00A537C1">
      <w:pPr>
        <w:pStyle w:val="NormalArial"/>
      </w:pPr>
      <w:r>
        <w:t>(à droite en gras) le n° dossier DCS</w:t>
      </w:r>
    </w:p>
    <w:p w:rsidR="00A537C1" w:rsidRDefault="00A537C1" w:rsidP="00A537C1">
      <w:pPr>
        <w:pStyle w:val="NormalArial"/>
      </w:pPr>
      <w:r>
        <w:t>(au milieu) AVIS DE SECURITE</w:t>
      </w:r>
    </w:p>
    <w:p w:rsidR="00A537C1" w:rsidRDefault="00A537C1" w:rsidP="002E5654">
      <w:pPr>
        <w:pStyle w:val="NormalArial"/>
      </w:pPr>
    </w:p>
    <w:p w:rsidR="002E5654" w:rsidRDefault="002E5654" w:rsidP="002E5654">
      <w:pPr>
        <w:pStyle w:val="NormalArial"/>
      </w:pPr>
      <w:r>
        <w:t>La fiche éditée comporte les champs suivants :</w:t>
      </w:r>
    </w:p>
    <w:p w:rsidR="002E5654" w:rsidRDefault="002E5654" w:rsidP="002E5654">
      <w:pPr>
        <w:pStyle w:val="NormalArial"/>
        <w:numPr>
          <w:ilvl w:val="0"/>
          <w:numId w:val="206"/>
        </w:numPr>
      </w:pPr>
      <w:r>
        <w:t>Nature de la demande : nature de la demande de l'avis FSD</w:t>
      </w:r>
    </w:p>
    <w:p w:rsidR="00766B2F" w:rsidRDefault="00766B2F" w:rsidP="002E5654">
      <w:pPr>
        <w:pStyle w:val="NormalArial"/>
        <w:numPr>
          <w:ilvl w:val="0"/>
          <w:numId w:val="206"/>
        </w:numPr>
      </w:pPr>
      <w:r>
        <w:t>Période du : date de début et de fin de validité de l’avis FSD</w:t>
      </w:r>
      <w:r w:rsidR="00A537C1">
        <w:t xml:space="preserve"> pour les avis de type CT/CE</w:t>
      </w:r>
    </w:p>
    <w:p w:rsidR="002E5654" w:rsidRDefault="002E5654" w:rsidP="002E5654">
      <w:pPr>
        <w:pStyle w:val="NormalArial"/>
        <w:numPr>
          <w:ilvl w:val="0"/>
          <w:numId w:val="206"/>
        </w:numPr>
      </w:pPr>
      <w:r>
        <w:t>Demandeur : code DCS du centre demandeur</w:t>
      </w:r>
    </w:p>
    <w:p w:rsidR="002E5654" w:rsidRDefault="002E5654" w:rsidP="002E5654">
      <w:pPr>
        <w:pStyle w:val="NormalArial"/>
        <w:numPr>
          <w:ilvl w:val="0"/>
          <w:numId w:val="206"/>
        </w:numPr>
      </w:pPr>
      <w:r>
        <w:t xml:space="preserve">Affectation : </w:t>
      </w:r>
      <w:r w:rsidR="001D5AD2">
        <w:t>A l’Unité d’affectation saisie dans l’onglet identification</w:t>
      </w:r>
      <w:r w:rsidR="001D5AD2" w:rsidRPr="002E5654">
        <w:rPr>
          <w:highlight w:val="yellow"/>
        </w:rPr>
        <w:t xml:space="preserve"> </w:t>
      </w:r>
    </w:p>
    <w:p w:rsidR="002E5654" w:rsidRDefault="002E5654" w:rsidP="002E5654">
      <w:pPr>
        <w:pStyle w:val="NormalArial"/>
        <w:numPr>
          <w:ilvl w:val="0"/>
          <w:numId w:val="206"/>
        </w:numPr>
      </w:pPr>
      <w:r>
        <w:t>Nom : nom de naissance de la personne</w:t>
      </w:r>
    </w:p>
    <w:p w:rsidR="002E5654" w:rsidRDefault="002E5654" w:rsidP="002E5654">
      <w:pPr>
        <w:pStyle w:val="NormalArial"/>
        <w:numPr>
          <w:ilvl w:val="0"/>
          <w:numId w:val="206"/>
        </w:numPr>
      </w:pPr>
      <w:r>
        <w:t>Prénoms : prénom de la personne</w:t>
      </w:r>
    </w:p>
    <w:p w:rsidR="002E5654" w:rsidRDefault="002E5654" w:rsidP="002E5654">
      <w:pPr>
        <w:pStyle w:val="NormalArial"/>
        <w:numPr>
          <w:ilvl w:val="0"/>
          <w:numId w:val="206"/>
        </w:numPr>
      </w:pPr>
      <w:r>
        <w:t>Né (e) le : date de naissance de la personne</w:t>
      </w:r>
    </w:p>
    <w:p w:rsidR="002E5654" w:rsidRDefault="002E5654" w:rsidP="002E5654">
      <w:pPr>
        <w:pStyle w:val="NormalArial"/>
        <w:numPr>
          <w:ilvl w:val="0"/>
          <w:numId w:val="206"/>
        </w:numPr>
      </w:pPr>
      <w:r>
        <w:t>à : lieu de naissance de la personne</w:t>
      </w:r>
      <w:r w:rsidR="001A02B9">
        <w:t xml:space="preserve"> avec le code postal du lieu de naissance entre parenthèses si différent de 99999.</w:t>
      </w:r>
    </w:p>
    <w:p w:rsidR="002E5654" w:rsidRDefault="002E5654" w:rsidP="002E5654">
      <w:pPr>
        <w:pStyle w:val="NormalArial"/>
        <w:numPr>
          <w:ilvl w:val="0"/>
          <w:numId w:val="206"/>
        </w:numPr>
      </w:pPr>
      <w:r>
        <w:lastRenderedPageBreak/>
        <w:t xml:space="preserve">Nationalité : pays de </w:t>
      </w:r>
      <w:r w:rsidR="00766B2F">
        <w:t xml:space="preserve">nationalité actuelle </w:t>
      </w:r>
      <w:r>
        <w:t>de la personne</w:t>
      </w:r>
    </w:p>
    <w:p w:rsidR="002E5654" w:rsidRDefault="002E5654" w:rsidP="002E5654">
      <w:pPr>
        <w:pStyle w:val="NormalArial"/>
        <w:numPr>
          <w:ilvl w:val="0"/>
          <w:numId w:val="206"/>
        </w:numPr>
      </w:pPr>
      <w:r>
        <w:t>Avis : décision de l'avis FSD (favorable ou défavorable)</w:t>
      </w:r>
    </w:p>
    <w:p w:rsidR="002E5654" w:rsidRDefault="002E5654" w:rsidP="002E5654">
      <w:pPr>
        <w:pStyle w:val="NormalArial"/>
        <w:numPr>
          <w:ilvl w:val="0"/>
          <w:numId w:val="206"/>
        </w:numPr>
      </w:pPr>
      <w:r>
        <w:t>Numéro : numéro DCS de l'avis FSD</w:t>
      </w:r>
    </w:p>
    <w:p w:rsidR="002E5654" w:rsidRDefault="002E5654" w:rsidP="002E5654">
      <w:pPr>
        <w:pStyle w:val="NormalArial"/>
        <w:numPr>
          <w:ilvl w:val="0"/>
          <w:numId w:val="206"/>
        </w:numPr>
      </w:pPr>
      <w:r>
        <w:t>Valable à compter du : date de décision de l'avis FSD</w:t>
      </w:r>
    </w:p>
    <w:p w:rsidR="00A537C1" w:rsidRPr="00CE1A6A" w:rsidRDefault="00A537C1" w:rsidP="00A537C1">
      <w:pPr>
        <w:pStyle w:val="NormalArial"/>
        <w:numPr>
          <w:ilvl w:val="0"/>
          <w:numId w:val="206"/>
        </w:numPr>
      </w:pPr>
      <w:r w:rsidRPr="00CE1A6A">
        <w:t>(En bas à droite )</w:t>
      </w:r>
      <w:r>
        <w:t xml:space="preserve"> l’Assistant du Fonctionnaire de Sécurité de Défense de la Sphère du Nucléaire</w:t>
      </w:r>
    </w:p>
    <w:p w:rsidR="002E5654" w:rsidRPr="00B7095C" w:rsidRDefault="002E5654" w:rsidP="002E5654">
      <w:pPr>
        <w:pStyle w:val="NormalArial"/>
      </w:pPr>
    </w:p>
    <w:p w:rsidR="002E5654" w:rsidRDefault="002E5654" w:rsidP="00B7095C">
      <w:pPr>
        <w:pStyle w:val="NormalArial"/>
      </w:pPr>
    </w:p>
    <w:p w:rsidR="002E5654" w:rsidRPr="00B7095C" w:rsidRDefault="002E5654" w:rsidP="00B7095C">
      <w:pPr>
        <w:pStyle w:val="NormalArial"/>
      </w:pPr>
    </w:p>
    <w:p w:rsidR="0080156F" w:rsidRDefault="0080156F" w:rsidP="0080156F">
      <w:pPr>
        <w:pStyle w:val="Titre4bis"/>
      </w:pPr>
      <w:r>
        <w:t xml:space="preserve">Scénario 1 – Editer </w:t>
      </w:r>
      <w:r w:rsidR="00372D1F">
        <w:t>un avis FSD de "type LPE"</w:t>
      </w:r>
    </w:p>
    <w:p w:rsidR="0080156F" w:rsidRDefault="0080156F" w:rsidP="00372D1F">
      <w:pPr>
        <w:pStyle w:val="NormalArial"/>
        <w:numPr>
          <w:ilvl w:val="0"/>
          <w:numId w:val="208"/>
        </w:numPr>
        <w:jc w:val="both"/>
        <w:rPr>
          <w:bCs/>
        </w:rPr>
      </w:pPr>
      <w:r>
        <w:rPr>
          <w:bCs/>
        </w:rPr>
        <w:t>L'acteur arrive sur la fiche d'une personne</w:t>
      </w:r>
      <w:r w:rsidRPr="00C23EE9">
        <w:rPr>
          <w:bCs/>
        </w:rPr>
        <w:t>.</w:t>
      </w:r>
    </w:p>
    <w:p w:rsidR="0080156F" w:rsidRDefault="0080156F" w:rsidP="00372D1F">
      <w:pPr>
        <w:pStyle w:val="NormalArial"/>
        <w:numPr>
          <w:ilvl w:val="0"/>
          <w:numId w:val="208"/>
        </w:numPr>
        <w:jc w:val="both"/>
        <w:rPr>
          <w:bCs/>
        </w:rPr>
      </w:pPr>
      <w:r>
        <w:rPr>
          <w:bCs/>
        </w:rPr>
        <w:t>Le système affiche l'onglet Identité</w:t>
      </w:r>
    </w:p>
    <w:p w:rsidR="0080156F" w:rsidRDefault="0080156F" w:rsidP="00372D1F">
      <w:pPr>
        <w:pStyle w:val="NormalArial"/>
        <w:numPr>
          <w:ilvl w:val="0"/>
          <w:numId w:val="208"/>
        </w:numPr>
        <w:jc w:val="both"/>
        <w:rPr>
          <w:bCs/>
        </w:rPr>
      </w:pPr>
      <w:r>
        <w:rPr>
          <w:bCs/>
        </w:rPr>
        <w:t>L'acteur clique sur  l'onglet Contrôle élémentaire et avis</w:t>
      </w:r>
    </w:p>
    <w:p w:rsidR="0080156F" w:rsidRDefault="0080156F" w:rsidP="00372D1F">
      <w:pPr>
        <w:pStyle w:val="NormalArial"/>
        <w:numPr>
          <w:ilvl w:val="0"/>
          <w:numId w:val="208"/>
        </w:numPr>
        <w:jc w:val="both"/>
        <w:rPr>
          <w:bCs/>
        </w:rPr>
      </w:pPr>
      <w:r>
        <w:rPr>
          <w:bCs/>
        </w:rPr>
        <w:t>Le système affiche les tableaux de demandes d'enquête et d'avis FSD</w:t>
      </w:r>
    </w:p>
    <w:p w:rsidR="0080156F" w:rsidRDefault="0080156F" w:rsidP="00372D1F">
      <w:pPr>
        <w:pStyle w:val="NormalArial"/>
        <w:numPr>
          <w:ilvl w:val="0"/>
          <w:numId w:val="208"/>
        </w:numPr>
        <w:jc w:val="both"/>
        <w:rPr>
          <w:bCs/>
        </w:rPr>
      </w:pPr>
      <w:r>
        <w:rPr>
          <w:bCs/>
        </w:rPr>
        <w:t>L'acteur clique sur un bouton "Editer" d'un avis FSD de "type LPE"</w:t>
      </w:r>
    </w:p>
    <w:p w:rsidR="0080156F" w:rsidRDefault="0080156F" w:rsidP="00372D1F">
      <w:pPr>
        <w:pStyle w:val="NormalArial"/>
        <w:numPr>
          <w:ilvl w:val="0"/>
          <w:numId w:val="208"/>
        </w:numPr>
        <w:jc w:val="both"/>
        <w:rPr>
          <w:bCs/>
        </w:rPr>
      </w:pPr>
      <w:r>
        <w:rPr>
          <w:bCs/>
        </w:rPr>
        <w:t xml:space="preserve">Le système génère l'édition de l'avis FSD </w:t>
      </w:r>
      <w:r w:rsidR="00372D1F">
        <w:rPr>
          <w:bCs/>
        </w:rPr>
        <w:t xml:space="preserve">de "type LPE" </w:t>
      </w:r>
      <w:r>
        <w:rPr>
          <w:bCs/>
        </w:rPr>
        <w:t>au format PDF</w:t>
      </w:r>
    </w:p>
    <w:p w:rsidR="00992BC1" w:rsidRDefault="00992BC1" w:rsidP="00B36255">
      <w:pPr>
        <w:pStyle w:val="NormalArial"/>
      </w:pPr>
    </w:p>
    <w:p w:rsidR="00372D1F" w:rsidRDefault="00372D1F" w:rsidP="00B36255">
      <w:pPr>
        <w:pStyle w:val="NormalArial"/>
      </w:pPr>
    </w:p>
    <w:p w:rsidR="00372D1F" w:rsidRDefault="00372D1F" w:rsidP="00372D1F">
      <w:pPr>
        <w:pStyle w:val="Titre4bis"/>
      </w:pPr>
      <w:r>
        <w:t>Scénario 2 – Editer un avis FSD d'un type différent du "type LPE"</w:t>
      </w:r>
    </w:p>
    <w:p w:rsidR="00372D1F" w:rsidRDefault="00372D1F" w:rsidP="00DA25CB">
      <w:pPr>
        <w:pStyle w:val="NormalArial"/>
        <w:numPr>
          <w:ilvl w:val="0"/>
          <w:numId w:val="227"/>
        </w:numPr>
        <w:jc w:val="both"/>
        <w:rPr>
          <w:bCs/>
        </w:rPr>
      </w:pPr>
      <w:r>
        <w:rPr>
          <w:bCs/>
        </w:rPr>
        <w:t>L'acteur arrive sur la fiche d'une personne</w:t>
      </w:r>
      <w:r w:rsidRPr="00C23EE9">
        <w:rPr>
          <w:bCs/>
        </w:rPr>
        <w:t>.</w:t>
      </w:r>
    </w:p>
    <w:p w:rsidR="00372D1F" w:rsidRDefault="00372D1F" w:rsidP="00DA25CB">
      <w:pPr>
        <w:pStyle w:val="NormalArial"/>
        <w:numPr>
          <w:ilvl w:val="0"/>
          <w:numId w:val="227"/>
        </w:numPr>
        <w:jc w:val="both"/>
        <w:rPr>
          <w:bCs/>
        </w:rPr>
      </w:pPr>
      <w:r>
        <w:rPr>
          <w:bCs/>
        </w:rPr>
        <w:t>Le système affiche l'onglet Identité</w:t>
      </w:r>
    </w:p>
    <w:p w:rsidR="00372D1F" w:rsidRDefault="00372D1F" w:rsidP="00DA25CB">
      <w:pPr>
        <w:pStyle w:val="NormalArial"/>
        <w:numPr>
          <w:ilvl w:val="0"/>
          <w:numId w:val="227"/>
        </w:numPr>
        <w:jc w:val="both"/>
        <w:rPr>
          <w:bCs/>
        </w:rPr>
      </w:pPr>
      <w:r>
        <w:rPr>
          <w:bCs/>
        </w:rPr>
        <w:t>L'acteur clique sur  l'onglet Contrôle élémentaire et avis</w:t>
      </w:r>
    </w:p>
    <w:p w:rsidR="00372D1F" w:rsidRDefault="00372D1F" w:rsidP="00DA25CB">
      <w:pPr>
        <w:pStyle w:val="NormalArial"/>
        <w:numPr>
          <w:ilvl w:val="0"/>
          <w:numId w:val="227"/>
        </w:numPr>
        <w:jc w:val="both"/>
        <w:rPr>
          <w:bCs/>
        </w:rPr>
      </w:pPr>
      <w:r>
        <w:rPr>
          <w:bCs/>
        </w:rPr>
        <w:t>Le système affiche les tableaux de demandes d'enquête et d'avis FSD</w:t>
      </w:r>
    </w:p>
    <w:p w:rsidR="00372D1F" w:rsidRDefault="00372D1F" w:rsidP="00DA25CB">
      <w:pPr>
        <w:pStyle w:val="NormalArial"/>
        <w:numPr>
          <w:ilvl w:val="0"/>
          <w:numId w:val="227"/>
        </w:numPr>
        <w:jc w:val="both"/>
        <w:rPr>
          <w:bCs/>
        </w:rPr>
      </w:pPr>
      <w:r>
        <w:rPr>
          <w:bCs/>
        </w:rPr>
        <w:t>L'acteur clique sur un bouton "Editer" d'un avis FSD de type différent du "type LPE"</w:t>
      </w:r>
    </w:p>
    <w:p w:rsidR="00372D1F" w:rsidRDefault="00372D1F" w:rsidP="00DA25CB">
      <w:pPr>
        <w:pStyle w:val="NormalArial"/>
        <w:numPr>
          <w:ilvl w:val="0"/>
          <w:numId w:val="227"/>
        </w:numPr>
        <w:jc w:val="both"/>
        <w:rPr>
          <w:bCs/>
        </w:rPr>
      </w:pPr>
      <w:r>
        <w:rPr>
          <w:bCs/>
        </w:rPr>
        <w:t>Le système génère l'édition de l'avis FSD de "type NON LPE" au format PDF</w:t>
      </w:r>
    </w:p>
    <w:p w:rsidR="00372D1F" w:rsidRDefault="00372D1F" w:rsidP="00B36255">
      <w:pPr>
        <w:pStyle w:val="NormalArial"/>
      </w:pPr>
    </w:p>
    <w:p w:rsidR="00557200" w:rsidRDefault="003B0823" w:rsidP="00B36255">
      <w:pPr>
        <w:pStyle w:val="NormalArial"/>
      </w:pPr>
      <w:r>
        <w:br w:type="page"/>
      </w:r>
    </w:p>
    <w:p w:rsidR="003B0823" w:rsidRDefault="003B0823" w:rsidP="003B0823">
      <w:pPr>
        <w:pStyle w:val="Titre2"/>
      </w:pPr>
      <w:bookmarkStart w:id="4824" w:name="_Toc292454272"/>
      <w:r>
        <w:lastRenderedPageBreak/>
        <w:t>Liste des doublons</w:t>
      </w:r>
      <w:bookmarkEnd w:id="4824"/>
    </w:p>
    <w:p w:rsidR="00557200" w:rsidRDefault="00557200" w:rsidP="00B36255">
      <w:pPr>
        <w:pStyle w:val="NormalArial"/>
      </w:pPr>
    </w:p>
    <w:p w:rsidR="003B0823" w:rsidRPr="005C65D8" w:rsidRDefault="003B0823" w:rsidP="003B0823">
      <w:pPr>
        <w:pStyle w:val="Titre3"/>
      </w:pPr>
      <w:bookmarkStart w:id="4825" w:name="_Toc292454273"/>
      <w:r w:rsidRPr="00F82106">
        <w:t xml:space="preserve">Cas d'utilisation </w:t>
      </w:r>
      <w:r w:rsidRPr="004862CD">
        <w:t>liste</w:t>
      </w:r>
      <w:r>
        <w:t>r</w:t>
      </w:r>
      <w:r w:rsidRPr="004862CD">
        <w:t xml:space="preserve"> </w:t>
      </w:r>
      <w:r>
        <w:t>les personnes en doublons</w:t>
      </w:r>
      <w:bookmarkEnd w:id="4825"/>
    </w:p>
    <w:p w:rsidR="003B0823" w:rsidRPr="00EE10DC" w:rsidRDefault="003B0823" w:rsidP="003B0823">
      <w:pPr>
        <w:pStyle w:val="NormalArial"/>
      </w:pPr>
      <w:r w:rsidRPr="00795BE7">
        <w:rPr>
          <w:b/>
        </w:rPr>
        <w:t>Résumé</w:t>
      </w:r>
      <w:r>
        <w:t xml:space="preserve"> : Cette fonctionnalité permet à l'acteur d'accéder à l'état d'extraction de la liste des personne</w:t>
      </w:r>
      <w:r w:rsidR="00B173ED">
        <w:t>s</w:t>
      </w:r>
      <w:r>
        <w:t xml:space="preserve"> en double dans le système.</w:t>
      </w:r>
    </w:p>
    <w:p w:rsidR="003B0823" w:rsidRDefault="003B0823" w:rsidP="003B0823">
      <w:pPr>
        <w:pStyle w:val="NormalArial"/>
      </w:pPr>
      <w:r w:rsidRPr="00795BE7">
        <w:rPr>
          <w:b/>
        </w:rPr>
        <w:t>Acteur(s)</w:t>
      </w:r>
      <w:r>
        <w:t xml:space="preserve"> : Accueil, </w:t>
      </w:r>
      <w:r w:rsidRPr="0006541F">
        <w:t xml:space="preserve">Administrateur </w:t>
      </w:r>
      <w:r>
        <w:t xml:space="preserve">National, </w:t>
      </w:r>
      <w:r w:rsidRPr="0006541F">
        <w:t>Administrateur Centre</w:t>
      </w:r>
      <w:r>
        <w:t>.</w:t>
      </w:r>
    </w:p>
    <w:p w:rsidR="003B0823" w:rsidRDefault="003B0823" w:rsidP="003B0823">
      <w:pPr>
        <w:pStyle w:val="NormalArial"/>
      </w:pPr>
      <w:r w:rsidRPr="00795BE7">
        <w:rPr>
          <w:b/>
        </w:rPr>
        <w:t>Pré-condition</w:t>
      </w:r>
      <w:r>
        <w:t xml:space="preserve"> : L'acteur est identifié </w:t>
      </w:r>
    </w:p>
    <w:p w:rsidR="003B0823" w:rsidRDefault="003B0823" w:rsidP="003B0823">
      <w:pPr>
        <w:pStyle w:val="NormalArial"/>
      </w:pPr>
      <w:r w:rsidRPr="00795BE7">
        <w:rPr>
          <w:b/>
        </w:rPr>
        <w:t>Post-condition</w:t>
      </w:r>
      <w:r>
        <w:t xml:space="preserve"> : La liste a été générée</w:t>
      </w:r>
    </w:p>
    <w:p w:rsidR="003B0823" w:rsidRDefault="003B0823" w:rsidP="003B0823">
      <w:pPr>
        <w:pStyle w:val="NormalArial"/>
      </w:pPr>
    </w:p>
    <w:p w:rsidR="003B0823" w:rsidRDefault="003B0823" w:rsidP="003B0823">
      <w:pPr>
        <w:pStyle w:val="Titre4bis"/>
      </w:pPr>
      <w:r>
        <w:t>Interface Critères</w:t>
      </w:r>
    </w:p>
    <w:p w:rsidR="003B0823" w:rsidRDefault="003B0823" w:rsidP="003B0823">
      <w:pPr>
        <w:pStyle w:val="NormalArial"/>
        <w:rPr>
          <w:bCs/>
        </w:rPr>
      </w:pPr>
      <w:r>
        <w:rPr>
          <w:bCs/>
        </w:rPr>
        <w:t>L'écran affiche un formulaire de saisie</w:t>
      </w:r>
    </w:p>
    <w:p w:rsidR="00E11046" w:rsidRDefault="00E11046" w:rsidP="003B0823">
      <w:pPr>
        <w:pStyle w:val="NormalArial"/>
        <w:numPr>
          <w:ilvl w:val="0"/>
          <w:numId w:val="22"/>
        </w:numPr>
        <w:rPr>
          <w:bCs/>
        </w:rPr>
      </w:pPr>
      <w:r>
        <w:rPr>
          <w:bCs/>
        </w:rPr>
        <w:t>Date d'intégration : permet la saisie d'une date.</w:t>
      </w:r>
    </w:p>
    <w:p w:rsidR="003B0823" w:rsidRDefault="003B0823" w:rsidP="003B0823">
      <w:pPr>
        <w:pStyle w:val="NormalArial"/>
        <w:numPr>
          <w:ilvl w:val="0"/>
          <w:numId w:val="22"/>
        </w:numPr>
        <w:rPr>
          <w:bCs/>
        </w:rPr>
      </w:pPr>
      <w:r>
        <w:rPr>
          <w:bCs/>
        </w:rPr>
        <w:t xml:space="preserve">Période d'intégration : </w:t>
      </w:r>
      <w:r w:rsidR="00A753EB">
        <w:rPr>
          <w:bCs/>
        </w:rPr>
        <w:t xml:space="preserve">permet la saisie d'une période </w:t>
      </w:r>
      <w:r w:rsidR="00A753EB" w:rsidRPr="00BC06BF">
        <w:rPr>
          <w:bCs/>
        </w:rPr>
        <w:t>du &lt;première date&gt; au &lt;seconde date&gt;</w:t>
      </w:r>
      <w:r w:rsidR="00A753EB">
        <w:rPr>
          <w:b/>
          <w:bCs/>
        </w:rPr>
        <w:t xml:space="preserve"> </w:t>
      </w:r>
      <w:r w:rsidR="00A753EB" w:rsidRPr="00BC06BF">
        <w:rPr>
          <w:bCs/>
        </w:rPr>
        <w:t xml:space="preserve"> (2 champs de saisie date au format JJ/MM/AAAA)</w:t>
      </w:r>
      <w:r w:rsidR="00A753EB">
        <w:rPr>
          <w:bCs/>
        </w:rPr>
        <w:t>.  La saisie des 2 dates est obligatoire</w:t>
      </w:r>
      <w:r>
        <w:rPr>
          <w:bCs/>
        </w:rPr>
        <w:t>.</w:t>
      </w:r>
      <w:r w:rsidR="00E11046">
        <w:rPr>
          <w:bCs/>
        </w:rPr>
        <w:t xml:space="preserve"> </w:t>
      </w:r>
    </w:p>
    <w:p w:rsidR="003B0823" w:rsidRDefault="00C238C3" w:rsidP="00C238C3">
      <w:pPr>
        <w:pStyle w:val="NormalArial"/>
        <w:numPr>
          <w:ilvl w:val="0"/>
          <w:numId w:val="22"/>
        </w:numPr>
        <w:rPr>
          <w:bCs/>
        </w:rPr>
      </w:pPr>
      <w:r>
        <w:rPr>
          <w:bCs/>
        </w:rPr>
        <w:t>Centre demandeur : liste contenant les centres demandeurs présents dans les avis FSD</w:t>
      </w:r>
    </w:p>
    <w:p w:rsidR="003B0823" w:rsidRDefault="003B0823" w:rsidP="003B0823">
      <w:pPr>
        <w:pStyle w:val="NormalArial"/>
        <w:numPr>
          <w:ilvl w:val="0"/>
          <w:numId w:val="22"/>
        </w:numPr>
        <w:rPr>
          <w:bCs/>
        </w:rPr>
      </w:pPr>
      <w:r>
        <w:rPr>
          <w:bCs/>
        </w:rPr>
        <w:t>Un bouton "Valider"</w:t>
      </w:r>
    </w:p>
    <w:p w:rsidR="003B0823" w:rsidRDefault="003B0823" w:rsidP="003B0823">
      <w:pPr>
        <w:pStyle w:val="NormalArial"/>
      </w:pPr>
    </w:p>
    <w:p w:rsidR="00E11046" w:rsidRDefault="00E11046" w:rsidP="00E11046">
      <w:pPr>
        <w:pStyle w:val="Titre4bis"/>
      </w:pPr>
      <w:r>
        <w:t>Interface Fichier XLS - Liste des doublons</w:t>
      </w:r>
    </w:p>
    <w:p w:rsidR="00E11046" w:rsidRDefault="00C46026" w:rsidP="00E11046">
      <w:pPr>
        <w:pStyle w:val="NormalArial"/>
        <w:rPr>
          <w:bCs/>
        </w:rPr>
      </w:pPr>
      <w:r>
        <w:rPr>
          <w:bCs/>
        </w:rPr>
        <w:t>Les critères sont rappelés au début du fichier, avec une ligne par critère.</w:t>
      </w:r>
    </w:p>
    <w:p w:rsidR="00E11046" w:rsidRDefault="00E11046" w:rsidP="00B173ED">
      <w:pPr>
        <w:pStyle w:val="NormalArial"/>
        <w:rPr>
          <w:bCs/>
        </w:rPr>
      </w:pPr>
      <w:r>
        <w:rPr>
          <w:bCs/>
        </w:rPr>
        <w:t xml:space="preserve">Ensuite, </w:t>
      </w:r>
      <w:r w:rsidR="00B173ED">
        <w:rPr>
          <w:bCs/>
        </w:rPr>
        <w:t>on affiche une ligne pour chaque doublon détecté correspondant aux critères.</w:t>
      </w:r>
    </w:p>
    <w:p w:rsidR="00B173ED" w:rsidRDefault="00B173ED" w:rsidP="00B173ED">
      <w:pPr>
        <w:pStyle w:val="NormalArial"/>
        <w:rPr>
          <w:bCs/>
        </w:rPr>
      </w:pPr>
    </w:p>
    <w:p w:rsidR="00B173ED" w:rsidRDefault="00B173ED" w:rsidP="00B173ED">
      <w:pPr>
        <w:pStyle w:val="NormalArial"/>
        <w:rPr>
          <w:bCs/>
        </w:rPr>
      </w:pPr>
      <w:r>
        <w:rPr>
          <w:bCs/>
        </w:rPr>
        <w:t>Les colonnes du tableau sont :</w:t>
      </w:r>
    </w:p>
    <w:p w:rsidR="00B173ED" w:rsidRDefault="00B173ED" w:rsidP="00B173ED">
      <w:pPr>
        <w:pStyle w:val="NormalArial"/>
        <w:rPr>
          <w:bCs/>
        </w:rPr>
      </w:pPr>
    </w:p>
    <w:p w:rsidR="00E11046" w:rsidRDefault="00E11046" w:rsidP="00E11046">
      <w:pPr>
        <w:pStyle w:val="NormalArial"/>
        <w:numPr>
          <w:ilvl w:val="0"/>
          <w:numId w:val="229"/>
        </w:numPr>
        <w:rPr>
          <w:bCs/>
        </w:rPr>
      </w:pPr>
      <w:r>
        <w:rPr>
          <w:bCs/>
        </w:rPr>
        <w:t>"Nom d'époux" : lu dans la table des personnes</w:t>
      </w:r>
    </w:p>
    <w:p w:rsidR="00E11046" w:rsidRDefault="00E11046" w:rsidP="00E11046">
      <w:pPr>
        <w:pStyle w:val="NormalArial"/>
        <w:numPr>
          <w:ilvl w:val="0"/>
          <w:numId w:val="229"/>
        </w:numPr>
        <w:rPr>
          <w:bCs/>
        </w:rPr>
      </w:pPr>
      <w:r>
        <w:rPr>
          <w:bCs/>
        </w:rPr>
        <w:t>"Nom de naissance" : lu dans la table des personnes</w:t>
      </w:r>
    </w:p>
    <w:p w:rsidR="00E11046" w:rsidRDefault="00E11046" w:rsidP="00E11046">
      <w:pPr>
        <w:pStyle w:val="NormalArial"/>
        <w:numPr>
          <w:ilvl w:val="0"/>
          <w:numId w:val="229"/>
        </w:numPr>
        <w:rPr>
          <w:bCs/>
        </w:rPr>
      </w:pPr>
      <w:r>
        <w:rPr>
          <w:bCs/>
        </w:rPr>
        <w:t>"Prénom" : lu dans la table des personnes</w:t>
      </w:r>
    </w:p>
    <w:p w:rsidR="00E11046" w:rsidRDefault="00E11046" w:rsidP="00E11046">
      <w:pPr>
        <w:pStyle w:val="NormalArial"/>
        <w:numPr>
          <w:ilvl w:val="0"/>
          <w:numId w:val="229"/>
        </w:numPr>
        <w:rPr>
          <w:bCs/>
        </w:rPr>
      </w:pPr>
      <w:r>
        <w:rPr>
          <w:bCs/>
        </w:rPr>
        <w:t>"Date de naissance" : lue dans la table des personnes</w:t>
      </w:r>
    </w:p>
    <w:p w:rsidR="00E11046" w:rsidRDefault="00E11046" w:rsidP="00E11046">
      <w:pPr>
        <w:pStyle w:val="NormalArial"/>
        <w:numPr>
          <w:ilvl w:val="0"/>
          <w:numId w:val="229"/>
        </w:numPr>
        <w:rPr>
          <w:bCs/>
        </w:rPr>
      </w:pPr>
      <w:r>
        <w:rPr>
          <w:bCs/>
        </w:rPr>
        <w:t>"Lieu de naissance" : lu dans la table des personnes</w:t>
      </w:r>
    </w:p>
    <w:p w:rsidR="00E11046" w:rsidRDefault="00E11046" w:rsidP="00E11046">
      <w:pPr>
        <w:pStyle w:val="NormalArial"/>
        <w:numPr>
          <w:ilvl w:val="0"/>
          <w:numId w:val="229"/>
        </w:numPr>
        <w:rPr>
          <w:bCs/>
        </w:rPr>
      </w:pPr>
      <w:r>
        <w:rPr>
          <w:bCs/>
        </w:rPr>
        <w:t>"Sous-statut" : sous-statut de la personne</w:t>
      </w:r>
    </w:p>
    <w:p w:rsidR="00E11046" w:rsidRDefault="00E11046" w:rsidP="00E11046">
      <w:pPr>
        <w:pStyle w:val="NormalArial"/>
        <w:numPr>
          <w:ilvl w:val="0"/>
          <w:numId w:val="229"/>
        </w:numPr>
        <w:rPr>
          <w:bCs/>
        </w:rPr>
      </w:pPr>
      <w:r>
        <w:rPr>
          <w:bCs/>
        </w:rPr>
        <w:t>"Centre demandeur AVIS FSD" : le centre demandeur lu dans l'avis FSD</w:t>
      </w:r>
    </w:p>
    <w:p w:rsidR="00E11046" w:rsidRDefault="00E11046" w:rsidP="00E11046">
      <w:pPr>
        <w:pStyle w:val="NormalArial"/>
        <w:numPr>
          <w:ilvl w:val="0"/>
          <w:numId w:val="229"/>
        </w:numPr>
        <w:rPr>
          <w:bCs/>
        </w:rPr>
      </w:pPr>
      <w:r>
        <w:rPr>
          <w:bCs/>
        </w:rPr>
        <w:t>"</w:t>
      </w:r>
      <w:r w:rsidRPr="00E11046">
        <w:t xml:space="preserve"> </w:t>
      </w:r>
      <w:r w:rsidRPr="00E11046">
        <w:rPr>
          <w:bCs/>
        </w:rPr>
        <w:t>Créée par intégration avis FSD</w:t>
      </w:r>
      <w:r>
        <w:rPr>
          <w:bCs/>
        </w:rPr>
        <w:t>" : flag indiquant si la personne a été ou non créée lors d'une intégration d'avis FSD.</w:t>
      </w:r>
    </w:p>
    <w:p w:rsidR="00E11046" w:rsidRDefault="00E11046" w:rsidP="00E11046">
      <w:pPr>
        <w:pStyle w:val="NormalArial"/>
        <w:tabs>
          <w:tab w:val="left" w:pos="864"/>
        </w:tabs>
      </w:pPr>
    </w:p>
    <w:p w:rsidR="00E11046" w:rsidRDefault="00E11046" w:rsidP="00E11046">
      <w:pPr>
        <w:pStyle w:val="Titre4bis"/>
      </w:pPr>
      <w:r>
        <w:t>Scénario 1 – Extraire les doublons dans les fiches personnes</w:t>
      </w:r>
    </w:p>
    <w:p w:rsidR="00E11046" w:rsidRDefault="00E11046" w:rsidP="00E11046">
      <w:pPr>
        <w:pStyle w:val="NormalArial"/>
        <w:tabs>
          <w:tab w:val="left" w:pos="864"/>
        </w:tabs>
      </w:pPr>
    </w:p>
    <w:p w:rsidR="00E11046" w:rsidRDefault="00E11046" w:rsidP="00E11046">
      <w:pPr>
        <w:pStyle w:val="NormalArial"/>
        <w:numPr>
          <w:ilvl w:val="0"/>
          <w:numId w:val="230"/>
        </w:numPr>
        <w:jc w:val="both"/>
        <w:rPr>
          <w:bCs/>
        </w:rPr>
      </w:pPr>
      <w:r>
        <w:rPr>
          <w:bCs/>
        </w:rPr>
        <w:t>L'acteur</w:t>
      </w:r>
      <w:r w:rsidRPr="00C23EE9">
        <w:rPr>
          <w:bCs/>
        </w:rPr>
        <w:t xml:space="preserve"> arrive sur le module.</w:t>
      </w:r>
    </w:p>
    <w:p w:rsidR="00E11046" w:rsidRDefault="00E11046" w:rsidP="00E11046">
      <w:pPr>
        <w:pStyle w:val="NormalArial"/>
        <w:numPr>
          <w:ilvl w:val="0"/>
          <w:numId w:val="230"/>
        </w:numPr>
        <w:jc w:val="both"/>
        <w:rPr>
          <w:bCs/>
        </w:rPr>
      </w:pPr>
      <w:r>
        <w:rPr>
          <w:bCs/>
        </w:rPr>
        <w:t>Le système affiche le formulaire Critères</w:t>
      </w:r>
    </w:p>
    <w:p w:rsidR="00E11046" w:rsidRDefault="00E11046" w:rsidP="00E11046">
      <w:pPr>
        <w:pStyle w:val="NormalArial"/>
        <w:numPr>
          <w:ilvl w:val="0"/>
          <w:numId w:val="230"/>
        </w:numPr>
        <w:jc w:val="both"/>
        <w:rPr>
          <w:bCs/>
        </w:rPr>
      </w:pPr>
      <w:r>
        <w:rPr>
          <w:bCs/>
        </w:rPr>
        <w:t xml:space="preserve">L'acteur saisit les critères et valide </w:t>
      </w:r>
      <w:r>
        <w:rPr>
          <w:b/>
          <w:color w:val="FF0000"/>
        </w:rPr>
        <w:t xml:space="preserve">EXCEPTION1. </w:t>
      </w:r>
    </w:p>
    <w:p w:rsidR="00E11046" w:rsidRDefault="00E11046" w:rsidP="00E11046">
      <w:pPr>
        <w:pStyle w:val="NormalArial"/>
        <w:numPr>
          <w:ilvl w:val="0"/>
          <w:numId w:val="230"/>
        </w:numPr>
        <w:jc w:val="both"/>
        <w:rPr>
          <w:bCs/>
        </w:rPr>
      </w:pPr>
      <w:r>
        <w:rPr>
          <w:bCs/>
        </w:rPr>
        <w:t xml:space="preserve">Le système génère un fichier xls avec les </w:t>
      </w:r>
      <w:r w:rsidR="00180600">
        <w:t>doublons</w:t>
      </w:r>
      <w:r>
        <w:rPr>
          <w:bCs/>
        </w:rPr>
        <w:t xml:space="preserve"> tels que (les critères qui suivent </w:t>
      </w:r>
      <w:r w:rsidRPr="00933F34">
        <w:rPr>
          <w:bCs/>
        </w:rPr>
        <w:t>sont reliés par l'opérateur ET) :</w:t>
      </w:r>
    </w:p>
    <w:p w:rsidR="00180600" w:rsidRDefault="00180600" w:rsidP="00180600">
      <w:pPr>
        <w:pStyle w:val="NormalArial"/>
        <w:numPr>
          <w:ilvl w:val="1"/>
          <w:numId w:val="230"/>
        </w:numPr>
        <w:jc w:val="both"/>
        <w:rPr>
          <w:bCs/>
        </w:rPr>
      </w:pPr>
      <w:r>
        <w:rPr>
          <w:bCs/>
        </w:rPr>
        <w:t>La date d'intégration de l'avis FSD correspond à la date d'intégration indiquée en critère.</w:t>
      </w:r>
    </w:p>
    <w:p w:rsidR="00180600" w:rsidRDefault="00180600" w:rsidP="00180600">
      <w:pPr>
        <w:pStyle w:val="NormalArial"/>
        <w:numPr>
          <w:ilvl w:val="1"/>
          <w:numId w:val="230"/>
        </w:numPr>
        <w:jc w:val="both"/>
        <w:rPr>
          <w:bCs/>
        </w:rPr>
      </w:pPr>
      <w:r>
        <w:rPr>
          <w:bCs/>
        </w:rPr>
        <w:t>la date d'intégration de l'avis FSD appartient à la période d'intégration saisie en critère</w:t>
      </w:r>
    </w:p>
    <w:p w:rsidR="00180600" w:rsidRDefault="00180600" w:rsidP="00180600">
      <w:pPr>
        <w:pStyle w:val="NormalArial"/>
        <w:numPr>
          <w:ilvl w:val="1"/>
          <w:numId w:val="230"/>
        </w:numPr>
        <w:jc w:val="both"/>
        <w:rPr>
          <w:bCs/>
        </w:rPr>
      </w:pPr>
      <w:r>
        <w:rPr>
          <w:bCs/>
        </w:rPr>
        <w:t>Le centre demandeur de l'avis FSD correspond au centre demandeur saisi en critère</w:t>
      </w:r>
      <w:r w:rsidR="008B35A2">
        <w:rPr>
          <w:bCs/>
        </w:rPr>
        <w:t xml:space="preserve"> et correspond au centre d'habilitation de l'acteur</w:t>
      </w:r>
    </w:p>
    <w:p w:rsidR="00180600" w:rsidRPr="00933F34" w:rsidRDefault="00180600" w:rsidP="00180600">
      <w:pPr>
        <w:pStyle w:val="NormalArial"/>
        <w:numPr>
          <w:ilvl w:val="1"/>
          <w:numId w:val="230"/>
        </w:numPr>
        <w:jc w:val="both"/>
        <w:rPr>
          <w:bCs/>
        </w:rPr>
      </w:pPr>
      <w:r>
        <w:rPr>
          <w:bCs/>
        </w:rPr>
        <w:t xml:space="preserve">Il existe une autre fiche personne avec le même nom, et la même date de naissance </w:t>
      </w:r>
    </w:p>
    <w:p w:rsidR="00E11046" w:rsidRDefault="00E11046" w:rsidP="00E11046">
      <w:pPr>
        <w:pStyle w:val="NormalArial"/>
        <w:tabs>
          <w:tab w:val="left" w:pos="864"/>
        </w:tabs>
      </w:pPr>
    </w:p>
    <w:p w:rsidR="00B173ED" w:rsidRDefault="00B173ED" w:rsidP="00B173ED">
      <w:pPr>
        <w:pStyle w:val="Titre4bis"/>
      </w:pPr>
      <w:r>
        <w:t>Cas d'exception</w:t>
      </w:r>
    </w:p>
    <w:p w:rsidR="00B173ED" w:rsidRPr="00914A85" w:rsidRDefault="00B173ED" w:rsidP="00B173ED">
      <w:pPr>
        <w:pStyle w:val="NormalArial"/>
        <w:jc w:val="both"/>
      </w:pPr>
      <w:r>
        <w:rPr>
          <w:b/>
          <w:color w:val="FF0000"/>
        </w:rPr>
        <w:lastRenderedPageBreak/>
        <w:t xml:space="preserve">EXCEPTION1 : </w:t>
      </w:r>
      <w:r>
        <w:t>L’acteur doit saisir au moins un critère parmi les critères proposés.  S</w:t>
      </w:r>
      <w:r w:rsidRPr="00D4614D">
        <w:t xml:space="preserve">i </w:t>
      </w:r>
      <w:r>
        <w:t>les données du formulaire sont invalides (dates incorrectes, période avec une date manquante), l'acteur est redirigé vers le formulaire et un message d’erreur est affiché.</w:t>
      </w:r>
    </w:p>
    <w:p w:rsidR="00557200" w:rsidRDefault="00557200" w:rsidP="00B36255">
      <w:pPr>
        <w:pStyle w:val="NormalArial"/>
      </w:pPr>
    </w:p>
    <w:p w:rsidR="007C2AC1" w:rsidRDefault="007C2AC1" w:rsidP="00B36255">
      <w:pPr>
        <w:pStyle w:val="NormalArial"/>
      </w:pPr>
    </w:p>
    <w:p w:rsidR="00766B2F" w:rsidRDefault="00766B2F" w:rsidP="00B36255">
      <w:pPr>
        <w:pStyle w:val="NormalArial"/>
      </w:pPr>
    </w:p>
    <w:p w:rsidR="00766B2F" w:rsidRDefault="00766B2F" w:rsidP="00B36255">
      <w:pPr>
        <w:pStyle w:val="NormalArial"/>
      </w:pPr>
    </w:p>
    <w:p w:rsidR="00766B2F" w:rsidRDefault="00766B2F" w:rsidP="00B36255">
      <w:pPr>
        <w:pStyle w:val="NormalArial"/>
      </w:pPr>
    </w:p>
    <w:p w:rsidR="00766B2F" w:rsidRDefault="00766B2F" w:rsidP="00B36255">
      <w:pPr>
        <w:pStyle w:val="NormalArial"/>
      </w:pPr>
    </w:p>
    <w:p w:rsidR="00766B2F" w:rsidRDefault="00766B2F" w:rsidP="00B36255">
      <w:pPr>
        <w:pStyle w:val="NormalArial"/>
      </w:pPr>
    </w:p>
    <w:p w:rsidR="00F435B8" w:rsidRDefault="00F435B8" w:rsidP="005A2ADC">
      <w:pPr>
        <w:pStyle w:val="Titre1"/>
      </w:pPr>
      <w:bookmarkStart w:id="4826" w:name="_Toc292454274"/>
      <w:r>
        <w:lastRenderedPageBreak/>
        <w:t>Gestion des avis FSD</w:t>
      </w:r>
      <w:bookmarkEnd w:id="4826"/>
    </w:p>
    <w:p w:rsidR="00296CA1" w:rsidRDefault="00296CA1" w:rsidP="008B4E17">
      <w:pPr>
        <w:pStyle w:val="Titre2"/>
      </w:pPr>
      <w:bookmarkStart w:id="4827" w:name="_Toc292454275"/>
      <w:bookmarkEnd w:id="4737"/>
      <w:r>
        <w:t>Gerer les avis FSD</w:t>
      </w:r>
      <w:bookmarkEnd w:id="4827"/>
    </w:p>
    <w:p w:rsidR="008B4E17" w:rsidRDefault="00296CA1" w:rsidP="00D23387">
      <w:pPr>
        <w:pStyle w:val="Titre3"/>
      </w:pPr>
      <w:bookmarkStart w:id="4828" w:name="_Toc292454276"/>
      <w:r w:rsidRPr="00F82106">
        <w:t xml:space="preserve">Cas d'utilisation </w:t>
      </w:r>
      <w:r w:rsidR="008B4E17">
        <w:t>Intégrer un fichier contenant les avis FSD</w:t>
      </w:r>
      <w:bookmarkEnd w:id="4828"/>
    </w:p>
    <w:p w:rsidR="00296CA1" w:rsidRPr="00296CA1" w:rsidRDefault="00296CA1" w:rsidP="00296CA1">
      <w:pPr>
        <w:pStyle w:val="NormalArial"/>
      </w:pPr>
    </w:p>
    <w:p w:rsidR="008B4E17" w:rsidRDefault="008B4E17" w:rsidP="008B4E17">
      <w:pPr>
        <w:pStyle w:val="NormalArial"/>
      </w:pPr>
      <w:r w:rsidRPr="00795BE7">
        <w:rPr>
          <w:b/>
        </w:rPr>
        <w:t>Résumé</w:t>
      </w:r>
      <w:r>
        <w:t xml:space="preserve"> : Cette fonctionnalité permet à l'acteur d'intégrer un fichier contenant des avis FSD provenant de l'application GDI</w:t>
      </w:r>
    </w:p>
    <w:p w:rsidR="008B4E17" w:rsidRDefault="008B4E17" w:rsidP="008B4E17">
      <w:pPr>
        <w:pStyle w:val="NormalArial"/>
      </w:pPr>
      <w:r w:rsidRPr="00795BE7">
        <w:rPr>
          <w:b/>
        </w:rPr>
        <w:t>Acteur(s)</w:t>
      </w:r>
      <w:r>
        <w:t xml:space="preserve"> : DCS</w:t>
      </w:r>
    </w:p>
    <w:p w:rsidR="008B4E17" w:rsidRDefault="008B4E17" w:rsidP="008B4E17">
      <w:pPr>
        <w:pStyle w:val="NormalArial"/>
      </w:pPr>
      <w:r w:rsidRPr="00795BE7">
        <w:rPr>
          <w:b/>
        </w:rPr>
        <w:t>Pré-condition</w:t>
      </w:r>
      <w:r>
        <w:t xml:space="preserve"> : L'acteur est identifié </w:t>
      </w:r>
    </w:p>
    <w:p w:rsidR="008B4E17" w:rsidRDefault="008B4E17" w:rsidP="008B4E17">
      <w:pPr>
        <w:pStyle w:val="NormalArial"/>
      </w:pPr>
      <w:r w:rsidRPr="00795BE7">
        <w:rPr>
          <w:b/>
        </w:rPr>
        <w:t>Post-condition</w:t>
      </w:r>
      <w:r>
        <w:t xml:space="preserve"> : le fichier est intégré</w:t>
      </w:r>
    </w:p>
    <w:p w:rsidR="008B4E17" w:rsidRDefault="008B4E17" w:rsidP="00C4499D">
      <w:pPr>
        <w:pStyle w:val="Titre4bis"/>
        <w:outlineLvl w:val="4"/>
      </w:pPr>
      <w:r>
        <w:t>Interface Lancement de l'intégration</w:t>
      </w:r>
    </w:p>
    <w:p w:rsidR="008B4E17" w:rsidRPr="004C2787" w:rsidRDefault="008B4E17" w:rsidP="00C4499D">
      <w:pPr>
        <w:pStyle w:val="NormalArial"/>
        <w:rPr>
          <w:bCs/>
        </w:rPr>
      </w:pPr>
      <w:r w:rsidRPr="004C2787">
        <w:rPr>
          <w:bCs/>
        </w:rPr>
        <w:t xml:space="preserve">L'écran affiche </w:t>
      </w:r>
      <w:r>
        <w:rPr>
          <w:bCs/>
        </w:rPr>
        <w:t xml:space="preserve">: </w:t>
      </w:r>
    </w:p>
    <w:p w:rsidR="008B4E17" w:rsidRDefault="008B4E17" w:rsidP="00C4499D">
      <w:pPr>
        <w:pStyle w:val="NormalArial"/>
        <w:numPr>
          <w:ilvl w:val="0"/>
          <w:numId w:val="10"/>
        </w:numPr>
        <w:rPr>
          <w:bCs/>
        </w:rPr>
      </w:pPr>
      <w:r>
        <w:rPr>
          <w:bCs/>
        </w:rPr>
        <w:t>Un champ texte de saisie permettant de saisir le chemin d'accès au fichier</w:t>
      </w:r>
    </w:p>
    <w:p w:rsidR="008B4E17" w:rsidRDefault="008B4E17" w:rsidP="00C4499D">
      <w:pPr>
        <w:pStyle w:val="NormalArial"/>
        <w:numPr>
          <w:ilvl w:val="0"/>
          <w:numId w:val="10"/>
        </w:numPr>
        <w:rPr>
          <w:bCs/>
        </w:rPr>
      </w:pPr>
      <w:r>
        <w:rPr>
          <w:bCs/>
        </w:rPr>
        <w:t>Un bouton Parcourir pour accéder au fichier à intégrer par une interface graphique</w:t>
      </w:r>
    </w:p>
    <w:p w:rsidR="008B4E17" w:rsidRPr="004C2787" w:rsidRDefault="008B4E17" w:rsidP="00C4499D">
      <w:pPr>
        <w:pStyle w:val="NormalArial"/>
        <w:numPr>
          <w:ilvl w:val="0"/>
          <w:numId w:val="10"/>
        </w:numPr>
        <w:rPr>
          <w:bCs/>
        </w:rPr>
      </w:pPr>
      <w:r>
        <w:rPr>
          <w:bCs/>
        </w:rPr>
        <w:t xml:space="preserve">Un bouton </w:t>
      </w:r>
      <w:r w:rsidR="009F18D7">
        <w:rPr>
          <w:bCs/>
        </w:rPr>
        <w:t>"</w:t>
      </w:r>
      <w:r>
        <w:rPr>
          <w:bCs/>
        </w:rPr>
        <w:t>Lancer l'intégration</w:t>
      </w:r>
      <w:r w:rsidR="009F18D7">
        <w:rPr>
          <w:bCs/>
        </w:rPr>
        <w:t>"</w:t>
      </w:r>
    </w:p>
    <w:p w:rsidR="008B4E17" w:rsidRDefault="008B4E17" w:rsidP="00C4499D">
      <w:pPr>
        <w:pStyle w:val="Titre4bis"/>
        <w:outlineLvl w:val="4"/>
      </w:pPr>
      <w:r>
        <w:t>Interface Résultat de l'intégration</w:t>
      </w:r>
    </w:p>
    <w:p w:rsidR="0003162B" w:rsidRDefault="0003162B" w:rsidP="00C4499D">
      <w:pPr>
        <w:pStyle w:val="NormalArial"/>
        <w:rPr>
          <w:bCs/>
        </w:rPr>
      </w:pPr>
      <w:r>
        <w:rPr>
          <w:bCs/>
        </w:rPr>
        <w:t>Une fois l'intégration terminée, le système propose à l'acteur de télécharger un compte-rendu dans un fichier au format Excel.</w:t>
      </w:r>
    </w:p>
    <w:p w:rsidR="0003162B" w:rsidRDefault="0003162B" w:rsidP="00C4499D">
      <w:pPr>
        <w:pStyle w:val="NormalArial"/>
        <w:rPr>
          <w:bCs/>
        </w:rPr>
      </w:pPr>
      <w:r>
        <w:rPr>
          <w:bCs/>
        </w:rPr>
        <w:t xml:space="preserve">La première ligne du fichier contient </w:t>
      </w:r>
      <w:r w:rsidR="008B4E17">
        <w:rPr>
          <w:bCs/>
        </w:rPr>
        <w:t xml:space="preserve">un champ texte </w:t>
      </w:r>
      <w:r>
        <w:rPr>
          <w:bCs/>
        </w:rPr>
        <w:t xml:space="preserve">avec </w:t>
      </w:r>
      <w:r w:rsidR="008B4E17">
        <w:rPr>
          <w:bCs/>
        </w:rPr>
        <w:t>le compte-rendu global de l'intégration</w:t>
      </w:r>
      <w:r>
        <w:rPr>
          <w:bCs/>
        </w:rPr>
        <w:t>.</w:t>
      </w:r>
    </w:p>
    <w:p w:rsidR="008B4E17" w:rsidRDefault="0003162B" w:rsidP="00C4499D">
      <w:pPr>
        <w:pStyle w:val="NormalArial"/>
        <w:rPr>
          <w:bCs/>
        </w:rPr>
      </w:pPr>
      <w:r>
        <w:rPr>
          <w:bCs/>
        </w:rPr>
        <w:t>En-dessous,</w:t>
      </w:r>
      <w:r w:rsidR="008B4E17">
        <w:rPr>
          <w:bCs/>
        </w:rPr>
        <w:t xml:space="preserve"> un tableau </w:t>
      </w:r>
      <w:r w:rsidR="009F18D7">
        <w:rPr>
          <w:bCs/>
        </w:rPr>
        <w:t>reprenant le contenu du fichier d'intégration avec une colonne supplémentaire pour indiquer le résultat de l'intégration</w:t>
      </w:r>
      <w:r>
        <w:rPr>
          <w:bCs/>
        </w:rPr>
        <w:t xml:space="preserve"> est généré</w:t>
      </w:r>
      <w:r w:rsidR="009F18D7">
        <w:rPr>
          <w:bCs/>
        </w:rPr>
        <w:t>.</w:t>
      </w:r>
      <w:r w:rsidR="008B4E17">
        <w:rPr>
          <w:bCs/>
        </w:rPr>
        <w:t xml:space="preserve"> Les colonnes du tableau sont :</w:t>
      </w:r>
    </w:p>
    <w:p w:rsidR="008B4E17" w:rsidRPr="00746992" w:rsidRDefault="008B4E17" w:rsidP="00C4499D">
      <w:pPr>
        <w:pStyle w:val="NormalArial"/>
        <w:numPr>
          <w:ilvl w:val="0"/>
          <w:numId w:val="18"/>
        </w:numPr>
        <w:rPr>
          <w:bCs/>
        </w:rPr>
      </w:pPr>
      <w:r w:rsidRPr="00746992">
        <w:rPr>
          <w:bCs/>
        </w:rPr>
        <w:t>Nom d’époux (se)</w:t>
      </w:r>
    </w:p>
    <w:p w:rsidR="008B4E17" w:rsidRPr="00746992" w:rsidRDefault="008B4E17" w:rsidP="00C4499D">
      <w:pPr>
        <w:pStyle w:val="NormalArial"/>
        <w:numPr>
          <w:ilvl w:val="0"/>
          <w:numId w:val="18"/>
        </w:numPr>
        <w:rPr>
          <w:bCs/>
        </w:rPr>
      </w:pPr>
      <w:r w:rsidRPr="00746992">
        <w:rPr>
          <w:bCs/>
        </w:rPr>
        <w:t>Nom (nom de naissance)</w:t>
      </w:r>
    </w:p>
    <w:p w:rsidR="008B4E17" w:rsidRPr="00746992" w:rsidRDefault="008B4E17" w:rsidP="00C4499D">
      <w:pPr>
        <w:pStyle w:val="NormalArial"/>
        <w:numPr>
          <w:ilvl w:val="0"/>
          <w:numId w:val="18"/>
        </w:numPr>
        <w:rPr>
          <w:bCs/>
        </w:rPr>
      </w:pPr>
      <w:r w:rsidRPr="00746992">
        <w:rPr>
          <w:bCs/>
        </w:rPr>
        <w:t xml:space="preserve">Prénom </w:t>
      </w:r>
    </w:p>
    <w:p w:rsidR="008B4E17" w:rsidRPr="00746992" w:rsidRDefault="008B4E17" w:rsidP="00C4499D">
      <w:pPr>
        <w:pStyle w:val="NormalArial"/>
        <w:numPr>
          <w:ilvl w:val="0"/>
          <w:numId w:val="18"/>
        </w:numPr>
        <w:rPr>
          <w:bCs/>
        </w:rPr>
      </w:pPr>
      <w:r w:rsidRPr="00746992">
        <w:rPr>
          <w:bCs/>
        </w:rPr>
        <w:t>Date de naissance</w:t>
      </w:r>
    </w:p>
    <w:p w:rsidR="008B4E17" w:rsidRDefault="008B4E17" w:rsidP="00C4499D">
      <w:pPr>
        <w:pStyle w:val="NormalArial"/>
        <w:numPr>
          <w:ilvl w:val="0"/>
          <w:numId w:val="18"/>
        </w:numPr>
        <w:rPr>
          <w:bCs/>
        </w:rPr>
      </w:pPr>
      <w:r w:rsidRPr="00746992">
        <w:rPr>
          <w:bCs/>
        </w:rPr>
        <w:t>Lieu de naissance</w:t>
      </w:r>
    </w:p>
    <w:p w:rsidR="002F3136" w:rsidRDefault="002F3136" w:rsidP="00C4499D">
      <w:pPr>
        <w:pStyle w:val="NormalArial"/>
        <w:numPr>
          <w:ilvl w:val="0"/>
          <w:numId w:val="18"/>
        </w:numPr>
        <w:rPr>
          <w:bCs/>
        </w:rPr>
      </w:pPr>
      <w:r>
        <w:rPr>
          <w:bCs/>
        </w:rPr>
        <w:t xml:space="preserve">Fonction </w:t>
      </w:r>
    </w:p>
    <w:p w:rsidR="002F3136" w:rsidRPr="00746992" w:rsidRDefault="002F3136" w:rsidP="00C4499D">
      <w:pPr>
        <w:pStyle w:val="NormalArial"/>
        <w:numPr>
          <w:ilvl w:val="0"/>
          <w:numId w:val="18"/>
        </w:numPr>
        <w:rPr>
          <w:bCs/>
        </w:rPr>
      </w:pPr>
      <w:r>
        <w:rPr>
          <w:bCs/>
        </w:rPr>
        <w:t xml:space="preserve">Société </w:t>
      </w:r>
    </w:p>
    <w:p w:rsidR="008B4E17" w:rsidRPr="00746992" w:rsidRDefault="008B4E17" w:rsidP="00C4499D">
      <w:pPr>
        <w:pStyle w:val="NormalArial"/>
        <w:numPr>
          <w:ilvl w:val="0"/>
          <w:numId w:val="18"/>
        </w:numPr>
        <w:rPr>
          <w:bCs/>
        </w:rPr>
      </w:pPr>
      <w:r w:rsidRPr="00746992">
        <w:rPr>
          <w:bCs/>
        </w:rPr>
        <w:t>Numéro de dossier DCS</w:t>
      </w:r>
    </w:p>
    <w:p w:rsidR="008B4E17" w:rsidRPr="00746992" w:rsidRDefault="00381DFB" w:rsidP="00C4499D">
      <w:pPr>
        <w:pStyle w:val="NormalArial"/>
        <w:numPr>
          <w:ilvl w:val="0"/>
          <w:numId w:val="18"/>
        </w:numPr>
        <w:rPr>
          <w:bCs/>
        </w:rPr>
      </w:pPr>
      <w:r>
        <w:rPr>
          <w:bCs/>
        </w:rPr>
        <w:t>Code du c</w:t>
      </w:r>
      <w:r w:rsidR="008B4E17" w:rsidRPr="00746992">
        <w:rPr>
          <w:bCs/>
        </w:rPr>
        <w:t>entre demandeur</w:t>
      </w:r>
      <w:r>
        <w:rPr>
          <w:bCs/>
        </w:rPr>
        <w:t xml:space="preserve"> </w:t>
      </w:r>
    </w:p>
    <w:p w:rsidR="008B4E17" w:rsidRDefault="008B4E17" w:rsidP="00C4499D">
      <w:pPr>
        <w:pStyle w:val="NormalArial"/>
        <w:numPr>
          <w:ilvl w:val="0"/>
          <w:numId w:val="18"/>
        </w:numPr>
        <w:rPr>
          <w:bCs/>
        </w:rPr>
      </w:pPr>
      <w:r w:rsidRPr="00746992">
        <w:rPr>
          <w:bCs/>
        </w:rPr>
        <w:t>Nature de la demande : code (contenu existant dans la table de référence sous-statuts)</w:t>
      </w:r>
    </w:p>
    <w:p w:rsidR="008B4E17" w:rsidRPr="00746992" w:rsidRDefault="00381DFB" w:rsidP="00C4499D">
      <w:pPr>
        <w:pStyle w:val="NormalArial"/>
        <w:numPr>
          <w:ilvl w:val="0"/>
          <w:numId w:val="18"/>
        </w:numPr>
        <w:rPr>
          <w:bCs/>
        </w:rPr>
      </w:pPr>
      <w:r>
        <w:rPr>
          <w:bCs/>
        </w:rPr>
        <w:t>Code du t</w:t>
      </w:r>
      <w:r w:rsidR="008B4E17">
        <w:rPr>
          <w:bCs/>
        </w:rPr>
        <w:t>ype d'avis FSD calculé</w:t>
      </w:r>
      <w:r>
        <w:rPr>
          <w:bCs/>
        </w:rPr>
        <w:t xml:space="preserve"> </w:t>
      </w:r>
    </w:p>
    <w:p w:rsidR="008B4E17" w:rsidRPr="00746992" w:rsidRDefault="002F3136" w:rsidP="00C4499D">
      <w:pPr>
        <w:pStyle w:val="NormalArial"/>
        <w:numPr>
          <w:ilvl w:val="0"/>
          <w:numId w:val="18"/>
        </w:numPr>
        <w:rPr>
          <w:bCs/>
        </w:rPr>
      </w:pPr>
      <w:r>
        <w:rPr>
          <w:bCs/>
        </w:rPr>
        <w:t xml:space="preserve">Décision </w:t>
      </w:r>
      <w:r w:rsidR="008B4E17" w:rsidRPr="00746992">
        <w:rPr>
          <w:bCs/>
        </w:rPr>
        <w:t>Favorable ou défavorable</w:t>
      </w:r>
    </w:p>
    <w:p w:rsidR="008B4E17" w:rsidRPr="00746992" w:rsidRDefault="008B4E17" w:rsidP="00C4499D">
      <w:pPr>
        <w:pStyle w:val="NormalArial"/>
        <w:numPr>
          <w:ilvl w:val="0"/>
          <w:numId w:val="18"/>
        </w:numPr>
        <w:rPr>
          <w:bCs/>
        </w:rPr>
      </w:pPr>
      <w:r w:rsidRPr="00746992">
        <w:rPr>
          <w:bCs/>
        </w:rPr>
        <w:t>Date de décision de l’avis FSD</w:t>
      </w:r>
    </w:p>
    <w:p w:rsidR="008B4E17" w:rsidRPr="00746992" w:rsidRDefault="008B4E17" w:rsidP="00C4499D">
      <w:pPr>
        <w:pStyle w:val="NormalArial"/>
        <w:numPr>
          <w:ilvl w:val="0"/>
          <w:numId w:val="18"/>
        </w:numPr>
        <w:rPr>
          <w:bCs/>
        </w:rPr>
      </w:pPr>
      <w:r w:rsidRPr="00746992">
        <w:rPr>
          <w:bCs/>
        </w:rPr>
        <w:t>Date de début de validité (avis FSD favorables et défavorables</w:t>
      </w:r>
      <w:r>
        <w:rPr>
          <w:bCs/>
        </w:rPr>
        <w:t>)</w:t>
      </w:r>
    </w:p>
    <w:p w:rsidR="008B4E17" w:rsidRPr="00746992" w:rsidRDefault="008B4E17" w:rsidP="00C4499D">
      <w:pPr>
        <w:pStyle w:val="NormalArial"/>
        <w:numPr>
          <w:ilvl w:val="0"/>
          <w:numId w:val="18"/>
        </w:numPr>
        <w:rPr>
          <w:bCs/>
        </w:rPr>
      </w:pPr>
      <w:r w:rsidRPr="00746992">
        <w:rPr>
          <w:bCs/>
        </w:rPr>
        <w:t xml:space="preserve">Date de début de validité </w:t>
      </w:r>
      <w:r>
        <w:rPr>
          <w:bCs/>
        </w:rPr>
        <w:t xml:space="preserve">calculée </w:t>
      </w:r>
      <w:r w:rsidRPr="00746992">
        <w:rPr>
          <w:bCs/>
        </w:rPr>
        <w:t>(avis FSD favorables et défavorables</w:t>
      </w:r>
      <w:r>
        <w:rPr>
          <w:bCs/>
        </w:rPr>
        <w:t>)</w:t>
      </w:r>
    </w:p>
    <w:p w:rsidR="008B4E17" w:rsidRDefault="008B4E17" w:rsidP="00C4499D">
      <w:pPr>
        <w:pStyle w:val="NormalArial"/>
        <w:numPr>
          <w:ilvl w:val="0"/>
          <w:numId w:val="18"/>
        </w:numPr>
        <w:rPr>
          <w:bCs/>
        </w:rPr>
      </w:pPr>
      <w:r w:rsidRPr="00746992">
        <w:rPr>
          <w:bCs/>
        </w:rPr>
        <w:t>Date de fin de la période demandée pour les CT/CE et CDD.</w:t>
      </w:r>
    </w:p>
    <w:p w:rsidR="008B4E17" w:rsidRDefault="008B4E17" w:rsidP="00C4499D">
      <w:pPr>
        <w:pStyle w:val="NormalArial"/>
        <w:numPr>
          <w:ilvl w:val="0"/>
          <w:numId w:val="18"/>
        </w:numPr>
        <w:rPr>
          <w:bCs/>
        </w:rPr>
      </w:pPr>
      <w:r>
        <w:rPr>
          <w:bCs/>
        </w:rPr>
        <w:t xml:space="preserve">Date de </w:t>
      </w:r>
      <w:r w:rsidR="006E0732">
        <w:rPr>
          <w:bCs/>
        </w:rPr>
        <w:t>péremption</w:t>
      </w:r>
      <w:r w:rsidRPr="003D30D0">
        <w:rPr>
          <w:bCs/>
        </w:rPr>
        <w:t xml:space="preserve"> </w:t>
      </w:r>
      <w:r>
        <w:rPr>
          <w:bCs/>
        </w:rPr>
        <w:t>calculée</w:t>
      </w:r>
    </w:p>
    <w:p w:rsidR="008B4E17" w:rsidRPr="00746992" w:rsidRDefault="008B4E17" w:rsidP="00C4499D">
      <w:pPr>
        <w:pStyle w:val="NormalArial"/>
        <w:numPr>
          <w:ilvl w:val="0"/>
          <w:numId w:val="18"/>
        </w:numPr>
        <w:rPr>
          <w:bCs/>
        </w:rPr>
      </w:pPr>
      <w:r>
        <w:rPr>
          <w:bCs/>
        </w:rPr>
        <w:t>Résultat de l'intégration</w:t>
      </w:r>
    </w:p>
    <w:p w:rsidR="009F18D7" w:rsidRDefault="009F18D7" w:rsidP="00C4499D">
      <w:pPr>
        <w:pStyle w:val="NormalArial"/>
        <w:rPr>
          <w:bCs/>
        </w:rPr>
      </w:pPr>
    </w:p>
    <w:p w:rsidR="00291FB5" w:rsidRDefault="00291FB5" w:rsidP="00291FB5">
      <w:pPr>
        <w:pStyle w:val="NormalArial"/>
        <w:rPr>
          <w:bCs/>
        </w:rPr>
      </w:pPr>
      <w:r>
        <w:rPr>
          <w:bCs/>
        </w:rPr>
        <w:t xml:space="preserve">Il faut le mettre dans l’ordre du fichier DCS.  </w:t>
      </w:r>
    </w:p>
    <w:p w:rsidR="00291FB5" w:rsidRDefault="00291FB5" w:rsidP="00C4499D">
      <w:pPr>
        <w:pStyle w:val="NormalArial"/>
        <w:rPr>
          <w:bCs/>
        </w:rPr>
      </w:pPr>
      <w:r>
        <w:rPr>
          <w:bCs/>
        </w:rPr>
        <w:t>DCS transmet la date de début et de fin pour les CT/CE et CDD qui correspond à la période demandée</w:t>
      </w:r>
    </w:p>
    <w:p w:rsidR="008B4E17" w:rsidRDefault="008B4E17" w:rsidP="00C4499D">
      <w:pPr>
        <w:pStyle w:val="Titre4bis"/>
        <w:outlineLvl w:val="4"/>
      </w:pPr>
      <w:r>
        <w:t>Scénario 1 – Intégrer un fichier d'avis FSD par sélection du chemin d'accès</w:t>
      </w:r>
    </w:p>
    <w:p w:rsidR="008B4E17" w:rsidRPr="00C23EE9" w:rsidRDefault="00505C90" w:rsidP="00C4499D">
      <w:pPr>
        <w:pStyle w:val="NormalArial"/>
        <w:numPr>
          <w:ilvl w:val="0"/>
          <w:numId w:val="155"/>
        </w:numPr>
        <w:rPr>
          <w:bCs/>
        </w:rPr>
      </w:pPr>
      <w:r>
        <w:rPr>
          <w:bCs/>
        </w:rPr>
        <w:lastRenderedPageBreak/>
        <w:t>L'acteur</w:t>
      </w:r>
      <w:r w:rsidR="008B4E17" w:rsidRPr="00C23EE9">
        <w:rPr>
          <w:bCs/>
        </w:rPr>
        <w:t xml:space="preserve"> arrive sur le module.</w:t>
      </w:r>
    </w:p>
    <w:p w:rsidR="008B4E17" w:rsidRDefault="008B4E17" w:rsidP="00C4499D">
      <w:pPr>
        <w:pStyle w:val="NormalArial"/>
        <w:numPr>
          <w:ilvl w:val="0"/>
          <w:numId w:val="155"/>
        </w:numPr>
        <w:rPr>
          <w:bCs/>
        </w:rPr>
      </w:pPr>
      <w:r w:rsidRPr="00C23EE9">
        <w:rPr>
          <w:bCs/>
        </w:rPr>
        <w:t xml:space="preserve">Le système affiche </w:t>
      </w:r>
      <w:r>
        <w:rPr>
          <w:bCs/>
        </w:rPr>
        <w:t>le formulaire Lancement de l'intégration</w:t>
      </w:r>
    </w:p>
    <w:p w:rsidR="008B4E17" w:rsidRDefault="00505C90" w:rsidP="00C4499D">
      <w:pPr>
        <w:pStyle w:val="NormalArial"/>
        <w:numPr>
          <w:ilvl w:val="0"/>
          <w:numId w:val="155"/>
        </w:numPr>
        <w:rPr>
          <w:bCs/>
        </w:rPr>
      </w:pPr>
      <w:r>
        <w:rPr>
          <w:bCs/>
        </w:rPr>
        <w:t>L'acteur</w:t>
      </w:r>
      <w:r w:rsidR="008B4E17">
        <w:rPr>
          <w:bCs/>
        </w:rPr>
        <w:t xml:space="preserve"> clique sur le bouton Parcourir et utilise l'interface graphique pour localiser le fichier à intégrer ou saisit directement le chemin d'accès au fichier</w:t>
      </w:r>
    </w:p>
    <w:p w:rsidR="008B4E17" w:rsidRDefault="008B4E17" w:rsidP="00C4499D">
      <w:pPr>
        <w:pStyle w:val="NormalArial"/>
        <w:numPr>
          <w:ilvl w:val="0"/>
          <w:numId w:val="155"/>
        </w:numPr>
        <w:rPr>
          <w:bCs/>
        </w:rPr>
      </w:pPr>
      <w:r>
        <w:rPr>
          <w:bCs/>
        </w:rPr>
        <w:t>Le système affiche le chemin sélectionné dans le champ de saisie</w:t>
      </w:r>
    </w:p>
    <w:p w:rsidR="008B4E17" w:rsidRDefault="008B4E17" w:rsidP="00C4499D">
      <w:pPr>
        <w:pStyle w:val="NormalArial"/>
        <w:numPr>
          <w:ilvl w:val="0"/>
          <w:numId w:val="155"/>
        </w:numPr>
        <w:rPr>
          <w:bCs/>
        </w:rPr>
      </w:pPr>
      <w:r>
        <w:rPr>
          <w:bCs/>
        </w:rPr>
        <w:t>L'utilisation clique sur "</w:t>
      </w:r>
      <w:r w:rsidRPr="00746992">
        <w:rPr>
          <w:bCs/>
        </w:rPr>
        <w:t xml:space="preserve"> </w:t>
      </w:r>
      <w:r>
        <w:rPr>
          <w:bCs/>
        </w:rPr>
        <w:t>Lancer l'intégration "</w:t>
      </w:r>
    </w:p>
    <w:p w:rsidR="008B4E17" w:rsidRDefault="008B4E17" w:rsidP="00C4499D">
      <w:pPr>
        <w:pStyle w:val="NormalArial"/>
        <w:numPr>
          <w:ilvl w:val="0"/>
          <w:numId w:val="155"/>
        </w:numPr>
        <w:rPr>
          <w:bCs/>
        </w:rPr>
      </w:pPr>
      <w:r>
        <w:rPr>
          <w:bCs/>
        </w:rPr>
        <w:t xml:space="preserve">Le système charge et vérifie le fichier </w:t>
      </w:r>
      <w:r w:rsidRPr="00177F70">
        <w:rPr>
          <w:b/>
          <w:bCs/>
          <w:color w:val="FF0000"/>
        </w:rPr>
        <w:t>EXCEPTION1</w:t>
      </w:r>
      <w:r>
        <w:rPr>
          <w:b/>
          <w:bCs/>
          <w:color w:val="FF0000"/>
        </w:rPr>
        <w:t xml:space="preserve">, </w:t>
      </w:r>
      <w:r>
        <w:rPr>
          <w:b/>
          <w:color w:val="FF0000"/>
        </w:rPr>
        <w:t>, EXCEPTION3</w:t>
      </w:r>
    </w:p>
    <w:p w:rsidR="008B4E17" w:rsidRDefault="008B4E17" w:rsidP="00C4499D">
      <w:pPr>
        <w:pStyle w:val="NormalArial"/>
        <w:numPr>
          <w:ilvl w:val="0"/>
          <w:numId w:val="155"/>
        </w:numPr>
        <w:rPr>
          <w:bCs/>
        </w:rPr>
      </w:pPr>
      <w:r>
        <w:rPr>
          <w:bCs/>
        </w:rPr>
        <w:t>Le système met à faux le champ "créé lors de la dernière intégration des avis FSD" pour toutes les personnes ayant ce champ à vrai.</w:t>
      </w:r>
    </w:p>
    <w:p w:rsidR="008B4E17" w:rsidRDefault="008B4E17" w:rsidP="00C4499D">
      <w:pPr>
        <w:pStyle w:val="NormalArial"/>
        <w:numPr>
          <w:ilvl w:val="0"/>
          <w:numId w:val="155"/>
        </w:numPr>
        <w:rPr>
          <w:bCs/>
        </w:rPr>
      </w:pPr>
      <w:r>
        <w:rPr>
          <w:bCs/>
        </w:rPr>
        <w:t>Le système intègre chaque ligne du fichier : voir sous-scénario "Intégration d'un avis FSD"</w:t>
      </w:r>
    </w:p>
    <w:p w:rsidR="008B4E17" w:rsidRDefault="008B4E17" w:rsidP="00C4499D">
      <w:pPr>
        <w:pStyle w:val="NormalArial"/>
        <w:numPr>
          <w:ilvl w:val="0"/>
          <w:numId w:val="155"/>
        </w:numPr>
        <w:rPr>
          <w:bCs/>
        </w:rPr>
      </w:pPr>
      <w:r>
        <w:rPr>
          <w:bCs/>
        </w:rPr>
        <w:t xml:space="preserve">Si des personnes ont été créées lors de l'intégration, envoyer un mail à tous les </w:t>
      </w:r>
      <w:r w:rsidR="00E44989">
        <w:rPr>
          <w:bCs/>
        </w:rPr>
        <w:t>acteurs</w:t>
      </w:r>
      <w:r>
        <w:rPr>
          <w:bCs/>
        </w:rPr>
        <w:t xml:space="preserve"> ayant le profil Administrateurs de Centre.</w:t>
      </w:r>
    </w:p>
    <w:p w:rsidR="00AF2D7B" w:rsidRDefault="00AF2D7B" w:rsidP="00C4499D">
      <w:pPr>
        <w:pStyle w:val="NormalArial"/>
        <w:numPr>
          <w:ilvl w:val="1"/>
          <w:numId w:val="155"/>
        </w:numPr>
        <w:rPr>
          <w:bCs/>
        </w:rPr>
      </w:pPr>
      <w:r>
        <w:rPr>
          <w:bCs/>
        </w:rPr>
        <w:t xml:space="preserve">Objet du mail : </w:t>
      </w:r>
      <w:r w:rsidRPr="00AF2D7B">
        <w:rPr>
          <w:bCs/>
        </w:rPr>
        <w:t>PEGASE : Intégration Avis FSD du jj/mm/aaaa</w:t>
      </w:r>
    </w:p>
    <w:p w:rsidR="002F3136" w:rsidRDefault="00AF2D7B" w:rsidP="002F3136">
      <w:pPr>
        <w:pStyle w:val="NormalArial"/>
        <w:numPr>
          <w:ilvl w:val="1"/>
          <w:numId w:val="155"/>
        </w:numPr>
        <w:rPr>
          <w:bCs/>
        </w:rPr>
      </w:pPr>
      <w:r>
        <w:rPr>
          <w:bCs/>
        </w:rPr>
        <w:t xml:space="preserve">Texte du mail : </w:t>
      </w:r>
      <w:r w:rsidRPr="00AF2D7B">
        <w:rPr>
          <w:bCs/>
        </w:rPr>
        <w:t>Bonjour,</w:t>
      </w:r>
      <w:r>
        <w:rPr>
          <w:bCs/>
        </w:rPr>
        <w:br/>
      </w:r>
      <w:r w:rsidRPr="00AF2D7B">
        <w:rPr>
          <w:bCs/>
        </w:rPr>
        <w:t>Récapitulatif de l’intégration automatique des avis FSD du jj/mm/aaaa</w:t>
      </w:r>
      <w:r>
        <w:rPr>
          <w:bCs/>
        </w:rPr>
        <w:br/>
      </w:r>
      <w:r w:rsidRPr="00AF2D7B">
        <w:rPr>
          <w:bCs/>
        </w:rPr>
        <w:t>Nombre d'avis intégrés              : X</w:t>
      </w:r>
      <w:r>
        <w:rPr>
          <w:bCs/>
        </w:rPr>
        <w:br/>
      </w:r>
      <w:r w:rsidRPr="00AF2D7B">
        <w:rPr>
          <w:bCs/>
        </w:rPr>
        <w:t>Nombre d'avis en erreur             : X</w:t>
      </w:r>
      <w:r>
        <w:rPr>
          <w:bCs/>
        </w:rPr>
        <w:br/>
      </w:r>
      <w:r w:rsidRPr="00AF2D7B">
        <w:rPr>
          <w:bCs/>
        </w:rPr>
        <w:t>Nombre de personnes créées  : X</w:t>
      </w:r>
      <w:r>
        <w:rPr>
          <w:bCs/>
        </w:rPr>
        <w:br/>
      </w:r>
      <w:r w:rsidRPr="00AF2D7B">
        <w:rPr>
          <w:bCs/>
        </w:rPr>
        <w:t>Liste des personnes créées dans PEGASE :</w:t>
      </w:r>
      <w:r>
        <w:rPr>
          <w:bCs/>
        </w:rPr>
        <w:br/>
      </w:r>
      <w:r w:rsidRPr="00AF2D7B">
        <w:rPr>
          <w:bCs/>
        </w:rPr>
        <w:t>Nom (de naissance)                        Nom d’époux(se)           Prénom             Date de naissance        Lieu de naissance</w:t>
      </w:r>
      <w:r w:rsidR="002F3136">
        <w:rPr>
          <w:bCs/>
        </w:rPr>
        <w:br/>
      </w:r>
      <w:r w:rsidR="002F3136">
        <w:rPr>
          <w:bCs/>
        </w:rPr>
        <w:br/>
      </w:r>
      <w:r w:rsidR="002F3136" w:rsidRPr="00AF2D7B">
        <w:rPr>
          <w:bCs/>
        </w:rPr>
        <w:t>Cordialement,</w:t>
      </w:r>
      <w:r w:rsidR="002F3136">
        <w:rPr>
          <w:bCs/>
        </w:rPr>
        <w:br/>
      </w:r>
      <w:r w:rsidR="002F3136" w:rsidRPr="00AF2D7B">
        <w:rPr>
          <w:bCs/>
        </w:rPr>
        <w:t>Ce message est généré automatiquement par l'application PEGASE.</w:t>
      </w:r>
      <w:r w:rsidR="002F3136">
        <w:rPr>
          <w:bCs/>
        </w:rPr>
        <w:br/>
      </w:r>
    </w:p>
    <w:p w:rsidR="00AF2D7B" w:rsidRPr="00AF2D7B" w:rsidRDefault="00AF2D7B" w:rsidP="00C4499D">
      <w:pPr>
        <w:pStyle w:val="NormalArial"/>
        <w:numPr>
          <w:ilvl w:val="1"/>
          <w:numId w:val="155"/>
        </w:numPr>
        <w:rPr>
          <w:bCs/>
        </w:rPr>
      </w:pPr>
      <w:r>
        <w:rPr>
          <w:bCs/>
        </w:rPr>
        <w:t>Périmètre : le mail envoyé à l'administrateur Centre ne contiendra que les personnes dont le centre correspond à son centre d'habilitation</w:t>
      </w:r>
      <w:r>
        <w:rPr>
          <w:bCs/>
        </w:rPr>
        <w:br/>
      </w:r>
    </w:p>
    <w:p w:rsidR="00AF2D7B" w:rsidRDefault="008B4E17" w:rsidP="00C4499D">
      <w:pPr>
        <w:pStyle w:val="NormalArial"/>
        <w:numPr>
          <w:ilvl w:val="0"/>
          <w:numId w:val="155"/>
        </w:numPr>
        <w:rPr>
          <w:bCs/>
        </w:rPr>
      </w:pPr>
      <w:r>
        <w:rPr>
          <w:bCs/>
        </w:rPr>
        <w:t xml:space="preserve">Si des lignes du fichier n'ont pas été intégrées, envoyer un mail à tous les </w:t>
      </w:r>
      <w:r w:rsidR="00E44989">
        <w:rPr>
          <w:bCs/>
        </w:rPr>
        <w:t>acteurs</w:t>
      </w:r>
      <w:r>
        <w:rPr>
          <w:bCs/>
        </w:rPr>
        <w:t xml:space="preserve"> Administrateurs de Centre ou Administrateur National </w:t>
      </w:r>
    </w:p>
    <w:p w:rsidR="00AF2D7B" w:rsidRDefault="00AF2D7B" w:rsidP="00C4499D">
      <w:pPr>
        <w:pStyle w:val="NormalArial"/>
        <w:numPr>
          <w:ilvl w:val="1"/>
          <w:numId w:val="155"/>
        </w:numPr>
        <w:rPr>
          <w:bCs/>
        </w:rPr>
      </w:pPr>
      <w:r>
        <w:rPr>
          <w:bCs/>
        </w:rPr>
        <w:t xml:space="preserve">Objet du mail : </w:t>
      </w:r>
      <w:r w:rsidRPr="00AF2D7B">
        <w:rPr>
          <w:bCs/>
        </w:rPr>
        <w:t>PEGASE : Anomalies Intégration Avis FSD du jj/mm/aaaa</w:t>
      </w:r>
    </w:p>
    <w:p w:rsidR="00AF2D7B" w:rsidRDefault="00AF2D7B" w:rsidP="00C4499D">
      <w:pPr>
        <w:pStyle w:val="NormalArial"/>
        <w:numPr>
          <w:ilvl w:val="1"/>
          <w:numId w:val="155"/>
        </w:numPr>
        <w:rPr>
          <w:bCs/>
        </w:rPr>
      </w:pPr>
      <w:r>
        <w:rPr>
          <w:bCs/>
        </w:rPr>
        <w:t xml:space="preserve">Texte : </w:t>
      </w:r>
      <w:r w:rsidRPr="00AF2D7B">
        <w:rPr>
          <w:bCs/>
        </w:rPr>
        <w:t>Bonjour,</w:t>
      </w:r>
      <w:r>
        <w:rPr>
          <w:bCs/>
        </w:rPr>
        <w:br/>
      </w:r>
      <w:r w:rsidRPr="00AF2D7B">
        <w:rPr>
          <w:bCs/>
        </w:rPr>
        <w:t>Anomalies rencontrées lors de l’intégration automatique des avis FSD du jj/mm/aaaa :</w:t>
      </w:r>
      <w:r>
        <w:rPr>
          <w:bCs/>
        </w:rPr>
        <w:br/>
      </w:r>
      <w:r w:rsidRPr="00AF2D7B">
        <w:rPr>
          <w:bCs/>
        </w:rPr>
        <w:t>Nom (de naissance)                        Nom d’époux(se)           Prénom             Date de naissance        Lieu de naissance      Anomalie</w:t>
      </w:r>
      <w:r>
        <w:rPr>
          <w:bCs/>
        </w:rPr>
        <w:br/>
      </w:r>
      <w:r>
        <w:rPr>
          <w:bCs/>
        </w:rPr>
        <w:br/>
      </w:r>
      <w:r w:rsidRPr="00AF2D7B">
        <w:rPr>
          <w:bCs/>
        </w:rPr>
        <w:t>Cordialement,</w:t>
      </w:r>
      <w:r>
        <w:rPr>
          <w:bCs/>
        </w:rPr>
        <w:br/>
      </w:r>
      <w:r w:rsidRPr="00AF2D7B">
        <w:rPr>
          <w:bCs/>
        </w:rPr>
        <w:t>Ce message est généré automatiquement par l'application PEGASE.</w:t>
      </w:r>
      <w:r w:rsidR="002F3136">
        <w:rPr>
          <w:bCs/>
        </w:rPr>
        <w:br/>
      </w:r>
    </w:p>
    <w:p w:rsidR="00AF2D7B" w:rsidRDefault="00AF2D7B" w:rsidP="00C4499D">
      <w:pPr>
        <w:pStyle w:val="NormalArial"/>
        <w:numPr>
          <w:ilvl w:val="1"/>
          <w:numId w:val="155"/>
        </w:numPr>
        <w:rPr>
          <w:bCs/>
        </w:rPr>
      </w:pPr>
      <w:r>
        <w:rPr>
          <w:bCs/>
        </w:rPr>
        <w:t>Périmètre : l'administrateur National reçoit le mail avec toutes les personnes et l'Administrateur de Centre reçoit le mail avec toutes les personnes de son centre</w:t>
      </w:r>
    </w:p>
    <w:p w:rsidR="00AF2D7B" w:rsidRDefault="00AF2D7B" w:rsidP="00C4499D">
      <w:pPr>
        <w:pStyle w:val="NormalArial"/>
        <w:ind w:left="1080"/>
        <w:rPr>
          <w:bCs/>
        </w:rPr>
      </w:pPr>
      <w:r>
        <w:rPr>
          <w:bCs/>
        </w:rPr>
        <w:br/>
      </w:r>
    </w:p>
    <w:p w:rsidR="008B4E17" w:rsidRDefault="008B4E17" w:rsidP="00C4499D">
      <w:pPr>
        <w:pStyle w:val="NormalArial"/>
        <w:numPr>
          <w:ilvl w:val="0"/>
          <w:numId w:val="155"/>
        </w:numPr>
        <w:rPr>
          <w:bCs/>
        </w:rPr>
      </w:pPr>
      <w:r>
        <w:rPr>
          <w:bCs/>
        </w:rPr>
        <w:t>Enregistrer dans la table des intégrations des avis FSD la date</w:t>
      </w:r>
      <w:r w:rsidR="0090632F">
        <w:rPr>
          <w:bCs/>
        </w:rPr>
        <w:t xml:space="preserve"> du jour</w:t>
      </w:r>
      <w:r>
        <w:rPr>
          <w:bCs/>
        </w:rPr>
        <w:t>, le nombre d'avis intégrés et le nombre d'avis en erreur.</w:t>
      </w:r>
    </w:p>
    <w:p w:rsidR="008B4E17" w:rsidRDefault="008B4E17" w:rsidP="00C4499D">
      <w:pPr>
        <w:pStyle w:val="NormalArial"/>
        <w:numPr>
          <w:ilvl w:val="0"/>
          <w:numId w:val="155"/>
        </w:numPr>
        <w:rPr>
          <w:bCs/>
        </w:rPr>
      </w:pPr>
      <w:r>
        <w:rPr>
          <w:bCs/>
        </w:rPr>
        <w:t xml:space="preserve">Le système redirige </w:t>
      </w:r>
      <w:r w:rsidR="005A3849">
        <w:rPr>
          <w:bCs/>
        </w:rPr>
        <w:t>l</w:t>
      </w:r>
      <w:r w:rsidR="00505C90">
        <w:rPr>
          <w:bCs/>
        </w:rPr>
        <w:t>'acteur</w:t>
      </w:r>
      <w:r>
        <w:rPr>
          <w:bCs/>
        </w:rPr>
        <w:t xml:space="preserve"> sur l'écran </w:t>
      </w:r>
      <w:r>
        <w:t>Résultat de l'intégration</w:t>
      </w:r>
      <w:r>
        <w:rPr>
          <w:bCs/>
        </w:rPr>
        <w:t xml:space="preserve"> e</w:t>
      </w:r>
      <w:r w:rsidR="005A3849">
        <w:rPr>
          <w:bCs/>
        </w:rPr>
        <w:t>t exporte</w:t>
      </w:r>
      <w:r>
        <w:rPr>
          <w:bCs/>
        </w:rPr>
        <w:t xml:space="preserve"> le résultat de l'intégration</w:t>
      </w:r>
      <w:r w:rsidR="005A3849">
        <w:rPr>
          <w:bCs/>
        </w:rPr>
        <w:t xml:space="preserve"> sous Excel</w:t>
      </w:r>
    </w:p>
    <w:p w:rsidR="008B4E17" w:rsidRDefault="008B4E17" w:rsidP="00C4499D">
      <w:pPr>
        <w:pStyle w:val="NormalArial"/>
        <w:rPr>
          <w:bCs/>
        </w:rPr>
      </w:pPr>
    </w:p>
    <w:p w:rsidR="008B4E17" w:rsidRDefault="008B4E17" w:rsidP="00C4499D">
      <w:pPr>
        <w:pStyle w:val="Titre4bis"/>
        <w:outlineLvl w:val="4"/>
      </w:pPr>
      <w:r>
        <w:t>Sous-scénario Intégration d'un avis FSD</w:t>
      </w:r>
    </w:p>
    <w:p w:rsidR="008B4E17" w:rsidRDefault="008B4E17" w:rsidP="00C4499D">
      <w:pPr>
        <w:pStyle w:val="NormalArial"/>
        <w:numPr>
          <w:ilvl w:val="0"/>
          <w:numId w:val="19"/>
        </w:numPr>
      </w:pPr>
      <w:r>
        <w:t>Le système lit une ligne du fichier</w:t>
      </w:r>
    </w:p>
    <w:p w:rsidR="008B4E17" w:rsidRDefault="008B4E17" w:rsidP="00C4499D">
      <w:pPr>
        <w:pStyle w:val="NormalArial"/>
        <w:numPr>
          <w:ilvl w:val="0"/>
          <w:numId w:val="19"/>
        </w:numPr>
      </w:pPr>
      <w:r>
        <w:t>Les champs lus sont :</w:t>
      </w:r>
    </w:p>
    <w:p w:rsidR="008B4E17" w:rsidRPr="00746992" w:rsidRDefault="008B4E17" w:rsidP="00C4499D">
      <w:pPr>
        <w:pStyle w:val="NormalArial"/>
        <w:numPr>
          <w:ilvl w:val="1"/>
          <w:numId w:val="19"/>
        </w:numPr>
        <w:rPr>
          <w:bCs/>
        </w:rPr>
      </w:pPr>
      <w:r w:rsidRPr="00746992">
        <w:rPr>
          <w:bCs/>
        </w:rPr>
        <w:t>Nom d’époux (se)</w:t>
      </w:r>
    </w:p>
    <w:p w:rsidR="008B4E17" w:rsidRPr="00746992" w:rsidRDefault="008B4E17" w:rsidP="00C4499D">
      <w:pPr>
        <w:pStyle w:val="NormalArial"/>
        <w:numPr>
          <w:ilvl w:val="1"/>
          <w:numId w:val="19"/>
        </w:numPr>
        <w:rPr>
          <w:bCs/>
        </w:rPr>
      </w:pPr>
      <w:r w:rsidRPr="00746992">
        <w:rPr>
          <w:bCs/>
        </w:rPr>
        <w:t>Nom (nom de naissance)</w:t>
      </w:r>
    </w:p>
    <w:p w:rsidR="008B4E17" w:rsidRPr="00746992" w:rsidRDefault="008B4E17" w:rsidP="00C4499D">
      <w:pPr>
        <w:pStyle w:val="NormalArial"/>
        <w:numPr>
          <w:ilvl w:val="1"/>
          <w:numId w:val="19"/>
        </w:numPr>
        <w:rPr>
          <w:bCs/>
        </w:rPr>
      </w:pPr>
      <w:r w:rsidRPr="00746992">
        <w:rPr>
          <w:bCs/>
        </w:rPr>
        <w:t xml:space="preserve">Prénom </w:t>
      </w:r>
    </w:p>
    <w:p w:rsidR="008B4E17" w:rsidRPr="00746992" w:rsidRDefault="008B4E17" w:rsidP="00C4499D">
      <w:pPr>
        <w:pStyle w:val="NormalArial"/>
        <w:numPr>
          <w:ilvl w:val="1"/>
          <w:numId w:val="19"/>
        </w:numPr>
        <w:rPr>
          <w:bCs/>
        </w:rPr>
      </w:pPr>
      <w:r w:rsidRPr="00746992">
        <w:rPr>
          <w:bCs/>
        </w:rPr>
        <w:t>Date de naissance</w:t>
      </w:r>
    </w:p>
    <w:p w:rsidR="008B4E17" w:rsidRPr="00746992" w:rsidRDefault="008B4E17" w:rsidP="00C4499D">
      <w:pPr>
        <w:pStyle w:val="NormalArial"/>
        <w:numPr>
          <w:ilvl w:val="1"/>
          <w:numId w:val="19"/>
        </w:numPr>
        <w:rPr>
          <w:bCs/>
        </w:rPr>
      </w:pPr>
      <w:r w:rsidRPr="00746992">
        <w:rPr>
          <w:bCs/>
        </w:rPr>
        <w:t>Lieu de naissance</w:t>
      </w:r>
    </w:p>
    <w:p w:rsidR="008B4E17" w:rsidRPr="00746992" w:rsidRDefault="008B4E17" w:rsidP="00C4499D">
      <w:pPr>
        <w:pStyle w:val="NormalArial"/>
        <w:numPr>
          <w:ilvl w:val="1"/>
          <w:numId w:val="19"/>
        </w:numPr>
        <w:rPr>
          <w:bCs/>
        </w:rPr>
      </w:pPr>
      <w:r w:rsidRPr="00746992">
        <w:rPr>
          <w:bCs/>
        </w:rPr>
        <w:lastRenderedPageBreak/>
        <w:t>Numéro de dossier DCS</w:t>
      </w:r>
    </w:p>
    <w:p w:rsidR="008B4E17" w:rsidRPr="00746992" w:rsidRDefault="008B4E17" w:rsidP="00C4499D">
      <w:pPr>
        <w:pStyle w:val="NormalArial"/>
        <w:numPr>
          <w:ilvl w:val="1"/>
          <w:numId w:val="19"/>
        </w:numPr>
        <w:rPr>
          <w:bCs/>
        </w:rPr>
      </w:pPr>
      <w:r w:rsidRPr="00746992">
        <w:rPr>
          <w:bCs/>
        </w:rPr>
        <w:t>Centre demandeur</w:t>
      </w:r>
    </w:p>
    <w:p w:rsidR="008B4E17" w:rsidRPr="00746992" w:rsidRDefault="008B4E17" w:rsidP="00C4499D">
      <w:pPr>
        <w:pStyle w:val="NormalArial"/>
        <w:numPr>
          <w:ilvl w:val="1"/>
          <w:numId w:val="19"/>
        </w:numPr>
        <w:rPr>
          <w:bCs/>
        </w:rPr>
      </w:pPr>
      <w:r w:rsidRPr="00746992">
        <w:rPr>
          <w:bCs/>
        </w:rPr>
        <w:t>Nature de la demande : code (contenu existant dans la table de référence sous-statuts)</w:t>
      </w:r>
    </w:p>
    <w:p w:rsidR="008B4E17" w:rsidRPr="00746992" w:rsidRDefault="008B4E17" w:rsidP="00C4499D">
      <w:pPr>
        <w:pStyle w:val="NormalArial"/>
        <w:numPr>
          <w:ilvl w:val="1"/>
          <w:numId w:val="19"/>
        </w:numPr>
        <w:rPr>
          <w:bCs/>
        </w:rPr>
      </w:pPr>
      <w:r w:rsidRPr="00746992">
        <w:rPr>
          <w:bCs/>
        </w:rPr>
        <w:t>Favorable ou défavorable</w:t>
      </w:r>
    </w:p>
    <w:p w:rsidR="008B4E17" w:rsidRPr="00746992" w:rsidRDefault="008B4E17" w:rsidP="00C4499D">
      <w:pPr>
        <w:pStyle w:val="NormalArial"/>
        <w:numPr>
          <w:ilvl w:val="1"/>
          <w:numId w:val="19"/>
        </w:numPr>
        <w:rPr>
          <w:bCs/>
        </w:rPr>
      </w:pPr>
      <w:r w:rsidRPr="00746992">
        <w:rPr>
          <w:bCs/>
        </w:rPr>
        <w:t>Date de décision de l’avis FSD</w:t>
      </w:r>
    </w:p>
    <w:p w:rsidR="008B4E17" w:rsidRPr="00746992" w:rsidRDefault="008B4E17" w:rsidP="00C4499D">
      <w:pPr>
        <w:pStyle w:val="NormalArial"/>
        <w:numPr>
          <w:ilvl w:val="1"/>
          <w:numId w:val="19"/>
        </w:numPr>
        <w:rPr>
          <w:bCs/>
        </w:rPr>
      </w:pPr>
      <w:r w:rsidRPr="00746992">
        <w:rPr>
          <w:bCs/>
        </w:rPr>
        <w:t xml:space="preserve">Date de début de validité (avis FSD favorables et défavorables). </w:t>
      </w:r>
    </w:p>
    <w:p w:rsidR="008B4E17" w:rsidRDefault="008B4E17" w:rsidP="00C4499D">
      <w:pPr>
        <w:pStyle w:val="NormalArial"/>
        <w:numPr>
          <w:ilvl w:val="1"/>
          <w:numId w:val="19"/>
        </w:numPr>
        <w:rPr>
          <w:bCs/>
        </w:rPr>
      </w:pPr>
      <w:r w:rsidRPr="00746992">
        <w:rPr>
          <w:bCs/>
        </w:rPr>
        <w:t>Date de fin de la période demandée.</w:t>
      </w:r>
      <w:r w:rsidRPr="00861224">
        <w:rPr>
          <w:b/>
          <w:color w:val="FF0000"/>
        </w:rPr>
        <w:t xml:space="preserve"> </w:t>
      </w:r>
      <w:r>
        <w:rPr>
          <w:b/>
          <w:color w:val="FF0000"/>
        </w:rPr>
        <w:t>EXCEPTION4</w:t>
      </w:r>
    </w:p>
    <w:p w:rsidR="008B4E17" w:rsidRPr="008E46B8" w:rsidRDefault="008B4E17" w:rsidP="00C4499D">
      <w:pPr>
        <w:pStyle w:val="NormalArial"/>
        <w:numPr>
          <w:ilvl w:val="0"/>
          <w:numId w:val="19"/>
        </w:numPr>
        <w:rPr>
          <w:bCs/>
        </w:rPr>
      </w:pPr>
      <w:r>
        <w:rPr>
          <w:bCs/>
        </w:rPr>
        <w:t xml:space="preserve">Le système va lire dans la table d'association des sous-statuts et des types d'avis FSD le type d'avis FSD correspondant au champ Nature de la demande. Le type d'avis sera indiqué dans la colonne type d'avis FSD calculé </w:t>
      </w:r>
      <w:r>
        <w:rPr>
          <w:b/>
          <w:color w:val="FF0000"/>
        </w:rPr>
        <w:t>EXCEPTION5</w:t>
      </w:r>
    </w:p>
    <w:p w:rsidR="003E620F" w:rsidRDefault="008B4E17" w:rsidP="00C4499D">
      <w:pPr>
        <w:pStyle w:val="NormalArial"/>
        <w:numPr>
          <w:ilvl w:val="0"/>
          <w:numId w:val="19"/>
        </w:numPr>
        <w:rPr>
          <w:bCs/>
        </w:rPr>
      </w:pPr>
      <w:r>
        <w:rPr>
          <w:bCs/>
        </w:rPr>
        <w:t xml:space="preserve">Le système </w:t>
      </w:r>
      <w:r w:rsidR="003E620F">
        <w:rPr>
          <w:bCs/>
        </w:rPr>
        <w:t>calcule la date de fin de validité ainsi :</w:t>
      </w:r>
    </w:p>
    <w:p w:rsidR="00D73042" w:rsidRDefault="00D73042" w:rsidP="00C4499D">
      <w:pPr>
        <w:pStyle w:val="NormalArial"/>
        <w:numPr>
          <w:ilvl w:val="1"/>
          <w:numId w:val="19"/>
        </w:numPr>
        <w:rPr>
          <w:bCs/>
        </w:rPr>
      </w:pPr>
      <w:r>
        <w:rPr>
          <w:bCs/>
        </w:rPr>
        <w:t>Si le type d'avis FSD</w:t>
      </w:r>
      <w:r w:rsidR="008E46B8">
        <w:rPr>
          <w:bCs/>
        </w:rPr>
        <w:t xml:space="preserve"> a comme Type type_LPE dans la table de référence</w:t>
      </w:r>
      <w:r w:rsidR="00793493">
        <w:rPr>
          <w:bCs/>
        </w:rPr>
        <w:t xml:space="preserve"> </w:t>
      </w:r>
      <w:r>
        <w:rPr>
          <w:bCs/>
        </w:rPr>
        <w:t>et si l'avis est favorable, la date de fin de validité = la date de décision de l'avis FSD + "</w:t>
      </w:r>
      <w:r w:rsidRPr="00D73042">
        <w:rPr>
          <w:bCs/>
        </w:rPr>
        <w:t xml:space="preserve"> </w:t>
      </w:r>
      <w:r>
        <w:rPr>
          <w:bCs/>
        </w:rPr>
        <w:t>Nombre d'années de validité de l'avis favorable"</w:t>
      </w:r>
    </w:p>
    <w:p w:rsidR="00D73042" w:rsidRDefault="00D73042" w:rsidP="00C4499D">
      <w:pPr>
        <w:pStyle w:val="NormalArial"/>
        <w:numPr>
          <w:ilvl w:val="1"/>
          <w:numId w:val="19"/>
        </w:numPr>
        <w:rPr>
          <w:bCs/>
        </w:rPr>
      </w:pPr>
      <w:r>
        <w:rPr>
          <w:bCs/>
        </w:rPr>
        <w:t xml:space="preserve">Si le type d'avis FSD </w:t>
      </w:r>
      <w:r w:rsidR="008E46B8">
        <w:rPr>
          <w:bCs/>
        </w:rPr>
        <w:t>a comme Type type_LPE dans la table de référence</w:t>
      </w:r>
      <w:r w:rsidR="008E46B8" w:rsidDel="008E46B8">
        <w:rPr>
          <w:bCs/>
        </w:rPr>
        <w:t xml:space="preserve"> </w:t>
      </w:r>
      <w:r>
        <w:rPr>
          <w:bCs/>
        </w:rPr>
        <w:t>et si l'avis est défavorable, la date de fin de validité = la date de décision de l'avis FSD + "</w:t>
      </w:r>
      <w:r w:rsidRPr="00D73042">
        <w:rPr>
          <w:bCs/>
        </w:rPr>
        <w:t xml:space="preserve"> </w:t>
      </w:r>
      <w:r>
        <w:rPr>
          <w:bCs/>
        </w:rPr>
        <w:t>Nombre d'années de validité de l'avis défavorable"</w:t>
      </w:r>
    </w:p>
    <w:p w:rsidR="00D73042" w:rsidRDefault="00D73042" w:rsidP="00C4499D">
      <w:pPr>
        <w:pStyle w:val="NormalArial"/>
        <w:numPr>
          <w:ilvl w:val="1"/>
          <w:numId w:val="19"/>
        </w:numPr>
        <w:rPr>
          <w:bCs/>
        </w:rPr>
      </w:pPr>
      <w:r>
        <w:rPr>
          <w:bCs/>
        </w:rPr>
        <w:t xml:space="preserve">Si le type d'avis FSD </w:t>
      </w:r>
      <w:r w:rsidR="008E46B8">
        <w:rPr>
          <w:bCs/>
        </w:rPr>
        <w:t xml:space="preserve">a comme Type type_AS dans la table de référence </w:t>
      </w:r>
      <w:r>
        <w:rPr>
          <w:bCs/>
        </w:rPr>
        <w:t xml:space="preserve"> et si l'avis est favorable, la date de fin de validité = 99/99/9999</w:t>
      </w:r>
    </w:p>
    <w:p w:rsidR="00D73042" w:rsidRDefault="00D73042" w:rsidP="00C4499D">
      <w:pPr>
        <w:pStyle w:val="NormalArial"/>
        <w:numPr>
          <w:ilvl w:val="1"/>
          <w:numId w:val="19"/>
        </w:numPr>
        <w:rPr>
          <w:bCs/>
        </w:rPr>
      </w:pPr>
      <w:r>
        <w:rPr>
          <w:bCs/>
        </w:rPr>
        <w:t xml:space="preserve">Si le type d'avis FSD </w:t>
      </w:r>
      <w:r w:rsidR="008E46B8">
        <w:rPr>
          <w:bCs/>
        </w:rPr>
        <w:t xml:space="preserve">a comme Type type_AS dans la table de référence </w:t>
      </w:r>
      <w:r>
        <w:rPr>
          <w:bCs/>
        </w:rPr>
        <w:t xml:space="preserve"> et si l'avis est défavorable, la date de fin de validité n'est pas renseignée</w:t>
      </w:r>
    </w:p>
    <w:p w:rsidR="00D73042" w:rsidRDefault="00D73042" w:rsidP="00C4499D">
      <w:pPr>
        <w:pStyle w:val="NormalArial"/>
        <w:numPr>
          <w:ilvl w:val="1"/>
          <w:numId w:val="19"/>
        </w:numPr>
        <w:rPr>
          <w:bCs/>
        </w:rPr>
      </w:pPr>
      <w:r>
        <w:rPr>
          <w:bCs/>
        </w:rPr>
        <w:t xml:space="preserve">Si le type d'avis FSD </w:t>
      </w:r>
      <w:r w:rsidR="008E46B8">
        <w:rPr>
          <w:bCs/>
        </w:rPr>
        <w:t xml:space="preserve">a comme Type type_CTCE dans la table de référence </w:t>
      </w:r>
      <w:r>
        <w:rPr>
          <w:bCs/>
        </w:rPr>
        <w:t xml:space="preserve"> et si l'avis est favorable, la date de fin de validité = la date de fin de la période demandée lue dans le fichier</w:t>
      </w:r>
    </w:p>
    <w:p w:rsidR="00D73042" w:rsidRDefault="00D73042" w:rsidP="00C4499D">
      <w:pPr>
        <w:pStyle w:val="NormalArial"/>
        <w:numPr>
          <w:ilvl w:val="1"/>
          <w:numId w:val="19"/>
        </w:numPr>
        <w:rPr>
          <w:bCs/>
        </w:rPr>
      </w:pPr>
      <w:r>
        <w:rPr>
          <w:bCs/>
        </w:rPr>
        <w:t xml:space="preserve">Si le type d'avis FSD </w:t>
      </w:r>
      <w:r w:rsidR="008E46B8">
        <w:rPr>
          <w:bCs/>
        </w:rPr>
        <w:t xml:space="preserve">a comme Type type_CTCE dans la table de référence </w:t>
      </w:r>
      <w:r>
        <w:rPr>
          <w:bCs/>
        </w:rPr>
        <w:t xml:space="preserve"> et si l'avis est défavorable, la date de fin de validité n'est pas renseignée</w:t>
      </w:r>
    </w:p>
    <w:p w:rsidR="005A3849" w:rsidRDefault="008B4E17" w:rsidP="00C4499D">
      <w:pPr>
        <w:pStyle w:val="NormalArial"/>
        <w:numPr>
          <w:ilvl w:val="0"/>
          <w:numId w:val="19"/>
        </w:numPr>
        <w:rPr>
          <w:bCs/>
        </w:rPr>
      </w:pPr>
      <w:r>
        <w:rPr>
          <w:bCs/>
        </w:rPr>
        <w:t xml:space="preserve">Le système recherche </w:t>
      </w:r>
      <w:r w:rsidR="005A3849">
        <w:rPr>
          <w:bCs/>
        </w:rPr>
        <w:t xml:space="preserve">la personne </w:t>
      </w:r>
      <w:r>
        <w:rPr>
          <w:bCs/>
        </w:rPr>
        <w:t xml:space="preserve">dans la table des personnes </w:t>
      </w:r>
      <w:r w:rsidR="005A3849">
        <w:rPr>
          <w:bCs/>
        </w:rPr>
        <w:t>telle que :</w:t>
      </w:r>
    </w:p>
    <w:p w:rsidR="005A3849" w:rsidRDefault="008B4E17" w:rsidP="00C4499D">
      <w:pPr>
        <w:pStyle w:val="NormalArial"/>
        <w:numPr>
          <w:ilvl w:val="1"/>
          <w:numId w:val="19"/>
        </w:numPr>
        <w:rPr>
          <w:bCs/>
        </w:rPr>
      </w:pPr>
      <w:r>
        <w:rPr>
          <w:bCs/>
        </w:rPr>
        <w:t>NOM</w:t>
      </w:r>
      <w:r w:rsidR="00CD4EA8">
        <w:rPr>
          <w:bCs/>
        </w:rPr>
        <w:t xml:space="preserve"> (nom de naissance)</w:t>
      </w:r>
      <w:r w:rsidR="005A3849">
        <w:rPr>
          <w:bCs/>
        </w:rPr>
        <w:t xml:space="preserve"> de la personne = NOM (nom de naissance) de l'avis FSD</w:t>
      </w:r>
    </w:p>
    <w:p w:rsidR="00414B62" w:rsidRDefault="005A3849" w:rsidP="00C4499D">
      <w:pPr>
        <w:pStyle w:val="NormalArial"/>
        <w:numPr>
          <w:ilvl w:val="1"/>
          <w:numId w:val="19"/>
        </w:numPr>
        <w:rPr>
          <w:bCs/>
        </w:rPr>
      </w:pPr>
      <w:r>
        <w:rPr>
          <w:bCs/>
        </w:rPr>
        <w:t>et</w:t>
      </w:r>
      <w:r w:rsidR="008B4E17">
        <w:rPr>
          <w:bCs/>
        </w:rPr>
        <w:t xml:space="preserve"> PRENOM</w:t>
      </w:r>
      <w:r>
        <w:rPr>
          <w:bCs/>
        </w:rPr>
        <w:t xml:space="preserve"> de la personne </w:t>
      </w:r>
      <w:r w:rsidR="00414B62">
        <w:rPr>
          <w:bCs/>
        </w:rPr>
        <w:t>tronqué à partir du 1</w:t>
      </w:r>
      <w:r w:rsidR="00414B62" w:rsidRPr="00414B62">
        <w:rPr>
          <w:bCs/>
          <w:vertAlign w:val="superscript"/>
        </w:rPr>
        <w:t>er</w:t>
      </w:r>
      <w:r w:rsidR="00414B62">
        <w:rPr>
          <w:bCs/>
        </w:rPr>
        <w:t xml:space="preserve"> </w:t>
      </w:r>
      <w:r>
        <w:rPr>
          <w:bCs/>
        </w:rPr>
        <w:t>caractère espace = PRENOM de l'avis FSD</w:t>
      </w:r>
      <w:r w:rsidR="008E46B8">
        <w:rPr>
          <w:bCs/>
        </w:rPr>
        <w:t xml:space="preserve"> tronqué à partir du 1</w:t>
      </w:r>
      <w:r w:rsidR="008E46B8" w:rsidRPr="00414B62">
        <w:rPr>
          <w:bCs/>
          <w:vertAlign w:val="superscript"/>
        </w:rPr>
        <w:t>er</w:t>
      </w:r>
      <w:r w:rsidR="008E46B8">
        <w:rPr>
          <w:bCs/>
        </w:rPr>
        <w:t xml:space="preserve"> caractère espace</w:t>
      </w:r>
    </w:p>
    <w:p w:rsidR="008B4E17" w:rsidRDefault="00414B62" w:rsidP="00C4499D">
      <w:pPr>
        <w:pStyle w:val="NormalArial"/>
        <w:numPr>
          <w:ilvl w:val="1"/>
          <w:numId w:val="19"/>
        </w:numPr>
        <w:rPr>
          <w:bCs/>
        </w:rPr>
      </w:pPr>
      <w:r>
        <w:rPr>
          <w:bCs/>
        </w:rPr>
        <w:t>et D</w:t>
      </w:r>
      <w:r w:rsidR="008B4E17">
        <w:rPr>
          <w:bCs/>
        </w:rPr>
        <w:t xml:space="preserve">ATE DE NAISSANCE </w:t>
      </w:r>
      <w:r>
        <w:rPr>
          <w:bCs/>
        </w:rPr>
        <w:t xml:space="preserve">de la personne = DATE </w:t>
      </w:r>
      <w:r w:rsidR="008B4E17">
        <w:rPr>
          <w:bCs/>
        </w:rPr>
        <w:t xml:space="preserve">DE NAISSANCE </w:t>
      </w:r>
      <w:r>
        <w:rPr>
          <w:bCs/>
        </w:rPr>
        <w:t>de l'avis FSD</w:t>
      </w:r>
      <w:r w:rsidR="008B4E17">
        <w:rPr>
          <w:bCs/>
        </w:rPr>
        <w:t>.</w:t>
      </w:r>
    </w:p>
    <w:p w:rsidR="00242C5C" w:rsidRDefault="00CF164B" w:rsidP="00C4499D">
      <w:pPr>
        <w:pStyle w:val="NormalArial"/>
        <w:numPr>
          <w:ilvl w:val="1"/>
          <w:numId w:val="19"/>
        </w:numPr>
        <w:rPr>
          <w:bCs/>
        </w:rPr>
      </w:pPr>
      <w:r>
        <w:rPr>
          <w:bCs/>
        </w:rPr>
        <w:t>e</w:t>
      </w:r>
      <w:r w:rsidR="00242C5C">
        <w:rPr>
          <w:bCs/>
        </w:rPr>
        <w:t>t LIEU DE NAISSANCE de la personne = LIEU DE NAISSANCE de l'avis FSD.</w:t>
      </w:r>
    </w:p>
    <w:p w:rsidR="008B4E17" w:rsidRDefault="008B4E17" w:rsidP="00C4499D">
      <w:pPr>
        <w:pStyle w:val="NormalArial"/>
        <w:numPr>
          <w:ilvl w:val="0"/>
          <w:numId w:val="19"/>
        </w:numPr>
        <w:rPr>
          <w:bCs/>
        </w:rPr>
      </w:pPr>
      <w:r>
        <w:rPr>
          <w:bCs/>
        </w:rPr>
        <w:t xml:space="preserve">Si la </w:t>
      </w:r>
      <w:r w:rsidR="008F5DA6">
        <w:rPr>
          <w:bCs/>
        </w:rPr>
        <w:t>personne est trouvée</w:t>
      </w:r>
      <w:r>
        <w:rPr>
          <w:bCs/>
        </w:rPr>
        <w:t xml:space="preserve"> dans la table des personnes :</w:t>
      </w:r>
    </w:p>
    <w:p w:rsidR="008B4E17" w:rsidRDefault="008B4E17" w:rsidP="00C4499D">
      <w:pPr>
        <w:pStyle w:val="NormalArial"/>
        <w:numPr>
          <w:ilvl w:val="1"/>
          <w:numId w:val="19"/>
        </w:numPr>
        <w:rPr>
          <w:bCs/>
        </w:rPr>
      </w:pPr>
      <w:r>
        <w:rPr>
          <w:bCs/>
        </w:rPr>
        <w:t xml:space="preserve">Pour un </w:t>
      </w:r>
      <w:r w:rsidR="00CF164B">
        <w:rPr>
          <w:bCs/>
        </w:rPr>
        <w:t>avis FSD du "</w:t>
      </w:r>
      <w:r>
        <w:rPr>
          <w:bCs/>
        </w:rPr>
        <w:t>type</w:t>
      </w:r>
      <w:r w:rsidR="00CF164B">
        <w:rPr>
          <w:bCs/>
        </w:rPr>
        <w:t xml:space="preserve"> LPE"</w:t>
      </w:r>
      <w:r>
        <w:rPr>
          <w:bCs/>
        </w:rPr>
        <w:t>, supprimer s'il existe l'avis FSD de même type pour la personne et lui associer le nouvel avis FSD</w:t>
      </w:r>
    </w:p>
    <w:p w:rsidR="008B4E17" w:rsidRDefault="008B4E17" w:rsidP="00C4499D">
      <w:pPr>
        <w:pStyle w:val="NormalArial"/>
        <w:numPr>
          <w:ilvl w:val="1"/>
          <w:numId w:val="19"/>
        </w:numPr>
        <w:rPr>
          <w:bCs/>
        </w:rPr>
      </w:pPr>
      <w:r>
        <w:rPr>
          <w:bCs/>
        </w:rPr>
        <w:t xml:space="preserve">Pour un type </w:t>
      </w:r>
      <w:r w:rsidR="00291FB5">
        <w:rPr>
          <w:bCs/>
        </w:rPr>
        <w:t xml:space="preserve"> d’avis</w:t>
      </w:r>
      <w:r w:rsidR="00002990">
        <w:rPr>
          <w:bCs/>
        </w:rPr>
        <w:t xml:space="preserve"> </w:t>
      </w:r>
      <w:r w:rsidR="00CF164B">
        <w:rPr>
          <w:bCs/>
        </w:rPr>
        <w:t>qui n'est pas du "type LPE"</w:t>
      </w:r>
      <w:r>
        <w:rPr>
          <w:bCs/>
        </w:rPr>
        <w:t>, supprimer s'il existe l'avis FSD existant de même type et pour le même centre et lui associer le nouvel avis pour le centre indiqué</w:t>
      </w:r>
      <w:r w:rsidRPr="00275766">
        <w:rPr>
          <w:b/>
          <w:color w:val="FF0000"/>
        </w:rPr>
        <w:t xml:space="preserve"> </w:t>
      </w:r>
    </w:p>
    <w:p w:rsidR="007962D4" w:rsidRDefault="008B4E17" w:rsidP="00C4499D">
      <w:pPr>
        <w:pStyle w:val="NormalArial"/>
        <w:numPr>
          <w:ilvl w:val="0"/>
          <w:numId w:val="19"/>
        </w:numPr>
        <w:rPr>
          <w:ins w:id="4829" w:author="WAWSZCZYK Eric WEBNET" w:date="2011-08-25T13:05:00Z"/>
          <w:bCs/>
        </w:rPr>
      </w:pPr>
      <w:r>
        <w:rPr>
          <w:bCs/>
        </w:rPr>
        <w:t xml:space="preserve">Si aucune </w:t>
      </w:r>
      <w:r w:rsidR="00311C17">
        <w:rPr>
          <w:bCs/>
        </w:rPr>
        <w:t xml:space="preserve">personne </w:t>
      </w:r>
      <w:r>
        <w:rPr>
          <w:bCs/>
        </w:rPr>
        <w:t xml:space="preserve">n'est trouvée, </w:t>
      </w:r>
      <w:r w:rsidR="008844BF">
        <w:rPr>
          <w:bCs/>
        </w:rPr>
        <w:t>le système vérifie que le centre demandeur de l'avis FSD correspond à un centre dans la table de référence des centres. L</w:t>
      </w:r>
      <w:r>
        <w:rPr>
          <w:bCs/>
        </w:rPr>
        <w:t>a personne est créée dans le système avec</w:t>
      </w:r>
      <w:del w:id="4830" w:author="WAWSZCZYK Eric WEBNET" w:date="2011-08-25T13:05:00Z">
        <w:r w:rsidDel="007962D4">
          <w:rPr>
            <w:bCs/>
          </w:rPr>
          <w:delText xml:space="preserve"> </w:delText>
        </w:r>
      </w:del>
      <w:ins w:id="4831" w:author="WAWSZCZYK Eric WEBNET" w:date="2011-08-25T13:05:00Z">
        <w:r w:rsidR="007962D4">
          <w:rPr>
            <w:bCs/>
          </w:rPr>
          <w:t> :</w:t>
        </w:r>
      </w:ins>
    </w:p>
    <w:p w:rsidR="008F7F9B" w:rsidRDefault="008B4E17">
      <w:pPr>
        <w:pStyle w:val="NormalArial"/>
        <w:numPr>
          <w:ilvl w:val="1"/>
          <w:numId w:val="19"/>
          <w:numberingChange w:id="4832" w:author="EWAWSZCZ" w:date="2011-02-28T09:44:00Z" w:original=""/>
        </w:numPr>
        <w:rPr>
          <w:ins w:id="4833" w:author="WAWSZCZYK Eric WEBNET" w:date="2011-08-25T13:05:00Z"/>
          <w:bCs/>
        </w:rPr>
        <w:pPrChange w:id="4834" w:author="WAWSZCZYK Eric WEBNET" w:date="2011-08-25T13:05:00Z">
          <w:pPr>
            <w:pStyle w:val="NormalArial"/>
            <w:numPr>
              <w:numId w:val="19"/>
            </w:numPr>
            <w:tabs>
              <w:tab w:val="num" w:pos="720"/>
            </w:tabs>
            <w:ind w:left="720" w:hanging="360"/>
          </w:pPr>
        </w:pPrChange>
      </w:pPr>
      <w:r>
        <w:rPr>
          <w:bCs/>
        </w:rPr>
        <w:t>les champs NOM, PRENOM, DATE DE NAISSANCE et LIEU DE NAISSANCE.</w:t>
      </w:r>
    </w:p>
    <w:p w:rsidR="008F7F9B" w:rsidRDefault="008B4E17">
      <w:pPr>
        <w:pStyle w:val="NormalArial"/>
        <w:numPr>
          <w:ilvl w:val="1"/>
          <w:numId w:val="19"/>
          <w:numberingChange w:id="4835" w:author="EWAWSZCZ" w:date="2011-02-28T09:44:00Z" w:original=""/>
        </w:numPr>
        <w:autoSpaceDE w:val="0"/>
        <w:autoSpaceDN w:val="0"/>
        <w:adjustRightInd w:val="0"/>
        <w:rPr>
          <w:del w:id="4836" w:author="WAWSZCZYK Eric WEBNET" w:date="2011-08-25T13:05:00Z"/>
          <w:bCs/>
        </w:rPr>
        <w:pPrChange w:id="4837" w:author="WAWSZCZYK Eric WEBNET" w:date="2011-08-25T13:05:00Z">
          <w:pPr>
            <w:pStyle w:val="NormalArial"/>
            <w:numPr>
              <w:numId w:val="19"/>
            </w:numPr>
            <w:tabs>
              <w:tab w:val="num" w:pos="720"/>
            </w:tabs>
            <w:ind w:left="720" w:hanging="360"/>
          </w:pPr>
        </w:pPrChange>
      </w:pPr>
      <w:del w:id="4838" w:author="WAWSZCZYK Eric WEBNET" w:date="2011-08-25T13:05:00Z">
        <w:r w:rsidRPr="007962D4" w:rsidDel="007962D4">
          <w:rPr>
            <w:bCs/>
          </w:rPr>
          <w:delText xml:space="preserve"> </w:delText>
        </w:r>
      </w:del>
      <w:r w:rsidRPr="007962D4">
        <w:rPr>
          <w:bCs/>
        </w:rPr>
        <w:t>Le</w:t>
      </w:r>
      <w:r w:rsidR="0045100E" w:rsidRPr="007962D4">
        <w:rPr>
          <w:bCs/>
        </w:rPr>
        <w:t>s</w:t>
      </w:r>
      <w:r w:rsidRPr="007962D4">
        <w:rPr>
          <w:bCs/>
        </w:rPr>
        <w:t xml:space="preserve"> champ</w:t>
      </w:r>
      <w:r w:rsidR="0045100E" w:rsidRPr="007962D4">
        <w:rPr>
          <w:bCs/>
        </w:rPr>
        <w:t>s</w:t>
      </w:r>
      <w:r w:rsidRPr="007962D4">
        <w:rPr>
          <w:bCs/>
        </w:rPr>
        <w:t xml:space="preserve"> </w:t>
      </w:r>
      <w:r w:rsidR="0045100E" w:rsidRPr="007962D4">
        <w:rPr>
          <w:bCs/>
        </w:rPr>
        <w:t xml:space="preserve">"Créé par un avis FSD" et </w:t>
      </w:r>
      <w:r w:rsidRPr="007962D4">
        <w:rPr>
          <w:bCs/>
        </w:rPr>
        <w:t xml:space="preserve">"Créé lors de la dernière intégration d'avis FSD" </w:t>
      </w:r>
      <w:r w:rsidR="0045100E" w:rsidRPr="007962D4">
        <w:rPr>
          <w:bCs/>
        </w:rPr>
        <w:t xml:space="preserve">sont </w:t>
      </w:r>
      <w:r w:rsidRPr="007962D4">
        <w:rPr>
          <w:bCs/>
        </w:rPr>
        <w:t>mis à vrai.</w:t>
      </w:r>
    </w:p>
    <w:p w:rsidR="008F7F9B" w:rsidRPr="00E309FD" w:rsidRDefault="00D936CF">
      <w:pPr>
        <w:pStyle w:val="NormalArial"/>
        <w:numPr>
          <w:numberingChange w:id="4839" w:author="EWAWSZCZ" w:date="2011-02-28T09:44:00Z" w:original=""/>
        </w:numPr>
        <w:autoSpaceDE w:val="0"/>
        <w:autoSpaceDN w:val="0"/>
        <w:adjustRightInd w:val="0"/>
        <w:ind w:left="1080"/>
        <w:rPr>
          <w:ins w:id="4840" w:author="WAWSZCZYK Eric WEBNET" w:date="2011-08-25T13:07:00Z"/>
          <w:bCs/>
        </w:rPr>
        <w:pPrChange w:id="4841" w:author="WAWSZCZYK Eric WEBNET" w:date="2011-08-25T13:07:00Z">
          <w:pPr>
            <w:pStyle w:val="NormalArial"/>
            <w:numPr>
              <w:numId w:val="19"/>
            </w:numPr>
            <w:tabs>
              <w:tab w:val="num" w:pos="720"/>
            </w:tabs>
            <w:ind w:left="720" w:hanging="360"/>
          </w:pPr>
        </w:pPrChange>
      </w:pPr>
      <w:ins w:id="4842" w:author="WAWSZCZYK Eric WEBNET" w:date="2011-08-25T13:07:00Z">
        <w:r w:rsidRPr="00E309FD">
          <w:rPr>
            <w:bCs/>
          </w:rPr>
          <w:t>Evolution RF040 :</w:t>
        </w:r>
      </w:ins>
    </w:p>
    <w:p w:rsidR="008F7F9B" w:rsidRPr="00E309FD" w:rsidRDefault="008F7F9B">
      <w:pPr>
        <w:pStyle w:val="NormalArial"/>
        <w:numPr>
          <w:ilvl w:val="1"/>
          <w:numId w:val="19"/>
        </w:numPr>
        <w:autoSpaceDE w:val="0"/>
        <w:autoSpaceDN w:val="0"/>
        <w:adjustRightInd w:val="0"/>
        <w:rPr>
          <w:ins w:id="4843" w:author="WAWSZCZYK Eric WEBNET" w:date="2011-08-25T13:05:00Z"/>
          <w:rPrChange w:id="4844" w:author="WAWSZCZYK Eric WEBNET" w:date="2011-09-09T09:26:00Z">
            <w:rPr>
              <w:ins w:id="4845" w:author="WAWSZCZYK Eric WEBNET" w:date="2011-08-25T13:05:00Z"/>
              <w:sz w:val="22"/>
              <w:szCs w:val="22"/>
            </w:rPr>
          </w:rPrChange>
        </w:rPr>
        <w:pPrChange w:id="4846" w:author="WAWSZCZYK Eric WEBNET" w:date="2011-08-25T13:05:00Z">
          <w:pPr>
            <w:autoSpaceDE w:val="0"/>
            <w:autoSpaceDN w:val="0"/>
            <w:adjustRightInd w:val="0"/>
          </w:pPr>
        </w:pPrChange>
      </w:pPr>
      <w:ins w:id="4847" w:author="WAWSZCZYK Eric WEBNET" w:date="2011-08-25T13:05:00Z">
        <w:r w:rsidRPr="00E309FD">
          <w:rPr>
            <w:rPrChange w:id="4848" w:author="WAWSZCZYK Eric WEBNET" w:date="2011-09-09T09:26:00Z">
              <w:rPr/>
            </w:rPrChange>
          </w:rPr>
          <w:t xml:space="preserve">Le sous-statut de la personne </w:t>
        </w:r>
        <w:r w:rsidR="007962D4" w:rsidRPr="00E309FD">
          <w:rPr>
            <w:rPrChange w:id="4849" w:author="WAWSZCZYK Eric WEBNET" w:date="2011-09-09T09:26:00Z">
              <w:rPr>
                <w:sz w:val="22"/>
                <w:szCs w:val="22"/>
              </w:rPr>
            </w:rPrChange>
          </w:rPr>
          <w:t>est</w:t>
        </w:r>
        <w:r w:rsidRPr="00E309FD">
          <w:rPr>
            <w:rPrChange w:id="4850" w:author="WAWSZCZYK Eric WEBNET" w:date="2011-09-09T09:26:00Z">
              <w:rPr/>
            </w:rPrChange>
          </w:rPr>
          <w:t xml:space="preserve"> initialisé avec la nature de la demande</w:t>
        </w:r>
        <w:r w:rsidR="007962D4" w:rsidRPr="00E309FD">
          <w:rPr>
            <w:rPrChange w:id="4851" w:author="WAWSZCZYK Eric WEBNET" w:date="2011-09-09T09:26:00Z">
              <w:rPr>
                <w:sz w:val="22"/>
                <w:szCs w:val="22"/>
              </w:rPr>
            </w:rPrChange>
          </w:rPr>
          <w:t xml:space="preserve"> (correspondant au sous-statut contenu dans la table de référence sous-statuts) contenu dans le fichier.</w:t>
        </w:r>
      </w:ins>
    </w:p>
    <w:p w:rsidR="008F7F9B" w:rsidRPr="00E309FD" w:rsidRDefault="007962D4">
      <w:pPr>
        <w:pStyle w:val="NormalArial"/>
        <w:numPr>
          <w:ilvl w:val="1"/>
          <w:numId w:val="19"/>
          <w:numberingChange w:id="4852" w:author="EWAWSZCZ" w:date="2011-02-28T09:44:00Z" w:original=""/>
        </w:numPr>
        <w:autoSpaceDE w:val="0"/>
        <w:autoSpaceDN w:val="0"/>
        <w:adjustRightInd w:val="0"/>
        <w:rPr>
          <w:bCs/>
        </w:rPr>
        <w:pPrChange w:id="4853" w:author="WAWSZCZYK Eric WEBNET" w:date="2011-08-25T13:05:00Z">
          <w:pPr>
            <w:pStyle w:val="NormalArial"/>
            <w:numPr>
              <w:numId w:val="19"/>
            </w:numPr>
            <w:tabs>
              <w:tab w:val="num" w:pos="720"/>
            </w:tabs>
            <w:ind w:left="720" w:hanging="360"/>
          </w:pPr>
        </w:pPrChange>
      </w:pPr>
      <w:ins w:id="4854" w:author="WAWSZCZYK Eric WEBNET" w:date="2011-08-25T13:05:00Z">
        <w:r w:rsidRPr="00E309FD">
          <w:rPr>
            <w:rPrChange w:id="4855" w:author="WAWSZCZYK Eric WEBNET" w:date="2011-09-09T09:26:00Z">
              <w:rPr>
                <w:sz w:val="22"/>
                <w:szCs w:val="22"/>
              </w:rPr>
            </w:rPrChange>
          </w:rPr>
          <w:t xml:space="preserve">Le statut de la personne </w:t>
        </w:r>
      </w:ins>
      <w:ins w:id="4856" w:author="WAWSZCZYK Eric WEBNET" w:date="2011-08-25T13:06:00Z">
        <w:r w:rsidRPr="00E309FD">
          <w:rPr>
            <w:rPrChange w:id="4857" w:author="WAWSZCZYK Eric WEBNET" w:date="2011-09-09T09:26:00Z">
              <w:rPr>
                <w:sz w:val="22"/>
                <w:szCs w:val="22"/>
              </w:rPr>
            </w:rPrChange>
          </w:rPr>
          <w:t>est</w:t>
        </w:r>
      </w:ins>
      <w:ins w:id="4858" w:author="WAWSZCZYK Eric WEBNET" w:date="2011-08-25T13:05:00Z">
        <w:r w:rsidRPr="00E309FD">
          <w:rPr>
            <w:rPrChange w:id="4859" w:author="WAWSZCZYK Eric WEBNET" w:date="2011-09-09T09:26:00Z">
              <w:rPr>
                <w:sz w:val="22"/>
                <w:szCs w:val="22"/>
              </w:rPr>
            </w:rPrChange>
          </w:rPr>
          <w:t xml:space="preserve"> initialisé</w:t>
        </w:r>
      </w:ins>
      <w:ins w:id="4860" w:author="WAWSZCZYK Eric WEBNET" w:date="2011-08-25T13:06:00Z">
        <w:r w:rsidRPr="00E309FD">
          <w:rPr>
            <w:rPrChange w:id="4861" w:author="WAWSZCZYK Eric WEBNET" w:date="2011-09-09T09:26:00Z">
              <w:rPr>
                <w:sz w:val="22"/>
                <w:szCs w:val="22"/>
              </w:rPr>
            </w:rPrChange>
          </w:rPr>
          <w:t xml:space="preserve"> (l</w:t>
        </w:r>
      </w:ins>
      <w:ins w:id="4862" w:author="WAWSZCZYK Eric WEBNET" w:date="2011-08-25T13:05:00Z">
        <w:r w:rsidRPr="00E309FD">
          <w:rPr>
            <w:rPrChange w:id="4863" w:author="WAWSZCZYK Eric WEBNET" w:date="2011-09-09T09:26:00Z">
              <w:rPr>
                <w:sz w:val="22"/>
                <w:szCs w:val="22"/>
              </w:rPr>
            </w:rPrChange>
          </w:rPr>
          <w:t xml:space="preserve">e statut </w:t>
        </w:r>
      </w:ins>
      <w:ins w:id="4864" w:author="WAWSZCZYK Eric WEBNET" w:date="2011-08-25T13:06:00Z">
        <w:r w:rsidRPr="00E309FD">
          <w:rPr>
            <w:rPrChange w:id="4865" w:author="WAWSZCZYK Eric WEBNET" w:date="2011-09-09T09:26:00Z">
              <w:rPr>
                <w:sz w:val="22"/>
                <w:szCs w:val="22"/>
              </w:rPr>
            </w:rPrChange>
          </w:rPr>
          <w:t>est</w:t>
        </w:r>
      </w:ins>
      <w:ins w:id="4866" w:author="WAWSZCZYK Eric WEBNET" w:date="2011-08-25T13:05:00Z">
        <w:r w:rsidRPr="00E309FD">
          <w:rPr>
            <w:rPrChange w:id="4867" w:author="WAWSZCZYK Eric WEBNET" w:date="2011-09-09T09:26:00Z">
              <w:rPr>
                <w:sz w:val="22"/>
                <w:szCs w:val="22"/>
              </w:rPr>
            </w:rPrChange>
          </w:rPr>
          <w:t xml:space="preserve"> déterminé en fonction de la nature de la demande transmise par DCS</w:t>
        </w:r>
      </w:ins>
      <w:ins w:id="4868" w:author="WAWSZCZYK Eric WEBNET" w:date="2011-08-25T13:06:00Z">
        <w:r w:rsidRPr="00E309FD">
          <w:rPr>
            <w:rPrChange w:id="4869" w:author="WAWSZCZYK Eric WEBNET" w:date="2011-09-09T09:26:00Z">
              <w:rPr>
                <w:sz w:val="22"/>
                <w:szCs w:val="22"/>
              </w:rPr>
            </w:rPrChange>
          </w:rPr>
          <w:t>)</w:t>
        </w:r>
      </w:ins>
    </w:p>
    <w:p w:rsidR="00311C17" w:rsidRDefault="00311C17" w:rsidP="00C4499D">
      <w:pPr>
        <w:pStyle w:val="NormalArial"/>
        <w:numPr>
          <w:ilvl w:val="0"/>
          <w:numId w:val="19"/>
        </w:numPr>
        <w:rPr>
          <w:bCs/>
        </w:rPr>
      </w:pPr>
      <w:r>
        <w:rPr>
          <w:bCs/>
        </w:rPr>
        <w:t xml:space="preserve">Le système crée un nouvel </w:t>
      </w:r>
      <w:r w:rsidR="008B4E17">
        <w:rPr>
          <w:bCs/>
        </w:rPr>
        <w:t xml:space="preserve">avis FSD </w:t>
      </w:r>
      <w:r>
        <w:rPr>
          <w:bCs/>
        </w:rPr>
        <w:t xml:space="preserve">dans la table des avis FSD avec les valeurs </w:t>
      </w:r>
      <w:r w:rsidR="008B4E17">
        <w:rPr>
          <w:bCs/>
        </w:rPr>
        <w:t xml:space="preserve">: </w:t>
      </w:r>
    </w:p>
    <w:p w:rsidR="003E620F" w:rsidRDefault="003E620F" w:rsidP="00C4499D">
      <w:pPr>
        <w:pStyle w:val="NormalArial"/>
        <w:numPr>
          <w:ilvl w:val="1"/>
          <w:numId w:val="19"/>
        </w:numPr>
        <w:rPr>
          <w:bCs/>
        </w:rPr>
      </w:pPr>
      <w:r>
        <w:rPr>
          <w:bCs/>
        </w:rPr>
        <w:t>Nom (lu dans le fichier)</w:t>
      </w:r>
    </w:p>
    <w:p w:rsidR="003E620F" w:rsidRDefault="003E620F" w:rsidP="00C4499D">
      <w:pPr>
        <w:pStyle w:val="NormalArial"/>
        <w:numPr>
          <w:ilvl w:val="1"/>
          <w:numId w:val="19"/>
        </w:numPr>
        <w:rPr>
          <w:bCs/>
        </w:rPr>
      </w:pPr>
      <w:r>
        <w:rPr>
          <w:bCs/>
        </w:rPr>
        <w:t>Prénom (lu dans le fichier)</w:t>
      </w:r>
    </w:p>
    <w:p w:rsidR="003E620F" w:rsidRDefault="003E620F" w:rsidP="00C4499D">
      <w:pPr>
        <w:pStyle w:val="NormalArial"/>
        <w:numPr>
          <w:ilvl w:val="1"/>
          <w:numId w:val="19"/>
        </w:numPr>
        <w:rPr>
          <w:bCs/>
        </w:rPr>
      </w:pPr>
      <w:r>
        <w:rPr>
          <w:bCs/>
        </w:rPr>
        <w:t>Date de naissance (lu dans le fichier)</w:t>
      </w:r>
    </w:p>
    <w:p w:rsidR="003E620F" w:rsidRDefault="003E620F" w:rsidP="00C4499D">
      <w:pPr>
        <w:pStyle w:val="NormalArial"/>
        <w:numPr>
          <w:ilvl w:val="1"/>
          <w:numId w:val="19"/>
        </w:numPr>
        <w:rPr>
          <w:bCs/>
        </w:rPr>
      </w:pPr>
      <w:r>
        <w:rPr>
          <w:bCs/>
        </w:rPr>
        <w:t>Lieu de naissance (lu dans le fichier)</w:t>
      </w:r>
    </w:p>
    <w:p w:rsidR="00692083" w:rsidRDefault="00692083" w:rsidP="00C4499D">
      <w:pPr>
        <w:pStyle w:val="NormalArial"/>
        <w:numPr>
          <w:ilvl w:val="1"/>
          <w:numId w:val="19"/>
        </w:numPr>
        <w:rPr>
          <w:bCs/>
        </w:rPr>
      </w:pPr>
      <w:r>
        <w:rPr>
          <w:bCs/>
        </w:rPr>
        <w:lastRenderedPageBreak/>
        <w:t xml:space="preserve">Le statut </w:t>
      </w:r>
      <w:r>
        <w:t>de la personne est initialisé avec la nature de la demande transmise par DCS </w:t>
      </w:r>
    </w:p>
    <w:p w:rsidR="00311C17" w:rsidRDefault="008B4E17" w:rsidP="00C4499D">
      <w:pPr>
        <w:pStyle w:val="NormalArial"/>
        <w:numPr>
          <w:ilvl w:val="1"/>
          <w:numId w:val="19"/>
        </w:numPr>
        <w:rPr>
          <w:bCs/>
        </w:rPr>
      </w:pPr>
      <w:r w:rsidRPr="002B03A5">
        <w:rPr>
          <w:bCs/>
        </w:rPr>
        <w:t xml:space="preserve">Centre </w:t>
      </w:r>
      <w:r w:rsidR="00793493" w:rsidRPr="002B03A5">
        <w:rPr>
          <w:bCs/>
        </w:rPr>
        <w:t>demandeur</w:t>
      </w:r>
      <w:r w:rsidR="00793493">
        <w:rPr>
          <w:bCs/>
        </w:rPr>
        <w:t>. On</w:t>
      </w:r>
      <w:r w:rsidR="00AF15F4">
        <w:rPr>
          <w:bCs/>
        </w:rPr>
        <w:t xml:space="preserve"> remplace le centre demandeur lu dans le fichier par le code centre Pégase. La correspondance entre code centre Pégase et code centre DCS se fait dans la table de référence des centres.</w:t>
      </w:r>
      <w:r w:rsidRPr="002B03A5">
        <w:rPr>
          <w:bCs/>
        </w:rPr>
        <w:t xml:space="preserve"> </w:t>
      </w:r>
    </w:p>
    <w:p w:rsidR="00311C17" w:rsidRDefault="008B4E17" w:rsidP="00C4499D">
      <w:pPr>
        <w:pStyle w:val="NormalArial"/>
        <w:numPr>
          <w:ilvl w:val="1"/>
          <w:numId w:val="19"/>
        </w:numPr>
        <w:rPr>
          <w:bCs/>
        </w:rPr>
      </w:pPr>
      <w:r w:rsidRPr="002B03A5">
        <w:rPr>
          <w:bCs/>
        </w:rPr>
        <w:t>Type d’avis FSD</w:t>
      </w:r>
      <w:r w:rsidR="00986D03">
        <w:rPr>
          <w:bCs/>
        </w:rPr>
        <w:t xml:space="preserve"> (calculé à partir de la nature de la demande)</w:t>
      </w:r>
      <w:r w:rsidRPr="002B03A5">
        <w:rPr>
          <w:bCs/>
        </w:rPr>
        <w:t xml:space="preserve">, </w:t>
      </w:r>
    </w:p>
    <w:p w:rsidR="00311C17" w:rsidRDefault="008B4E17" w:rsidP="00C4499D">
      <w:pPr>
        <w:pStyle w:val="NormalArial"/>
        <w:numPr>
          <w:ilvl w:val="1"/>
          <w:numId w:val="19"/>
        </w:numPr>
        <w:rPr>
          <w:bCs/>
        </w:rPr>
      </w:pPr>
      <w:r w:rsidRPr="002B03A5">
        <w:rPr>
          <w:bCs/>
        </w:rPr>
        <w:t>Numéro de dossier DCS</w:t>
      </w:r>
      <w:r w:rsidR="00986D03">
        <w:rPr>
          <w:bCs/>
        </w:rPr>
        <w:t xml:space="preserve"> (lu dans le fichier)</w:t>
      </w:r>
      <w:r w:rsidRPr="002B03A5">
        <w:rPr>
          <w:bCs/>
        </w:rPr>
        <w:t xml:space="preserve">, </w:t>
      </w:r>
    </w:p>
    <w:p w:rsidR="00986D03" w:rsidRDefault="008B4E17" w:rsidP="00C4499D">
      <w:pPr>
        <w:pStyle w:val="NormalArial"/>
        <w:numPr>
          <w:ilvl w:val="1"/>
          <w:numId w:val="19"/>
        </w:numPr>
        <w:rPr>
          <w:bCs/>
        </w:rPr>
      </w:pPr>
      <w:r w:rsidRPr="002B03A5">
        <w:rPr>
          <w:bCs/>
        </w:rPr>
        <w:t>Nature de la demande</w:t>
      </w:r>
      <w:r w:rsidR="00986D03">
        <w:rPr>
          <w:bCs/>
        </w:rPr>
        <w:t xml:space="preserve"> (lu dans le fichier)</w:t>
      </w:r>
      <w:r w:rsidRPr="002B03A5">
        <w:rPr>
          <w:bCs/>
        </w:rPr>
        <w:t xml:space="preserve">, </w:t>
      </w:r>
    </w:p>
    <w:p w:rsidR="00986D03" w:rsidRDefault="008B4E17" w:rsidP="00C4499D">
      <w:pPr>
        <w:pStyle w:val="NormalArial"/>
        <w:numPr>
          <w:ilvl w:val="1"/>
          <w:numId w:val="19"/>
        </w:numPr>
        <w:rPr>
          <w:bCs/>
        </w:rPr>
      </w:pPr>
      <w:r w:rsidRPr="002B03A5">
        <w:rPr>
          <w:bCs/>
        </w:rPr>
        <w:t>Date de décision de l’avis</w:t>
      </w:r>
      <w:r w:rsidR="00986D03">
        <w:rPr>
          <w:bCs/>
        </w:rPr>
        <w:t xml:space="preserve"> (lu dans le fichier)</w:t>
      </w:r>
      <w:r w:rsidRPr="002B03A5">
        <w:rPr>
          <w:bCs/>
        </w:rPr>
        <w:t xml:space="preserve">, </w:t>
      </w:r>
    </w:p>
    <w:p w:rsidR="00986D03" w:rsidRDefault="008B4E17" w:rsidP="00C4499D">
      <w:pPr>
        <w:pStyle w:val="NormalArial"/>
        <w:numPr>
          <w:ilvl w:val="1"/>
          <w:numId w:val="19"/>
        </w:numPr>
        <w:rPr>
          <w:bCs/>
        </w:rPr>
      </w:pPr>
      <w:r w:rsidRPr="002B03A5">
        <w:rPr>
          <w:bCs/>
        </w:rPr>
        <w:t xml:space="preserve">Date de début </w:t>
      </w:r>
      <w:r w:rsidR="00986D03">
        <w:rPr>
          <w:bCs/>
        </w:rPr>
        <w:t>de validité (lu dans le fichier si renseignée, sinon initialisé avec la date de décision de l'avis)</w:t>
      </w:r>
      <w:r w:rsidRPr="002B03A5">
        <w:rPr>
          <w:bCs/>
        </w:rPr>
        <w:t xml:space="preserve">, </w:t>
      </w:r>
    </w:p>
    <w:p w:rsidR="00986D03" w:rsidRDefault="00986D03" w:rsidP="00C4499D">
      <w:pPr>
        <w:pStyle w:val="NormalArial"/>
        <w:numPr>
          <w:ilvl w:val="1"/>
          <w:numId w:val="19"/>
        </w:numPr>
        <w:rPr>
          <w:bCs/>
        </w:rPr>
      </w:pPr>
      <w:r>
        <w:rPr>
          <w:bCs/>
        </w:rPr>
        <w:t>Date de fin de période de l'avis (lu dans le fichier)</w:t>
      </w:r>
    </w:p>
    <w:p w:rsidR="00986D03" w:rsidRDefault="008B4E17" w:rsidP="00C4499D">
      <w:pPr>
        <w:pStyle w:val="NormalArial"/>
        <w:numPr>
          <w:ilvl w:val="1"/>
          <w:numId w:val="19"/>
        </w:numPr>
        <w:rPr>
          <w:bCs/>
        </w:rPr>
      </w:pPr>
      <w:r w:rsidRPr="002B03A5">
        <w:rPr>
          <w:bCs/>
        </w:rPr>
        <w:t xml:space="preserve">Date de </w:t>
      </w:r>
      <w:r w:rsidR="00986D03">
        <w:rPr>
          <w:bCs/>
        </w:rPr>
        <w:t xml:space="preserve">fin de validité </w:t>
      </w:r>
      <w:r w:rsidRPr="002B03A5">
        <w:rPr>
          <w:bCs/>
        </w:rPr>
        <w:t>de l’avis</w:t>
      </w:r>
      <w:r w:rsidR="00F7247D">
        <w:rPr>
          <w:bCs/>
        </w:rPr>
        <w:t xml:space="preserve"> ou date de péremption (calculée ci-dessus)</w:t>
      </w:r>
      <w:r w:rsidRPr="002B03A5">
        <w:rPr>
          <w:bCs/>
        </w:rPr>
        <w:t xml:space="preserve">, </w:t>
      </w:r>
    </w:p>
    <w:p w:rsidR="008B4E17" w:rsidRDefault="008B4E17" w:rsidP="00C4499D">
      <w:pPr>
        <w:pStyle w:val="NormalArial"/>
        <w:numPr>
          <w:ilvl w:val="1"/>
          <w:numId w:val="19"/>
        </w:numPr>
        <w:rPr>
          <w:bCs/>
        </w:rPr>
      </w:pPr>
      <w:r w:rsidRPr="002B03A5">
        <w:rPr>
          <w:bCs/>
        </w:rPr>
        <w:t>Avis FSD</w:t>
      </w:r>
      <w:r w:rsidR="00F7247D">
        <w:rPr>
          <w:bCs/>
        </w:rPr>
        <w:t xml:space="preserve"> (lu dans le fichier)</w:t>
      </w:r>
    </w:p>
    <w:p w:rsidR="008B4E17" w:rsidRDefault="008B4E17" w:rsidP="00C4499D">
      <w:pPr>
        <w:pStyle w:val="NormalArial"/>
        <w:numPr>
          <w:ilvl w:val="0"/>
          <w:numId w:val="19"/>
        </w:numPr>
        <w:rPr>
          <w:bCs/>
        </w:rPr>
      </w:pPr>
      <w:r>
        <w:rPr>
          <w:bCs/>
        </w:rPr>
        <w:t>Le système indique "Avis intégré" dans la colonne Résultat de l'intégration. enregistre les données</w:t>
      </w:r>
    </w:p>
    <w:p w:rsidR="008B4E17" w:rsidRDefault="008B4E17" w:rsidP="00C4499D">
      <w:pPr>
        <w:pStyle w:val="Titre4bis"/>
        <w:outlineLvl w:val="4"/>
      </w:pPr>
      <w:r>
        <w:t>Cas d'exception</w:t>
      </w:r>
    </w:p>
    <w:p w:rsidR="008B4E17" w:rsidRDefault="008B4E17" w:rsidP="00C4499D">
      <w:pPr>
        <w:pStyle w:val="NormalArial"/>
        <w:jc w:val="both"/>
      </w:pPr>
      <w:r>
        <w:rPr>
          <w:b/>
          <w:color w:val="FF0000"/>
        </w:rPr>
        <w:t xml:space="preserve">EXCEPTION1 : </w:t>
      </w:r>
      <w:r>
        <w:t>si</w:t>
      </w:r>
      <w:r>
        <w:rPr>
          <w:b/>
          <w:color w:val="FF0000"/>
        </w:rPr>
        <w:t xml:space="preserve"> </w:t>
      </w:r>
      <w:r>
        <w:t>le fichier n'est pas trouvé, un message "Fichier non trouvé" est affiché et le scénario est interrompu</w:t>
      </w:r>
    </w:p>
    <w:p w:rsidR="008B4E17" w:rsidRDefault="008B4E17" w:rsidP="00C4499D">
      <w:pPr>
        <w:pStyle w:val="NormalArial"/>
        <w:jc w:val="both"/>
      </w:pPr>
      <w:r>
        <w:rPr>
          <w:b/>
          <w:color w:val="FF0000"/>
        </w:rPr>
        <w:t xml:space="preserve">EXCEPTION3 : </w:t>
      </w:r>
      <w:r>
        <w:t>si</w:t>
      </w:r>
      <w:r>
        <w:rPr>
          <w:b/>
          <w:color w:val="FF0000"/>
        </w:rPr>
        <w:t xml:space="preserve"> </w:t>
      </w:r>
      <w:r>
        <w:t>le fichier n'est pas au format attendu, un message affiche "Format de fichier incorrect" et le scénario est interrompu</w:t>
      </w:r>
    </w:p>
    <w:p w:rsidR="008B4E17" w:rsidRPr="00F274F9" w:rsidRDefault="008B4E17" w:rsidP="00C4499D">
      <w:pPr>
        <w:pStyle w:val="NormalArial"/>
        <w:jc w:val="both"/>
      </w:pPr>
      <w:r>
        <w:rPr>
          <w:b/>
          <w:color w:val="FF0000"/>
        </w:rPr>
        <w:t xml:space="preserve">EXCEPTION4 : </w:t>
      </w:r>
      <w:r>
        <w:t xml:space="preserve">tous les champs </w:t>
      </w:r>
      <w:r w:rsidR="003E620F">
        <w:t xml:space="preserve">lus dans le fichier </w:t>
      </w:r>
      <w:r>
        <w:t xml:space="preserve">doivent être renseignés sauf la date de début de validité et la </w:t>
      </w:r>
      <w:r w:rsidR="003E620F">
        <w:t xml:space="preserve">date de </w:t>
      </w:r>
      <w:r>
        <w:t xml:space="preserve">fin de la période demandée. Si un des autres champs n'est pas renseigné, afficher "Le champ </w:t>
      </w:r>
      <w:r>
        <w:rPr>
          <w:i/>
        </w:rPr>
        <w:t xml:space="preserve">Nom du champ </w:t>
      </w:r>
      <w:r>
        <w:t>n'est pas renseigné dans la colonne Résultat de l'intégration et interrompre l'intégration de l'avis FSD</w:t>
      </w:r>
    </w:p>
    <w:p w:rsidR="008B4E17" w:rsidRPr="00AE6B0B" w:rsidRDefault="008B4E17" w:rsidP="00C4499D">
      <w:pPr>
        <w:pStyle w:val="NormalArial"/>
        <w:jc w:val="both"/>
        <w:rPr>
          <w:i/>
        </w:rPr>
      </w:pPr>
      <w:r>
        <w:rPr>
          <w:b/>
          <w:color w:val="FF0000"/>
        </w:rPr>
        <w:t xml:space="preserve">EXCEPTION5 : </w:t>
      </w:r>
      <w:r>
        <w:t>si la nature de la demande n'est pas trouvée dans la table de référence, on affiche dans la colonne Résultat de l'intégration "Aucun type d'avis FSD ne correspond à la nature de la demande</w:t>
      </w:r>
    </w:p>
    <w:p w:rsidR="008B4E17" w:rsidRDefault="008B4E17" w:rsidP="00C4499D">
      <w:pPr>
        <w:pStyle w:val="NormalArial"/>
      </w:pPr>
    </w:p>
    <w:p w:rsidR="00CE5707" w:rsidRDefault="00CE5707" w:rsidP="00C4499D">
      <w:pPr>
        <w:pStyle w:val="NormalArial"/>
      </w:pPr>
    </w:p>
    <w:p w:rsidR="007E3BD3" w:rsidRPr="005C65D8" w:rsidRDefault="00CE5707" w:rsidP="00C4499D">
      <w:pPr>
        <w:pStyle w:val="Titre5"/>
      </w:pPr>
      <w:r w:rsidRPr="00F82106">
        <w:t xml:space="preserve">Cas d'utilisation </w:t>
      </w:r>
      <w:r w:rsidR="007E3BD3">
        <w:t>Accéder à l'historique des intégrations des avis FSD</w:t>
      </w:r>
    </w:p>
    <w:p w:rsidR="007E3BD3" w:rsidRDefault="007E3BD3" w:rsidP="00C4499D">
      <w:pPr>
        <w:pStyle w:val="NormalArial"/>
      </w:pPr>
      <w:r w:rsidRPr="00795BE7">
        <w:rPr>
          <w:b/>
        </w:rPr>
        <w:t>Résumé</w:t>
      </w:r>
      <w:r>
        <w:t xml:space="preserve"> : Cette fonctionnalité permet à l'acteur de consulter l'historique des intégrations des avis FSD provenant de l'application GDI</w:t>
      </w:r>
    </w:p>
    <w:p w:rsidR="007E3BD3" w:rsidRDefault="007E3BD3" w:rsidP="00C4499D">
      <w:pPr>
        <w:pStyle w:val="NormalArial"/>
      </w:pPr>
      <w:r w:rsidRPr="00795BE7">
        <w:rPr>
          <w:b/>
        </w:rPr>
        <w:t>Acteur(s)</w:t>
      </w:r>
      <w:r>
        <w:t xml:space="preserve"> : </w:t>
      </w:r>
      <w:r w:rsidRPr="00C23EE9">
        <w:rPr>
          <w:bCs/>
        </w:rPr>
        <w:t>Administrateur National</w:t>
      </w:r>
      <w:ins w:id="4870" w:author="WAWSZCZYK Eric WEBNET" w:date="2011-08-25T12:38:00Z">
        <w:r w:rsidR="003053A0">
          <w:rPr>
            <w:bCs/>
          </w:rPr>
          <w:t>, DCS</w:t>
        </w:r>
      </w:ins>
      <w:ins w:id="4871" w:author="WAWSZCZYK Eric WEBNET" w:date="2011-08-25T12:39:00Z">
        <w:r w:rsidR="00AD3200">
          <w:rPr>
            <w:bCs/>
          </w:rPr>
          <w:t xml:space="preserve"> (Evolution RF016)</w:t>
        </w:r>
      </w:ins>
    </w:p>
    <w:p w:rsidR="007E3BD3" w:rsidRDefault="007E3BD3" w:rsidP="00C4499D">
      <w:pPr>
        <w:pStyle w:val="NormalArial"/>
      </w:pPr>
      <w:r w:rsidRPr="00795BE7">
        <w:rPr>
          <w:b/>
        </w:rPr>
        <w:t>Pré-condition</w:t>
      </w:r>
      <w:r>
        <w:t xml:space="preserve"> : L'acteur est identifié </w:t>
      </w:r>
    </w:p>
    <w:p w:rsidR="007E3BD3" w:rsidRDefault="007E3BD3" w:rsidP="00C4499D">
      <w:pPr>
        <w:pStyle w:val="NormalArial"/>
      </w:pPr>
      <w:r w:rsidRPr="00795BE7">
        <w:rPr>
          <w:b/>
        </w:rPr>
        <w:t>Post-condition</w:t>
      </w:r>
      <w:r>
        <w:t xml:space="preserve"> : l'historique des intégrations a été </w:t>
      </w:r>
      <w:r w:rsidR="00684E28">
        <w:t>consulté</w:t>
      </w:r>
    </w:p>
    <w:p w:rsidR="007E3BD3" w:rsidRDefault="007E3BD3" w:rsidP="00C4499D">
      <w:pPr>
        <w:pStyle w:val="Titre4bis"/>
      </w:pPr>
      <w:r>
        <w:t>Interface Liste des intégrations des avis FSD</w:t>
      </w:r>
    </w:p>
    <w:p w:rsidR="007E3BD3" w:rsidRDefault="007E3BD3" w:rsidP="00C4499D">
      <w:pPr>
        <w:pStyle w:val="NormalArial"/>
        <w:rPr>
          <w:bCs/>
        </w:rPr>
      </w:pPr>
      <w:r w:rsidRPr="004C2787">
        <w:rPr>
          <w:bCs/>
        </w:rPr>
        <w:t xml:space="preserve">L'écran affiche </w:t>
      </w:r>
      <w:r>
        <w:rPr>
          <w:bCs/>
        </w:rPr>
        <w:t>un tableau contenant les colonnes suivantes :</w:t>
      </w:r>
    </w:p>
    <w:p w:rsidR="007E3BD3" w:rsidRDefault="007E3BD3" w:rsidP="00C4499D">
      <w:pPr>
        <w:pStyle w:val="NormalArial"/>
        <w:numPr>
          <w:ilvl w:val="0"/>
          <w:numId w:val="18"/>
        </w:numPr>
        <w:rPr>
          <w:bCs/>
        </w:rPr>
      </w:pPr>
      <w:r>
        <w:rPr>
          <w:bCs/>
        </w:rPr>
        <w:t>Date de l'intégration</w:t>
      </w:r>
    </w:p>
    <w:p w:rsidR="007E3BD3" w:rsidRDefault="007E3BD3" w:rsidP="00C4499D">
      <w:pPr>
        <w:pStyle w:val="NormalArial"/>
        <w:numPr>
          <w:ilvl w:val="0"/>
          <w:numId w:val="18"/>
        </w:numPr>
        <w:rPr>
          <w:bCs/>
        </w:rPr>
      </w:pPr>
      <w:r>
        <w:rPr>
          <w:bCs/>
        </w:rPr>
        <w:t>Nombre d'avis FSD intégrés</w:t>
      </w:r>
    </w:p>
    <w:p w:rsidR="007E3BD3" w:rsidRDefault="007E3BD3" w:rsidP="00C4499D">
      <w:pPr>
        <w:pStyle w:val="NormalArial"/>
        <w:numPr>
          <w:ilvl w:val="0"/>
          <w:numId w:val="18"/>
        </w:numPr>
        <w:rPr>
          <w:bCs/>
        </w:rPr>
      </w:pPr>
      <w:r>
        <w:rPr>
          <w:bCs/>
        </w:rPr>
        <w:t>Nombre d'avis FSD en erreurs</w:t>
      </w:r>
    </w:p>
    <w:p w:rsidR="007E3BD3" w:rsidRDefault="007E3BD3" w:rsidP="00C4499D">
      <w:pPr>
        <w:pStyle w:val="NormalArial"/>
        <w:rPr>
          <w:bCs/>
        </w:rPr>
      </w:pPr>
    </w:p>
    <w:p w:rsidR="007E3BD3" w:rsidRPr="00746992" w:rsidRDefault="007E3BD3" w:rsidP="00C4499D">
      <w:pPr>
        <w:pStyle w:val="NormalArial"/>
        <w:rPr>
          <w:bCs/>
        </w:rPr>
      </w:pPr>
      <w:r>
        <w:rPr>
          <w:bCs/>
        </w:rPr>
        <w:t>Ces données proviennent de la table d'historisation des avis FSD. Les lignes sont triées par date décroissante.</w:t>
      </w:r>
    </w:p>
    <w:p w:rsidR="007E3BD3" w:rsidRDefault="007E3BD3" w:rsidP="00C4499D">
      <w:pPr>
        <w:pStyle w:val="Titre4bis"/>
      </w:pPr>
      <w:r>
        <w:t>Scénario 1 – Consultation de la liste des intégrations d'avis FSD</w:t>
      </w:r>
    </w:p>
    <w:p w:rsidR="007E3BD3" w:rsidRDefault="00505C90" w:rsidP="00C4499D">
      <w:pPr>
        <w:pStyle w:val="NormalArial"/>
        <w:numPr>
          <w:ilvl w:val="0"/>
          <w:numId w:val="20"/>
        </w:numPr>
        <w:rPr>
          <w:bCs/>
        </w:rPr>
      </w:pPr>
      <w:r>
        <w:rPr>
          <w:bCs/>
        </w:rPr>
        <w:t>L'acteur</w:t>
      </w:r>
      <w:r w:rsidR="007E3BD3" w:rsidRPr="00C23EE9">
        <w:rPr>
          <w:bCs/>
        </w:rPr>
        <w:t xml:space="preserve"> arrive sur le module.</w:t>
      </w:r>
    </w:p>
    <w:p w:rsidR="007E3BD3" w:rsidRPr="00C23EE9" w:rsidRDefault="007E3BD3" w:rsidP="00C4499D">
      <w:pPr>
        <w:pStyle w:val="NormalArial"/>
        <w:numPr>
          <w:ilvl w:val="0"/>
          <w:numId w:val="20"/>
        </w:numPr>
        <w:rPr>
          <w:bCs/>
        </w:rPr>
      </w:pPr>
      <w:r>
        <w:rPr>
          <w:bCs/>
        </w:rPr>
        <w:t>Le système affiche la liste des intégrations FSD</w:t>
      </w:r>
    </w:p>
    <w:p w:rsidR="007E3BD3" w:rsidRDefault="007E3BD3" w:rsidP="00C4499D">
      <w:pPr>
        <w:pStyle w:val="NormalArial"/>
      </w:pPr>
    </w:p>
    <w:p w:rsidR="00CE5707" w:rsidRDefault="00CE5707" w:rsidP="00C4499D">
      <w:pPr>
        <w:pStyle w:val="NormalArial"/>
      </w:pPr>
    </w:p>
    <w:p w:rsidR="00CE5707" w:rsidRDefault="00CE5707" w:rsidP="00C4499D">
      <w:pPr>
        <w:pStyle w:val="NormalArial"/>
      </w:pPr>
    </w:p>
    <w:p w:rsidR="00CE5707" w:rsidRPr="006B2E39" w:rsidRDefault="00CE5707" w:rsidP="00C4499D">
      <w:pPr>
        <w:pStyle w:val="NormalArial"/>
      </w:pPr>
    </w:p>
    <w:p w:rsidR="00DC0855" w:rsidRDefault="00EF4C9F" w:rsidP="00EF4C9F">
      <w:pPr>
        <w:pStyle w:val="Titre1"/>
      </w:pPr>
      <w:bookmarkStart w:id="4872" w:name="_Toc292454277"/>
      <w:r>
        <w:lastRenderedPageBreak/>
        <w:t>Reprise de données</w:t>
      </w:r>
      <w:bookmarkEnd w:id="4872"/>
    </w:p>
    <w:p w:rsidR="00EF4C9F" w:rsidRDefault="00EF4C9F" w:rsidP="00EF4C9F">
      <w:pPr>
        <w:pStyle w:val="NormalArial"/>
        <w:rPr>
          <w:bCs/>
        </w:rPr>
      </w:pPr>
      <w:r>
        <w:rPr>
          <w:bCs/>
        </w:rPr>
        <w:t>Chaque centre fournira un fichier avec les fiches personne qu'il souhaite intégrer dans Pégase. Le fichier devra correspondre au format décrit ci-dessous. Les modalités d'intégration des données sont définies également ci-dessous.</w:t>
      </w:r>
    </w:p>
    <w:p w:rsidR="00EF4C9F" w:rsidRDefault="00EF4C9F" w:rsidP="00EF4C9F">
      <w:pPr>
        <w:pStyle w:val="Titre2"/>
      </w:pPr>
      <w:bookmarkStart w:id="4873" w:name="_Toc292454278"/>
      <w:r>
        <w:t>Format du fichier de reprise</w:t>
      </w:r>
      <w:bookmarkEnd w:id="4873"/>
    </w:p>
    <w:p w:rsidR="00EF4C9F" w:rsidRDefault="00EF4C9F" w:rsidP="00EF4C9F">
      <w:pPr>
        <w:pStyle w:val="NormalArial"/>
        <w:rPr>
          <w:bCs/>
        </w:rPr>
      </w:pPr>
      <w:r>
        <w:rPr>
          <w:bCs/>
        </w:rPr>
        <w:t xml:space="preserve">Le fichier est au format Excel. Il doit contenir les colonnes </w:t>
      </w:r>
      <w:r w:rsidR="007167A2">
        <w:rPr>
          <w:bCs/>
        </w:rPr>
        <w:t>indiquées dans le tableau.</w:t>
      </w:r>
    </w:p>
    <w:p w:rsidR="00D849B6" w:rsidRDefault="00D849B6" w:rsidP="00EF4C9F">
      <w:pPr>
        <w:pStyle w:val="NormalArial"/>
        <w:rPr>
          <w:bCs/>
        </w:rPr>
      </w:pPr>
    </w:p>
    <w:p w:rsidR="00D849B6" w:rsidRDefault="00D849B6" w:rsidP="00EF4C9F">
      <w:pPr>
        <w:pStyle w:val="NormalArial"/>
        <w:rPr>
          <w:bCs/>
        </w:rPr>
      </w:pPr>
      <w:r>
        <w:rPr>
          <w:bCs/>
        </w:rPr>
        <w:t xml:space="preserve">Les champs indiqués en bleu sont obligatoires. </w:t>
      </w:r>
      <w:r w:rsidR="007167A2">
        <w:rPr>
          <w:bCs/>
        </w:rPr>
        <w:t>La colonne table de référence indique qu'un contrôle d'existence est fait sur la valeur de la colonne par rapport à la table de référence indiquée.</w:t>
      </w:r>
    </w:p>
    <w:p w:rsidR="007167A2" w:rsidRDefault="007167A2" w:rsidP="00EF4C9F">
      <w:pPr>
        <w:pStyle w:val="NormalArial"/>
        <w:rPr>
          <w:bCs/>
        </w:rPr>
      </w:pPr>
    </w:p>
    <w:p w:rsidR="007167A2" w:rsidRDefault="007167A2" w:rsidP="00EF4C9F">
      <w:pPr>
        <w:pStyle w:val="NormalArial"/>
        <w:rPr>
          <w:bCs/>
        </w:rPr>
      </w:pPr>
      <w:r>
        <w:rPr>
          <w:bCs/>
        </w:rPr>
        <w:t xml:space="preserve">Si une personne est </w:t>
      </w:r>
      <w:r w:rsidR="00DA25CB">
        <w:rPr>
          <w:bCs/>
        </w:rPr>
        <w:t>associée</w:t>
      </w:r>
      <w:r>
        <w:rPr>
          <w:bCs/>
        </w:rPr>
        <w:t xml:space="preserve"> à plus de 2 marchés</w:t>
      </w:r>
      <w:ins w:id="4874" w:author="WAWSZCZYK Eric WEBNET" w:date="2011-08-25T12:50:00Z">
        <w:r w:rsidR="0037517D">
          <w:rPr>
            <w:bCs/>
          </w:rPr>
          <w:t xml:space="preserve">, 2 formations </w:t>
        </w:r>
      </w:ins>
      <w:ins w:id="4875" w:author="WAWSZCZYK Eric WEBNET" w:date="2011-08-25T12:51:00Z">
        <w:r w:rsidR="0037517D">
          <w:rPr>
            <w:bCs/>
          </w:rPr>
          <w:t>(QHP et/ou local centre) (</w:t>
        </w:r>
      </w:ins>
      <w:ins w:id="4876" w:author="WAWSZCZYK Eric WEBNET" w:date="2011-08-25T12:50:00Z">
        <w:r w:rsidR="0037517D">
          <w:rPr>
            <w:bCs/>
          </w:rPr>
          <w:t>Evolution RF043)</w:t>
        </w:r>
      </w:ins>
      <w:r w:rsidR="00BB212F">
        <w:rPr>
          <w:bCs/>
        </w:rPr>
        <w:t xml:space="preserve"> ou plus de 2 véhicules</w:t>
      </w:r>
      <w:r>
        <w:rPr>
          <w:bCs/>
        </w:rPr>
        <w:t xml:space="preserve">, on crée une ligne supplémentaire par marché </w:t>
      </w:r>
      <w:ins w:id="4877" w:author="sq163607-2" w:date="2011-09-05T15:48:00Z">
        <w:r w:rsidR="002C4112">
          <w:rPr>
            <w:bCs/>
          </w:rPr>
          <w:t xml:space="preserve">et/ou formations et/ou véhicules </w:t>
        </w:r>
      </w:ins>
      <w:r>
        <w:rPr>
          <w:bCs/>
        </w:rPr>
        <w:t>en rappelant la clé de la ligne : NOM + PRENOM + LIEU DE NAISSANCE + DATE DE NAISSANCE</w:t>
      </w:r>
    </w:p>
    <w:p w:rsidR="00DB380E" w:rsidRDefault="00DB380E" w:rsidP="00EF4C9F">
      <w:pPr>
        <w:pStyle w:val="NormalArial"/>
        <w:rPr>
          <w:bCs/>
        </w:rPr>
      </w:pPr>
    </w:p>
    <w:p w:rsidR="00BB212F" w:rsidRDefault="00BB212F" w:rsidP="00BB212F">
      <w:pPr>
        <w:pStyle w:val="NormalArial"/>
      </w:pPr>
    </w:p>
    <w:tbl>
      <w:tblPr>
        <w:tblW w:w="9080" w:type="dxa"/>
        <w:tblInd w:w="55" w:type="dxa"/>
        <w:tblCellMar>
          <w:left w:w="70" w:type="dxa"/>
          <w:right w:w="70" w:type="dxa"/>
        </w:tblCellMar>
        <w:tblLook w:val="04A0" w:firstRow="1" w:lastRow="0" w:firstColumn="1" w:lastColumn="0" w:noHBand="0" w:noVBand="1"/>
      </w:tblPr>
      <w:tblGrid>
        <w:gridCol w:w="1463"/>
        <w:gridCol w:w="1241"/>
        <w:gridCol w:w="3944"/>
        <w:gridCol w:w="2432"/>
      </w:tblGrid>
      <w:tr w:rsidR="00BB212F" w:rsidRPr="00BB212F" w:rsidTr="00BB212F">
        <w:trPr>
          <w:trHeight w:val="375"/>
        </w:trPr>
        <w:tc>
          <w:tcPr>
            <w:tcW w:w="6648" w:type="dxa"/>
            <w:gridSpan w:val="3"/>
            <w:tcBorders>
              <w:top w:val="single" w:sz="8" w:space="0" w:color="auto"/>
              <w:left w:val="single" w:sz="8" w:space="0" w:color="auto"/>
              <w:bottom w:val="single" w:sz="8" w:space="0" w:color="auto"/>
              <w:right w:val="single" w:sz="8" w:space="0" w:color="000000"/>
            </w:tcBorders>
            <w:shd w:val="clear" w:color="000000" w:fill="C0C0C0"/>
            <w:vAlign w:val="bottom"/>
            <w:hideMark/>
          </w:tcPr>
          <w:p w:rsidR="00BB212F" w:rsidRPr="00BB212F" w:rsidRDefault="00BB212F" w:rsidP="00BB212F">
            <w:pPr>
              <w:jc w:val="center"/>
              <w:rPr>
                <w:rFonts w:ascii="Arial" w:hAnsi="Arial" w:cs="Arial"/>
                <w:b/>
                <w:bCs/>
                <w:color w:val="000000"/>
                <w:sz w:val="28"/>
                <w:szCs w:val="28"/>
              </w:rPr>
            </w:pPr>
            <w:r w:rsidRPr="00BB212F">
              <w:rPr>
                <w:rFonts w:ascii="Arial" w:hAnsi="Arial" w:cs="Arial"/>
                <w:b/>
                <w:bCs/>
                <w:color w:val="000000"/>
                <w:sz w:val="28"/>
                <w:szCs w:val="28"/>
              </w:rPr>
              <w:t>Structure de données pour la reprise</w:t>
            </w:r>
          </w:p>
        </w:tc>
        <w:tc>
          <w:tcPr>
            <w:tcW w:w="2432" w:type="dxa"/>
            <w:tcBorders>
              <w:top w:val="single" w:sz="8" w:space="0" w:color="auto"/>
              <w:left w:val="nil"/>
              <w:bottom w:val="single" w:sz="8" w:space="0" w:color="auto"/>
              <w:right w:val="single" w:sz="8" w:space="0" w:color="auto"/>
            </w:tcBorders>
            <w:shd w:val="clear" w:color="000000" w:fill="C0C0C0"/>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Table de référence</w:t>
            </w:r>
          </w:p>
        </w:tc>
      </w:tr>
      <w:tr w:rsidR="00BB212F" w:rsidRPr="00BB212F" w:rsidTr="00BB212F">
        <w:trPr>
          <w:trHeight w:val="525"/>
        </w:trPr>
        <w:tc>
          <w:tcPr>
            <w:tcW w:w="2545" w:type="dxa"/>
            <w:gridSpan w:val="2"/>
            <w:tcBorders>
              <w:top w:val="single" w:sz="8" w:space="0" w:color="auto"/>
              <w:left w:val="single" w:sz="8" w:space="0" w:color="auto"/>
              <w:bottom w:val="single" w:sz="8" w:space="0" w:color="auto"/>
              <w:right w:val="single" w:sz="8" w:space="0" w:color="000000"/>
            </w:tcBorders>
            <w:shd w:val="clear" w:color="000000" w:fill="C0C0C0"/>
            <w:noWrap/>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Thèmes – Onglets</w:t>
            </w:r>
          </w:p>
        </w:tc>
        <w:tc>
          <w:tcPr>
            <w:tcW w:w="4103" w:type="dxa"/>
            <w:tcBorders>
              <w:top w:val="nil"/>
              <w:left w:val="nil"/>
              <w:bottom w:val="single" w:sz="8" w:space="0" w:color="auto"/>
              <w:right w:val="single" w:sz="8" w:space="0" w:color="auto"/>
            </w:tcBorders>
            <w:shd w:val="clear" w:color="000000" w:fill="C0C0C0"/>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Données (saisie obligatoire en bleu)</w:t>
            </w:r>
          </w:p>
        </w:tc>
        <w:tc>
          <w:tcPr>
            <w:tcW w:w="2432" w:type="dxa"/>
            <w:tcBorders>
              <w:top w:val="nil"/>
              <w:left w:val="nil"/>
              <w:bottom w:val="single" w:sz="8" w:space="0" w:color="auto"/>
              <w:right w:val="single" w:sz="8" w:space="0" w:color="auto"/>
            </w:tcBorders>
            <w:shd w:val="clear" w:color="000000" w:fill="C0C0C0"/>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Centre</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Centre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centre</w:t>
            </w:r>
          </w:p>
        </w:tc>
      </w:tr>
      <w:tr w:rsidR="00BB212F" w:rsidRPr="00BB212F" w:rsidTr="00BB212F">
        <w:trPr>
          <w:trHeight w:val="525"/>
        </w:trPr>
        <w:tc>
          <w:tcPr>
            <w:tcW w:w="2545"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Données fixes</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Nom d’époux(se)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tcBorders>
              <w:top w:val="single" w:sz="8" w:space="0" w:color="auto"/>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000000" w:fill="99CCFF"/>
            <w:vAlign w:val="bottom"/>
            <w:hideMark/>
          </w:tcPr>
          <w:p w:rsidR="00BB212F" w:rsidRPr="00BB212F" w:rsidRDefault="00BB212F" w:rsidP="00BB212F">
            <w:pPr>
              <w:rPr>
                <w:rFonts w:ascii="Arial" w:hAnsi="Arial" w:cs="Arial"/>
                <w:b/>
                <w:bCs/>
                <w:color w:val="0000FF"/>
                <w:sz w:val="20"/>
                <w:szCs w:val="20"/>
              </w:rPr>
            </w:pPr>
            <w:r w:rsidRPr="00BB212F">
              <w:rPr>
                <w:rFonts w:ascii="Arial" w:hAnsi="Arial" w:cs="Arial"/>
                <w:b/>
                <w:bCs/>
                <w:color w:val="0000FF"/>
                <w:sz w:val="20"/>
                <w:szCs w:val="20"/>
              </w:rPr>
              <w:t>Nom (nom de naissance)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tcBorders>
              <w:top w:val="single" w:sz="8" w:space="0" w:color="auto"/>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000000" w:fill="99CCFF"/>
            <w:vAlign w:val="bottom"/>
            <w:hideMark/>
          </w:tcPr>
          <w:p w:rsidR="00BB212F" w:rsidRPr="00BB212F" w:rsidRDefault="00BB212F" w:rsidP="00BB212F">
            <w:pPr>
              <w:rPr>
                <w:rFonts w:ascii="Arial" w:hAnsi="Arial" w:cs="Arial"/>
                <w:b/>
                <w:bCs/>
                <w:color w:val="0000FF"/>
                <w:sz w:val="20"/>
                <w:szCs w:val="20"/>
              </w:rPr>
            </w:pPr>
            <w:r w:rsidRPr="00BB212F">
              <w:rPr>
                <w:rFonts w:ascii="Arial" w:hAnsi="Arial" w:cs="Arial"/>
                <w:b/>
                <w:bCs/>
                <w:color w:val="0000FF"/>
                <w:sz w:val="20"/>
                <w:szCs w:val="20"/>
              </w:rPr>
              <w:t>Prénom</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tcBorders>
              <w:top w:val="single" w:sz="8" w:space="0" w:color="auto"/>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000000" w:fill="99CCFF"/>
            <w:vAlign w:val="bottom"/>
            <w:hideMark/>
          </w:tcPr>
          <w:p w:rsidR="00BB212F" w:rsidRPr="00BB212F" w:rsidRDefault="00BB212F" w:rsidP="00BB212F">
            <w:pPr>
              <w:rPr>
                <w:rFonts w:ascii="Arial" w:hAnsi="Arial" w:cs="Arial"/>
                <w:b/>
                <w:bCs/>
                <w:color w:val="0000FF"/>
                <w:sz w:val="20"/>
                <w:szCs w:val="20"/>
              </w:rPr>
            </w:pPr>
            <w:r w:rsidRPr="00BB212F">
              <w:rPr>
                <w:rFonts w:ascii="Arial" w:hAnsi="Arial" w:cs="Arial"/>
                <w:b/>
                <w:bCs/>
                <w:color w:val="0000FF"/>
                <w:sz w:val="20"/>
                <w:szCs w:val="20"/>
              </w:rPr>
              <w:t xml:space="preserve">Statut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statut</w:t>
            </w:r>
          </w:p>
        </w:tc>
      </w:tr>
      <w:tr w:rsidR="00BB212F" w:rsidRPr="00BB212F" w:rsidTr="00BB212F">
        <w:trPr>
          <w:trHeight w:val="270"/>
        </w:trPr>
        <w:tc>
          <w:tcPr>
            <w:tcW w:w="2545" w:type="dxa"/>
            <w:gridSpan w:val="2"/>
            <w:vMerge/>
            <w:tcBorders>
              <w:top w:val="single" w:sz="8" w:space="0" w:color="auto"/>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xml:space="preserve">Sous-statut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sous-statuts</w:t>
            </w:r>
          </w:p>
        </w:tc>
      </w:tr>
      <w:tr w:rsidR="00BB212F" w:rsidRPr="00BB212F" w:rsidTr="00BB212F">
        <w:trPr>
          <w:trHeight w:val="270"/>
        </w:trPr>
        <w:tc>
          <w:tcPr>
            <w:tcW w:w="2545" w:type="dxa"/>
            <w:gridSpan w:val="2"/>
            <w:tcBorders>
              <w:top w:val="single" w:sz="8" w:space="0" w:color="auto"/>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Identification</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Sexe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4103" w:type="dxa"/>
            <w:tcBorders>
              <w:top w:val="nil"/>
              <w:left w:val="nil"/>
              <w:bottom w:val="single" w:sz="8" w:space="0" w:color="auto"/>
              <w:right w:val="single" w:sz="8" w:space="0" w:color="auto"/>
            </w:tcBorders>
            <w:shd w:val="clear" w:color="000000" w:fill="99CCFF"/>
            <w:vAlign w:val="bottom"/>
            <w:hideMark/>
          </w:tcPr>
          <w:p w:rsidR="00BB212F" w:rsidRPr="00BB212F" w:rsidRDefault="00BB212F" w:rsidP="00BB212F">
            <w:pPr>
              <w:rPr>
                <w:rFonts w:ascii="Arial" w:hAnsi="Arial" w:cs="Arial"/>
                <w:b/>
                <w:bCs/>
                <w:color w:val="0000FF"/>
                <w:sz w:val="20"/>
                <w:szCs w:val="20"/>
              </w:rPr>
            </w:pPr>
            <w:r w:rsidRPr="00BB212F">
              <w:rPr>
                <w:rFonts w:ascii="Arial" w:hAnsi="Arial" w:cs="Arial"/>
                <w:b/>
                <w:bCs/>
                <w:color w:val="0000FF"/>
                <w:sz w:val="20"/>
                <w:szCs w:val="20"/>
              </w:rPr>
              <w:t>Date de naissance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000000" w:fill="99CCFF"/>
            <w:vAlign w:val="bottom"/>
            <w:hideMark/>
          </w:tcPr>
          <w:p w:rsidR="00BB212F" w:rsidRPr="00BB212F" w:rsidRDefault="00BB212F" w:rsidP="00BB212F">
            <w:pPr>
              <w:rPr>
                <w:rFonts w:ascii="Arial" w:hAnsi="Arial" w:cs="Arial"/>
                <w:b/>
                <w:bCs/>
                <w:color w:val="0000FF"/>
                <w:sz w:val="20"/>
                <w:szCs w:val="20"/>
              </w:rPr>
            </w:pPr>
            <w:r w:rsidRPr="00BB212F">
              <w:rPr>
                <w:rFonts w:ascii="Arial" w:hAnsi="Arial" w:cs="Arial"/>
                <w:b/>
                <w:bCs/>
                <w:color w:val="0000FF"/>
                <w:sz w:val="20"/>
                <w:szCs w:val="20"/>
              </w:rPr>
              <w:t>Lieu de naissance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r w:rsidR="001A02B9">
              <w:rPr>
                <w:rFonts w:ascii="Arial" w:hAnsi="Arial" w:cs="Arial"/>
                <w:color w:val="000000"/>
                <w:sz w:val="20"/>
                <w:szCs w:val="20"/>
              </w:rPr>
              <w:t>Ville/CP</w:t>
            </w:r>
          </w:p>
        </w:tc>
      </w:tr>
      <w:tr w:rsidR="001A02B9"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1A02B9" w:rsidRPr="00BB212F" w:rsidRDefault="001A02B9"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1A02B9" w:rsidRPr="00BB212F" w:rsidRDefault="001A02B9" w:rsidP="00BB212F">
            <w:pPr>
              <w:rPr>
                <w:rFonts w:ascii="Arial" w:hAnsi="Arial" w:cs="Arial"/>
                <w:color w:val="000000"/>
                <w:sz w:val="20"/>
                <w:szCs w:val="20"/>
              </w:rPr>
            </w:pPr>
            <w:r>
              <w:rPr>
                <w:rFonts w:ascii="Arial" w:hAnsi="Arial" w:cs="Arial"/>
                <w:color w:val="000000"/>
                <w:sz w:val="20"/>
                <w:szCs w:val="20"/>
              </w:rPr>
              <w:t>CP du lieu de naissance</w:t>
            </w:r>
          </w:p>
        </w:tc>
        <w:tc>
          <w:tcPr>
            <w:tcW w:w="2432" w:type="dxa"/>
            <w:tcBorders>
              <w:top w:val="nil"/>
              <w:left w:val="nil"/>
              <w:bottom w:val="single" w:sz="8" w:space="0" w:color="auto"/>
              <w:right w:val="single" w:sz="8" w:space="0" w:color="auto"/>
            </w:tcBorders>
            <w:shd w:val="clear" w:color="auto" w:fill="auto"/>
            <w:noWrap/>
            <w:vAlign w:val="bottom"/>
            <w:hideMark/>
          </w:tcPr>
          <w:p w:rsidR="001A02B9" w:rsidRPr="00BB212F" w:rsidRDefault="001A02B9" w:rsidP="00BB212F">
            <w:pPr>
              <w:rPr>
                <w:rFonts w:ascii="Arial" w:hAnsi="Arial" w:cs="Arial"/>
                <w:color w:val="000000"/>
                <w:sz w:val="20"/>
                <w:szCs w:val="20"/>
              </w:rPr>
            </w:pP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Unité d'affectation</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p>
        </w:tc>
      </w:tr>
      <w:tr w:rsidR="00BB212F" w:rsidRPr="00BB212F" w:rsidTr="00BB212F">
        <w:trPr>
          <w:trHeight w:val="525"/>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000000" w:fill="99CCFF"/>
            <w:vAlign w:val="bottom"/>
            <w:hideMark/>
          </w:tcPr>
          <w:p w:rsidR="00BB212F" w:rsidRPr="00BB212F" w:rsidRDefault="00BB212F" w:rsidP="00BB212F">
            <w:pPr>
              <w:rPr>
                <w:rFonts w:ascii="Arial" w:hAnsi="Arial" w:cs="Arial"/>
                <w:b/>
                <w:bCs/>
                <w:color w:val="0000FF"/>
                <w:sz w:val="20"/>
                <w:szCs w:val="20"/>
              </w:rPr>
            </w:pPr>
            <w:r w:rsidRPr="00BB212F">
              <w:rPr>
                <w:rFonts w:ascii="Arial" w:hAnsi="Arial" w:cs="Arial"/>
                <w:b/>
                <w:bCs/>
                <w:color w:val="0000FF"/>
                <w:sz w:val="20"/>
                <w:szCs w:val="20"/>
              </w:rPr>
              <w:t>Pays de nationalité actuelle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1A02B9" w:rsidP="00BB212F">
            <w:pPr>
              <w:rPr>
                <w:rFonts w:ascii="Arial" w:hAnsi="Arial" w:cs="Arial"/>
                <w:color w:val="000000"/>
                <w:sz w:val="20"/>
                <w:szCs w:val="20"/>
              </w:rPr>
            </w:pPr>
            <w:r w:rsidRPr="00BB212F">
              <w:rPr>
                <w:rFonts w:ascii="Arial" w:hAnsi="Arial" w:cs="Arial"/>
                <w:color w:val="000000"/>
                <w:sz w:val="20"/>
                <w:szCs w:val="20"/>
              </w:rPr>
              <w:t>P</w:t>
            </w:r>
            <w:r w:rsidR="00BB212F" w:rsidRPr="00BB212F">
              <w:rPr>
                <w:rFonts w:ascii="Arial" w:hAnsi="Arial" w:cs="Arial"/>
                <w:color w:val="000000"/>
                <w:sz w:val="20"/>
                <w:szCs w:val="20"/>
              </w:rPr>
              <w:t>ays</w:t>
            </w:r>
          </w:p>
        </w:tc>
      </w:tr>
      <w:tr w:rsidR="00BB212F" w:rsidRPr="00BB212F" w:rsidTr="00BB212F">
        <w:trPr>
          <w:trHeight w:val="780"/>
        </w:trPr>
        <w:tc>
          <w:tcPr>
            <w:tcW w:w="2545" w:type="dxa"/>
            <w:gridSpan w:val="2"/>
            <w:tcBorders>
              <w:top w:val="nil"/>
              <w:left w:val="single" w:sz="8" w:space="0" w:color="auto"/>
              <w:bottom w:val="single" w:sz="8" w:space="0" w:color="auto"/>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Commentaire (champ libre de saisie 500 caractères au moins)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single" w:sz="8" w:space="0" w:color="auto"/>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Coordonnées</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Adresse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Ville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Code postal</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Pays d’adresse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1A02B9" w:rsidP="00BB212F">
            <w:pPr>
              <w:rPr>
                <w:rFonts w:ascii="Arial" w:hAnsi="Arial" w:cs="Arial"/>
                <w:color w:val="000000"/>
                <w:sz w:val="20"/>
                <w:szCs w:val="20"/>
              </w:rPr>
            </w:pPr>
            <w:r w:rsidRPr="00BB212F">
              <w:rPr>
                <w:rFonts w:ascii="Arial" w:hAnsi="Arial" w:cs="Arial"/>
                <w:color w:val="000000"/>
                <w:sz w:val="20"/>
                <w:szCs w:val="20"/>
              </w:rPr>
              <w:t>P</w:t>
            </w:r>
            <w:r w:rsidR="00BB212F" w:rsidRPr="00BB212F">
              <w:rPr>
                <w:rFonts w:ascii="Arial" w:hAnsi="Arial" w:cs="Arial"/>
                <w:color w:val="000000"/>
                <w:sz w:val="20"/>
                <w:szCs w:val="20"/>
              </w:rPr>
              <w:t>ays</w:t>
            </w:r>
          </w:p>
        </w:tc>
      </w:tr>
      <w:tr w:rsidR="00BB212F" w:rsidRPr="00BB212F" w:rsidTr="00BB212F">
        <w:trPr>
          <w:trHeight w:val="270"/>
        </w:trPr>
        <w:tc>
          <w:tcPr>
            <w:tcW w:w="2545" w:type="dxa"/>
            <w:gridSpan w:val="2"/>
            <w:tcBorders>
              <w:top w:val="nil"/>
              <w:left w:val="single" w:sz="8" w:space="0" w:color="auto"/>
              <w:bottom w:val="single" w:sz="8" w:space="0" w:color="auto"/>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Téléphone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525"/>
        </w:trPr>
        <w:tc>
          <w:tcPr>
            <w:tcW w:w="2545" w:type="dxa"/>
            <w:gridSpan w:val="2"/>
            <w:tcBorders>
              <w:top w:val="single" w:sz="8" w:space="0" w:color="auto"/>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Badge</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Type de badge (GABI - HORUS - Autre)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type de badge</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Numéro de badge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fin de validité du badge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lastRenderedPageBreak/>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Couleur du badge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r w:rsidR="008E46B8">
              <w:rPr>
                <w:rFonts w:ascii="Arial" w:hAnsi="Arial" w:cs="Arial"/>
                <w:color w:val="000000"/>
                <w:sz w:val="20"/>
                <w:szCs w:val="20"/>
              </w:rPr>
              <w:t>Couleur de badge</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restitution du badge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nil"/>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tcBorders>
              <w:top w:val="nil"/>
              <w:left w:val="nil"/>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Badge détruit</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092508">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nil"/>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tcBorders>
              <w:top w:val="nil"/>
              <w:left w:val="nil"/>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Badge liste noire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092508">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single" w:sz="8" w:space="0" w:color="auto"/>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Badge conservé</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092508">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525"/>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Entreprise</w:t>
            </w:r>
          </w:p>
        </w:tc>
        <w:tc>
          <w:tcPr>
            <w:tcW w:w="1192" w:type="dxa"/>
            <w:vMerge w:val="restart"/>
            <w:tcBorders>
              <w:top w:val="nil"/>
              <w:left w:val="single" w:sz="8" w:space="0" w:color="auto"/>
              <w:bottom w:val="single" w:sz="8" w:space="0" w:color="000000"/>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Société</w:t>
            </w:r>
          </w:p>
        </w:tc>
        <w:tc>
          <w:tcPr>
            <w:tcW w:w="4103" w:type="dxa"/>
            <w:tcBorders>
              <w:top w:val="nil"/>
              <w:left w:val="nil"/>
              <w:bottom w:val="single" w:sz="8" w:space="0" w:color="auto"/>
              <w:right w:val="single" w:sz="8" w:space="0" w:color="auto"/>
            </w:tcBorders>
            <w:shd w:val="clear" w:color="000000" w:fill="99CCFF"/>
            <w:vAlign w:val="bottom"/>
            <w:hideMark/>
          </w:tcPr>
          <w:p w:rsidR="00BB212F" w:rsidRPr="00BB212F" w:rsidRDefault="00BB212F" w:rsidP="00BB212F">
            <w:pPr>
              <w:rPr>
                <w:rFonts w:ascii="Arial" w:hAnsi="Arial" w:cs="Arial"/>
                <w:b/>
                <w:bCs/>
                <w:color w:val="0000FF"/>
                <w:sz w:val="20"/>
                <w:szCs w:val="20"/>
              </w:rPr>
            </w:pPr>
            <w:r w:rsidRPr="00BB212F">
              <w:rPr>
                <w:rFonts w:ascii="Arial" w:hAnsi="Arial" w:cs="Arial"/>
                <w:b/>
                <w:bCs/>
                <w:color w:val="0000FF"/>
                <w:sz w:val="20"/>
                <w:szCs w:val="20"/>
              </w:rPr>
              <w:t>Raison sociale</w:t>
            </w:r>
            <w:r w:rsidRPr="00BB212F">
              <w:rPr>
                <w:rFonts w:ascii="Arial" w:hAnsi="Arial" w:cs="Arial"/>
                <w:b/>
                <w:bCs/>
                <w:color w:val="0000FF"/>
                <w:sz w:val="16"/>
                <w:szCs w:val="16"/>
              </w:rPr>
              <w:t xml:space="preserve"> </w:t>
            </w:r>
            <w:r w:rsidRPr="00BB212F">
              <w:rPr>
                <w:rFonts w:ascii="Arial" w:hAnsi="Arial" w:cs="Arial"/>
                <w:b/>
                <w:bCs/>
                <w:color w:val="0000FF"/>
                <w:sz w:val="14"/>
                <w:szCs w:val="14"/>
              </w:rPr>
              <w:t>(entreprise du salarié)</w:t>
            </w:r>
            <w:r w:rsidRPr="00BB212F">
              <w:rPr>
                <w:rFonts w:ascii="Arial" w:hAnsi="Arial" w:cs="Arial"/>
                <w:b/>
                <w:bCs/>
                <w:color w:val="0000FF"/>
                <w:sz w:val="20"/>
                <w:szCs w:val="20"/>
              </w:rPr>
              <w:t xml:space="preserve"> Obli. si statut Ent ou Unité hégergée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Nom usuel</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525"/>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xml:space="preserve">Numéro Siren/Siret de l’entreprise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Adresse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Code postal</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Ville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X</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Pays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2 fois</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Nom et prénom du responsable</w:t>
            </w:r>
            <w:r w:rsidRPr="00BB212F">
              <w:rPr>
                <w:rFonts w:ascii="Arial" w:hAnsi="Arial" w:cs="Arial"/>
                <w:color w:val="FF0000"/>
                <w:sz w:val="20"/>
                <w:szCs w:val="20"/>
              </w:rPr>
              <w:t xml:space="preserve"> </w:t>
            </w:r>
            <w:r w:rsidRPr="00BB212F">
              <w:rPr>
                <w:rFonts w:ascii="Arial" w:hAnsi="Arial" w:cs="Arial"/>
                <w:color w:val="000000"/>
                <w:sz w:val="20"/>
                <w:szCs w:val="20"/>
              </w:rPr>
              <w:t>de l’entreprise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Téléphone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Télécopieur</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Adresse email</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val="restart"/>
            <w:tcBorders>
              <w:top w:val="nil"/>
              <w:left w:val="single" w:sz="8" w:space="0" w:color="auto"/>
              <w:bottom w:val="single" w:sz="8" w:space="0" w:color="000000"/>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Contrat travail du salarié</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xml:space="preserve">Profession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Type de contrat de travail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type de contrat de travail</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début de contrat de travail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fin de contrat de travail</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début collaboration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fin collaboration</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single" w:sz="8" w:space="0" w:color="auto"/>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Demande d’accès</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début d’accès au centre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4103" w:type="dxa"/>
            <w:tcBorders>
              <w:top w:val="nil"/>
              <w:left w:val="nil"/>
              <w:bottom w:val="single" w:sz="8" w:space="0" w:color="auto"/>
              <w:right w:val="single" w:sz="8" w:space="0" w:color="auto"/>
            </w:tcBorders>
            <w:shd w:val="clear" w:color="000000" w:fill="99CCFF"/>
            <w:vAlign w:val="bottom"/>
            <w:hideMark/>
          </w:tcPr>
          <w:p w:rsidR="00BB212F" w:rsidRPr="00BB212F" w:rsidRDefault="00BB212F" w:rsidP="00BB212F">
            <w:pPr>
              <w:rPr>
                <w:rFonts w:ascii="Arial" w:hAnsi="Arial" w:cs="Arial"/>
                <w:b/>
                <w:bCs/>
                <w:color w:val="0000FF"/>
                <w:sz w:val="20"/>
                <w:szCs w:val="20"/>
              </w:rPr>
            </w:pPr>
            <w:r w:rsidRPr="00BB212F">
              <w:rPr>
                <w:rFonts w:ascii="Arial" w:hAnsi="Arial" w:cs="Arial"/>
                <w:b/>
                <w:bCs/>
                <w:color w:val="0000FF"/>
                <w:sz w:val="20"/>
                <w:szCs w:val="20"/>
              </w:rPr>
              <w:t>Date de fin d’accès au centre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525"/>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000000" w:fill="99CCFF"/>
            <w:vAlign w:val="bottom"/>
            <w:hideMark/>
          </w:tcPr>
          <w:p w:rsidR="00BB212F" w:rsidRPr="00BB212F" w:rsidRDefault="00BB212F" w:rsidP="00BB212F">
            <w:pPr>
              <w:rPr>
                <w:rFonts w:ascii="Arial" w:hAnsi="Arial" w:cs="Arial"/>
                <w:b/>
                <w:bCs/>
                <w:color w:val="0000FF"/>
                <w:sz w:val="20"/>
                <w:szCs w:val="20"/>
              </w:rPr>
            </w:pPr>
            <w:r w:rsidRPr="00BB212F">
              <w:rPr>
                <w:rFonts w:ascii="Arial" w:hAnsi="Arial" w:cs="Arial"/>
                <w:b/>
                <w:bCs/>
                <w:color w:val="0000FF"/>
                <w:sz w:val="20"/>
                <w:szCs w:val="20"/>
              </w:rPr>
              <w:t xml:space="preserve">Personne habilitée à signer une demande d’accès au centre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personne habilitée à signer</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000000" w:fill="99CCFF"/>
            <w:vAlign w:val="bottom"/>
            <w:hideMark/>
          </w:tcPr>
          <w:p w:rsidR="00BB212F" w:rsidRPr="00BB212F" w:rsidRDefault="00BB212F" w:rsidP="00BB212F">
            <w:pPr>
              <w:rPr>
                <w:rFonts w:ascii="Arial" w:hAnsi="Arial" w:cs="Arial"/>
                <w:b/>
                <w:bCs/>
                <w:color w:val="0000FF"/>
                <w:sz w:val="20"/>
                <w:szCs w:val="20"/>
              </w:rPr>
            </w:pPr>
            <w:r w:rsidRPr="00BB212F">
              <w:rPr>
                <w:rFonts w:ascii="Arial" w:hAnsi="Arial" w:cs="Arial"/>
                <w:b/>
                <w:bCs/>
                <w:color w:val="0000FF"/>
                <w:sz w:val="20"/>
                <w:szCs w:val="20"/>
              </w:rPr>
              <w:t>Unité à l’origine de la demande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p>
        </w:tc>
      </w:tr>
      <w:tr w:rsidR="00BB212F" w:rsidRPr="00BB212F" w:rsidTr="00BB212F">
        <w:trPr>
          <w:trHeight w:val="270"/>
        </w:trPr>
        <w:tc>
          <w:tcPr>
            <w:tcW w:w="2545" w:type="dxa"/>
            <w:gridSpan w:val="2"/>
            <w:tcBorders>
              <w:top w:val="nil"/>
              <w:left w:val="single" w:sz="8" w:space="0" w:color="auto"/>
              <w:bottom w:val="single" w:sz="8" w:space="0" w:color="auto"/>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Numéro DOT / AT</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525"/>
        </w:trPr>
        <w:tc>
          <w:tcPr>
            <w:tcW w:w="2545" w:type="dxa"/>
            <w:gridSpan w:val="2"/>
            <w:tcBorders>
              <w:top w:val="single" w:sz="8" w:space="0" w:color="auto"/>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Marchés</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Numéro du contrat commercial     Obligatoire si statut Entreprise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Objet du contrat commercial</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Entité contractante du Centre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1A02B9" w:rsidP="00BB212F">
            <w:pPr>
              <w:rPr>
                <w:rFonts w:ascii="Arial" w:hAnsi="Arial" w:cs="Arial"/>
                <w:color w:val="000000"/>
                <w:sz w:val="20"/>
                <w:szCs w:val="20"/>
              </w:rPr>
            </w:pPr>
            <w:r w:rsidRPr="00BB212F">
              <w:rPr>
                <w:rFonts w:ascii="Arial" w:hAnsi="Arial" w:cs="Arial"/>
                <w:color w:val="000000"/>
                <w:sz w:val="20"/>
                <w:szCs w:val="20"/>
              </w:rPr>
              <w:t>E</w:t>
            </w:r>
            <w:r w:rsidR="00BB212F" w:rsidRPr="00BB212F">
              <w:rPr>
                <w:rFonts w:ascii="Arial" w:hAnsi="Arial" w:cs="Arial"/>
                <w:color w:val="000000"/>
                <w:sz w:val="20"/>
                <w:szCs w:val="20"/>
              </w:rPr>
              <w:t>ntité</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Nom et prénom de l'acheteur</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début du contrat commercial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fin du contrat commercial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fin d’exécution du contrat commercial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val="restart"/>
            <w:tcBorders>
              <w:top w:val="nil"/>
              <w:left w:val="single" w:sz="8" w:space="0" w:color="auto"/>
              <w:bottom w:val="single" w:sz="8" w:space="0" w:color="000000"/>
              <w:right w:val="single" w:sz="8" w:space="0" w:color="000000"/>
            </w:tcBorders>
            <w:shd w:val="clear" w:color="auto" w:fill="auto"/>
            <w:vAlign w:val="center"/>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Entreprise titulaire du marché</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Raison sociale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tcBorders>
              <w:top w:val="nil"/>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xml:space="preserve">Nom usuel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tcBorders>
              <w:top w:val="nil"/>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xml:space="preserve">Numéro Siren / Siret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tcBorders>
              <w:top w:val="nil"/>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xml:space="preserve">Adresse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tcBorders>
              <w:top w:val="nil"/>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Code postal</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p>
        </w:tc>
      </w:tr>
      <w:tr w:rsidR="00BB212F" w:rsidRPr="00BB212F" w:rsidTr="00BB212F">
        <w:trPr>
          <w:trHeight w:val="270"/>
        </w:trPr>
        <w:tc>
          <w:tcPr>
            <w:tcW w:w="2545" w:type="dxa"/>
            <w:gridSpan w:val="2"/>
            <w:vMerge/>
            <w:tcBorders>
              <w:top w:val="nil"/>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Ville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p>
        </w:tc>
      </w:tr>
      <w:tr w:rsidR="00BB212F" w:rsidRPr="00BB212F" w:rsidTr="00BB212F">
        <w:trPr>
          <w:trHeight w:val="270"/>
        </w:trPr>
        <w:tc>
          <w:tcPr>
            <w:tcW w:w="2545" w:type="dxa"/>
            <w:gridSpan w:val="2"/>
            <w:vMerge/>
            <w:tcBorders>
              <w:top w:val="nil"/>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Pays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tcBorders>
              <w:top w:val="nil"/>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Nom et prénom du responsable de l’entreprise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tcBorders>
              <w:top w:val="nil"/>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Téléphone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tcBorders>
              <w:top w:val="nil"/>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Télécopieur</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vMerge/>
            <w:tcBorders>
              <w:top w:val="nil"/>
              <w:left w:val="single" w:sz="8" w:space="0" w:color="auto"/>
              <w:bottom w:val="single" w:sz="8" w:space="0" w:color="000000"/>
              <w:right w:val="single" w:sz="8" w:space="0" w:color="000000"/>
            </w:tcBorders>
            <w:vAlign w:val="center"/>
            <w:hideMark/>
          </w:tcPr>
          <w:p w:rsidR="00BB212F" w:rsidRPr="00BB212F" w:rsidRDefault="00BB212F"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Adresse mail</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single" w:sz="8" w:space="0" w:color="auto"/>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Aptitude médicale</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Catégorie médicale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catégorie médicale</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Nom du Médecin habilité</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SST ou organisme de médecine du travail</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début de validité de l’aptitude médicale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fin de validité de l’aptitude médicale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single" w:sz="8" w:space="0" w:color="auto"/>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Champ de commentaires de 50 caractères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78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Avis de sécurité FSD</w:t>
            </w:r>
          </w:p>
        </w:tc>
        <w:tc>
          <w:tcPr>
            <w:tcW w:w="1192" w:type="dxa"/>
            <w:tcBorders>
              <w:top w:val="nil"/>
              <w:left w:val="nil"/>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Demande</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Types de demande (LPE, AS, CT-CE)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type d'avis FSD</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1192" w:type="dxa"/>
            <w:tcBorders>
              <w:top w:val="nil"/>
              <w:left w:val="nil"/>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d'enquete</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xml:space="preserve">1ère demande ou renouvellement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tcBorders>
              <w:top w:val="nil"/>
              <w:left w:val="nil"/>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Contrat de travail CEA (CDI ou CS ou CDD)</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contrat de travail CEA</w:t>
            </w:r>
          </w:p>
        </w:tc>
      </w:tr>
      <w:tr w:rsidR="008E46B8"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8E46B8" w:rsidRPr="00BB212F" w:rsidRDefault="008E46B8" w:rsidP="00BB212F">
            <w:pPr>
              <w:rPr>
                <w:rFonts w:ascii="Arial" w:hAnsi="Arial" w:cs="Arial"/>
                <w:color w:val="000000"/>
                <w:sz w:val="20"/>
                <w:szCs w:val="20"/>
              </w:rPr>
            </w:pPr>
          </w:p>
        </w:tc>
        <w:tc>
          <w:tcPr>
            <w:tcW w:w="1192" w:type="dxa"/>
            <w:tcBorders>
              <w:top w:val="nil"/>
              <w:left w:val="nil"/>
              <w:bottom w:val="nil"/>
              <w:right w:val="single" w:sz="8" w:space="0" w:color="auto"/>
            </w:tcBorders>
            <w:shd w:val="clear" w:color="auto" w:fill="auto"/>
            <w:vAlign w:val="bottom"/>
            <w:hideMark/>
          </w:tcPr>
          <w:p w:rsidR="008E46B8" w:rsidRPr="00BB212F" w:rsidRDefault="008E46B8" w:rsidP="00BB212F">
            <w:pPr>
              <w:rPr>
                <w:rFonts w:ascii="Arial" w:hAnsi="Arial" w:cs="Arial"/>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8E46B8" w:rsidRPr="00BB212F" w:rsidRDefault="008E46B8" w:rsidP="00BB212F">
            <w:pPr>
              <w:rPr>
                <w:rFonts w:ascii="Arial" w:hAnsi="Arial" w:cs="Arial"/>
                <w:color w:val="000000"/>
                <w:sz w:val="20"/>
                <w:szCs w:val="20"/>
              </w:rPr>
            </w:pPr>
            <w:r w:rsidRPr="00BB212F">
              <w:rPr>
                <w:rFonts w:ascii="Arial" w:hAnsi="Arial" w:cs="Arial"/>
                <w:color w:val="000000"/>
                <w:sz w:val="20"/>
                <w:szCs w:val="20"/>
              </w:rPr>
              <w:t>Date d’envoi du dossier à DCS</w:t>
            </w:r>
          </w:p>
        </w:tc>
        <w:tc>
          <w:tcPr>
            <w:tcW w:w="2432" w:type="dxa"/>
            <w:tcBorders>
              <w:top w:val="nil"/>
              <w:left w:val="nil"/>
              <w:bottom w:val="single" w:sz="8" w:space="0" w:color="auto"/>
              <w:right w:val="single" w:sz="8" w:space="0" w:color="auto"/>
            </w:tcBorders>
            <w:shd w:val="clear" w:color="auto" w:fill="auto"/>
            <w:noWrap/>
            <w:vAlign w:val="bottom"/>
            <w:hideMark/>
          </w:tcPr>
          <w:p w:rsidR="008E46B8" w:rsidRPr="00BB212F" w:rsidRDefault="008E46B8" w:rsidP="00BB212F">
            <w:pPr>
              <w:rPr>
                <w:rFonts w:ascii="Arial" w:hAnsi="Arial" w:cs="Arial"/>
                <w:color w:val="000000"/>
                <w:sz w:val="20"/>
                <w:szCs w:val="20"/>
              </w:rPr>
            </w:pP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tcBorders>
              <w:top w:val="nil"/>
              <w:left w:val="nil"/>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début</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tcBorders>
              <w:top w:val="nil"/>
              <w:left w:val="nil"/>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fin</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Centre du CACS demandeur</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1A02B9" w:rsidP="00BB212F">
            <w:pPr>
              <w:rPr>
                <w:rFonts w:ascii="Arial" w:hAnsi="Arial" w:cs="Arial"/>
                <w:color w:val="000000"/>
                <w:sz w:val="20"/>
                <w:szCs w:val="20"/>
              </w:rPr>
            </w:pPr>
            <w:r w:rsidRPr="00BB212F">
              <w:rPr>
                <w:rFonts w:ascii="Arial" w:hAnsi="Arial" w:cs="Arial"/>
                <w:color w:val="000000"/>
                <w:sz w:val="20"/>
                <w:szCs w:val="20"/>
              </w:rPr>
              <w:t>C</w:t>
            </w:r>
            <w:r w:rsidR="00BB212F" w:rsidRPr="00BB212F">
              <w:rPr>
                <w:rFonts w:ascii="Arial" w:hAnsi="Arial" w:cs="Arial"/>
                <w:color w:val="000000"/>
                <w:sz w:val="20"/>
                <w:szCs w:val="20"/>
              </w:rPr>
              <w:t>entre</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val="restart"/>
            <w:tcBorders>
              <w:top w:val="nil"/>
              <w:left w:val="single" w:sz="8" w:space="0" w:color="auto"/>
              <w:bottom w:val="single" w:sz="8" w:space="0" w:color="000000"/>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Avis de sécurité FSD</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Centre demandeur</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1A02B9" w:rsidP="00BB212F">
            <w:pPr>
              <w:rPr>
                <w:rFonts w:ascii="Arial" w:hAnsi="Arial" w:cs="Arial"/>
                <w:color w:val="000000"/>
                <w:sz w:val="20"/>
                <w:szCs w:val="20"/>
              </w:rPr>
            </w:pPr>
            <w:r w:rsidRPr="00BB212F">
              <w:rPr>
                <w:rFonts w:ascii="Arial" w:hAnsi="Arial" w:cs="Arial"/>
                <w:color w:val="000000"/>
                <w:sz w:val="20"/>
                <w:szCs w:val="20"/>
              </w:rPr>
              <w:t>C</w:t>
            </w:r>
            <w:r w:rsidR="00BB212F" w:rsidRPr="00BB212F">
              <w:rPr>
                <w:rFonts w:ascii="Arial" w:hAnsi="Arial" w:cs="Arial"/>
                <w:color w:val="000000"/>
                <w:sz w:val="20"/>
                <w:szCs w:val="20"/>
              </w:rPr>
              <w:t>entre</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Type d’avis FSD</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type d'avis FSD</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Numéro de dossier DCS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Nature de la demande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sous-statuts</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décision de l’avis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début de l’avis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péremption de l’avis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Avis FSD (Favorable ou accès interdit)</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78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Rattachement et lieu de travail</w:t>
            </w:r>
          </w:p>
        </w:tc>
        <w:tc>
          <w:tcPr>
            <w:tcW w:w="1192" w:type="dxa"/>
            <w:vMerge w:val="restart"/>
            <w:tcBorders>
              <w:top w:val="nil"/>
              <w:left w:val="single" w:sz="8" w:space="0" w:color="auto"/>
              <w:bottom w:val="single" w:sz="8" w:space="0" w:color="000000"/>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La personne intervient au profit de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xml:space="preserve">Entité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1A02B9" w:rsidP="00BB212F">
            <w:pPr>
              <w:rPr>
                <w:rFonts w:ascii="Arial" w:hAnsi="Arial" w:cs="Arial"/>
                <w:color w:val="000000"/>
                <w:sz w:val="20"/>
                <w:szCs w:val="20"/>
              </w:rPr>
            </w:pPr>
            <w:r w:rsidRPr="00BB212F">
              <w:rPr>
                <w:rFonts w:ascii="Arial" w:hAnsi="Arial" w:cs="Arial"/>
                <w:color w:val="000000"/>
                <w:sz w:val="20"/>
                <w:szCs w:val="20"/>
              </w:rPr>
              <w:t>E</w:t>
            </w:r>
            <w:r w:rsidR="00BB212F" w:rsidRPr="00BB212F">
              <w:rPr>
                <w:rFonts w:ascii="Arial" w:hAnsi="Arial" w:cs="Arial"/>
                <w:color w:val="000000"/>
                <w:sz w:val="20"/>
                <w:szCs w:val="20"/>
              </w:rPr>
              <w:t>ntité</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Unité</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Nom et prénom du responsable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Fonction du responsable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val="restart"/>
            <w:tcBorders>
              <w:top w:val="nil"/>
              <w:left w:val="single" w:sz="8" w:space="0" w:color="auto"/>
              <w:bottom w:val="single" w:sz="8" w:space="0" w:color="000000"/>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Lieu de travail de la personne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xml:space="preserve">Entité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1A02B9" w:rsidP="00BB212F">
            <w:pPr>
              <w:rPr>
                <w:rFonts w:ascii="Arial" w:hAnsi="Arial" w:cs="Arial"/>
                <w:color w:val="000000"/>
                <w:sz w:val="20"/>
                <w:szCs w:val="20"/>
              </w:rPr>
            </w:pPr>
            <w:r w:rsidRPr="00BB212F">
              <w:rPr>
                <w:rFonts w:ascii="Arial" w:hAnsi="Arial" w:cs="Arial"/>
                <w:color w:val="000000"/>
                <w:sz w:val="20"/>
                <w:szCs w:val="20"/>
              </w:rPr>
              <w:t>E</w:t>
            </w:r>
            <w:r w:rsidR="00BB212F" w:rsidRPr="00BB212F">
              <w:rPr>
                <w:rFonts w:ascii="Arial" w:hAnsi="Arial" w:cs="Arial"/>
                <w:color w:val="000000"/>
                <w:sz w:val="20"/>
                <w:szCs w:val="20"/>
              </w:rPr>
              <w:t>ntité</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Centre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1A02B9" w:rsidP="00BB212F">
            <w:pPr>
              <w:rPr>
                <w:rFonts w:ascii="Arial" w:hAnsi="Arial" w:cs="Arial"/>
                <w:color w:val="000000"/>
                <w:sz w:val="20"/>
                <w:szCs w:val="20"/>
              </w:rPr>
            </w:pPr>
            <w:r w:rsidRPr="00BB212F">
              <w:rPr>
                <w:rFonts w:ascii="Arial" w:hAnsi="Arial" w:cs="Arial"/>
                <w:color w:val="000000"/>
                <w:sz w:val="20"/>
                <w:szCs w:val="20"/>
              </w:rPr>
              <w:t>C</w:t>
            </w:r>
            <w:r w:rsidR="00BB212F" w:rsidRPr="00BB212F">
              <w:rPr>
                <w:rFonts w:ascii="Arial" w:hAnsi="Arial" w:cs="Arial"/>
                <w:color w:val="000000"/>
                <w:sz w:val="20"/>
                <w:szCs w:val="20"/>
              </w:rPr>
              <w:t>entre</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Unité</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Lieu</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Bâtiment</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Nom et prénom du responsable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Fonction du responsable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525"/>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QHP - formations</w:t>
            </w:r>
          </w:p>
        </w:tc>
        <w:tc>
          <w:tcPr>
            <w:tcW w:w="1192" w:type="dxa"/>
            <w:vMerge w:val="restart"/>
            <w:tcBorders>
              <w:top w:val="nil"/>
              <w:left w:val="single" w:sz="8" w:space="0" w:color="auto"/>
              <w:bottom w:val="single" w:sz="8" w:space="0" w:color="000000"/>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QHP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xml:space="preserve">Type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formation nationale</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participation</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péremption</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Champ de commentaires de 50 caractères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lastRenderedPageBreak/>
              <w:t> </w:t>
            </w:r>
          </w:p>
        </w:tc>
        <w:tc>
          <w:tcPr>
            <w:tcW w:w="1192" w:type="dxa"/>
            <w:vMerge w:val="restart"/>
            <w:tcBorders>
              <w:top w:val="nil"/>
              <w:left w:val="single" w:sz="8" w:space="0" w:color="auto"/>
              <w:bottom w:val="single" w:sz="8" w:space="0" w:color="000000"/>
              <w:right w:val="single" w:sz="8" w:space="0" w:color="auto"/>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Formations locales spécifiques</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Formation suivie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formation centre</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participation</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nil"/>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péremption</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1353" w:type="dxa"/>
            <w:tcBorders>
              <w:top w:val="nil"/>
              <w:left w:val="single" w:sz="8" w:space="0" w:color="auto"/>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1192" w:type="dxa"/>
            <w:vMerge/>
            <w:tcBorders>
              <w:top w:val="nil"/>
              <w:left w:val="single" w:sz="8" w:space="0" w:color="auto"/>
              <w:bottom w:val="single" w:sz="8" w:space="0" w:color="000000"/>
              <w:right w:val="single" w:sz="8" w:space="0" w:color="auto"/>
            </w:tcBorders>
            <w:vAlign w:val="center"/>
            <w:hideMark/>
          </w:tcPr>
          <w:p w:rsidR="00BB212F" w:rsidRPr="00BB212F" w:rsidRDefault="00BB212F" w:rsidP="00BB212F">
            <w:pPr>
              <w:rPr>
                <w:rFonts w:ascii="Arial" w:hAnsi="Arial" w:cs="Arial"/>
                <w:b/>
                <w:bCs/>
                <w:color w:val="000000"/>
                <w:sz w:val="20"/>
                <w:szCs w:val="20"/>
              </w:rPr>
            </w:pP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Champ de commentaires de 50 caractères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single" w:sz="8" w:space="0" w:color="auto"/>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HNO</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type HNO</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type hno</w:t>
            </w:r>
          </w:p>
        </w:tc>
      </w:tr>
      <w:tr w:rsidR="00BB212F" w:rsidRPr="00BB212F" w:rsidTr="00BB212F">
        <w:trPr>
          <w:trHeight w:val="525"/>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commentaire (champ libre de saisie 255 caractères au moins)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CARECE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début</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Date de fin</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Nom et prénom du demandeur</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xml:space="preserve">Nom et prénom du Chef d'installation </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Nom de l'installation</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single" w:sz="8" w:space="0" w:color="auto"/>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N° de bâtiment</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single" w:sz="8" w:space="0" w:color="auto"/>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b/>
                <w:bCs/>
                <w:color w:val="000000"/>
                <w:sz w:val="20"/>
                <w:szCs w:val="20"/>
              </w:rPr>
            </w:pPr>
            <w:r w:rsidRPr="00BB212F">
              <w:rPr>
                <w:rFonts w:ascii="Arial" w:hAnsi="Arial" w:cs="Arial"/>
                <w:b/>
                <w:bCs/>
                <w:color w:val="000000"/>
                <w:sz w:val="20"/>
                <w:szCs w:val="20"/>
              </w:rPr>
              <w:t>Accès véhicules</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type de véhicule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jc w:val="center"/>
              <w:rPr>
                <w:rFonts w:ascii="Arial" w:hAnsi="Arial" w:cs="Arial"/>
                <w:color w:val="000000"/>
                <w:sz w:val="20"/>
                <w:szCs w:val="20"/>
              </w:rPr>
            </w:pPr>
            <w:r w:rsidRPr="00BB212F">
              <w:rPr>
                <w:rFonts w:ascii="Arial" w:hAnsi="Arial" w:cs="Arial"/>
                <w:color w:val="000000"/>
                <w:sz w:val="20"/>
                <w:szCs w:val="20"/>
              </w:rPr>
              <w:t>(onglet)</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immatriculation</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marque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modele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assurance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270"/>
        </w:trPr>
        <w:tc>
          <w:tcPr>
            <w:tcW w:w="2545" w:type="dxa"/>
            <w:gridSpan w:val="2"/>
            <w:tcBorders>
              <w:top w:val="nil"/>
              <w:left w:val="single" w:sz="8" w:space="0" w:color="auto"/>
              <w:bottom w:val="nil"/>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service</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r w:rsidR="00BB212F" w:rsidRPr="00BB212F" w:rsidTr="00BB212F">
        <w:trPr>
          <w:trHeight w:val="525"/>
        </w:trPr>
        <w:tc>
          <w:tcPr>
            <w:tcW w:w="2545" w:type="dxa"/>
            <w:gridSpan w:val="2"/>
            <w:tcBorders>
              <w:top w:val="nil"/>
              <w:left w:val="single" w:sz="8" w:space="0" w:color="auto"/>
              <w:bottom w:val="single" w:sz="8" w:space="0" w:color="auto"/>
              <w:right w:val="single" w:sz="8" w:space="0" w:color="000000"/>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c>
          <w:tcPr>
            <w:tcW w:w="4103" w:type="dxa"/>
            <w:tcBorders>
              <w:top w:val="nil"/>
              <w:left w:val="nil"/>
              <w:bottom w:val="single" w:sz="8" w:space="0" w:color="auto"/>
              <w:right w:val="single" w:sz="8" w:space="0" w:color="auto"/>
            </w:tcBorders>
            <w:shd w:val="clear" w:color="auto" w:fill="auto"/>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commentaire (champ libre de saisie 255 caractères au moins)</w:t>
            </w:r>
          </w:p>
        </w:tc>
        <w:tc>
          <w:tcPr>
            <w:tcW w:w="2432" w:type="dxa"/>
            <w:tcBorders>
              <w:top w:val="nil"/>
              <w:left w:val="nil"/>
              <w:bottom w:val="single" w:sz="8" w:space="0" w:color="auto"/>
              <w:right w:val="single" w:sz="8" w:space="0" w:color="auto"/>
            </w:tcBorders>
            <w:shd w:val="clear" w:color="auto" w:fill="auto"/>
            <w:noWrap/>
            <w:vAlign w:val="bottom"/>
            <w:hideMark/>
          </w:tcPr>
          <w:p w:rsidR="00BB212F" w:rsidRPr="00BB212F" w:rsidRDefault="00BB212F" w:rsidP="00BB212F">
            <w:pPr>
              <w:rPr>
                <w:rFonts w:ascii="Arial" w:hAnsi="Arial" w:cs="Arial"/>
                <w:color w:val="000000"/>
                <w:sz w:val="20"/>
                <w:szCs w:val="20"/>
              </w:rPr>
            </w:pPr>
            <w:r w:rsidRPr="00BB212F">
              <w:rPr>
                <w:rFonts w:ascii="Arial" w:hAnsi="Arial" w:cs="Arial"/>
                <w:color w:val="000000"/>
                <w:sz w:val="20"/>
                <w:szCs w:val="20"/>
              </w:rPr>
              <w:t> </w:t>
            </w:r>
          </w:p>
        </w:tc>
      </w:tr>
    </w:tbl>
    <w:p w:rsidR="00BB212F" w:rsidRDefault="00BB212F" w:rsidP="00BB212F">
      <w:pPr>
        <w:pStyle w:val="NormalArial"/>
      </w:pPr>
    </w:p>
    <w:p w:rsidR="00BB212F" w:rsidRDefault="00BB212F" w:rsidP="00BB212F">
      <w:pPr>
        <w:pStyle w:val="NormalArial"/>
      </w:pPr>
    </w:p>
    <w:p w:rsidR="00BB212F" w:rsidRPr="00BB212F" w:rsidRDefault="00BB212F" w:rsidP="00BB212F">
      <w:pPr>
        <w:pStyle w:val="NormalArial"/>
      </w:pPr>
    </w:p>
    <w:p w:rsidR="00836784" w:rsidRDefault="00836784" w:rsidP="00BB212F">
      <w:pPr>
        <w:pStyle w:val="NormalArial"/>
      </w:pPr>
      <w:r>
        <w:rPr>
          <w:bCs/>
        </w:rPr>
        <w:t xml:space="preserve">Principe de </w:t>
      </w:r>
      <w:smartTag w:uri="urn:schemas-microsoft-com:office:smarttags" w:element="PersonName">
        <w:smartTagPr>
          <w:attr w:name="ProductID" w:val="LA REPRISE"/>
        </w:smartTagPr>
        <w:r>
          <w:rPr>
            <w:bCs/>
          </w:rPr>
          <w:t>la reprise</w:t>
        </w:r>
      </w:smartTag>
    </w:p>
    <w:p w:rsidR="00836784" w:rsidRDefault="00836784" w:rsidP="00EF4C9F">
      <w:pPr>
        <w:pStyle w:val="NormalArial"/>
        <w:rPr>
          <w:bCs/>
        </w:rPr>
      </w:pPr>
    </w:p>
    <w:p w:rsidR="007821BE" w:rsidRDefault="007821BE" w:rsidP="00EF4C9F">
      <w:pPr>
        <w:pStyle w:val="NormalArial"/>
        <w:rPr>
          <w:bCs/>
        </w:rPr>
      </w:pPr>
      <w:r>
        <w:rPr>
          <w:bCs/>
        </w:rPr>
        <w:t>Personne :</w:t>
      </w:r>
    </w:p>
    <w:p w:rsidR="007821BE" w:rsidRDefault="007821BE" w:rsidP="00EF4C9F">
      <w:pPr>
        <w:pStyle w:val="NormalArial"/>
        <w:rPr>
          <w:bCs/>
        </w:rPr>
      </w:pPr>
    </w:p>
    <w:p w:rsidR="007167A2" w:rsidRDefault="007167A2" w:rsidP="00EF4C9F">
      <w:pPr>
        <w:pStyle w:val="NormalArial"/>
        <w:rPr>
          <w:bCs/>
        </w:rPr>
      </w:pPr>
      <w:r>
        <w:rPr>
          <w:bCs/>
        </w:rPr>
        <w:t xml:space="preserve">Pour chaque ligne, le programme recherche si la personne existe dans Pégase en recherchant la clé NOM + PRENOM + LIEU DE NAISSANCE + DATE DE NAISSANCE dans la table des personnes. </w:t>
      </w:r>
    </w:p>
    <w:p w:rsidR="007167A2" w:rsidRDefault="007167A2" w:rsidP="00EF4C9F">
      <w:pPr>
        <w:pStyle w:val="NormalArial"/>
        <w:rPr>
          <w:bCs/>
        </w:rPr>
      </w:pPr>
      <w:r>
        <w:rPr>
          <w:bCs/>
        </w:rPr>
        <w:t>Si la personne existe, on lui associe les données centre fournies dans le fichier.</w:t>
      </w:r>
      <w:r w:rsidR="00E97286">
        <w:rPr>
          <w:bCs/>
        </w:rPr>
        <w:t xml:space="preserve"> Dans ce cas, si </w:t>
      </w:r>
      <w:r w:rsidR="00CC75A5">
        <w:rPr>
          <w:bCs/>
        </w:rPr>
        <w:t xml:space="preserve">au moins </w:t>
      </w:r>
      <w:r w:rsidR="00E97286">
        <w:rPr>
          <w:bCs/>
        </w:rPr>
        <w:t xml:space="preserve">un des champs nationalité, nom d'époux, sexe, CP naissance, </w:t>
      </w:r>
      <w:r w:rsidR="002E6D60">
        <w:rPr>
          <w:bCs/>
        </w:rPr>
        <w:t xml:space="preserve">lieu de naissance, </w:t>
      </w:r>
      <w:r w:rsidR="00E97286">
        <w:rPr>
          <w:bCs/>
        </w:rPr>
        <w:t xml:space="preserve">unité d'affectation ou adresse est différent </w:t>
      </w:r>
      <w:r w:rsidR="00CC75A5">
        <w:rPr>
          <w:bCs/>
        </w:rPr>
        <w:t xml:space="preserve">du </w:t>
      </w:r>
      <w:r w:rsidR="00E97286">
        <w:rPr>
          <w:bCs/>
        </w:rPr>
        <w:t>contenu de la base, un warning est généré dans le fichier trace.</w:t>
      </w:r>
    </w:p>
    <w:p w:rsidR="00E97286" w:rsidRDefault="00E97286" w:rsidP="00EF4C9F">
      <w:pPr>
        <w:pStyle w:val="NormalArial"/>
        <w:rPr>
          <w:bCs/>
        </w:rPr>
      </w:pPr>
    </w:p>
    <w:p w:rsidR="00E97286" w:rsidRDefault="007167A2" w:rsidP="00EF4C9F">
      <w:pPr>
        <w:pStyle w:val="NormalArial"/>
        <w:rPr>
          <w:bCs/>
        </w:rPr>
      </w:pPr>
      <w:r>
        <w:rPr>
          <w:bCs/>
        </w:rPr>
        <w:t>Si la personne n'existe pas, elle est créée dans la table des personnes et les données centre lui sont associées.</w:t>
      </w:r>
      <w:r w:rsidR="00E97286">
        <w:rPr>
          <w:bCs/>
        </w:rPr>
        <w:t xml:space="preserve"> </w:t>
      </w:r>
    </w:p>
    <w:p w:rsidR="00BA13AA" w:rsidRDefault="00BA13AA" w:rsidP="00EF4C9F">
      <w:pPr>
        <w:pStyle w:val="NormalArial"/>
        <w:rPr>
          <w:bCs/>
        </w:rPr>
      </w:pPr>
    </w:p>
    <w:p w:rsidR="00BA13AA" w:rsidRDefault="00BA13AA" w:rsidP="00EF4C9F">
      <w:pPr>
        <w:pStyle w:val="NormalArial"/>
        <w:rPr>
          <w:bCs/>
        </w:rPr>
      </w:pPr>
      <w:r>
        <w:rPr>
          <w:bCs/>
        </w:rPr>
        <w:t>Lors de la création, si le lieu de naissance n'existe pas dans la table des villes, un warning est ajouté dans le fichier trace.</w:t>
      </w:r>
    </w:p>
    <w:p w:rsidR="00500356" w:rsidRDefault="00500356" w:rsidP="00EF4C9F">
      <w:pPr>
        <w:pStyle w:val="NormalArial"/>
        <w:rPr>
          <w:bCs/>
        </w:rPr>
      </w:pPr>
    </w:p>
    <w:p w:rsidR="00500356" w:rsidRDefault="00500356" w:rsidP="00EF4C9F">
      <w:pPr>
        <w:pStyle w:val="NormalArial"/>
        <w:rPr>
          <w:bCs/>
        </w:rPr>
      </w:pPr>
      <w:r>
        <w:rPr>
          <w:bCs/>
        </w:rPr>
        <w:t>Lors de la création, si une personne de même nom et même date de naissance existe dans la table des personnes, un warning est ajouté dans le fichier trace.</w:t>
      </w:r>
    </w:p>
    <w:p w:rsidR="00500356" w:rsidRDefault="00500356" w:rsidP="00EF4C9F">
      <w:pPr>
        <w:pStyle w:val="NormalArial"/>
        <w:rPr>
          <w:bCs/>
        </w:rPr>
      </w:pPr>
    </w:p>
    <w:p w:rsidR="00500356" w:rsidRDefault="00500356" w:rsidP="00500356">
      <w:pPr>
        <w:pStyle w:val="NormalArial"/>
        <w:rPr>
          <w:bCs/>
        </w:rPr>
      </w:pPr>
      <w:r>
        <w:rPr>
          <w:bCs/>
        </w:rPr>
        <w:t>Lors de la création, si une personne de même prénom et même date de naissance existe dans la table des personnes, un warning est ajouté dans le fichier trace.</w:t>
      </w:r>
    </w:p>
    <w:p w:rsidR="00500356" w:rsidRDefault="00500356" w:rsidP="00EF4C9F">
      <w:pPr>
        <w:pStyle w:val="NormalArial"/>
        <w:rPr>
          <w:bCs/>
        </w:rPr>
      </w:pPr>
    </w:p>
    <w:p w:rsidR="00BA13AA" w:rsidRDefault="00BA13AA" w:rsidP="00EF4C9F">
      <w:pPr>
        <w:pStyle w:val="NormalArial"/>
        <w:rPr>
          <w:bCs/>
        </w:rPr>
      </w:pPr>
    </w:p>
    <w:p w:rsidR="00BA13AA" w:rsidRDefault="00BA13AA" w:rsidP="00EF4C9F">
      <w:pPr>
        <w:pStyle w:val="NormalArial"/>
        <w:rPr>
          <w:bCs/>
        </w:rPr>
      </w:pPr>
    </w:p>
    <w:p w:rsidR="007167A2" w:rsidRDefault="007167A2" w:rsidP="00EF4C9F">
      <w:pPr>
        <w:pStyle w:val="NormalArial"/>
        <w:rPr>
          <w:bCs/>
        </w:rPr>
      </w:pPr>
    </w:p>
    <w:p w:rsidR="007821BE" w:rsidRDefault="007821BE" w:rsidP="00EF4C9F">
      <w:pPr>
        <w:pStyle w:val="NormalArial"/>
        <w:rPr>
          <w:bCs/>
        </w:rPr>
      </w:pPr>
      <w:r>
        <w:rPr>
          <w:bCs/>
        </w:rPr>
        <w:t>Champs obligatoires :</w:t>
      </w:r>
    </w:p>
    <w:p w:rsidR="007821BE" w:rsidRDefault="007821BE" w:rsidP="00EF4C9F">
      <w:pPr>
        <w:pStyle w:val="NormalArial"/>
        <w:rPr>
          <w:bCs/>
        </w:rPr>
      </w:pPr>
    </w:p>
    <w:p w:rsidR="007167A2" w:rsidRDefault="007167A2" w:rsidP="00EF4C9F">
      <w:pPr>
        <w:pStyle w:val="NormalArial"/>
        <w:rPr>
          <w:bCs/>
        </w:rPr>
      </w:pPr>
      <w:r>
        <w:rPr>
          <w:bCs/>
        </w:rPr>
        <w:lastRenderedPageBreak/>
        <w:t>Si un champ obligatoire est manquant ou si une valeur devant exister dans une table de référence est inconnue, la ligne de reprise est rejetée.</w:t>
      </w:r>
    </w:p>
    <w:p w:rsidR="00D71A37" w:rsidRDefault="00D71A37" w:rsidP="00EF4C9F">
      <w:pPr>
        <w:pStyle w:val="NormalArial"/>
        <w:rPr>
          <w:bCs/>
        </w:rPr>
      </w:pPr>
      <w:r>
        <w:rPr>
          <w:bCs/>
        </w:rPr>
        <w:t>Si la personne à signer contient « A RENSEIGNER », pas de contrôle avec la table de référence.</w:t>
      </w:r>
    </w:p>
    <w:p w:rsidR="007167A2" w:rsidRDefault="007167A2" w:rsidP="00EF4C9F">
      <w:pPr>
        <w:pStyle w:val="NormalArial"/>
        <w:rPr>
          <w:bCs/>
        </w:rPr>
      </w:pPr>
    </w:p>
    <w:p w:rsidR="007821BE" w:rsidRDefault="007821BE" w:rsidP="00EF4C9F">
      <w:pPr>
        <w:pStyle w:val="NormalArial"/>
        <w:rPr>
          <w:bCs/>
        </w:rPr>
      </w:pPr>
      <w:r>
        <w:rPr>
          <w:bCs/>
        </w:rPr>
        <w:t>Modes de fonctionnement :</w:t>
      </w:r>
    </w:p>
    <w:p w:rsidR="007821BE" w:rsidRDefault="007821BE" w:rsidP="00EF4C9F">
      <w:pPr>
        <w:pStyle w:val="NormalArial"/>
        <w:rPr>
          <w:bCs/>
        </w:rPr>
      </w:pPr>
    </w:p>
    <w:p w:rsidR="00D849B6" w:rsidRDefault="007C75A8" w:rsidP="00EF4C9F">
      <w:pPr>
        <w:pStyle w:val="NormalArial"/>
        <w:rPr>
          <w:bCs/>
        </w:rPr>
      </w:pPr>
      <w:r>
        <w:rPr>
          <w:bCs/>
        </w:rPr>
        <w:t>Lors de l'intégration, l'acteur pourra choisir de "simuler" la reprise en générant le compte-rendu d'intégration sans modifier la base.</w:t>
      </w:r>
    </w:p>
    <w:p w:rsidR="00BB212F" w:rsidRDefault="00BB212F" w:rsidP="00EF4C9F">
      <w:pPr>
        <w:pStyle w:val="NormalArial"/>
        <w:rPr>
          <w:bCs/>
        </w:rPr>
      </w:pPr>
    </w:p>
    <w:p w:rsidR="007821BE" w:rsidRDefault="007821BE" w:rsidP="00EF4C9F">
      <w:pPr>
        <w:pStyle w:val="NormalArial"/>
        <w:rPr>
          <w:bCs/>
        </w:rPr>
      </w:pPr>
      <w:r>
        <w:rPr>
          <w:bCs/>
        </w:rPr>
        <w:t>Entreprises :</w:t>
      </w:r>
    </w:p>
    <w:p w:rsidR="007821BE" w:rsidRDefault="007821BE" w:rsidP="00EF4C9F">
      <w:pPr>
        <w:pStyle w:val="NormalArial"/>
        <w:rPr>
          <w:bCs/>
        </w:rPr>
      </w:pPr>
    </w:p>
    <w:p w:rsidR="00693B2C" w:rsidRDefault="00BB212F" w:rsidP="00EF4C9F">
      <w:pPr>
        <w:pStyle w:val="NormalArial"/>
        <w:rPr>
          <w:bCs/>
        </w:rPr>
      </w:pPr>
      <w:r>
        <w:rPr>
          <w:bCs/>
        </w:rPr>
        <w:t xml:space="preserve">Pour les entreprises et les entreprises titulaires du marché principal, le système recherche l'entreprise dans la table de référence des entreprises sur les champs (Raison sociale, numéro SIREN/SIRET, Code postal, Pays). </w:t>
      </w:r>
    </w:p>
    <w:p w:rsidR="00693B2C" w:rsidRDefault="00693B2C" w:rsidP="00EF4C9F">
      <w:pPr>
        <w:pStyle w:val="NormalArial"/>
        <w:rPr>
          <w:bCs/>
        </w:rPr>
      </w:pPr>
    </w:p>
    <w:p w:rsidR="00BA13AA" w:rsidRDefault="00BB212F" w:rsidP="00EF4C9F">
      <w:pPr>
        <w:pStyle w:val="NormalArial"/>
        <w:rPr>
          <w:bCs/>
        </w:rPr>
      </w:pPr>
      <w:r>
        <w:rPr>
          <w:bCs/>
        </w:rPr>
        <w:t xml:space="preserve">Si l'entreprise n'est pas trouvée, elle est créée. </w:t>
      </w:r>
    </w:p>
    <w:p w:rsidR="00BA13AA" w:rsidRDefault="00BA13AA" w:rsidP="00EF4C9F">
      <w:pPr>
        <w:pStyle w:val="NormalArial"/>
        <w:rPr>
          <w:bCs/>
        </w:rPr>
      </w:pPr>
    </w:p>
    <w:p w:rsidR="00693B2C" w:rsidRDefault="00482EEE" w:rsidP="00EF4C9F">
      <w:pPr>
        <w:pStyle w:val="NormalArial"/>
        <w:rPr>
          <w:bCs/>
        </w:rPr>
      </w:pPr>
      <w:r>
        <w:rPr>
          <w:bCs/>
        </w:rPr>
        <w:t xml:space="preserve">Dans ce cas, si </w:t>
      </w:r>
      <w:r w:rsidR="009A2D11">
        <w:rPr>
          <w:bCs/>
        </w:rPr>
        <w:t>en base il existe une entreprise avec le même SIRET (mais avec</w:t>
      </w:r>
      <w:r w:rsidR="002E6D60" w:rsidRPr="002E6D60">
        <w:rPr>
          <w:bCs/>
        </w:rPr>
        <w:t xml:space="preserve"> </w:t>
      </w:r>
      <w:r w:rsidR="002E6D60">
        <w:rPr>
          <w:bCs/>
        </w:rPr>
        <w:t>une raison sociale ou un nom usuel ou un des 4 champs adresse différent</w:t>
      </w:r>
      <w:r w:rsidR="009A2D11">
        <w:rPr>
          <w:bCs/>
        </w:rPr>
        <w:t>), on génère un warning dans le fichier trace.</w:t>
      </w:r>
    </w:p>
    <w:p w:rsidR="00BA13AA" w:rsidRDefault="00BA13AA" w:rsidP="00EF4C9F">
      <w:pPr>
        <w:pStyle w:val="NormalArial"/>
        <w:rPr>
          <w:bCs/>
        </w:rPr>
      </w:pPr>
    </w:p>
    <w:p w:rsidR="004610FB" w:rsidRDefault="00500356">
      <w:pPr>
        <w:pStyle w:val="NormalArial"/>
        <w:rPr>
          <w:bCs/>
        </w:rPr>
      </w:pPr>
      <w:r>
        <w:rPr>
          <w:bCs/>
        </w:rPr>
        <w:t xml:space="preserve">Lors de la création, si une entreprise </w:t>
      </w:r>
      <w:r w:rsidR="00356E42">
        <w:rPr>
          <w:bCs/>
        </w:rPr>
        <w:t xml:space="preserve">existe en base </w:t>
      </w:r>
      <w:r>
        <w:rPr>
          <w:bCs/>
        </w:rPr>
        <w:t xml:space="preserve">avec </w:t>
      </w:r>
      <w:r w:rsidR="00356E42">
        <w:rPr>
          <w:bCs/>
        </w:rPr>
        <w:t>l</w:t>
      </w:r>
      <w:r>
        <w:rPr>
          <w:bCs/>
        </w:rPr>
        <w:t xml:space="preserve">a même raison sociale mais avec un </w:t>
      </w:r>
      <w:r w:rsidR="00BA13AA">
        <w:rPr>
          <w:bCs/>
        </w:rPr>
        <w:t xml:space="preserve">nom usuel ou </w:t>
      </w:r>
      <w:r>
        <w:rPr>
          <w:bCs/>
        </w:rPr>
        <w:t xml:space="preserve">un </w:t>
      </w:r>
      <w:r w:rsidR="00BA13AA">
        <w:rPr>
          <w:bCs/>
        </w:rPr>
        <w:t xml:space="preserve"> numéro SIRET ou un des 4 champs adresse différent, on génère un warning dans </w:t>
      </w:r>
      <w:r w:rsidR="00356E42">
        <w:rPr>
          <w:bCs/>
        </w:rPr>
        <w:t>le fichier tra</w:t>
      </w:r>
      <w:r w:rsidR="00BA13AA">
        <w:rPr>
          <w:bCs/>
        </w:rPr>
        <w:t>ce.</w:t>
      </w:r>
    </w:p>
    <w:p w:rsidR="00693B2C" w:rsidRDefault="00693B2C" w:rsidP="00EF4C9F">
      <w:pPr>
        <w:pStyle w:val="NormalArial"/>
        <w:rPr>
          <w:bCs/>
        </w:rPr>
      </w:pPr>
    </w:p>
    <w:p w:rsidR="00506DCC" w:rsidRDefault="00BB212F">
      <w:pPr>
        <w:pStyle w:val="NormalArial"/>
        <w:rPr>
          <w:bCs/>
        </w:rPr>
      </w:pPr>
      <w:r>
        <w:rPr>
          <w:bCs/>
        </w:rPr>
        <w:t>Sinon, on utilise l'entreprise existante pour la rattacher à la personne (respectivement au marché).</w:t>
      </w:r>
      <w:r w:rsidR="00693B2C">
        <w:rPr>
          <w:bCs/>
        </w:rPr>
        <w:t xml:space="preserve"> </w:t>
      </w:r>
    </w:p>
    <w:p w:rsidR="007821BE" w:rsidRDefault="007821BE" w:rsidP="00EF4C9F">
      <w:pPr>
        <w:pStyle w:val="NormalArial"/>
        <w:rPr>
          <w:bCs/>
        </w:rPr>
      </w:pPr>
    </w:p>
    <w:p w:rsidR="007821BE" w:rsidRDefault="007821BE" w:rsidP="00EF4C9F">
      <w:pPr>
        <w:pStyle w:val="NormalArial"/>
        <w:rPr>
          <w:bCs/>
        </w:rPr>
      </w:pPr>
      <w:r>
        <w:rPr>
          <w:bCs/>
        </w:rPr>
        <w:t>Marché :</w:t>
      </w:r>
    </w:p>
    <w:p w:rsidR="007821BE" w:rsidRDefault="007821BE" w:rsidP="00EF4C9F">
      <w:pPr>
        <w:pStyle w:val="NormalArial"/>
        <w:rPr>
          <w:bCs/>
        </w:rPr>
      </w:pPr>
    </w:p>
    <w:p w:rsidR="007821BE" w:rsidRDefault="007821BE" w:rsidP="00EF4C9F">
      <w:pPr>
        <w:pStyle w:val="NormalArial"/>
        <w:rPr>
          <w:bCs/>
        </w:rPr>
      </w:pPr>
      <w:r>
        <w:rPr>
          <w:bCs/>
        </w:rPr>
        <w:t xml:space="preserve">Pour les marchés, si le numéro de </w:t>
      </w:r>
      <w:r w:rsidR="00E97286">
        <w:rPr>
          <w:bCs/>
        </w:rPr>
        <w:t xml:space="preserve">marché </w:t>
      </w:r>
      <w:r>
        <w:rPr>
          <w:bCs/>
        </w:rPr>
        <w:t>existe dans la table de référence</w:t>
      </w:r>
      <w:r w:rsidR="001A3104">
        <w:rPr>
          <w:bCs/>
        </w:rPr>
        <w:t xml:space="preserve"> et que l’entité, l’acheteur, l’objet du contrat, les dates de début et de fin du contrat commercial, la date de fin d’exécution, et l’entreprise titulaire du marché (si renseignée)  sont identiques</w:t>
      </w:r>
      <w:r>
        <w:rPr>
          <w:bCs/>
        </w:rPr>
        <w:t>, on associe le marché existant à la personne</w:t>
      </w:r>
      <w:r w:rsidR="00D77F8D">
        <w:rPr>
          <w:bCs/>
        </w:rPr>
        <w:t>, sinon erreur</w:t>
      </w:r>
      <w:r>
        <w:rPr>
          <w:bCs/>
        </w:rPr>
        <w:t>. Si le numéro de contrat n'existe pas, le contrat est créé dans la table de référence.</w:t>
      </w:r>
    </w:p>
    <w:p w:rsidR="00D20D7A" w:rsidRDefault="00D20D7A" w:rsidP="00EF4C9F">
      <w:pPr>
        <w:pStyle w:val="NormalArial"/>
        <w:rPr>
          <w:bCs/>
        </w:rPr>
      </w:pPr>
    </w:p>
    <w:p w:rsidR="008B13DF" w:rsidRDefault="008B13DF" w:rsidP="00EF4C9F">
      <w:pPr>
        <w:pStyle w:val="NormalArial"/>
        <w:rPr>
          <w:bCs/>
        </w:rPr>
      </w:pPr>
      <w:r>
        <w:rPr>
          <w:bCs/>
        </w:rPr>
        <w:t>Avis FSD :</w:t>
      </w:r>
    </w:p>
    <w:p w:rsidR="008B13DF" w:rsidRDefault="008B13DF" w:rsidP="00EF4C9F">
      <w:pPr>
        <w:pStyle w:val="NormalArial"/>
        <w:rPr>
          <w:bCs/>
        </w:rPr>
      </w:pPr>
    </w:p>
    <w:p w:rsidR="008B13DF" w:rsidRDefault="00356E42" w:rsidP="00EF4C9F">
      <w:pPr>
        <w:pStyle w:val="NormalArial"/>
        <w:rPr>
          <w:bCs/>
        </w:rPr>
      </w:pPr>
      <w:r>
        <w:rPr>
          <w:bCs/>
        </w:rPr>
        <w:t xml:space="preserve">Lors de la création d'un </w:t>
      </w:r>
      <w:r w:rsidR="008B13DF">
        <w:rPr>
          <w:bCs/>
        </w:rPr>
        <w:t>avis FSD de type LPE</w:t>
      </w:r>
      <w:r>
        <w:rPr>
          <w:bCs/>
        </w:rPr>
        <w:t>, si un avis FSD de type LPE</w:t>
      </w:r>
      <w:r w:rsidR="008B13DF">
        <w:rPr>
          <w:bCs/>
        </w:rPr>
        <w:t xml:space="preserve"> </w:t>
      </w:r>
      <w:r>
        <w:rPr>
          <w:bCs/>
        </w:rPr>
        <w:t xml:space="preserve">(pour la personne) </w:t>
      </w:r>
      <w:r w:rsidR="008B13DF">
        <w:rPr>
          <w:bCs/>
        </w:rPr>
        <w:t xml:space="preserve">existe déjà dans la base avec une date </w:t>
      </w:r>
      <w:r w:rsidR="000415DE">
        <w:rPr>
          <w:bCs/>
        </w:rPr>
        <w:t xml:space="preserve">de péremption </w:t>
      </w:r>
      <w:r w:rsidR="008B13DF">
        <w:rPr>
          <w:bCs/>
        </w:rPr>
        <w:t>postérieure, on génère un warning dans le fichier trace.</w:t>
      </w:r>
    </w:p>
    <w:p w:rsidR="008B13DF" w:rsidRDefault="008B13DF" w:rsidP="00EF4C9F">
      <w:pPr>
        <w:pStyle w:val="NormalArial"/>
        <w:rPr>
          <w:bCs/>
        </w:rPr>
      </w:pPr>
    </w:p>
    <w:p w:rsidR="009A2D11" w:rsidRDefault="009A2D11" w:rsidP="00EF4C9F">
      <w:pPr>
        <w:pStyle w:val="NormalArial"/>
        <w:rPr>
          <w:bCs/>
        </w:rPr>
      </w:pPr>
      <w:r>
        <w:rPr>
          <w:bCs/>
        </w:rPr>
        <w:t>Résultat de l'intégration :</w:t>
      </w:r>
    </w:p>
    <w:p w:rsidR="009A2D11" w:rsidRDefault="009A2D11" w:rsidP="00EF4C9F">
      <w:pPr>
        <w:pStyle w:val="NormalArial"/>
        <w:rPr>
          <w:bCs/>
        </w:rPr>
      </w:pPr>
    </w:p>
    <w:p w:rsidR="009A2D11" w:rsidRDefault="009A2D11" w:rsidP="00EF4C9F">
      <w:pPr>
        <w:pStyle w:val="NormalArial"/>
        <w:rPr>
          <w:bCs/>
        </w:rPr>
      </w:pPr>
      <w:r>
        <w:rPr>
          <w:bCs/>
        </w:rPr>
        <w:t>Une fois le fichier de reprise intégré, le système retourne un compte-rendu avec :</w:t>
      </w:r>
    </w:p>
    <w:p w:rsidR="009A2D11" w:rsidRDefault="009A2D11" w:rsidP="00EF4C9F">
      <w:pPr>
        <w:pStyle w:val="NormalArial"/>
        <w:rPr>
          <w:bCs/>
        </w:rPr>
      </w:pPr>
    </w:p>
    <w:p w:rsidR="000D1EFA" w:rsidRDefault="009A2D11">
      <w:pPr>
        <w:pStyle w:val="NormalArial"/>
        <w:numPr>
          <w:ilvl w:val="0"/>
          <w:numId w:val="233"/>
        </w:numPr>
        <w:rPr>
          <w:bCs/>
        </w:rPr>
      </w:pPr>
      <w:r>
        <w:rPr>
          <w:bCs/>
        </w:rPr>
        <w:t>Le nombre de lignes lues dans le fichier d'entrée</w:t>
      </w:r>
    </w:p>
    <w:p w:rsidR="000D1EFA" w:rsidRDefault="009A2D11">
      <w:pPr>
        <w:pStyle w:val="NormalArial"/>
        <w:numPr>
          <w:ilvl w:val="0"/>
          <w:numId w:val="233"/>
        </w:numPr>
        <w:rPr>
          <w:bCs/>
        </w:rPr>
      </w:pPr>
      <w:r>
        <w:rPr>
          <w:bCs/>
        </w:rPr>
        <w:t>Le nombre de lignes ayant provoquées une ou plusieurs erreurs</w:t>
      </w:r>
    </w:p>
    <w:p w:rsidR="000D1EFA" w:rsidRDefault="009A2D11">
      <w:pPr>
        <w:pStyle w:val="NormalArial"/>
        <w:numPr>
          <w:ilvl w:val="0"/>
          <w:numId w:val="233"/>
        </w:numPr>
        <w:rPr>
          <w:bCs/>
        </w:rPr>
      </w:pPr>
      <w:r>
        <w:rPr>
          <w:bCs/>
        </w:rPr>
        <w:t>Le nombre de lignes ayant provoquées un ou plusieurs warnings mais sans erreur</w:t>
      </w:r>
    </w:p>
    <w:p w:rsidR="000D1EFA" w:rsidRDefault="009A2D11">
      <w:pPr>
        <w:pStyle w:val="NormalArial"/>
        <w:numPr>
          <w:ilvl w:val="0"/>
          <w:numId w:val="233"/>
        </w:numPr>
        <w:rPr>
          <w:bCs/>
        </w:rPr>
      </w:pPr>
      <w:r>
        <w:rPr>
          <w:bCs/>
        </w:rPr>
        <w:t>Un lien pour permettre le chargement du fichier trace</w:t>
      </w:r>
    </w:p>
    <w:p w:rsidR="00506DCC" w:rsidRDefault="00506DCC">
      <w:pPr>
        <w:pStyle w:val="NormalArial"/>
        <w:rPr>
          <w:bCs/>
        </w:rPr>
      </w:pPr>
    </w:p>
    <w:p w:rsidR="00506DCC" w:rsidRDefault="009A2D11">
      <w:pPr>
        <w:pStyle w:val="NormalArial"/>
        <w:rPr>
          <w:bCs/>
        </w:rPr>
      </w:pPr>
      <w:r>
        <w:rPr>
          <w:bCs/>
        </w:rPr>
        <w:t>Contenu du fichier trace :</w:t>
      </w:r>
    </w:p>
    <w:p w:rsidR="00506DCC" w:rsidRDefault="00506DCC">
      <w:pPr>
        <w:pStyle w:val="NormalArial"/>
        <w:rPr>
          <w:bCs/>
        </w:rPr>
      </w:pPr>
    </w:p>
    <w:p w:rsidR="00506DCC" w:rsidRDefault="009A2D11">
      <w:pPr>
        <w:pStyle w:val="NormalArial"/>
        <w:rPr>
          <w:bCs/>
        </w:rPr>
      </w:pPr>
      <w:r>
        <w:rPr>
          <w:bCs/>
        </w:rPr>
        <w:t>Pour chaque erreur ou warning, on génère une ligne dans le fichier trace avec les informations suivantes :</w:t>
      </w:r>
    </w:p>
    <w:p w:rsidR="00506DCC" w:rsidRDefault="00506DCC">
      <w:pPr>
        <w:pStyle w:val="NormalArial"/>
        <w:rPr>
          <w:bCs/>
        </w:rPr>
      </w:pPr>
    </w:p>
    <w:p w:rsidR="000D1EFA" w:rsidRDefault="009A2D11">
      <w:pPr>
        <w:pStyle w:val="NormalArial"/>
        <w:numPr>
          <w:ilvl w:val="0"/>
          <w:numId w:val="234"/>
        </w:numPr>
        <w:rPr>
          <w:bCs/>
        </w:rPr>
      </w:pPr>
      <w:r>
        <w:rPr>
          <w:bCs/>
        </w:rPr>
        <w:t>N° de ligne dans le fichier d'origine</w:t>
      </w:r>
    </w:p>
    <w:p w:rsidR="000D1EFA" w:rsidRDefault="009A2D11">
      <w:pPr>
        <w:pStyle w:val="NormalArial"/>
        <w:numPr>
          <w:ilvl w:val="0"/>
          <w:numId w:val="234"/>
        </w:numPr>
        <w:rPr>
          <w:bCs/>
        </w:rPr>
      </w:pPr>
      <w:r>
        <w:rPr>
          <w:bCs/>
        </w:rPr>
        <w:t>Nom de naissance de la personne</w:t>
      </w:r>
    </w:p>
    <w:p w:rsidR="000D1EFA" w:rsidRDefault="009A2D11">
      <w:pPr>
        <w:pStyle w:val="NormalArial"/>
        <w:numPr>
          <w:ilvl w:val="0"/>
          <w:numId w:val="234"/>
        </w:numPr>
        <w:rPr>
          <w:bCs/>
        </w:rPr>
      </w:pPr>
      <w:r>
        <w:rPr>
          <w:bCs/>
        </w:rPr>
        <w:t>Nom d'époux de la personne</w:t>
      </w:r>
    </w:p>
    <w:p w:rsidR="000D1EFA" w:rsidRDefault="009A2D11">
      <w:pPr>
        <w:pStyle w:val="NormalArial"/>
        <w:numPr>
          <w:ilvl w:val="0"/>
          <w:numId w:val="234"/>
        </w:numPr>
        <w:rPr>
          <w:bCs/>
        </w:rPr>
      </w:pPr>
      <w:r>
        <w:rPr>
          <w:bCs/>
        </w:rPr>
        <w:lastRenderedPageBreak/>
        <w:t>Prénom de la personne</w:t>
      </w:r>
    </w:p>
    <w:p w:rsidR="000D1EFA" w:rsidRDefault="009A2D11">
      <w:pPr>
        <w:pStyle w:val="NormalArial"/>
        <w:numPr>
          <w:ilvl w:val="0"/>
          <w:numId w:val="234"/>
        </w:numPr>
        <w:rPr>
          <w:bCs/>
        </w:rPr>
      </w:pPr>
      <w:r>
        <w:rPr>
          <w:bCs/>
        </w:rPr>
        <w:t>N° de badge</w:t>
      </w:r>
    </w:p>
    <w:p w:rsidR="000D1EFA" w:rsidRDefault="009A2D11">
      <w:pPr>
        <w:pStyle w:val="NormalArial"/>
        <w:numPr>
          <w:ilvl w:val="0"/>
          <w:numId w:val="234"/>
        </w:numPr>
        <w:rPr>
          <w:bCs/>
        </w:rPr>
      </w:pPr>
      <w:r>
        <w:rPr>
          <w:bCs/>
        </w:rPr>
        <w:t>Date de naissance</w:t>
      </w:r>
    </w:p>
    <w:p w:rsidR="000D1EFA" w:rsidRDefault="009A2D11">
      <w:pPr>
        <w:pStyle w:val="NormalArial"/>
        <w:numPr>
          <w:ilvl w:val="0"/>
          <w:numId w:val="234"/>
        </w:numPr>
        <w:rPr>
          <w:bCs/>
        </w:rPr>
      </w:pPr>
      <w:r>
        <w:rPr>
          <w:bCs/>
        </w:rPr>
        <w:t>Lieu de naissance</w:t>
      </w:r>
    </w:p>
    <w:p w:rsidR="000D1EFA" w:rsidRDefault="009A2D11">
      <w:pPr>
        <w:pStyle w:val="NormalArial"/>
        <w:numPr>
          <w:ilvl w:val="0"/>
          <w:numId w:val="234"/>
        </w:numPr>
        <w:rPr>
          <w:bCs/>
        </w:rPr>
      </w:pPr>
      <w:r>
        <w:rPr>
          <w:bCs/>
        </w:rPr>
        <w:t>Type d'erreur (Warning ou Erreur)</w:t>
      </w:r>
    </w:p>
    <w:p w:rsidR="000D1EFA" w:rsidRDefault="00C46026">
      <w:pPr>
        <w:pStyle w:val="NormalArial"/>
        <w:numPr>
          <w:ilvl w:val="0"/>
          <w:numId w:val="234"/>
        </w:numPr>
        <w:rPr>
          <w:bCs/>
        </w:rPr>
      </w:pPr>
      <w:r>
        <w:rPr>
          <w:bCs/>
        </w:rPr>
        <w:t>Description de l'erreur</w:t>
      </w:r>
    </w:p>
    <w:p w:rsidR="00506DCC" w:rsidRDefault="00506DCC">
      <w:pPr>
        <w:pStyle w:val="NormalArial"/>
        <w:rPr>
          <w:bCs/>
        </w:rPr>
      </w:pPr>
    </w:p>
    <w:p w:rsidR="00F8092D" w:rsidRDefault="00F8092D" w:rsidP="00F8092D">
      <w:pPr>
        <w:pStyle w:val="Titre1"/>
      </w:pPr>
      <w:bookmarkStart w:id="4878" w:name="_Toc292454279"/>
      <w:r>
        <w:lastRenderedPageBreak/>
        <w:t>Menus de l'application</w:t>
      </w:r>
      <w:bookmarkEnd w:id="4878"/>
    </w:p>
    <w:p w:rsidR="00F8092D" w:rsidRDefault="00F8092D" w:rsidP="00F8092D">
      <w:pPr>
        <w:pStyle w:val="NormalArial"/>
        <w:rPr>
          <w:bCs/>
        </w:rPr>
      </w:pPr>
      <w:r>
        <w:rPr>
          <w:bCs/>
        </w:rPr>
        <w:t>La structure des menus de l'application est la suivante :</w:t>
      </w:r>
    </w:p>
    <w:p w:rsidR="00D52BCD" w:rsidRDefault="00D52BCD" w:rsidP="00F8092D">
      <w:pPr>
        <w:pStyle w:val="NormalArial"/>
        <w:rPr>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7"/>
        <w:gridCol w:w="2917"/>
        <w:gridCol w:w="2918"/>
      </w:tblGrid>
      <w:tr w:rsidR="00D52BCD" w:rsidRPr="005A564A" w:rsidTr="005A564A">
        <w:tc>
          <w:tcPr>
            <w:tcW w:w="2917" w:type="dxa"/>
          </w:tcPr>
          <w:p w:rsidR="00D52BCD" w:rsidRPr="005A564A" w:rsidRDefault="00722F72" w:rsidP="00F8092D">
            <w:pPr>
              <w:pStyle w:val="NormalArial"/>
              <w:rPr>
                <w:bCs/>
              </w:rPr>
            </w:pPr>
            <w:r w:rsidRPr="005A564A">
              <w:rPr>
                <w:bCs/>
              </w:rPr>
              <w:t>Niveau 1</w:t>
            </w:r>
          </w:p>
        </w:tc>
        <w:tc>
          <w:tcPr>
            <w:tcW w:w="2917" w:type="dxa"/>
          </w:tcPr>
          <w:p w:rsidR="00D52BCD" w:rsidRPr="005A564A" w:rsidRDefault="00722F72" w:rsidP="00F8092D">
            <w:pPr>
              <w:pStyle w:val="NormalArial"/>
              <w:rPr>
                <w:bCs/>
              </w:rPr>
            </w:pPr>
            <w:r w:rsidRPr="005A564A">
              <w:rPr>
                <w:bCs/>
              </w:rPr>
              <w:t>Niveau 2</w:t>
            </w:r>
          </w:p>
        </w:tc>
        <w:tc>
          <w:tcPr>
            <w:tcW w:w="2918" w:type="dxa"/>
          </w:tcPr>
          <w:p w:rsidR="00D52BCD" w:rsidRPr="005A564A" w:rsidRDefault="00722F72" w:rsidP="00F8092D">
            <w:pPr>
              <w:pStyle w:val="NormalArial"/>
              <w:rPr>
                <w:bCs/>
              </w:rPr>
            </w:pPr>
            <w:r w:rsidRPr="005A564A">
              <w:rPr>
                <w:bCs/>
              </w:rPr>
              <w:t>Niveau 3</w:t>
            </w:r>
          </w:p>
        </w:tc>
      </w:tr>
      <w:tr w:rsidR="00D52BCD" w:rsidRPr="005A564A" w:rsidTr="005A564A">
        <w:tc>
          <w:tcPr>
            <w:tcW w:w="2917" w:type="dxa"/>
          </w:tcPr>
          <w:p w:rsidR="00D52BCD" w:rsidRPr="005A564A" w:rsidRDefault="00722F72" w:rsidP="00F8092D">
            <w:pPr>
              <w:pStyle w:val="NormalArial"/>
              <w:rPr>
                <w:bCs/>
              </w:rPr>
            </w:pPr>
            <w:r w:rsidRPr="005A564A">
              <w:rPr>
                <w:color w:val="1F497D"/>
              </w:rPr>
              <w:t>Accueil</w:t>
            </w:r>
            <w:r w:rsidRPr="005A564A">
              <w:rPr>
                <w:color w:val="0000FF"/>
              </w:rPr>
              <w:t> </w:t>
            </w:r>
          </w:p>
        </w:tc>
        <w:tc>
          <w:tcPr>
            <w:tcW w:w="2917" w:type="dxa"/>
          </w:tcPr>
          <w:p w:rsidR="00D52BCD" w:rsidRPr="005A564A" w:rsidRDefault="00D52BCD" w:rsidP="00F8092D">
            <w:pPr>
              <w:pStyle w:val="NormalArial"/>
              <w:rPr>
                <w:bCs/>
              </w:rPr>
            </w:pPr>
          </w:p>
        </w:tc>
        <w:tc>
          <w:tcPr>
            <w:tcW w:w="2918" w:type="dxa"/>
          </w:tcPr>
          <w:p w:rsidR="00D52BCD" w:rsidRPr="005A564A" w:rsidRDefault="00D52BCD" w:rsidP="00F8092D">
            <w:pPr>
              <w:pStyle w:val="NormalArial"/>
              <w:rPr>
                <w:bCs/>
              </w:rPr>
            </w:pPr>
          </w:p>
        </w:tc>
      </w:tr>
      <w:tr w:rsidR="00722F72" w:rsidRPr="005A564A" w:rsidTr="005A564A">
        <w:tc>
          <w:tcPr>
            <w:tcW w:w="2917" w:type="dxa"/>
          </w:tcPr>
          <w:p w:rsidR="00722F72" w:rsidRPr="005A564A" w:rsidRDefault="00722F72" w:rsidP="00F8092D">
            <w:pPr>
              <w:pStyle w:val="NormalArial"/>
              <w:rPr>
                <w:color w:val="1F497D"/>
              </w:rPr>
            </w:pPr>
            <w:r w:rsidRPr="005A564A">
              <w:rPr>
                <w:color w:val="1F497D"/>
              </w:rPr>
              <w:t>Fiche Personne</w:t>
            </w:r>
          </w:p>
        </w:tc>
        <w:tc>
          <w:tcPr>
            <w:tcW w:w="2917" w:type="dxa"/>
          </w:tcPr>
          <w:p w:rsidR="00722F72" w:rsidRPr="005A564A" w:rsidRDefault="00722F72" w:rsidP="00F8092D">
            <w:pPr>
              <w:pStyle w:val="NormalArial"/>
              <w:rPr>
                <w:bCs/>
              </w:rPr>
            </w:pPr>
          </w:p>
        </w:tc>
        <w:tc>
          <w:tcPr>
            <w:tcW w:w="2918" w:type="dxa"/>
          </w:tcPr>
          <w:p w:rsidR="00722F72" w:rsidRPr="005A564A" w:rsidRDefault="00722F72" w:rsidP="00F8092D">
            <w:pPr>
              <w:pStyle w:val="NormalArial"/>
              <w:rPr>
                <w:bCs/>
              </w:rPr>
            </w:pPr>
          </w:p>
        </w:tc>
      </w:tr>
      <w:tr w:rsidR="00722F72" w:rsidRPr="005A564A" w:rsidTr="005A564A">
        <w:tc>
          <w:tcPr>
            <w:tcW w:w="2917" w:type="dxa"/>
          </w:tcPr>
          <w:p w:rsidR="00722F72" w:rsidRPr="005A564A" w:rsidRDefault="00722F72" w:rsidP="00F8092D">
            <w:pPr>
              <w:pStyle w:val="NormalArial"/>
              <w:rPr>
                <w:color w:val="1F497D"/>
              </w:rPr>
            </w:pPr>
          </w:p>
        </w:tc>
        <w:tc>
          <w:tcPr>
            <w:tcW w:w="2917" w:type="dxa"/>
          </w:tcPr>
          <w:p w:rsidR="00722F72" w:rsidRPr="005A564A" w:rsidRDefault="00722F72" w:rsidP="00F8092D">
            <w:pPr>
              <w:pStyle w:val="NormalArial"/>
              <w:rPr>
                <w:bCs/>
              </w:rPr>
            </w:pPr>
            <w:r w:rsidRPr="005A564A">
              <w:rPr>
                <w:color w:val="1F497D"/>
              </w:rPr>
              <w:t>Recherche</w:t>
            </w:r>
            <w:r w:rsidRPr="005A564A">
              <w:rPr>
                <w:color w:val="0000FF"/>
              </w:rPr>
              <w:t>  </w:t>
            </w:r>
          </w:p>
        </w:tc>
        <w:tc>
          <w:tcPr>
            <w:tcW w:w="2918" w:type="dxa"/>
          </w:tcPr>
          <w:p w:rsidR="00722F72" w:rsidRPr="005A564A" w:rsidRDefault="00722F72" w:rsidP="00F8092D">
            <w:pPr>
              <w:pStyle w:val="NormalArial"/>
              <w:rPr>
                <w:bCs/>
              </w:rPr>
            </w:pPr>
          </w:p>
        </w:tc>
      </w:tr>
      <w:tr w:rsidR="00722F72" w:rsidRPr="005A564A" w:rsidTr="005A564A">
        <w:tc>
          <w:tcPr>
            <w:tcW w:w="2917" w:type="dxa"/>
          </w:tcPr>
          <w:p w:rsidR="00722F72" w:rsidRPr="005A564A" w:rsidRDefault="00722F72" w:rsidP="00F8092D">
            <w:pPr>
              <w:pStyle w:val="NormalArial"/>
              <w:rPr>
                <w:color w:val="1F497D"/>
              </w:rPr>
            </w:pPr>
          </w:p>
        </w:tc>
        <w:tc>
          <w:tcPr>
            <w:tcW w:w="2917" w:type="dxa"/>
          </w:tcPr>
          <w:p w:rsidR="00722F72" w:rsidRPr="005A564A" w:rsidRDefault="00722F72" w:rsidP="00F8092D">
            <w:pPr>
              <w:pStyle w:val="NormalArial"/>
              <w:rPr>
                <w:color w:val="1F497D"/>
              </w:rPr>
            </w:pPr>
            <w:r w:rsidRPr="005A564A">
              <w:rPr>
                <w:color w:val="0000FF"/>
              </w:rPr>
              <w:t>Créer une fiche</w:t>
            </w:r>
          </w:p>
        </w:tc>
        <w:tc>
          <w:tcPr>
            <w:tcW w:w="2918" w:type="dxa"/>
          </w:tcPr>
          <w:p w:rsidR="00722F72" w:rsidRPr="005A564A" w:rsidRDefault="00722F72" w:rsidP="00F8092D">
            <w:pPr>
              <w:pStyle w:val="NormalArial"/>
              <w:rPr>
                <w:bCs/>
              </w:rPr>
            </w:pPr>
          </w:p>
        </w:tc>
      </w:tr>
      <w:tr w:rsidR="00722F72" w:rsidRPr="005A564A" w:rsidTr="005A564A">
        <w:tc>
          <w:tcPr>
            <w:tcW w:w="2917" w:type="dxa"/>
          </w:tcPr>
          <w:p w:rsidR="00722F72" w:rsidRPr="005A564A" w:rsidRDefault="00722F72" w:rsidP="00F8092D">
            <w:pPr>
              <w:pStyle w:val="NormalArial"/>
              <w:rPr>
                <w:color w:val="1F497D"/>
              </w:rPr>
            </w:pPr>
            <w:r w:rsidRPr="005A564A">
              <w:rPr>
                <w:color w:val="1F497D"/>
                <w:u w:val="single"/>
              </w:rPr>
              <w:t>Etats</w:t>
            </w:r>
          </w:p>
        </w:tc>
        <w:tc>
          <w:tcPr>
            <w:tcW w:w="2917" w:type="dxa"/>
          </w:tcPr>
          <w:p w:rsidR="00722F72" w:rsidRPr="005A564A" w:rsidRDefault="00722F72" w:rsidP="00F8092D">
            <w:pPr>
              <w:pStyle w:val="NormalArial"/>
              <w:rPr>
                <w:color w:val="0000FF"/>
              </w:rPr>
            </w:pPr>
          </w:p>
        </w:tc>
        <w:tc>
          <w:tcPr>
            <w:tcW w:w="2918" w:type="dxa"/>
          </w:tcPr>
          <w:p w:rsidR="00722F72" w:rsidRPr="005A564A" w:rsidRDefault="00722F72" w:rsidP="00F8092D">
            <w:pPr>
              <w:pStyle w:val="NormalArial"/>
              <w:rPr>
                <w:bCs/>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r w:rsidRPr="005A564A">
              <w:rPr>
                <w:color w:val="0000FF"/>
              </w:rPr>
              <w:t>Avis FSD      </w:t>
            </w:r>
          </w:p>
        </w:tc>
        <w:tc>
          <w:tcPr>
            <w:tcW w:w="2918" w:type="dxa"/>
          </w:tcPr>
          <w:p w:rsidR="00722F72" w:rsidRPr="005A564A" w:rsidRDefault="00722F72" w:rsidP="00F8092D">
            <w:pPr>
              <w:pStyle w:val="NormalArial"/>
              <w:rPr>
                <w:bCs/>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p>
        </w:tc>
        <w:tc>
          <w:tcPr>
            <w:tcW w:w="2918" w:type="dxa"/>
          </w:tcPr>
          <w:p w:rsidR="00722F72" w:rsidRPr="005A564A" w:rsidRDefault="00722F72" w:rsidP="00F8092D">
            <w:pPr>
              <w:pStyle w:val="NormalArial"/>
              <w:rPr>
                <w:bCs/>
              </w:rPr>
            </w:pPr>
            <w:r w:rsidRPr="005A564A">
              <w:rPr>
                <w:color w:val="0000FF"/>
              </w:rPr>
              <w:t>liste </w:t>
            </w:r>
            <w:r w:rsidRPr="005A564A">
              <w:rPr>
                <w:color w:val="FF0000"/>
              </w:rPr>
              <w:t>            </w:t>
            </w:r>
            <w:r w:rsidRPr="005A564A">
              <w:rPr>
                <w:color w:val="0000FF"/>
              </w:rPr>
              <w:t>  </w:t>
            </w:r>
            <w:r w:rsidRPr="005A564A">
              <w:rPr>
                <w:color w:val="1F497D"/>
              </w:rPr>
              <w:t>   </w:t>
            </w: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p>
        </w:tc>
        <w:tc>
          <w:tcPr>
            <w:tcW w:w="2918" w:type="dxa"/>
          </w:tcPr>
          <w:p w:rsidR="00722F72" w:rsidRPr="005A564A" w:rsidRDefault="00722F72" w:rsidP="00F8092D">
            <w:pPr>
              <w:pStyle w:val="NormalArial"/>
              <w:rPr>
                <w:color w:val="0000FF"/>
              </w:rPr>
            </w:pPr>
            <w:r w:rsidRPr="005A564A">
              <w:rPr>
                <w:color w:val="0000FF"/>
              </w:rPr>
              <w:t>à péremption    </w:t>
            </w: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r w:rsidRPr="005A564A">
              <w:rPr>
                <w:color w:val="0000FF"/>
              </w:rPr>
              <w:t>Fins de validité</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r w:rsidRPr="005A564A">
              <w:rPr>
                <w:color w:val="0000FF"/>
              </w:rPr>
              <w:t>Badges    </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p>
        </w:tc>
        <w:tc>
          <w:tcPr>
            <w:tcW w:w="2918" w:type="dxa"/>
          </w:tcPr>
          <w:p w:rsidR="00722F72" w:rsidRPr="005A564A" w:rsidRDefault="00722F72" w:rsidP="00F8092D">
            <w:pPr>
              <w:pStyle w:val="NormalArial"/>
              <w:rPr>
                <w:color w:val="0000FF"/>
              </w:rPr>
            </w:pPr>
            <w:r w:rsidRPr="005A564A">
              <w:rPr>
                <w:color w:val="0000FF"/>
              </w:rPr>
              <w:t>Actifs</w:t>
            </w: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p>
        </w:tc>
        <w:tc>
          <w:tcPr>
            <w:tcW w:w="2918" w:type="dxa"/>
          </w:tcPr>
          <w:p w:rsidR="00722F72" w:rsidRPr="005A564A" w:rsidRDefault="00722F72" w:rsidP="00F8092D">
            <w:pPr>
              <w:pStyle w:val="NormalArial"/>
              <w:rPr>
                <w:color w:val="0000FF"/>
              </w:rPr>
            </w:pPr>
            <w:r w:rsidRPr="005A564A">
              <w:rPr>
                <w:color w:val="0000FF"/>
              </w:rPr>
              <w:t>expirés</w:t>
            </w:r>
            <w:r w:rsidRPr="005A564A">
              <w:rPr>
                <w:color w:val="1F497D"/>
              </w:rPr>
              <w:t> </w:t>
            </w:r>
            <w:r w:rsidRPr="005A564A">
              <w:rPr>
                <w:color w:val="0000FF"/>
              </w:rPr>
              <w:t>non restitués </w:t>
            </w: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r w:rsidRPr="005A564A">
              <w:rPr>
                <w:color w:val="0000FF"/>
              </w:rPr>
              <w:t>Personnes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p>
        </w:tc>
        <w:tc>
          <w:tcPr>
            <w:tcW w:w="2918" w:type="dxa"/>
          </w:tcPr>
          <w:p w:rsidR="00722F72" w:rsidRPr="005A564A" w:rsidRDefault="00722F72" w:rsidP="00F8092D">
            <w:pPr>
              <w:pStyle w:val="NormalArial"/>
              <w:rPr>
                <w:color w:val="0000FF"/>
              </w:rPr>
            </w:pPr>
            <w:r w:rsidRPr="005A564A">
              <w:rPr>
                <w:color w:val="0000FF"/>
              </w:rPr>
              <w:t>par unité</w:t>
            </w: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p>
        </w:tc>
        <w:tc>
          <w:tcPr>
            <w:tcW w:w="2918" w:type="dxa"/>
          </w:tcPr>
          <w:p w:rsidR="00722F72" w:rsidRPr="005A564A" w:rsidRDefault="00722F72" w:rsidP="00F8092D">
            <w:pPr>
              <w:pStyle w:val="NormalArial"/>
              <w:rPr>
                <w:color w:val="0000FF"/>
              </w:rPr>
            </w:pPr>
            <w:r w:rsidRPr="005A564A">
              <w:rPr>
                <w:color w:val="0000FF"/>
              </w:rPr>
              <w:t>par statut</w:t>
            </w: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p>
        </w:tc>
        <w:tc>
          <w:tcPr>
            <w:tcW w:w="2918" w:type="dxa"/>
          </w:tcPr>
          <w:p w:rsidR="00722F72" w:rsidRPr="005A564A" w:rsidRDefault="00722F72" w:rsidP="00F8092D">
            <w:pPr>
              <w:pStyle w:val="NormalArial"/>
              <w:rPr>
                <w:color w:val="0000FF"/>
              </w:rPr>
            </w:pPr>
            <w:r w:rsidRPr="005A564A">
              <w:rPr>
                <w:color w:val="0000FF"/>
              </w:rPr>
              <w:t>par entreprise</w:t>
            </w: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r w:rsidRPr="005A564A">
              <w:rPr>
                <w:color w:val="0000FF"/>
              </w:rPr>
              <w:t>Statistiques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r w:rsidRPr="005A564A">
              <w:rPr>
                <w:color w:val="0000FF"/>
              </w:rPr>
              <w:t>HNO</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r w:rsidRPr="005A564A">
              <w:rPr>
                <w:color w:val="0000FF"/>
              </w:rPr>
              <w:t>Accès Véhicule</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r w:rsidRPr="005A564A">
              <w:rPr>
                <w:color w:val="1F497D"/>
                <w:u w:val="single"/>
              </w:rPr>
              <w:t>Entreprises / Marchés</w:t>
            </w:r>
          </w:p>
        </w:tc>
        <w:tc>
          <w:tcPr>
            <w:tcW w:w="2917" w:type="dxa"/>
          </w:tcPr>
          <w:p w:rsidR="00722F72" w:rsidRPr="005A564A" w:rsidRDefault="00722F72" w:rsidP="00F8092D">
            <w:pPr>
              <w:pStyle w:val="NormalArial"/>
              <w:rPr>
                <w:color w:val="0000FF"/>
              </w:rPr>
            </w:pP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0000FF"/>
              </w:rPr>
            </w:pPr>
            <w:r w:rsidRPr="005A564A">
              <w:rPr>
                <w:color w:val="1F497D"/>
              </w:rPr>
              <w:t>Entreprises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Marchés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r w:rsidRPr="005A564A">
              <w:rPr>
                <w:color w:val="1F497D"/>
                <w:u w:val="single"/>
              </w:rPr>
              <w:t>Paramètres Centres</w:t>
            </w:r>
          </w:p>
        </w:tc>
        <w:tc>
          <w:tcPr>
            <w:tcW w:w="2917" w:type="dxa"/>
          </w:tcPr>
          <w:p w:rsidR="00722F72" w:rsidRPr="005A564A" w:rsidRDefault="00722F72" w:rsidP="00F8092D">
            <w:pPr>
              <w:pStyle w:val="NormalArial"/>
              <w:rPr>
                <w:color w:val="1F497D"/>
              </w:rPr>
            </w:pP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Signataires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Formations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Sous-statuts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Badges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p>
        </w:tc>
        <w:tc>
          <w:tcPr>
            <w:tcW w:w="2918" w:type="dxa"/>
          </w:tcPr>
          <w:p w:rsidR="00722F72" w:rsidRPr="005A564A" w:rsidRDefault="00722F72" w:rsidP="00F8092D">
            <w:pPr>
              <w:pStyle w:val="NormalArial"/>
              <w:rPr>
                <w:color w:val="0000FF"/>
              </w:rPr>
            </w:pPr>
            <w:r w:rsidRPr="005A564A">
              <w:rPr>
                <w:color w:val="1F497D"/>
              </w:rPr>
              <w:t>Types</w:t>
            </w: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p>
        </w:tc>
        <w:tc>
          <w:tcPr>
            <w:tcW w:w="2918" w:type="dxa"/>
          </w:tcPr>
          <w:p w:rsidR="00722F72" w:rsidRPr="005A564A" w:rsidRDefault="00722F72" w:rsidP="00F8092D">
            <w:pPr>
              <w:pStyle w:val="NormalArial"/>
              <w:rPr>
                <w:color w:val="0000FF"/>
              </w:rPr>
            </w:pPr>
            <w:r w:rsidRPr="005A564A">
              <w:rPr>
                <w:color w:val="1F497D"/>
              </w:rPr>
              <w:t>Couleurs</w:t>
            </w: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Entités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Unités Centre</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Types contrat travail</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722F72">
            <w:pPr>
              <w:pStyle w:val="NormalArial"/>
              <w:rPr>
                <w:color w:val="1F497D"/>
              </w:rPr>
            </w:pPr>
            <w:r w:rsidRPr="005A564A">
              <w:rPr>
                <w:color w:val="1F497D"/>
              </w:rPr>
              <w:t>Types HNO</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722F72">
            <w:pPr>
              <w:pStyle w:val="NormalArial"/>
              <w:rPr>
                <w:color w:val="1F497D"/>
                <w:u w:val="single"/>
              </w:rPr>
            </w:pPr>
            <w:r w:rsidRPr="005A564A">
              <w:rPr>
                <w:color w:val="1F497D"/>
                <w:u w:val="single"/>
              </w:rPr>
              <w:t>Paramètres Nationaux</w:t>
            </w:r>
          </w:p>
        </w:tc>
        <w:tc>
          <w:tcPr>
            <w:tcW w:w="2917" w:type="dxa"/>
          </w:tcPr>
          <w:p w:rsidR="00722F72" w:rsidRPr="005A564A" w:rsidRDefault="00722F72" w:rsidP="00F8092D">
            <w:pPr>
              <w:pStyle w:val="NormalArial"/>
              <w:rPr>
                <w:color w:val="1F497D"/>
              </w:rPr>
            </w:pP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Centres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Pays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Statuts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Types avis FSD</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Catégories médicales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722F72">
            <w:pPr>
              <w:pStyle w:val="NormalArial"/>
              <w:rPr>
                <w:color w:val="1F497D"/>
              </w:rPr>
            </w:pPr>
            <w:r w:rsidRPr="005A564A">
              <w:rPr>
                <w:color w:val="1F497D"/>
              </w:rPr>
              <w:t>Contrat travail CEA</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Import des villes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p>
        </w:tc>
        <w:tc>
          <w:tcPr>
            <w:tcW w:w="2917" w:type="dxa"/>
          </w:tcPr>
          <w:p w:rsidR="00722F72" w:rsidRPr="005A564A" w:rsidRDefault="00722F72" w:rsidP="00F8092D">
            <w:pPr>
              <w:pStyle w:val="NormalArial"/>
              <w:rPr>
                <w:color w:val="1F497D"/>
              </w:rPr>
            </w:pPr>
            <w:r w:rsidRPr="005A564A">
              <w:rPr>
                <w:color w:val="1F497D"/>
              </w:rPr>
              <w:t>Paramètres</w:t>
            </w: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r w:rsidRPr="005A564A">
              <w:rPr>
                <w:color w:val="1F497D"/>
              </w:rPr>
              <w:t>Intégration Avis FSD</w:t>
            </w:r>
            <w:r w:rsidRPr="005A564A">
              <w:rPr>
                <w:color w:val="0000FF"/>
              </w:rPr>
              <w:t> </w:t>
            </w:r>
          </w:p>
        </w:tc>
        <w:tc>
          <w:tcPr>
            <w:tcW w:w="2917" w:type="dxa"/>
          </w:tcPr>
          <w:p w:rsidR="00722F72" w:rsidRPr="005A564A" w:rsidRDefault="00722F72" w:rsidP="00F8092D">
            <w:pPr>
              <w:pStyle w:val="NormalArial"/>
              <w:rPr>
                <w:color w:val="1F497D"/>
              </w:rPr>
            </w:pPr>
          </w:p>
        </w:tc>
        <w:tc>
          <w:tcPr>
            <w:tcW w:w="2918" w:type="dxa"/>
          </w:tcPr>
          <w:p w:rsidR="00722F72" w:rsidRPr="005A564A" w:rsidRDefault="00722F72" w:rsidP="00F8092D">
            <w:pPr>
              <w:pStyle w:val="NormalArial"/>
              <w:rPr>
                <w:color w:val="0000FF"/>
              </w:rPr>
            </w:pPr>
          </w:p>
        </w:tc>
      </w:tr>
      <w:tr w:rsidR="00722F72" w:rsidRPr="005A564A" w:rsidTr="005A564A">
        <w:tc>
          <w:tcPr>
            <w:tcW w:w="2917" w:type="dxa"/>
          </w:tcPr>
          <w:p w:rsidR="00722F72" w:rsidRPr="005A564A" w:rsidRDefault="00722F72" w:rsidP="00F8092D">
            <w:pPr>
              <w:pStyle w:val="NormalArial"/>
              <w:rPr>
                <w:color w:val="1F497D"/>
                <w:u w:val="single"/>
              </w:rPr>
            </w:pPr>
            <w:r w:rsidRPr="005A564A">
              <w:rPr>
                <w:color w:val="1F497D"/>
              </w:rPr>
              <w:t>Reprise</w:t>
            </w:r>
            <w:r w:rsidRPr="005A564A">
              <w:rPr>
                <w:color w:val="0000FF"/>
              </w:rPr>
              <w:t>  </w:t>
            </w:r>
          </w:p>
        </w:tc>
        <w:tc>
          <w:tcPr>
            <w:tcW w:w="2917" w:type="dxa"/>
          </w:tcPr>
          <w:p w:rsidR="00722F72" w:rsidRPr="005A564A" w:rsidRDefault="00722F72" w:rsidP="00F8092D">
            <w:pPr>
              <w:pStyle w:val="NormalArial"/>
              <w:rPr>
                <w:color w:val="1F497D"/>
              </w:rPr>
            </w:pPr>
          </w:p>
        </w:tc>
        <w:tc>
          <w:tcPr>
            <w:tcW w:w="2918" w:type="dxa"/>
          </w:tcPr>
          <w:p w:rsidR="00722F72" w:rsidRPr="005A564A" w:rsidRDefault="00722F72" w:rsidP="00F8092D">
            <w:pPr>
              <w:pStyle w:val="NormalArial"/>
              <w:rPr>
                <w:color w:val="0000FF"/>
              </w:rPr>
            </w:pPr>
          </w:p>
        </w:tc>
      </w:tr>
    </w:tbl>
    <w:p w:rsidR="00F8092D" w:rsidRPr="001A02B9" w:rsidRDefault="00F8092D" w:rsidP="00F8092D">
      <w:pPr>
        <w:pStyle w:val="NormalArial"/>
        <w:rPr>
          <w:bCs/>
          <w:highlight w:val="yellow"/>
        </w:rPr>
      </w:pPr>
    </w:p>
    <w:p w:rsidR="00EF4C9F" w:rsidRDefault="00EF4C9F" w:rsidP="00F8092D"/>
    <w:sectPr w:rsidR="00EF4C9F" w:rsidSect="002C08E3">
      <w:headerReference w:type="default" r:id="rId15"/>
      <w:footerReference w:type="default" r:id="rId16"/>
      <w:pgSz w:w="11906" w:h="16838" w:code="9"/>
      <w:pgMar w:top="913" w:right="1134" w:bottom="1418" w:left="2160" w:header="851"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52" w:author="sq163607-2" w:date="2011-09-05T14:56:00Z" w:initials="s">
    <w:p w:rsidR="00445557" w:rsidRDefault="00445557">
      <w:pPr>
        <w:pStyle w:val="Commentaire"/>
      </w:pPr>
      <w:r>
        <w:rPr>
          <w:rStyle w:val="Marquedecommentaire"/>
        </w:rPr>
        <w:annotationRef/>
      </w:r>
      <w:r>
        <w:t>Le statut est renseigné que pour les sous-statuts nationaux</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3AB7" w:rsidRDefault="006F3AB7">
      <w:r>
        <w:separator/>
      </w:r>
    </w:p>
  </w:endnote>
  <w:endnote w:type="continuationSeparator" w:id="0">
    <w:p w:rsidR="006F3AB7" w:rsidRDefault="006F3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Gras">
    <w:altName w:val="Arial"/>
    <w:panose1 w:val="020B0704020202020204"/>
    <w:charset w:val="00"/>
    <w:family w:val="swiss"/>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1)">
    <w:altName w:val="Arial"/>
    <w:charset w:val="00"/>
    <w:family w:val="swiss"/>
    <w:pitch w:val="variable"/>
    <w:sig w:usb0="20007A87" w:usb1="80000000" w:usb2="00000008" w:usb3="00000000" w:csb0="000001FF" w:csb1="00000000"/>
  </w:font>
  <w:font w:name="Bitstream Vera Sans">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664" w:type="dxa"/>
      <w:tblBorders>
        <w:insideH w:val="single" w:sz="4" w:space="0" w:color="auto"/>
        <w:insideV w:val="single" w:sz="4" w:space="0" w:color="auto"/>
      </w:tblBorders>
      <w:tblCellMar>
        <w:left w:w="0" w:type="dxa"/>
      </w:tblCellMar>
      <w:tblLook w:val="01E0" w:firstRow="1" w:lastRow="1" w:firstColumn="1" w:lastColumn="1" w:noHBand="0" w:noVBand="0"/>
    </w:tblPr>
    <w:tblGrid>
      <w:gridCol w:w="8664"/>
    </w:tblGrid>
    <w:tr w:rsidR="006F3AB7" w:rsidTr="00D50222">
      <w:trPr>
        <w:trHeight w:val="529"/>
      </w:trPr>
      <w:tc>
        <w:tcPr>
          <w:tcW w:w="8664" w:type="dxa"/>
          <w:shd w:val="clear" w:color="auto" w:fill="auto"/>
          <w:tcMar>
            <w:top w:w="0" w:type="dxa"/>
            <w:bottom w:w="57" w:type="dxa"/>
          </w:tcMar>
        </w:tcPr>
        <w:p w:rsidR="006F3AB7" w:rsidRPr="00D50222" w:rsidRDefault="006F3AB7" w:rsidP="009A7897">
          <w:pPr>
            <w:pStyle w:val="En-tte"/>
            <w:rPr>
              <w:rFonts w:ascii="Arial" w:hAnsi="Arial" w:cs="Arial"/>
              <w:color w:val="5F5F5F"/>
              <w:spacing w:val="10"/>
              <w:sz w:val="16"/>
              <w:szCs w:val="16"/>
            </w:rPr>
          </w:pPr>
          <w:r w:rsidRPr="00D50222">
            <w:rPr>
              <w:rFonts w:ascii="Arial" w:hAnsi="Arial" w:cs="Arial"/>
              <w:color w:val="5F5F5F"/>
              <w:spacing w:val="10"/>
              <w:sz w:val="16"/>
              <w:szCs w:val="16"/>
            </w:rPr>
            <w:t>Commissariat à l’énergie atomique</w:t>
          </w:r>
        </w:p>
        <w:p w:rsidR="006F3AB7" w:rsidRPr="00D50222" w:rsidRDefault="006F3AB7" w:rsidP="009A7897">
          <w:pPr>
            <w:pStyle w:val="En-tte"/>
            <w:rPr>
              <w:rFonts w:ascii="Arial" w:hAnsi="Arial" w:cs="Arial"/>
              <w:color w:val="5F5F5F"/>
              <w:spacing w:val="10"/>
              <w:sz w:val="16"/>
              <w:szCs w:val="16"/>
            </w:rPr>
          </w:pPr>
          <w:r w:rsidRPr="00D50222">
            <w:rPr>
              <w:rFonts w:ascii="Arial" w:hAnsi="Arial" w:cs="Arial"/>
              <w:color w:val="5F5F5F"/>
              <w:spacing w:val="10"/>
              <w:sz w:val="16"/>
              <w:szCs w:val="16"/>
            </w:rPr>
            <w:t>Centre de Saclay – 91191 Gif-sur-Yvette Cedex</w:t>
          </w:r>
        </w:p>
        <w:p w:rsidR="006F3AB7" w:rsidRPr="00D50222" w:rsidRDefault="006F3AB7" w:rsidP="00553EEB">
          <w:pPr>
            <w:pStyle w:val="En-tte"/>
            <w:rPr>
              <w:rFonts w:ascii="Arial" w:hAnsi="Arial" w:cs="Arial"/>
              <w:color w:val="5F5F5F"/>
              <w:spacing w:val="10"/>
              <w:sz w:val="16"/>
              <w:szCs w:val="16"/>
            </w:rPr>
          </w:pPr>
          <w:r w:rsidRPr="00D50222">
            <w:rPr>
              <w:rFonts w:ascii="Arial" w:hAnsi="Arial" w:cs="Arial"/>
              <w:color w:val="5F5F5F"/>
              <w:spacing w:val="10"/>
              <w:sz w:val="16"/>
              <w:szCs w:val="16"/>
            </w:rPr>
            <w:t xml:space="preserve">Tél. : 33 – 1 69 08 XX XX  -  Fax : 33 – 1 69 08 68 11  -  </w:t>
          </w:r>
          <w:hyperlink r:id="rId1" w:history="1">
            <w:r w:rsidRPr="00D50222">
              <w:rPr>
                <w:rStyle w:val="Lienhypertexte"/>
                <w:rFonts w:ascii="Arial" w:hAnsi="Arial" w:cs="Arial"/>
                <w:spacing w:val="10"/>
                <w:sz w:val="16"/>
                <w:szCs w:val="16"/>
              </w:rPr>
              <w:t>aline.brunet@cea.fr</w:t>
            </w:r>
          </w:hyperlink>
        </w:p>
      </w:tc>
    </w:tr>
    <w:tr w:rsidR="006F3AB7" w:rsidTr="00D50222">
      <w:trPr>
        <w:trHeight w:val="186"/>
      </w:trPr>
      <w:tc>
        <w:tcPr>
          <w:tcW w:w="8664" w:type="dxa"/>
          <w:shd w:val="clear" w:color="auto" w:fill="auto"/>
          <w:tcMar>
            <w:top w:w="57" w:type="dxa"/>
          </w:tcMar>
        </w:tcPr>
        <w:p w:rsidR="006F3AB7" w:rsidRPr="00D50222" w:rsidRDefault="006F3AB7" w:rsidP="009A7897">
          <w:pPr>
            <w:pStyle w:val="En-tte"/>
            <w:rPr>
              <w:rFonts w:ascii="Arial" w:hAnsi="Arial" w:cs="Arial"/>
              <w:color w:val="5F5F5F"/>
              <w:spacing w:val="10"/>
              <w:sz w:val="16"/>
              <w:szCs w:val="16"/>
            </w:rPr>
          </w:pPr>
          <w:r w:rsidRPr="00D50222">
            <w:rPr>
              <w:rFonts w:ascii="Arial" w:hAnsi="Arial" w:cs="Arial"/>
              <w:color w:val="5F5F5F"/>
              <w:spacing w:val="10"/>
              <w:sz w:val="16"/>
              <w:szCs w:val="16"/>
            </w:rPr>
            <w:t>Etablissement public à caractère industriel et commercial</w:t>
          </w:r>
        </w:p>
        <w:p w:rsidR="006F3AB7" w:rsidRPr="00D50222" w:rsidRDefault="006F3AB7" w:rsidP="009A7897">
          <w:pPr>
            <w:pStyle w:val="En-tte"/>
            <w:rPr>
              <w:rFonts w:ascii="Arial" w:hAnsi="Arial" w:cs="Arial"/>
              <w:color w:val="5F5F5F"/>
              <w:spacing w:val="10"/>
              <w:sz w:val="16"/>
              <w:szCs w:val="16"/>
            </w:rPr>
          </w:pPr>
          <w:r w:rsidRPr="00D50222">
            <w:rPr>
              <w:rFonts w:ascii="Arial" w:hAnsi="Arial" w:cs="Arial"/>
              <w:color w:val="5F5F5F"/>
              <w:spacing w:val="10"/>
              <w:sz w:val="16"/>
              <w:szCs w:val="16"/>
            </w:rPr>
            <w:t>R.C.S. PARIS B 775 685 019</w:t>
          </w:r>
        </w:p>
      </w:tc>
    </w:tr>
  </w:tbl>
  <w:p w:rsidR="006F3AB7" w:rsidRDefault="006F3AB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AB7" w:rsidRPr="00AB4E52" w:rsidRDefault="006F3AB7" w:rsidP="00AB4E52">
    <w:pPr>
      <w:pStyle w:val="Pieddepage"/>
      <w:tabs>
        <w:tab w:val="clear" w:pos="4536"/>
        <w:tab w:val="clear" w:pos="9072"/>
        <w:tab w:val="center" w:pos="2394"/>
      </w:tabs>
      <w:jc w:val="center"/>
      <w:rPr>
        <w:rFonts w:ascii="Arial" w:hAnsi="Arial" w:cs="Arial"/>
        <w:color w:val="5F5F5F"/>
        <w:spacing w:val="10"/>
        <w:sz w:val="16"/>
        <w:szCs w:val="16"/>
      </w:rPr>
    </w:pPr>
    <w:r>
      <w:tab/>
    </w:r>
    <w:r w:rsidR="008F7F9B" w:rsidRPr="00E463FA">
      <w:rPr>
        <w:rStyle w:val="Numrodepage"/>
        <w:rFonts w:ascii="Arial" w:hAnsi="Arial"/>
        <w:spacing w:val="10"/>
        <w:sz w:val="16"/>
      </w:rPr>
      <w:fldChar w:fldCharType="begin"/>
    </w:r>
    <w:r w:rsidRPr="00E463FA">
      <w:rPr>
        <w:rStyle w:val="Numrodepage"/>
        <w:rFonts w:ascii="Arial" w:hAnsi="Arial"/>
        <w:spacing w:val="10"/>
        <w:sz w:val="16"/>
      </w:rPr>
      <w:instrText xml:space="preserve"> PAGE </w:instrText>
    </w:r>
    <w:r w:rsidR="008F7F9B" w:rsidRPr="00E463FA">
      <w:rPr>
        <w:rStyle w:val="Numrodepage"/>
        <w:rFonts w:ascii="Arial" w:hAnsi="Arial"/>
        <w:spacing w:val="10"/>
        <w:sz w:val="16"/>
      </w:rPr>
      <w:fldChar w:fldCharType="separate"/>
    </w:r>
    <w:r w:rsidR="00B55025">
      <w:rPr>
        <w:rStyle w:val="Numrodepage"/>
        <w:rFonts w:ascii="Arial" w:hAnsi="Arial"/>
        <w:noProof/>
        <w:spacing w:val="10"/>
        <w:sz w:val="16"/>
      </w:rPr>
      <w:t>144</w:t>
    </w:r>
    <w:r w:rsidR="008F7F9B" w:rsidRPr="00E463FA">
      <w:rPr>
        <w:rStyle w:val="Numrodepage"/>
        <w:rFonts w:ascii="Arial" w:hAnsi="Arial"/>
        <w:spacing w:val="10"/>
        <w:sz w:val="16"/>
      </w:rPr>
      <w:fldChar w:fldCharType="end"/>
    </w:r>
    <w:r w:rsidRPr="00E463FA">
      <w:rPr>
        <w:rStyle w:val="Numrodepage"/>
        <w:rFonts w:ascii="Arial" w:hAnsi="Arial"/>
        <w:spacing w:val="10"/>
        <w:sz w:val="16"/>
      </w:rPr>
      <w:t xml:space="preserve"> / </w:t>
    </w:r>
    <w:r w:rsidR="008F7F9B" w:rsidRPr="00E463FA">
      <w:rPr>
        <w:rStyle w:val="Numrodepage"/>
        <w:rFonts w:ascii="Arial" w:hAnsi="Arial"/>
        <w:spacing w:val="10"/>
        <w:sz w:val="16"/>
      </w:rPr>
      <w:fldChar w:fldCharType="begin"/>
    </w:r>
    <w:r w:rsidRPr="00E463FA">
      <w:rPr>
        <w:rStyle w:val="Numrodepage"/>
        <w:rFonts w:ascii="Arial" w:hAnsi="Arial"/>
        <w:spacing w:val="10"/>
        <w:sz w:val="16"/>
      </w:rPr>
      <w:instrText xml:space="preserve"> NUMPAGES </w:instrText>
    </w:r>
    <w:r w:rsidR="008F7F9B" w:rsidRPr="00E463FA">
      <w:rPr>
        <w:rStyle w:val="Numrodepage"/>
        <w:rFonts w:ascii="Arial" w:hAnsi="Arial"/>
        <w:spacing w:val="10"/>
        <w:sz w:val="16"/>
      </w:rPr>
      <w:fldChar w:fldCharType="separate"/>
    </w:r>
    <w:r w:rsidR="00B55025">
      <w:rPr>
        <w:rStyle w:val="Numrodepage"/>
        <w:rFonts w:ascii="Arial" w:hAnsi="Arial"/>
        <w:noProof/>
        <w:spacing w:val="10"/>
        <w:sz w:val="16"/>
      </w:rPr>
      <w:t>144</w:t>
    </w:r>
    <w:r w:rsidR="008F7F9B" w:rsidRPr="00E463FA">
      <w:rPr>
        <w:rStyle w:val="Numrodepage"/>
        <w:rFonts w:ascii="Arial" w:hAnsi="Arial"/>
        <w:spacing w:val="10"/>
        <w:sz w:val="16"/>
      </w:rPr>
      <w:fldChar w:fldCharType="end"/>
    </w:r>
    <w:r>
      <w:rPr>
        <w:rStyle w:val="Numrodepage"/>
        <w:rFonts w:ascii="Arial" w:hAnsi="Arial"/>
        <w:spacing w:val="10"/>
        <w:sz w:val="16"/>
      </w:rPr>
      <w:tab/>
      <w:t xml:space="preserve">           </w:t>
    </w:r>
    <w:r w:rsidRPr="00AB4E52">
      <w:rPr>
        <w:rFonts w:ascii="Arial" w:hAnsi="Arial" w:cs="Arial"/>
        <w:color w:val="5F5F5F"/>
        <w:spacing w:val="10"/>
        <w:sz w:val="16"/>
        <w:szCs w:val="16"/>
      </w:rPr>
      <w:t>Commissariat à l’énergie atomique et aux énergies alternatives</w:t>
    </w:r>
  </w:p>
  <w:p w:rsidR="006F3AB7" w:rsidRDefault="006F3AB7" w:rsidP="00E72727">
    <w:pPr>
      <w:pStyle w:val="Pieddepage"/>
      <w:tabs>
        <w:tab w:val="clear" w:pos="9072"/>
        <w:tab w:val="right" w:pos="8322"/>
      </w:tabs>
      <w:jc w:val="right"/>
    </w:pPr>
    <w:r>
      <w:rPr>
        <w:rFonts w:ascii="Arial" w:hAnsi="Arial" w:cs="Arial"/>
        <w:color w:val="5F5F5F"/>
        <w:spacing w:val="10"/>
        <w:sz w:val="16"/>
        <w:szCs w:val="16"/>
      </w:rPr>
      <w:t>© Tous droits réservés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3AB7" w:rsidRDefault="006F3AB7">
      <w:r>
        <w:separator/>
      </w:r>
    </w:p>
  </w:footnote>
  <w:footnote w:type="continuationSeparator" w:id="0">
    <w:p w:rsidR="006F3AB7" w:rsidRDefault="006F3A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AB7" w:rsidRPr="00360E7C" w:rsidRDefault="006F3AB7">
    <w:pPr>
      <w:pStyle w:val="En-tte"/>
      <w:rPr>
        <w:rFonts w:ascii="Arial" w:hAnsi="Arial" w:cs="Arial"/>
        <w:color w:val="5F5F5F"/>
        <w:spacing w:val="20"/>
        <w:sz w:val="18"/>
        <w:szCs w:val="18"/>
      </w:rPr>
    </w:pPr>
    <w:r w:rsidRPr="00360E7C">
      <w:rPr>
        <w:rFonts w:ascii="Arial" w:hAnsi="Arial" w:cs="Arial"/>
        <w:color w:val="5F5F5F"/>
        <w:spacing w:val="20"/>
        <w:sz w:val="18"/>
        <w:szCs w:val="18"/>
      </w:rPr>
      <w:t>Direction des Systèmes d’Information</w:t>
    </w:r>
  </w:p>
  <w:p w:rsidR="006F3AB7" w:rsidRPr="00360E7C" w:rsidRDefault="006F3AB7">
    <w:pPr>
      <w:pStyle w:val="En-tte"/>
      <w:rPr>
        <w:rFonts w:ascii="Arial" w:hAnsi="Arial" w:cs="Arial"/>
        <w:color w:val="5F5F5F"/>
        <w:spacing w:val="20"/>
        <w:sz w:val="18"/>
        <w:szCs w:val="18"/>
      </w:rPr>
    </w:pPr>
    <w:r w:rsidRPr="00360E7C">
      <w:rPr>
        <w:rFonts w:ascii="Arial" w:hAnsi="Arial" w:cs="Arial"/>
        <w:color w:val="5F5F5F"/>
        <w:spacing w:val="20"/>
        <w:sz w:val="18"/>
        <w:szCs w:val="18"/>
      </w:rPr>
      <w:t xml:space="preserve">Service </w:t>
    </w:r>
    <w:r>
      <w:rPr>
        <w:rFonts w:ascii="Arial" w:hAnsi="Arial" w:cs="Arial"/>
        <w:color w:val="5F5F5F"/>
        <w:spacing w:val="20"/>
        <w:sz w:val="18"/>
        <w:szCs w:val="18"/>
      </w:rPr>
      <w:t>Réalisation des évolutions du Système d’Information</w:t>
    </w:r>
  </w:p>
  <w:p w:rsidR="006F3AB7" w:rsidRDefault="006F3AB7">
    <w:pPr>
      <w:pStyle w:val="En-tte"/>
    </w:pPr>
  </w:p>
  <w:p w:rsidR="006F3AB7" w:rsidRDefault="006F3AB7">
    <w:pPr>
      <w:pStyle w:val="En-tte"/>
    </w:pPr>
  </w:p>
  <w:p w:rsidR="006F3AB7" w:rsidRDefault="006F3AB7">
    <w:pPr>
      <w:pStyle w:val="En-tte"/>
    </w:pPr>
  </w:p>
  <w:p w:rsidR="006F3AB7" w:rsidRPr="0021000E" w:rsidRDefault="005F619F" w:rsidP="006F55CF">
    <w:pPr>
      <w:pStyle w:val="En-tte"/>
      <w:rPr>
        <w:rFonts w:ascii="Arial" w:hAnsi="Arial" w:cs="Arial"/>
      </w:rPr>
    </w:pPr>
    <w:r>
      <w:rPr>
        <w:noProof/>
      </w:rPr>
      <w:drawing>
        <wp:anchor distT="0" distB="0" distL="114300" distR="114300" simplePos="0" relativeHeight="251657216" behindDoc="1" locked="0" layoutInCell="1" allowOverlap="1">
          <wp:simplePos x="0" y="0"/>
          <wp:positionH relativeFrom="column">
            <wp:posOffset>-1450975</wp:posOffset>
          </wp:positionH>
          <wp:positionV relativeFrom="paragraph">
            <wp:posOffset>370840</wp:posOffset>
          </wp:positionV>
          <wp:extent cx="1371600" cy="994410"/>
          <wp:effectExtent l="1905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371600" cy="994410"/>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AB7" w:rsidRDefault="008F7F9B" w:rsidP="00D86F9D">
    <w:pPr>
      <w:pStyle w:val="En-tte"/>
      <w:jc w:val="right"/>
      <w:rPr>
        <w:rFonts w:ascii="Arial" w:hAnsi="Arial" w:cs="Arial"/>
        <w:color w:val="5F5F5F"/>
        <w:spacing w:val="20"/>
        <w:sz w:val="18"/>
        <w:szCs w:val="18"/>
      </w:rPr>
    </w:pPr>
    <w:r w:rsidRPr="002F4DC3">
      <w:rPr>
        <w:rFonts w:ascii="Arial" w:hAnsi="Arial" w:cs="Arial"/>
        <w:color w:val="5F5F5F"/>
        <w:spacing w:val="20"/>
        <w:sz w:val="18"/>
        <w:szCs w:val="18"/>
      </w:rPr>
      <w:fldChar w:fldCharType="begin"/>
    </w:r>
    <w:r w:rsidR="006F3AB7" w:rsidRPr="002F4DC3">
      <w:rPr>
        <w:rFonts w:ascii="Arial" w:hAnsi="Arial" w:cs="Arial"/>
        <w:color w:val="5F5F5F"/>
        <w:spacing w:val="20"/>
        <w:sz w:val="18"/>
        <w:szCs w:val="18"/>
      </w:rPr>
      <w:instrText xml:space="preserve"> FILENAME </w:instrText>
    </w:r>
    <w:r w:rsidRPr="002F4DC3">
      <w:rPr>
        <w:rFonts w:ascii="Arial" w:hAnsi="Arial" w:cs="Arial"/>
        <w:color w:val="5F5F5F"/>
        <w:spacing w:val="20"/>
        <w:sz w:val="18"/>
        <w:szCs w:val="18"/>
      </w:rPr>
      <w:fldChar w:fldCharType="separate"/>
    </w:r>
    <w:ins w:id="4879" w:author="WAWSZCZYK Eric WEBNET" w:date="2011-09-09T09:27:00Z">
      <w:r w:rsidR="00B55025">
        <w:rPr>
          <w:rFonts w:ascii="Arial" w:hAnsi="Arial" w:cs="Arial"/>
          <w:noProof/>
          <w:color w:val="5F5F5F"/>
          <w:spacing w:val="20"/>
          <w:sz w:val="18"/>
          <w:szCs w:val="18"/>
        </w:rPr>
        <w:t>PEGASE - Spécifications fonctionnelles v1.6.docx</w:t>
      </w:r>
    </w:ins>
    <w:del w:id="4880" w:author="WAWSZCZYK Eric WEBNET" w:date="2011-08-25T14:30:00Z">
      <w:r w:rsidR="006F3AB7" w:rsidDel="00247B41">
        <w:rPr>
          <w:rFonts w:ascii="Arial" w:hAnsi="Arial" w:cs="Arial"/>
          <w:noProof/>
          <w:color w:val="5F5F5F"/>
          <w:spacing w:val="20"/>
          <w:sz w:val="18"/>
          <w:szCs w:val="18"/>
        </w:rPr>
        <w:delText>PEGASE - Spécifications fonctionnelles v1.5.docx</w:delText>
      </w:r>
    </w:del>
    <w:r w:rsidRPr="002F4DC3">
      <w:rPr>
        <w:rFonts w:ascii="Arial" w:hAnsi="Arial" w:cs="Arial"/>
        <w:color w:val="5F5F5F"/>
        <w:spacing w:val="20"/>
        <w:sz w:val="18"/>
        <w:szCs w:val="18"/>
      </w:rPr>
      <w:fldChar w:fldCharType="end"/>
    </w:r>
  </w:p>
  <w:p w:rsidR="006F3AB7" w:rsidRDefault="005F619F" w:rsidP="00D86F9D">
    <w:pPr>
      <w:pStyle w:val="En-tte"/>
      <w:jc w:val="right"/>
    </w:pPr>
    <w:r>
      <w:rPr>
        <w:rFonts w:ascii="Arial" w:hAnsi="Arial" w:cs="Arial"/>
        <w:noProof/>
        <w:color w:val="5F5F5F"/>
        <w:spacing w:val="20"/>
        <w:sz w:val="18"/>
        <w:szCs w:val="18"/>
      </w:rPr>
      <w:drawing>
        <wp:anchor distT="0" distB="0" distL="114300" distR="114300" simplePos="0" relativeHeight="251658240" behindDoc="1" locked="0" layoutInCell="1" allowOverlap="1" wp14:anchorId="26713448" wp14:editId="5FEF776F">
          <wp:simplePos x="0" y="0"/>
          <wp:positionH relativeFrom="column">
            <wp:posOffset>-1375410</wp:posOffset>
          </wp:positionH>
          <wp:positionV relativeFrom="paragraph">
            <wp:posOffset>1247140</wp:posOffset>
          </wp:positionV>
          <wp:extent cx="1371600" cy="994410"/>
          <wp:effectExtent l="1905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371600" cy="99441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0EBA4D60"/>
    <w:lvl w:ilvl="0">
      <w:start w:val="1"/>
      <w:numFmt w:val="decimal"/>
      <w:pStyle w:val="Listenumros2"/>
      <w:lvlText w:val="%1."/>
      <w:lvlJc w:val="left"/>
      <w:pPr>
        <w:tabs>
          <w:tab w:val="num" w:pos="643"/>
        </w:tabs>
        <w:ind w:left="643" w:hanging="360"/>
      </w:pPr>
      <w:rPr>
        <w:rFonts w:hint="default"/>
      </w:rPr>
    </w:lvl>
  </w:abstractNum>
  <w:abstractNum w:abstractNumId="1">
    <w:nsid w:val="FFFFFF88"/>
    <w:multiLevelType w:val="singleLevel"/>
    <w:tmpl w:val="C1546E6E"/>
    <w:lvl w:ilvl="0">
      <w:start w:val="1"/>
      <w:numFmt w:val="decimal"/>
      <w:pStyle w:val="Listenumros"/>
      <w:lvlText w:val="%1."/>
      <w:lvlJc w:val="left"/>
      <w:pPr>
        <w:tabs>
          <w:tab w:val="num" w:pos="360"/>
        </w:tabs>
        <w:ind w:left="360" w:hanging="360"/>
      </w:pPr>
    </w:lvl>
  </w:abstractNum>
  <w:abstractNum w:abstractNumId="2">
    <w:nsid w:val="00000008"/>
    <w:multiLevelType w:val="multilevel"/>
    <w:tmpl w:val="00000008"/>
    <w:name w:val="Mes Puces"/>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nsid w:val="01B05A76"/>
    <w:multiLevelType w:val="hybridMultilevel"/>
    <w:tmpl w:val="330A879A"/>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02343730"/>
    <w:multiLevelType w:val="hybridMultilevel"/>
    <w:tmpl w:val="E4AAD36A"/>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nsid w:val="024824F0"/>
    <w:multiLevelType w:val="hybridMultilevel"/>
    <w:tmpl w:val="D384EA66"/>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F">
      <w:start w:val="1"/>
      <w:numFmt w:val="decimal"/>
      <w:lvlText w:val="%4."/>
      <w:lvlJc w:val="left"/>
      <w:pPr>
        <w:tabs>
          <w:tab w:val="num" w:pos="702"/>
        </w:tabs>
        <w:ind w:left="702"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32E3183"/>
    <w:multiLevelType w:val="hybridMultilevel"/>
    <w:tmpl w:val="69F8CBE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037124EE"/>
    <w:multiLevelType w:val="hybridMultilevel"/>
    <w:tmpl w:val="EBBAC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4130329"/>
    <w:multiLevelType w:val="hybridMultilevel"/>
    <w:tmpl w:val="F15027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044619D6"/>
    <w:multiLevelType w:val="multilevel"/>
    <w:tmpl w:val="F3BABA88"/>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bis"/>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0">
    <w:nsid w:val="061749F3"/>
    <w:multiLevelType w:val="hybridMultilevel"/>
    <w:tmpl w:val="785A70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6175E21"/>
    <w:multiLevelType w:val="hybridMultilevel"/>
    <w:tmpl w:val="EB04A19E"/>
    <w:lvl w:ilvl="0" w:tplc="040C0001">
      <w:start w:val="1"/>
      <w:numFmt w:val="bullet"/>
      <w:lvlText w:val=""/>
      <w:lvlJc w:val="left"/>
      <w:pPr>
        <w:tabs>
          <w:tab w:val="num" w:pos="1080"/>
        </w:tabs>
        <w:ind w:left="1080" w:hanging="360"/>
      </w:pPr>
      <w:rPr>
        <w:rFonts w:ascii="Symbol" w:hAnsi="Symbol" w:hint="default"/>
      </w:rPr>
    </w:lvl>
    <w:lvl w:ilvl="1" w:tplc="040C000F">
      <w:start w:val="1"/>
      <w:numFmt w:val="decimal"/>
      <w:lvlText w:val="%2."/>
      <w:lvlJc w:val="left"/>
      <w:pPr>
        <w:tabs>
          <w:tab w:val="num" w:pos="1080"/>
        </w:tabs>
        <w:ind w:left="1080" w:hanging="360"/>
      </w:pPr>
      <w:rPr>
        <w:rFonts w:hint="default"/>
      </w:rPr>
    </w:lvl>
    <w:lvl w:ilvl="2" w:tplc="040C0005">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06371C9E"/>
    <w:multiLevelType w:val="hybridMultilevel"/>
    <w:tmpl w:val="24D67B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07BA2685"/>
    <w:multiLevelType w:val="hybridMultilevel"/>
    <w:tmpl w:val="FAC62C74"/>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lvl>
    <w:lvl w:ilvl="2" w:tplc="040C001B" w:tentative="1">
      <w:start w:val="1"/>
      <w:numFmt w:val="lowerRoman"/>
      <w:lvlText w:val="%3."/>
      <w:lvlJc w:val="right"/>
      <w:pPr>
        <w:tabs>
          <w:tab w:val="num" w:pos="2508"/>
        </w:tabs>
        <w:ind w:left="2508" w:hanging="180"/>
      </w:pPr>
    </w:lvl>
    <w:lvl w:ilvl="3" w:tplc="040C000F" w:tentative="1">
      <w:start w:val="1"/>
      <w:numFmt w:val="decimal"/>
      <w:lvlText w:val="%4."/>
      <w:lvlJc w:val="left"/>
      <w:pPr>
        <w:tabs>
          <w:tab w:val="num" w:pos="3228"/>
        </w:tabs>
        <w:ind w:left="3228" w:hanging="360"/>
      </w:pPr>
    </w:lvl>
    <w:lvl w:ilvl="4" w:tplc="040C0019" w:tentative="1">
      <w:start w:val="1"/>
      <w:numFmt w:val="lowerLetter"/>
      <w:lvlText w:val="%5."/>
      <w:lvlJc w:val="left"/>
      <w:pPr>
        <w:tabs>
          <w:tab w:val="num" w:pos="3948"/>
        </w:tabs>
        <w:ind w:left="3948" w:hanging="360"/>
      </w:pPr>
    </w:lvl>
    <w:lvl w:ilvl="5" w:tplc="040C001B" w:tentative="1">
      <w:start w:val="1"/>
      <w:numFmt w:val="lowerRoman"/>
      <w:lvlText w:val="%6."/>
      <w:lvlJc w:val="right"/>
      <w:pPr>
        <w:tabs>
          <w:tab w:val="num" w:pos="4668"/>
        </w:tabs>
        <w:ind w:left="4668" w:hanging="180"/>
      </w:pPr>
    </w:lvl>
    <w:lvl w:ilvl="6" w:tplc="040C000F" w:tentative="1">
      <w:start w:val="1"/>
      <w:numFmt w:val="decimal"/>
      <w:lvlText w:val="%7."/>
      <w:lvlJc w:val="left"/>
      <w:pPr>
        <w:tabs>
          <w:tab w:val="num" w:pos="5388"/>
        </w:tabs>
        <w:ind w:left="5388" w:hanging="360"/>
      </w:pPr>
    </w:lvl>
    <w:lvl w:ilvl="7" w:tplc="040C0019" w:tentative="1">
      <w:start w:val="1"/>
      <w:numFmt w:val="lowerLetter"/>
      <w:lvlText w:val="%8."/>
      <w:lvlJc w:val="left"/>
      <w:pPr>
        <w:tabs>
          <w:tab w:val="num" w:pos="6108"/>
        </w:tabs>
        <w:ind w:left="6108" w:hanging="360"/>
      </w:pPr>
    </w:lvl>
    <w:lvl w:ilvl="8" w:tplc="040C001B" w:tentative="1">
      <w:start w:val="1"/>
      <w:numFmt w:val="lowerRoman"/>
      <w:lvlText w:val="%9."/>
      <w:lvlJc w:val="right"/>
      <w:pPr>
        <w:tabs>
          <w:tab w:val="num" w:pos="6828"/>
        </w:tabs>
        <w:ind w:left="6828" w:hanging="180"/>
      </w:pPr>
    </w:lvl>
  </w:abstractNum>
  <w:abstractNum w:abstractNumId="14">
    <w:nsid w:val="08433051"/>
    <w:multiLevelType w:val="hybridMultilevel"/>
    <w:tmpl w:val="8D404B90"/>
    <w:lvl w:ilvl="0" w:tplc="040C0001">
      <w:start w:val="1"/>
      <w:numFmt w:val="bullet"/>
      <w:lvlText w:val=""/>
      <w:lvlJc w:val="left"/>
      <w:pPr>
        <w:tabs>
          <w:tab w:val="num" w:pos="1440"/>
        </w:tabs>
        <w:ind w:left="1440" w:hanging="360"/>
      </w:pPr>
      <w:rPr>
        <w:rFonts w:ascii="Symbol" w:hAnsi="Symbol" w:hint="default"/>
      </w:rPr>
    </w:lvl>
    <w:lvl w:ilvl="1" w:tplc="040C0019">
      <w:start w:val="1"/>
      <w:numFmt w:val="lowerLetter"/>
      <w:lvlText w:val="%2."/>
      <w:lvlJc w:val="left"/>
      <w:pPr>
        <w:tabs>
          <w:tab w:val="num" w:pos="2160"/>
        </w:tabs>
        <w:ind w:left="2160" w:hanging="360"/>
      </w:pPr>
    </w:lvl>
    <w:lvl w:ilvl="2" w:tplc="040C001B" w:tentative="1">
      <w:start w:val="1"/>
      <w:numFmt w:val="lowerRoman"/>
      <w:lvlText w:val="%3."/>
      <w:lvlJc w:val="right"/>
      <w:pPr>
        <w:tabs>
          <w:tab w:val="num" w:pos="2880"/>
        </w:tabs>
        <w:ind w:left="2880" w:hanging="180"/>
      </w:pPr>
    </w:lvl>
    <w:lvl w:ilvl="3" w:tplc="040C000F" w:tentative="1">
      <w:start w:val="1"/>
      <w:numFmt w:val="decimal"/>
      <w:lvlText w:val="%4."/>
      <w:lvlJc w:val="left"/>
      <w:pPr>
        <w:tabs>
          <w:tab w:val="num" w:pos="3600"/>
        </w:tabs>
        <w:ind w:left="3600" w:hanging="360"/>
      </w:pPr>
    </w:lvl>
    <w:lvl w:ilvl="4" w:tplc="040C0019" w:tentative="1">
      <w:start w:val="1"/>
      <w:numFmt w:val="lowerLetter"/>
      <w:lvlText w:val="%5."/>
      <w:lvlJc w:val="left"/>
      <w:pPr>
        <w:tabs>
          <w:tab w:val="num" w:pos="4320"/>
        </w:tabs>
        <w:ind w:left="4320" w:hanging="360"/>
      </w:pPr>
    </w:lvl>
    <w:lvl w:ilvl="5" w:tplc="040C001B" w:tentative="1">
      <w:start w:val="1"/>
      <w:numFmt w:val="lowerRoman"/>
      <w:lvlText w:val="%6."/>
      <w:lvlJc w:val="right"/>
      <w:pPr>
        <w:tabs>
          <w:tab w:val="num" w:pos="5040"/>
        </w:tabs>
        <w:ind w:left="5040" w:hanging="180"/>
      </w:pPr>
    </w:lvl>
    <w:lvl w:ilvl="6" w:tplc="040C000F" w:tentative="1">
      <w:start w:val="1"/>
      <w:numFmt w:val="decimal"/>
      <w:lvlText w:val="%7."/>
      <w:lvlJc w:val="left"/>
      <w:pPr>
        <w:tabs>
          <w:tab w:val="num" w:pos="5760"/>
        </w:tabs>
        <w:ind w:left="5760" w:hanging="360"/>
      </w:pPr>
    </w:lvl>
    <w:lvl w:ilvl="7" w:tplc="040C0019" w:tentative="1">
      <w:start w:val="1"/>
      <w:numFmt w:val="lowerLetter"/>
      <w:lvlText w:val="%8."/>
      <w:lvlJc w:val="left"/>
      <w:pPr>
        <w:tabs>
          <w:tab w:val="num" w:pos="6480"/>
        </w:tabs>
        <w:ind w:left="6480" w:hanging="360"/>
      </w:pPr>
    </w:lvl>
    <w:lvl w:ilvl="8" w:tplc="040C001B" w:tentative="1">
      <w:start w:val="1"/>
      <w:numFmt w:val="lowerRoman"/>
      <w:lvlText w:val="%9."/>
      <w:lvlJc w:val="right"/>
      <w:pPr>
        <w:tabs>
          <w:tab w:val="num" w:pos="7200"/>
        </w:tabs>
        <w:ind w:left="7200" w:hanging="180"/>
      </w:pPr>
    </w:lvl>
  </w:abstractNum>
  <w:abstractNum w:abstractNumId="15">
    <w:nsid w:val="08E62305"/>
    <w:multiLevelType w:val="hybridMultilevel"/>
    <w:tmpl w:val="8486AB2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0934463A"/>
    <w:multiLevelType w:val="hybridMultilevel"/>
    <w:tmpl w:val="B00437A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7">
    <w:nsid w:val="09EA7B3C"/>
    <w:multiLevelType w:val="hybridMultilevel"/>
    <w:tmpl w:val="F5B484E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8">
    <w:nsid w:val="0A3D7534"/>
    <w:multiLevelType w:val="hybridMultilevel"/>
    <w:tmpl w:val="6C0226F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nsid w:val="0AE22663"/>
    <w:multiLevelType w:val="hybridMultilevel"/>
    <w:tmpl w:val="F468E0E0"/>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0B056647"/>
    <w:multiLevelType w:val="hybridMultilevel"/>
    <w:tmpl w:val="F05EF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0D145FA1"/>
    <w:multiLevelType w:val="hybridMultilevel"/>
    <w:tmpl w:val="DDD83B7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0D7505D1"/>
    <w:multiLevelType w:val="hybridMultilevel"/>
    <w:tmpl w:val="8966AD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0DBC1737"/>
    <w:multiLevelType w:val="hybridMultilevel"/>
    <w:tmpl w:val="AA5ACCA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4">
    <w:nsid w:val="0EB02761"/>
    <w:multiLevelType w:val="hybridMultilevel"/>
    <w:tmpl w:val="BFAE12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0ED64A43"/>
    <w:multiLevelType w:val="hybridMultilevel"/>
    <w:tmpl w:val="49D6E45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nsid w:val="0F254029"/>
    <w:multiLevelType w:val="hybridMultilevel"/>
    <w:tmpl w:val="9520756E"/>
    <w:lvl w:ilvl="0" w:tplc="2E76C274">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0FD503E0"/>
    <w:multiLevelType w:val="hybridMultilevel"/>
    <w:tmpl w:val="B254BF5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nsid w:val="11843A4C"/>
    <w:multiLevelType w:val="hybridMultilevel"/>
    <w:tmpl w:val="4C0CB580"/>
    <w:lvl w:ilvl="0" w:tplc="040C0001">
      <w:start w:val="1"/>
      <w:numFmt w:val="bullet"/>
      <w:lvlText w:val=""/>
      <w:lvlJc w:val="left"/>
      <w:pPr>
        <w:tabs>
          <w:tab w:val="num" w:pos="1224"/>
        </w:tabs>
        <w:ind w:left="1224" w:hanging="360"/>
      </w:pPr>
      <w:rPr>
        <w:rFonts w:ascii="Symbol" w:hAnsi="Symbol" w:hint="default"/>
      </w:rPr>
    </w:lvl>
    <w:lvl w:ilvl="1" w:tplc="040C0003">
      <w:start w:val="1"/>
      <w:numFmt w:val="bullet"/>
      <w:lvlText w:val="o"/>
      <w:lvlJc w:val="left"/>
      <w:pPr>
        <w:tabs>
          <w:tab w:val="num" w:pos="1944"/>
        </w:tabs>
        <w:ind w:left="1944" w:hanging="360"/>
      </w:pPr>
      <w:rPr>
        <w:rFonts w:ascii="Courier New" w:hAnsi="Courier New" w:cs="Courier New" w:hint="default"/>
      </w:rPr>
    </w:lvl>
    <w:lvl w:ilvl="2" w:tplc="040C0005" w:tentative="1">
      <w:start w:val="1"/>
      <w:numFmt w:val="bullet"/>
      <w:lvlText w:val=""/>
      <w:lvlJc w:val="left"/>
      <w:pPr>
        <w:tabs>
          <w:tab w:val="num" w:pos="2664"/>
        </w:tabs>
        <w:ind w:left="2664" w:hanging="360"/>
      </w:pPr>
      <w:rPr>
        <w:rFonts w:ascii="Wingdings" w:hAnsi="Wingdings" w:hint="default"/>
      </w:rPr>
    </w:lvl>
    <w:lvl w:ilvl="3" w:tplc="040C0001" w:tentative="1">
      <w:start w:val="1"/>
      <w:numFmt w:val="bullet"/>
      <w:lvlText w:val=""/>
      <w:lvlJc w:val="left"/>
      <w:pPr>
        <w:tabs>
          <w:tab w:val="num" w:pos="3384"/>
        </w:tabs>
        <w:ind w:left="3384" w:hanging="360"/>
      </w:pPr>
      <w:rPr>
        <w:rFonts w:ascii="Symbol" w:hAnsi="Symbol" w:hint="default"/>
      </w:rPr>
    </w:lvl>
    <w:lvl w:ilvl="4" w:tplc="040C0003" w:tentative="1">
      <w:start w:val="1"/>
      <w:numFmt w:val="bullet"/>
      <w:lvlText w:val="o"/>
      <w:lvlJc w:val="left"/>
      <w:pPr>
        <w:tabs>
          <w:tab w:val="num" w:pos="4104"/>
        </w:tabs>
        <w:ind w:left="4104" w:hanging="360"/>
      </w:pPr>
      <w:rPr>
        <w:rFonts w:ascii="Courier New" w:hAnsi="Courier New" w:cs="Courier New" w:hint="default"/>
      </w:rPr>
    </w:lvl>
    <w:lvl w:ilvl="5" w:tplc="040C0005" w:tentative="1">
      <w:start w:val="1"/>
      <w:numFmt w:val="bullet"/>
      <w:lvlText w:val=""/>
      <w:lvlJc w:val="left"/>
      <w:pPr>
        <w:tabs>
          <w:tab w:val="num" w:pos="4824"/>
        </w:tabs>
        <w:ind w:left="4824" w:hanging="360"/>
      </w:pPr>
      <w:rPr>
        <w:rFonts w:ascii="Wingdings" w:hAnsi="Wingdings" w:hint="default"/>
      </w:rPr>
    </w:lvl>
    <w:lvl w:ilvl="6" w:tplc="040C0001" w:tentative="1">
      <w:start w:val="1"/>
      <w:numFmt w:val="bullet"/>
      <w:lvlText w:val=""/>
      <w:lvlJc w:val="left"/>
      <w:pPr>
        <w:tabs>
          <w:tab w:val="num" w:pos="5544"/>
        </w:tabs>
        <w:ind w:left="5544" w:hanging="360"/>
      </w:pPr>
      <w:rPr>
        <w:rFonts w:ascii="Symbol" w:hAnsi="Symbol" w:hint="default"/>
      </w:rPr>
    </w:lvl>
    <w:lvl w:ilvl="7" w:tplc="040C0003" w:tentative="1">
      <w:start w:val="1"/>
      <w:numFmt w:val="bullet"/>
      <w:lvlText w:val="o"/>
      <w:lvlJc w:val="left"/>
      <w:pPr>
        <w:tabs>
          <w:tab w:val="num" w:pos="6264"/>
        </w:tabs>
        <w:ind w:left="6264" w:hanging="360"/>
      </w:pPr>
      <w:rPr>
        <w:rFonts w:ascii="Courier New" w:hAnsi="Courier New" w:cs="Courier New" w:hint="default"/>
      </w:rPr>
    </w:lvl>
    <w:lvl w:ilvl="8" w:tplc="040C0005" w:tentative="1">
      <w:start w:val="1"/>
      <w:numFmt w:val="bullet"/>
      <w:lvlText w:val=""/>
      <w:lvlJc w:val="left"/>
      <w:pPr>
        <w:tabs>
          <w:tab w:val="num" w:pos="6984"/>
        </w:tabs>
        <w:ind w:left="6984" w:hanging="360"/>
      </w:pPr>
      <w:rPr>
        <w:rFonts w:ascii="Wingdings" w:hAnsi="Wingdings" w:hint="default"/>
      </w:rPr>
    </w:lvl>
  </w:abstractNum>
  <w:abstractNum w:abstractNumId="29">
    <w:nsid w:val="11C450FE"/>
    <w:multiLevelType w:val="hybridMultilevel"/>
    <w:tmpl w:val="E0A24DA0"/>
    <w:lvl w:ilvl="0" w:tplc="040C0001">
      <w:start w:val="1"/>
      <w:numFmt w:val="bullet"/>
      <w:lvlText w:val=""/>
      <w:lvlJc w:val="left"/>
      <w:pPr>
        <w:tabs>
          <w:tab w:val="num" w:pos="1068"/>
        </w:tabs>
        <w:ind w:left="1068" w:hanging="360"/>
      </w:pPr>
      <w:rPr>
        <w:rFonts w:ascii="Symbol" w:hAnsi="Symbol" w:hint="default"/>
      </w:rPr>
    </w:lvl>
    <w:lvl w:ilvl="1" w:tplc="040C0003" w:tentative="1">
      <w:start w:val="1"/>
      <w:numFmt w:val="bullet"/>
      <w:lvlText w:val="o"/>
      <w:lvlJc w:val="left"/>
      <w:pPr>
        <w:tabs>
          <w:tab w:val="num" w:pos="1788"/>
        </w:tabs>
        <w:ind w:left="1788" w:hanging="360"/>
      </w:pPr>
      <w:rPr>
        <w:rFonts w:ascii="Courier New" w:hAnsi="Courier New" w:cs="Courier New" w:hint="default"/>
      </w:rPr>
    </w:lvl>
    <w:lvl w:ilvl="2" w:tplc="040C0005" w:tentative="1">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cs="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cs="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30">
    <w:nsid w:val="12DB1FC3"/>
    <w:multiLevelType w:val="hybridMultilevel"/>
    <w:tmpl w:val="75C69390"/>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130E3007"/>
    <w:multiLevelType w:val="hybridMultilevel"/>
    <w:tmpl w:val="56FA188E"/>
    <w:lvl w:ilvl="0" w:tplc="040C0001">
      <w:start w:val="1"/>
      <w:numFmt w:val="bullet"/>
      <w:lvlText w:val=""/>
      <w:lvlJc w:val="left"/>
      <w:pPr>
        <w:tabs>
          <w:tab w:val="num" w:pos="774"/>
        </w:tabs>
        <w:ind w:left="774" w:hanging="360"/>
      </w:pPr>
      <w:rPr>
        <w:rFonts w:ascii="Symbol" w:hAnsi="Symbol" w:hint="default"/>
      </w:rPr>
    </w:lvl>
    <w:lvl w:ilvl="1" w:tplc="040C0003" w:tentative="1">
      <w:start w:val="1"/>
      <w:numFmt w:val="bullet"/>
      <w:lvlText w:val="o"/>
      <w:lvlJc w:val="left"/>
      <w:pPr>
        <w:tabs>
          <w:tab w:val="num" w:pos="1494"/>
        </w:tabs>
        <w:ind w:left="1494" w:hanging="360"/>
      </w:pPr>
      <w:rPr>
        <w:rFonts w:ascii="Courier New" w:hAnsi="Courier New" w:cs="Courier New" w:hint="default"/>
      </w:rPr>
    </w:lvl>
    <w:lvl w:ilvl="2" w:tplc="040C0005" w:tentative="1">
      <w:start w:val="1"/>
      <w:numFmt w:val="bullet"/>
      <w:lvlText w:val=""/>
      <w:lvlJc w:val="left"/>
      <w:pPr>
        <w:tabs>
          <w:tab w:val="num" w:pos="2214"/>
        </w:tabs>
        <w:ind w:left="2214" w:hanging="360"/>
      </w:pPr>
      <w:rPr>
        <w:rFonts w:ascii="Wingdings" w:hAnsi="Wingdings" w:hint="default"/>
      </w:rPr>
    </w:lvl>
    <w:lvl w:ilvl="3" w:tplc="040C0001" w:tentative="1">
      <w:start w:val="1"/>
      <w:numFmt w:val="bullet"/>
      <w:lvlText w:val=""/>
      <w:lvlJc w:val="left"/>
      <w:pPr>
        <w:tabs>
          <w:tab w:val="num" w:pos="2934"/>
        </w:tabs>
        <w:ind w:left="2934" w:hanging="360"/>
      </w:pPr>
      <w:rPr>
        <w:rFonts w:ascii="Symbol" w:hAnsi="Symbol" w:hint="default"/>
      </w:rPr>
    </w:lvl>
    <w:lvl w:ilvl="4" w:tplc="040C0003" w:tentative="1">
      <w:start w:val="1"/>
      <w:numFmt w:val="bullet"/>
      <w:lvlText w:val="o"/>
      <w:lvlJc w:val="left"/>
      <w:pPr>
        <w:tabs>
          <w:tab w:val="num" w:pos="3654"/>
        </w:tabs>
        <w:ind w:left="3654" w:hanging="360"/>
      </w:pPr>
      <w:rPr>
        <w:rFonts w:ascii="Courier New" w:hAnsi="Courier New" w:cs="Courier New" w:hint="default"/>
      </w:rPr>
    </w:lvl>
    <w:lvl w:ilvl="5" w:tplc="040C0005" w:tentative="1">
      <w:start w:val="1"/>
      <w:numFmt w:val="bullet"/>
      <w:lvlText w:val=""/>
      <w:lvlJc w:val="left"/>
      <w:pPr>
        <w:tabs>
          <w:tab w:val="num" w:pos="4374"/>
        </w:tabs>
        <w:ind w:left="4374" w:hanging="360"/>
      </w:pPr>
      <w:rPr>
        <w:rFonts w:ascii="Wingdings" w:hAnsi="Wingdings" w:hint="default"/>
      </w:rPr>
    </w:lvl>
    <w:lvl w:ilvl="6" w:tplc="040C0001" w:tentative="1">
      <w:start w:val="1"/>
      <w:numFmt w:val="bullet"/>
      <w:lvlText w:val=""/>
      <w:lvlJc w:val="left"/>
      <w:pPr>
        <w:tabs>
          <w:tab w:val="num" w:pos="5094"/>
        </w:tabs>
        <w:ind w:left="5094" w:hanging="360"/>
      </w:pPr>
      <w:rPr>
        <w:rFonts w:ascii="Symbol" w:hAnsi="Symbol" w:hint="default"/>
      </w:rPr>
    </w:lvl>
    <w:lvl w:ilvl="7" w:tplc="040C0003" w:tentative="1">
      <w:start w:val="1"/>
      <w:numFmt w:val="bullet"/>
      <w:lvlText w:val="o"/>
      <w:lvlJc w:val="left"/>
      <w:pPr>
        <w:tabs>
          <w:tab w:val="num" w:pos="5814"/>
        </w:tabs>
        <w:ind w:left="5814" w:hanging="360"/>
      </w:pPr>
      <w:rPr>
        <w:rFonts w:ascii="Courier New" w:hAnsi="Courier New" w:cs="Courier New" w:hint="default"/>
      </w:rPr>
    </w:lvl>
    <w:lvl w:ilvl="8" w:tplc="040C0005" w:tentative="1">
      <w:start w:val="1"/>
      <w:numFmt w:val="bullet"/>
      <w:lvlText w:val=""/>
      <w:lvlJc w:val="left"/>
      <w:pPr>
        <w:tabs>
          <w:tab w:val="num" w:pos="6534"/>
        </w:tabs>
        <w:ind w:left="6534" w:hanging="360"/>
      </w:pPr>
      <w:rPr>
        <w:rFonts w:ascii="Wingdings" w:hAnsi="Wingdings" w:hint="default"/>
      </w:rPr>
    </w:lvl>
  </w:abstractNum>
  <w:abstractNum w:abstractNumId="32">
    <w:nsid w:val="13142D20"/>
    <w:multiLevelType w:val="hybridMultilevel"/>
    <w:tmpl w:val="D72430F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3">
    <w:nsid w:val="13305E2C"/>
    <w:multiLevelType w:val="hybridMultilevel"/>
    <w:tmpl w:val="F636025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nsid w:val="13F309CE"/>
    <w:multiLevelType w:val="hybridMultilevel"/>
    <w:tmpl w:val="99C8FD1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13FE39F3"/>
    <w:multiLevelType w:val="hybridMultilevel"/>
    <w:tmpl w:val="BF66503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nsid w:val="140E0E94"/>
    <w:multiLevelType w:val="hybridMultilevel"/>
    <w:tmpl w:val="C76E5726"/>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15004951"/>
    <w:multiLevelType w:val="hybridMultilevel"/>
    <w:tmpl w:val="BA3C1104"/>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162712A7"/>
    <w:multiLevelType w:val="hybridMultilevel"/>
    <w:tmpl w:val="64BCDE44"/>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16421D14"/>
    <w:multiLevelType w:val="hybridMultilevel"/>
    <w:tmpl w:val="96C487CE"/>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164A41CD"/>
    <w:multiLevelType w:val="hybridMultilevel"/>
    <w:tmpl w:val="1B56F986"/>
    <w:lvl w:ilvl="0" w:tplc="040C0001">
      <w:start w:val="1"/>
      <w:numFmt w:val="bullet"/>
      <w:lvlText w:val=""/>
      <w:lvlJc w:val="left"/>
      <w:pPr>
        <w:tabs>
          <w:tab w:val="num" w:pos="1068"/>
        </w:tabs>
        <w:ind w:left="1068" w:hanging="360"/>
      </w:pPr>
      <w:rPr>
        <w:rFonts w:ascii="Symbol" w:hAnsi="Symbol" w:hint="default"/>
      </w:rPr>
    </w:lvl>
    <w:lvl w:ilvl="1" w:tplc="040C000F">
      <w:start w:val="1"/>
      <w:numFmt w:val="decimal"/>
      <w:lvlText w:val="%2."/>
      <w:lvlJc w:val="left"/>
      <w:pPr>
        <w:tabs>
          <w:tab w:val="num" w:pos="1068"/>
        </w:tabs>
        <w:ind w:left="1068" w:hanging="360"/>
      </w:pPr>
      <w:rPr>
        <w:rFonts w:hint="default"/>
      </w:rPr>
    </w:lvl>
    <w:lvl w:ilvl="2" w:tplc="040C0005">
      <w:start w:val="1"/>
      <w:numFmt w:val="bullet"/>
      <w:lvlText w:val=""/>
      <w:lvlJc w:val="left"/>
      <w:pPr>
        <w:tabs>
          <w:tab w:val="num" w:pos="2508"/>
        </w:tabs>
        <w:ind w:left="2508" w:hanging="360"/>
      </w:pPr>
      <w:rPr>
        <w:rFonts w:ascii="Wingdings" w:hAnsi="Wingdings" w:hint="default"/>
      </w:rPr>
    </w:lvl>
    <w:lvl w:ilvl="3" w:tplc="040C0001" w:tentative="1">
      <w:start w:val="1"/>
      <w:numFmt w:val="bullet"/>
      <w:lvlText w:val=""/>
      <w:lvlJc w:val="left"/>
      <w:pPr>
        <w:tabs>
          <w:tab w:val="num" w:pos="3228"/>
        </w:tabs>
        <w:ind w:left="3228" w:hanging="360"/>
      </w:pPr>
      <w:rPr>
        <w:rFonts w:ascii="Symbol" w:hAnsi="Symbol" w:hint="default"/>
      </w:rPr>
    </w:lvl>
    <w:lvl w:ilvl="4" w:tplc="040C0003" w:tentative="1">
      <w:start w:val="1"/>
      <w:numFmt w:val="bullet"/>
      <w:lvlText w:val="o"/>
      <w:lvlJc w:val="left"/>
      <w:pPr>
        <w:tabs>
          <w:tab w:val="num" w:pos="3948"/>
        </w:tabs>
        <w:ind w:left="3948" w:hanging="360"/>
      </w:pPr>
      <w:rPr>
        <w:rFonts w:ascii="Courier New" w:hAnsi="Courier New" w:cs="Courier New" w:hint="default"/>
      </w:rPr>
    </w:lvl>
    <w:lvl w:ilvl="5" w:tplc="040C0005" w:tentative="1">
      <w:start w:val="1"/>
      <w:numFmt w:val="bullet"/>
      <w:lvlText w:val=""/>
      <w:lvlJc w:val="left"/>
      <w:pPr>
        <w:tabs>
          <w:tab w:val="num" w:pos="4668"/>
        </w:tabs>
        <w:ind w:left="4668" w:hanging="360"/>
      </w:pPr>
      <w:rPr>
        <w:rFonts w:ascii="Wingdings" w:hAnsi="Wingdings" w:hint="default"/>
      </w:rPr>
    </w:lvl>
    <w:lvl w:ilvl="6" w:tplc="040C0001" w:tentative="1">
      <w:start w:val="1"/>
      <w:numFmt w:val="bullet"/>
      <w:lvlText w:val=""/>
      <w:lvlJc w:val="left"/>
      <w:pPr>
        <w:tabs>
          <w:tab w:val="num" w:pos="5388"/>
        </w:tabs>
        <w:ind w:left="5388" w:hanging="360"/>
      </w:pPr>
      <w:rPr>
        <w:rFonts w:ascii="Symbol" w:hAnsi="Symbol" w:hint="default"/>
      </w:rPr>
    </w:lvl>
    <w:lvl w:ilvl="7" w:tplc="040C0003" w:tentative="1">
      <w:start w:val="1"/>
      <w:numFmt w:val="bullet"/>
      <w:lvlText w:val="o"/>
      <w:lvlJc w:val="left"/>
      <w:pPr>
        <w:tabs>
          <w:tab w:val="num" w:pos="6108"/>
        </w:tabs>
        <w:ind w:left="6108" w:hanging="360"/>
      </w:pPr>
      <w:rPr>
        <w:rFonts w:ascii="Courier New" w:hAnsi="Courier New" w:cs="Courier New" w:hint="default"/>
      </w:rPr>
    </w:lvl>
    <w:lvl w:ilvl="8" w:tplc="040C0005" w:tentative="1">
      <w:start w:val="1"/>
      <w:numFmt w:val="bullet"/>
      <w:lvlText w:val=""/>
      <w:lvlJc w:val="left"/>
      <w:pPr>
        <w:tabs>
          <w:tab w:val="num" w:pos="6828"/>
        </w:tabs>
        <w:ind w:left="6828" w:hanging="360"/>
      </w:pPr>
      <w:rPr>
        <w:rFonts w:ascii="Wingdings" w:hAnsi="Wingdings" w:hint="default"/>
      </w:rPr>
    </w:lvl>
  </w:abstractNum>
  <w:abstractNum w:abstractNumId="41">
    <w:nsid w:val="16F72B75"/>
    <w:multiLevelType w:val="hybridMultilevel"/>
    <w:tmpl w:val="DB561A2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170B4448"/>
    <w:multiLevelType w:val="hybridMultilevel"/>
    <w:tmpl w:val="7840AB8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175F5965"/>
    <w:multiLevelType w:val="hybridMultilevel"/>
    <w:tmpl w:val="DFF69AEE"/>
    <w:lvl w:ilvl="0" w:tplc="040C000F">
      <w:start w:val="1"/>
      <w:numFmt w:val="decimal"/>
      <w:lvlText w:val="%1."/>
      <w:lvlJc w:val="left"/>
      <w:pPr>
        <w:tabs>
          <w:tab w:val="num" w:pos="720"/>
        </w:tabs>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17A24612"/>
    <w:multiLevelType w:val="hybridMultilevel"/>
    <w:tmpl w:val="5EFE903C"/>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5">
    <w:nsid w:val="186D53BB"/>
    <w:multiLevelType w:val="hybridMultilevel"/>
    <w:tmpl w:val="D44E4FF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6">
    <w:nsid w:val="18AE13BA"/>
    <w:multiLevelType w:val="hybridMultilevel"/>
    <w:tmpl w:val="FC6AF864"/>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7">
    <w:nsid w:val="190F79AC"/>
    <w:multiLevelType w:val="hybridMultilevel"/>
    <w:tmpl w:val="2998346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8">
    <w:nsid w:val="19737FB0"/>
    <w:multiLevelType w:val="hybridMultilevel"/>
    <w:tmpl w:val="ED06C7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19B32DB7"/>
    <w:multiLevelType w:val="hybridMultilevel"/>
    <w:tmpl w:val="14E88A2A"/>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0">
    <w:nsid w:val="19DB1F22"/>
    <w:multiLevelType w:val="hybridMultilevel"/>
    <w:tmpl w:val="08B8E3B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1">
    <w:nsid w:val="1BCF02D0"/>
    <w:multiLevelType w:val="hybridMultilevel"/>
    <w:tmpl w:val="49CECF4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2">
    <w:nsid w:val="1C1C1859"/>
    <w:multiLevelType w:val="hybridMultilevel"/>
    <w:tmpl w:val="A45E3A1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1C9C53C5"/>
    <w:multiLevelType w:val="hybridMultilevel"/>
    <w:tmpl w:val="32B81CE8"/>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4">
    <w:nsid w:val="1DC674E1"/>
    <w:multiLevelType w:val="hybridMultilevel"/>
    <w:tmpl w:val="57F83B2A"/>
    <w:lvl w:ilvl="0" w:tplc="040C0001">
      <w:start w:val="1"/>
      <w:numFmt w:val="bullet"/>
      <w:lvlText w:val=""/>
      <w:lvlJc w:val="left"/>
      <w:pPr>
        <w:tabs>
          <w:tab w:val="num" w:pos="1080"/>
        </w:tabs>
        <w:ind w:left="1080" w:hanging="360"/>
      </w:pPr>
      <w:rPr>
        <w:rFonts w:ascii="Symbol" w:hAnsi="Symbol"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5">
    <w:nsid w:val="1DC709D5"/>
    <w:multiLevelType w:val="hybridMultilevel"/>
    <w:tmpl w:val="DB667DC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6">
    <w:nsid w:val="1E0E2B82"/>
    <w:multiLevelType w:val="hybridMultilevel"/>
    <w:tmpl w:val="9F74AB8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7">
    <w:nsid w:val="20EC2934"/>
    <w:multiLevelType w:val="hybridMultilevel"/>
    <w:tmpl w:val="D98674C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8">
    <w:nsid w:val="20F17555"/>
    <w:multiLevelType w:val="hybridMultilevel"/>
    <w:tmpl w:val="1DACBE80"/>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9">
    <w:nsid w:val="20FC1768"/>
    <w:multiLevelType w:val="hybridMultilevel"/>
    <w:tmpl w:val="3C423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0">
    <w:nsid w:val="21612F75"/>
    <w:multiLevelType w:val="hybridMultilevel"/>
    <w:tmpl w:val="C1E26C5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1">
    <w:nsid w:val="220260DF"/>
    <w:multiLevelType w:val="hybridMultilevel"/>
    <w:tmpl w:val="3E709A8A"/>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2">
    <w:nsid w:val="220C60BC"/>
    <w:multiLevelType w:val="hybridMultilevel"/>
    <w:tmpl w:val="9C668030"/>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3">
    <w:nsid w:val="2222298D"/>
    <w:multiLevelType w:val="hybridMultilevel"/>
    <w:tmpl w:val="93CCA34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4">
    <w:nsid w:val="223F7894"/>
    <w:multiLevelType w:val="hybridMultilevel"/>
    <w:tmpl w:val="C7FC92E0"/>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nsid w:val="229C7E71"/>
    <w:multiLevelType w:val="hybridMultilevel"/>
    <w:tmpl w:val="005ADCF6"/>
    <w:lvl w:ilvl="0" w:tplc="040C0001">
      <w:start w:val="1"/>
      <w:numFmt w:val="bullet"/>
      <w:lvlText w:val=""/>
      <w:lvlJc w:val="left"/>
      <w:pPr>
        <w:tabs>
          <w:tab w:val="num" w:pos="1440"/>
        </w:tabs>
        <w:ind w:left="1440" w:hanging="360"/>
      </w:pPr>
      <w:rPr>
        <w:rFonts w:ascii="Symbol" w:hAnsi="Symbol" w:hint="default"/>
      </w:rPr>
    </w:lvl>
    <w:lvl w:ilvl="1" w:tplc="040C0019" w:tentative="1">
      <w:start w:val="1"/>
      <w:numFmt w:val="lowerLetter"/>
      <w:lvlText w:val="%2."/>
      <w:lvlJc w:val="left"/>
      <w:pPr>
        <w:tabs>
          <w:tab w:val="num" w:pos="2160"/>
        </w:tabs>
        <w:ind w:left="2160" w:hanging="360"/>
      </w:pPr>
    </w:lvl>
    <w:lvl w:ilvl="2" w:tplc="040C001B" w:tentative="1">
      <w:start w:val="1"/>
      <w:numFmt w:val="lowerRoman"/>
      <w:lvlText w:val="%3."/>
      <w:lvlJc w:val="right"/>
      <w:pPr>
        <w:tabs>
          <w:tab w:val="num" w:pos="2880"/>
        </w:tabs>
        <w:ind w:left="2880" w:hanging="180"/>
      </w:pPr>
    </w:lvl>
    <w:lvl w:ilvl="3" w:tplc="040C000F" w:tentative="1">
      <w:start w:val="1"/>
      <w:numFmt w:val="decimal"/>
      <w:lvlText w:val="%4."/>
      <w:lvlJc w:val="left"/>
      <w:pPr>
        <w:tabs>
          <w:tab w:val="num" w:pos="3600"/>
        </w:tabs>
        <w:ind w:left="3600" w:hanging="360"/>
      </w:pPr>
    </w:lvl>
    <w:lvl w:ilvl="4" w:tplc="040C0019" w:tentative="1">
      <w:start w:val="1"/>
      <w:numFmt w:val="lowerLetter"/>
      <w:lvlText w:val="%5."/>
      <w:lvlJc w:val="left"/>
      <w:pPr>
        <w:tabs>
          <w:tab w:val="num" w:pos="4320"/>
        </w:tabs>
        <w:ind w:left="4320" w:hanging="360"/>
      </w:pPr>
    </w:lvl>
    <w:lvl w:ilvl="5" w:tplc="040C001B" w:tentative="1">
      <w:start w:val="1"/>
      <w:numFmt w:val="lowerRoman"/>
      <w:lvlText w:val="%6."/>
      <w:lvlJc w:val="right"/>
      <w:pPr>
        <w:tabs>
          <w:tab w:val="num" w:pos="5040"/>
        </w:tabs>
        <w:ind w:left="5040" w:hanging="180"/>
      </w:pPr>
    </w:lvl>
    <w:lvl w:ilvl="6" w:tplc="040C000F" w:tentative="1">
      <w:start w:val="1"/>
      <w:numFmt w:val="decimal"/>
      <w:lvlText w:val="%7."/>
      <w:lvlJc w:val="left"/>
      <w:pPr>
        <w:tabs>
          <w:tab w:val="num" w:pos="5760"/>
        </w:tabs>
        <w:ind w:left="5760" w:hanging="360"/>
      </w:pPr>
    </w:lvl>
    <w:lvl w:ilvl="7" w:tplc="040C0019" w:tentative="1">
      <w:start w:val="1"/>
      <w:numFmt w:val="lowerLetter"/>
      <w:lvlText w:val="%8."/>
      <w:lvlJc w:val="left"/>
      <w:pPr>
        <w:tabs>
          <w:tab w:val="num" w:pos="6480"/>
        </w:tabs>
        <w:ind w:left="6480" w:hanging="360"/>
      </w:pPr>
    </w:lvl>
    <w:lvl w:ilvl="8" w:tplc="040C001B" w:tentative="1">
      <w:start w:val="1"/>
      <w:numFmt w:val="lowerRoman"/>
      <w:lvlText w:val="%9."/>
      <w:lvlJc w:val="right"/>
      <w:pPr>
        <w:tabs>
          <w:tab w:val="num" w:pos="7200"/>
        </w:tabs>
        <w:ind w:left="7200" w:hanging="180"/>
      </w:pPr>
    </w:lvl>
  </w:abstractNum>
  <w:abstractNum w:abstractNumId="66">
    <w:nsid w:val="23275A12"/>
    <w:multiLevelType w:val="hybridMultilevel"/>
    <w:tmpl w:val="4294867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7">
    <w:nsid w:val="23C02B89"/>
    <w:multiLevelType w:val="hybridMultilevel"/>
    <w:tmpl w:val="E5A0D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255D2C54"/>
    <w:multiLevelType w:val="hybridMultilevel"/>
    <w:tmpl w:val="AF168F5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9">
    <w:nsid w:val="265B19F7"/>
    <w:multiLevelType w:val="hybridMultilevel"/>
    <w:tmpl w:val="8E4C86DC"/>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nsid w:val="271E6DB6"/>
    <w:multiLevelType w:val="hybridMultilevel"/>
    <w:tmpl w:val="46D025B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1">
    <w:nsid w:val="27AD44C4"/>
    <w:multiLevelType w:val="hybridMultilevel"/>
    <w:tmpl w:val="BC405CF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2">
    <w:nsid w:val="29014CDA"/>
    <w:multiLevelType w:val="hybridMultilevel"/>
    <w:tmpl w:val="02E6ADDA"/>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3">
    <w:nsid w:val="291F32DF"/>
    <w:multiLevelType w:val="hybridMultilevel"/>
    <w:tmpl w:val="8B548BE8"/>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4">
    <w:nsid w:val="291F429B"/>
    <w:multiLevelType w:val="hybridMultilevel"/>
    <w:tmpl w:val="92E4DF74"/>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5">
    <w:nsid w:val="2A6F134D"/>
    <w:multiLevelType w:val="hybridMultilevel"/>
    <w:tmpl w:val="677A2E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nsid w:val="2A792C9C"/>
    <w:multiLevelType w:val="hybridMultilevel"/>
    <w:tmpl w:val="3E107DF8"/>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7">
    <w:nsid w:val="2AB92A77"/>
    <w:multiLevelType w:val="hybridMultilevel"/>
    <w:tmpl w:val="A1E8D9E2"/>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lvl>
    <w:lvl w:ilvl="2" w:tplc="040C001B" w:tentative="1">
      <w:start w:val="1"/>
      <w:numFmt w:val="lowerRoman"/>
      <w:lvlText w:val="%3."/>
      <w:lvlJc w:val="right"/>
      <w:pPr>
        <w:tabs>
          <w:tab w:val="num" w:pos="2508"/>
        </w:tabs>
        <w:ind w:left="2508" w:hanging="180"/>
      </w:pPr>
    </w:lvl>
    <w:lvl w:ilvl="3" w:tplc="040C000F" w:tentative="1">
      <w:start w:val="1"/>
      <w:numFmt w:val="decimal"/>
      <w:lvlText w:val="%4."/>
      <w:lvlJc w:val="left"/>
      <w:pPr>
        <w:tabs>
          <w:tab w:val="num" w:pos="3228"/>
        </w:tabs>
        <w:ind w:left="3228" w:hanging="360"/>
      </w:pPr>
    </w:lvl>
    <w:lvl w:ilvl="4" w:tplc="040C0019" w:tentative="1">
      <w:start w:val="1"/>
      <w:numFmt w:val="lowerLetter"/>
      <w:lvlText w:val="%5."/>
      <w:lvlJc w:val="left"/>
      <w:pPr>
        <w:tabs>
          <w:tab w:val="num" w:pos="3948"/>
        </w:tabs>
        <w:ind w:left="3948" w:hanging="360"/>
      </w:pPr>
    </w:lvl>
    <w:lvl w:ilvl="5" w:tplc="040C001B" w:tentative="1">
      <w:start w:val="1"/>
      <w:numFmt w:val="lowerRoman"/>
      <w:lvlText w:val="%6."/>
      <w:lvlJc w:val="right"/>
      <w:pPr>
        <w:tabs>
          <w:tab w:val="num" w:pos="4668"/>
        </w:tabs>
        <w:ind w:left="4668" w:hanging="180"/>
      </w:pPr>
    </w:lvl>
    <w:lvl w:ilvl="6" w:tplc="040C000F" w:tentative="1">
      <w:start w:val="1"/>
      <w:numFmt w:val="decimal"/>
      <w:lvlText w:val="%7."/>
      <w:lvlJc w:val="left"/>
      <w:pPr>
        <w:tabs>
          <w:tab w:val="num" w:pos="5388"/>
        </w:tabs>
        <w:ind w:left="5388" w:hanging="360"/>
      </w:pPr>
    </w:lvl>
    <w:lvl w:ilvl="7" w:tplc="040C0019" w:tentative="1">
      <w:start w:val="1"/>
      <w:numFmt w:val="lowerLetter"/>
      <w:lvlText w:val="%8."/>
      <w:lvlJc w:val="left"/>
      <w:pPr>
        <w:tabs>
          <w:tab w:val="num" w:pos="6108"/>
        </w:tabs>
        <w:ind w:left="6108" w:hanging="360"/>
      </w:pPr>
    </w:lvl>
    <w:lvl w:ilvl="8" w:tplc="040C001B" w:tentative="1">
      <w:start w:val="1"/>
      <w:numFmt w:val="lowerRoman"/>
      <w:lvlText w:val="%9."/>
      <w:lvlJc w:val="right"/>
      <w:pPr>
        <w:tabs>
          <w:tab w:val="num" w:pos="6828"/>
        </w:tabs>
        <w:ind w:left="6828" w:hanging="180"/>
      </w:pPr>
    </w:lvl>
  </w:abstractNum>
  <w:abstractNum w:abstractNumId="78">
    <w:nsid w:val="2AD857A0"/>
    <w:multiLevelType w:val="hybridMultilevel"/>
    <w:tmpl w:val="CDE438DA"/>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9">
    <w:nsid w:val="2B1E6BA3"/>
    <w:multiLevelType w:val="hybridMultilevel"/>
    <w:tmpl w:val="28D03B7E"/>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0">
    <w:nsid w:val="2D211569"/>
    <w:multiLevelType w:val="hybridMultilevel"/>
    <w:tmpl w:val="13727032"/>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1">
    <w:nsid w:val="2D276961"/>
    <w:multiLevelType w:val="hybridMultilevel"/>
    <w:tmpl w:val="F34434A6"/>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2">
    <w:nsid w:val="2E3C6490"/>
    <w:multiLevelType w:val="hybridMultilevel"/>
    <w:tmpl w:val="5246B590"/>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3">
    <w:nsid w:val="2F5A420D"/>
    <w:multiLevelType w:val="hybridMultilevel"/>
    <w:tmpl w:val="517A161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84">
    <w:nsid w:val="31222537"/>
    <w:multiLevelType w:val="hybridMultilevel"/>
    <w:tmpl w:val="B14A10EE"/>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5">
    <w:nsid w:val="315A0904"/>
    <w:multiLevelType w:val="hybridMultilevel"/>
    <w:tmpl w:val="14B84F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nsid w:val="318F7EA0"/>
    <w:multiLevelType w:val="hybridMultilevel"/>
    <w:tmpl w:val="B43023F8"/>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7">
    <w:nsid w:val="31B36067"/>
    <w:multiLevelType w:val="hybridMultilevel"/>
    <w:tmpl w:val="22B014C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88">
    <w:nsid w:val="321D4AA3"/>
    <w:multiLevelType w:val="hybridMultilevel"/>
    <w:tmpl w:val="23B05AB6"/>
    <w:lvl w:ilvl="0" w:tplc="040C0001">
      <w:start w:val="1"/>
      <w:numFmt w:val="bullet"/>
      <w:lvlText w:val=""/>
      <w:lvlJc w:val="left"/>
      <w:pPr>
        <w:tabs>
          <w:tab w:val="num" w:pos="720"/>
        </w:tabs>
        <w:ind w:left="720" w:hanging="360"/>
      </w:pPr>
      <w:rPr>
        <w:rFonts w:ascii="Symbol" w:hAnsi="Symbol" w:hint="default"/>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89">
    <w:nsid w:val="32F17DB7"/>
    <w:multiLevelType w:val="hybridMultilevel"/>
    <w:tmpl w:val="44608FB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0">
    <w:nsid w:val="33AF05C1"/>
    <w:multiLevelType w:val="hybridMultilevel"/>
    <w:tmpl w:val="C11838A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1">
    <w:nsid w:val="33E1741C"/>
    <w:multiLevelType w:val="hybridMultilevel"/>
    <w:tmpl w:val="4F14080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2">
    <w:nsid w:val="34C516E3"/>
    <w:multiLevelType w:val="hybridMultilevel"/>
    <w:tmpl w:val="00ECC8D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3">
    <w:nsid w:val="354672D3"/>
    <w:multiLevelType w:val="hybridMultilevel"/>
    <w:tmpl w:val="B6DED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nsid w:val="35897DD1"/>
    <w:multiLevelType w:val="hybridMultilevel"/>
    <w:tmpl w:val="01FEB11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5">
    <w:nsid w:val="35CC0B57"/>
    <w:multiLevelType w:val="hybridMultilevel"/>
    <w:tmpl w:val="688060D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6">
    <w:nsid w:val="35D161BA"/>
    <w:multiLevelType w:val="hybridMultilevel"/>
    <w:tmpl w:val="B5EE210A"/>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7">
    <w:nsid w:val="364E1317"/>
    <w:multiLevelType w:val="hybridMultilevel"/>
    <w:tmpl w:val="2E18AC0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8">
    <w:nsid w:val="36B927A4"/>
    <w:multiLevelType w:val="hybridMultilevel"/>
    <w:tmpl w:val="0D1C5BE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9">
    <w:nsid w:val="37B607AA"/>
    <w:multiLevelType w:val="hybridMultilevel"/>
    <w:tmpl w:val="8C4CB376"/>
    <w:lvl w:ilvl="0" w:tplc="040C0001">
      <w:start w:val="1"/>
      <w:numFmt w:val="bullet"/>
      <w:lvlText w:val=""/>
      <w:lvlJc w:val="left"/>
      <w:pPr>
        <w:tabs>
          <w:tab w:val="num" w:pos="1440"/>
        </w:tabs>
        <w:ind w:left="1440" w:hanging="360"/>
      </w:pPr>
      <w:rPr>
        <w:rFonts w:ascii="Symbol" w:hAnsi="Symbol" w:hint="default"/>
      </w:rPr>
    </w:lvl>
    <w:lvl w:ilvl="1" w:tplc="040C0019">
      <w:start w:val="1"/>
      <w:numFmt w:val="lowerLetter"/>
      <w:lvlText w:val="%2."/>
      <w:lvlJc w:val="left"/>
      <w:pPr>
        <w:tabs>
          <w:tab w:val="num" w:pos="2160"/>
        </w:tabs>
        <w:ind w:left="2160" w:hanging="360"/>
      </w:pPr>
    </w:lvl>
    <w:lvl w:ilvl="2" w:tplc="040C001B" w:tentative="1">
      <w:start w:val="1"/>
      <w:numFmt w:val="lowerRoman"/>
      <w:lvlText w:val="%3."/>
      <w:lvlJc w:val="right"/>
      <w:pPr>
        <w:tabs>
          <w:tab w:val="num" w:pos="2880"/>
        </w:tabs>
        <w:ind w:left="2880" w:hanging="180"/>
      </w:pPr>
    </w:lvl>
    <w:lvl w:ilvl="3" w:tplc="040C000F" w:tentative="1">
      <w:start w:val="1"/>
      <w:numFmt w:val="decimal"/>
      <w:lvlText w:val="%4."/>
      <w:lvlJc w:val="left"/>
      <w:pPr>
        <w:tabs>
          <w:tab w:val="num" w:pos="3600"/>
        </w:tabs>
        <w:ind w:left="3600" w:hanging="360"/>
      </w:pPr>
    </w:lvl>
    <w:lvl w:ilvl="4" w:tplc="040C0019" w:tentative="1">
      <w:start w:val="1"/>
      <w:numFmt w:val="lowerLetter"/>
      <w:lvlText w:val="%5."/>
      <w:lvlJc w:val="left"/>
      <w:pPr>
        <w:tabs>
          <w:tab w:val="num" w:pos="4320"/>
        </w:tabs>
        <w:ind w:left="4320" w:hanging="360"/>
      </w:pPr>
    </w:lvl>
    <w:lvl w:ilvl="5" w:tplc="040C001B" w:tentative="1">
      <w:start w:val="1"/>
      <w:numFmt w:val="lowerRoman"/>
      <w:lvlText w:val="%6."/>
      <w:lvlJc w:val="right"/>
      <w:pPr>
        <w:tabs>
          <w:tab w:val="num" w:pos="5040"/>
        </w:tabs>
        <w:ind w:left="5040" w:hanging="180"/>
      </w:pPr>
    </w:lvl>
    <w:lvl w:ilvl="6" w:tplc="040C000F" w:tentative="1">
      <w:start w:val="1"/>
      <w:numFmt w:val="decimal"/>
      <w:lvlText w:val="%7."/>
      <w:lvlJc w:val="left"/>
      <w:pPr>
        <w:tabs>
          <w:tab w:val="num" w:pos="5760"/>
        </w:tabs>
        <w:ind w:left="5760" w:hanging="360"/>
      </w:pPr>
    </w:lvl>
    <w:lvl w:ilvl="7" w:tplc="040C0019" w:tentative="1">
      <w:start w:val="1"/>
      <w:numFmt w:val="lowerLetter"/>
      <w:lvlText w:val="%8."/>
      <w:lvlJc w:val="left"/>
      <w:pPr>
        <w:tabs>
          <w:tab w:val="num" w:pos="6480"/>
        </w:tabs>
        <w:ind w:left="6480" w:hanging="360"/>
      </w:pPr>
    </w:lvl>
    <w:lvl w:ilvl="8" w:tplc="040C001B" w:tentative="1">
      <w:start w:val="1"/>
      <w:numFmt w:val="lowerRoman"/>
      <w:lvlText w:val="%9."/>
      <w:lvlJc w:val="right"/>
      <w:pPr>
        <w:tabs>
          <w:tab w:val="num" w:pos="7200"/>
        </w:tabs>
        <w:ind w:left="7200" w:hanging="180"/>
      </w:pPr>
    </w:lvl>
  </w:abstractNum>
  <w:abstractNum w:abstractNumId="100">
    <w:nsid w:val="38DB7243"/>
    <w:multiLevelType w:val="multilevel"/>
    <w:tmpl w:val="E52EC384"/>
    <w:lvl w:ilvl="0">
      <w:start w:val="1"/>
      <w:numFmt w:val="decimal"/>
      <w:lvlText w:val="%1"/>
      <w:lvlJc w:val="left"/>
      <w:pPr>
        <w:tabs>
          <w:tab w:val="num" w:pos="864"/>
        </w:tabs>
        <w:ind w:left="864" w:hanging="432"/>
      </w:pPr>
      <w:rPr>
        <w:rFonts w:hint="default"/>
      </w:rPr>
    </w:lvl>
    <w:lvl w:ilvl="1">
      <w:start w:val="1"/>
      <w:numFmt w:val="decimal"/>
      <w:lvlText w:val="%1.%2"/>
      <w:lvlJc w:val="left"/>
      <w:pPr>
        <w:tabs>
          <w:tab w:val="num" w:pos="1008"/>
        </w:tabs>
        <w:ind w:left="1008" w:hanging="576"/>
      </w:pPr>
      <w:rPr>
        <w:rFonts w:hint="default"/>
      </w:rPr>
    </w:lvl>
    <w:lvl w:ilvl="2">
      <w:start w:val="1"/>
      <w:numFmt w:val="decimal"/>
      <w:lvlText w:val="%1.%2.%3"/>
      <w:lvlJc w:val="left"/>
      <w:pPr>
        <w:tabs>
          <w:tab w:val="num" w:pos="1152"/>
        </w:tabs>
        <w:ind w:left="1152" w:hanging="720"/>
      </w:pPr>
      <w:rPr>
        <w:rFonts w:hint="default"/>
      </w:rPr>
    </w:lvl>
    <w:lvl w:ilvl="3">
      <w:start w:val="1"/>
      <w:numFmt w:val="decimal"/>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hint="default"/>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101">
    <w:nsid w:val="38E7230A"/>
    <w:multiLevelType w:val="hybridMultilevel"/>
    <w:tmpl w:val="0246B274"/>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02">
    <w:nsid w:val="39AA63CC"/>
    <w:multiLevelType w:val="hybridMultilevel"/>
    <w:tmpl w:val="A050935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03">
    <w:nsid w:val="39B21BBD"/>
    <w:multiLevelType w:val="hybridMultilevel"/>
    <w:tmpl w:val="D5F46ED0"/>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4">
    <w:nsid w:val="39EC5A5E"/>
    <w:multiLevelType w:val="hybridMultilevel"/>
    <w:tmpl w:val="2E9EAB70"/>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5">
    <w:nsid w:val="3A022D61"/>
    <w:multiLevelType w:val="hybridMultilevel"/>
    <w:tmpl w:val="2458B588"/>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6">
    <w:nsid w:val="3A5E6EE1"/>
    <w:multiLevelType w:val="hybridMultilevel"/>
    <w:tmpl w:val="04966D2A"/>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07">
    <w:nsid w:val="3A8A0FC2"/>
    <w:multiLevelType w:val="hybridMultilevel"/>
    <w:tmpl w:val="7D8A836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08">
    <w:nsid w:val="3B415FD1"/>
    <w:multiLevelType w:val="hybridMultilevel"/>
    <w:tmpl w:val="32B81CE8"/>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9">
    <w:nsid w:val="3B51477C"/>
    <w:multiLevelType w:val="hybridMultilevel"/>
    <w:tmpl w:val="4A4EF22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0">
    <w:nsid w:val="3B625986"/>
    <w:multiLevelType w:val="hybridMultilevel"/>
    <w:tmpl w:val="6FD83A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1">
    <w:nsid w:val="3BB71BFC"/>
    <w:multiLevelType w:val="hybridMultilevel"/>
    <w:tmpl w:val="7146189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2">
    <w:nsid w:val="3BEA2F1C"/>
    <w:multiLevelType w:val="hybridMultilevel"/>
    <w:tmpl w:val="2940D68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3">
    <w:nsid w:val="3C640296"/>
    <w:multiLevelType w:val="hybridMultilevel"/>
    <w:tmpl w:val="E710DE8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4">
    <w:nsid w:val="3CB2276F"/>
    <w:multiLevelType w:val="hybridMultilevel"/>
    <w:tmpl w:val="07FEF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5">
    <w:nsid w:val="3CEF703A"/>
    <w:multiLevelType w:val="hybridMultilevel"/>
    <w:tmpl w:val="7398FE3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6">
    <w:nsid w:val="3D6800CF"/>
    <w:multiLevelType w:val="hybridMultilevel"/>
    <w:tmpl w:val="7C764030"/>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7">
    <w:nsid w:val="3EA216B5"/>
    <w:multiLevelType w:val="hybridMultilevel"/>
    <w:tmpl w:val="BF385310"/>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8">
    <w:nsid w:val="3F0E3A23"/>
    <w:multiLevelType w:val="hybridMultilevel"/>
    <w:tmpl w:val="2612EAA6"/>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9">
    <w:nsid w:val="3FA97656"/>
    <w:multiLevelType w:val="hybridMultilevel"/>
    <w:tmpl w:val="22045E9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0">
    <w:nsid w:val="40C169CE"/>
    <w:multiLevelType w:val="hybridMultilevel"/>
    <w:tmpl w:val="85DE37D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1">
    <w:nsid w:val="40D43AB9"/>
    <w:multiLevelType w:val="hybridMultilevel"/>
    <w:tmpl w:val="21203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2">
    <w:nsid w:val="413E38AB"/>
    <w:multiLevelType w:val="hybridMultilevel"/>
    <w:tmpl w:val="4CA02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3">
    <w:nsid w:val="41755A48"/>
    <w:multiLevelType w:val="hybridMultilevel"/>
    <w:tmpl w:val="AAA28E9A"/>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4">
    <w:nsid w:val="419C4703"/>
    <w:multiLevelType w:val="hybridMultilevel"/>
    <w:tmpl w:val="E62E1DD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5">
    <w:nsid w:val="42C8454C"/>
    <w:multiLevelType w:val="hybridMultilevel"/>
    <w:tmpl w:val="80C2048A"/>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6">
    <w:nsid w:val="439C0A5A"/>
    <w:multiLevelType w:val="hybridMultilevel"/>
    <w:tmpl w:val="9280BC8A"/>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7">
    <w:nsid w:val="459C31FC"/>
    <w:multiLevelType w:val="hybridMultilevel"/>
    <w:tmpl w:val="B5309A00"/>
    <w:lvl w:ilvl="0" w:tplc="040C0001">
      <w:start w:val="1"/>
      <w:numFmt w:val="bullet"/>
      <w:lvlText w:val=""/>
      <w:lvlJc w:val="left"/>
      <w:pPr>
        <w:tabs>
          <w:tab w:val="num" w:pos="1440"/>
        </w:tabs>
        <w:ind w:left="1440" w:hanging="360"/>
      </w:pPr>
      <w:rPr>
        <w:rFonts w:ascii="Symbol" w:hAnsi="Symbol" w:hint="default"/>
      </w:rPr>
    </w:lvl>
    <w:lvl w:ilvl="1" w:tplc="040C000F">
      <w:start w:val="1"/>
      <w:numFmt w:val="decimal"/>
      <w:lvlText w:val="%2."/>
      <w:lvlJc w:val="left"/>
      <w:pPr>
        <w:tabs>
          <w:tab w:val="num" w:pos="1440"/>
        </w:tabs>
        <w:ind w:left="1440" w:hanging="360"/>
      </w:pPr>
      <w:rPr>
        <w:rFonts w:hint="default"/>
      </w:rPr>
    </w:lvl>
    <w:lvl w:ilvl="2" w:tplc="040C0005">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cs="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cs="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128">
    <w:nsid w:val="47165993"/>
    <w:multiLevelType w:val="multilevel"/>
    <w:tmpl w:val="4B1CFAF8"/>
    <w:lvl w:ilvl="0">
      <w:start w:val="1"/>
      <w:numFmt w:val="decimal"/>
      <w:lvlText w:val="%1."/>
      <w:lvlJc w:val="left"/>
      <w:pPr>
        <w:tabs>
          <w:tab w:val="num" w:pos="864"/>
        </w:tabs>
        <w:ind w:left="864" w:hanging="432"/>
      </w:pPr>
      <w:rPr>
        <w:rFonts w:hint="default"/>
      </w:rPr>
    </w:lvl>
    <w:lvl w:ilvl="1">
      <w:start w:val="1"/>
      <w:numFmt w:val="decimal"/>
      <w:lvlText w:val="%1.%2"/>
      <w:lvlJc w:val="left"/>
      <w:pPr>
        <w:tabs>
          <w:tab w:val="num" w:pos="1008"/>
        </w:tabs>
        <w:ind w:left="1008" w:hanging="576"/>
      </w:pPr>
      <w:rPr>
        <w:rFonts w:hint="default"/>
      </w:rPr>
    </w:lvl>
    <w:lvl w:ilvl="2">
      <w:start w:val="1"/>
      <w:numFmt w:val="decimal"/>
      <w:lvlText w:val="%1.%2.%3"/>
      <w:lvlJc w:val="left"/>
      <w:pPr>
        <w:tabs>
          <w:tab w:val="num" w:pos="1152"/>
        </w:tabs>
        <w:ind w:left="1152" w:hanging="720"/>
      </w:pPr>
      <w:rPr>
        <w:rFonts w:hint="default"/>
      </w:rPr>
    </w:lvl>
    <w:lvl w:ilvl="3">
      <w:start w:val="1"/>
      <w:numFmt w:val="decimal"/>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hint="default"/>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129">
    <w:nsid w:val="47A30B80"/>
    <w:multiLevelType w:val="hybridMultilevel"/>
    <w:tmpl w:val="DF2C5B6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0">
    <w:nsid w:val="48F404EC"/>
    <w:multiLevelType w:val="hybridMultilevel"/>
    <w:tmpl w:val="F8AC8CF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1">
    <w:nsid w:val="49340986"/>
    <w:multiLevelType w:val="hybridMultilevel"/>
    <w:tmpl w:val="293401B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2">
    <w:nsid w:val="49AD4946"/>
    <w:multiLevelType w:val="hybridMultilevel"/>
    <w:tmpl w:val="6BBEF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3">
    <w:nsid w:val="49BF77A4"/>
    <w:multiLevelType w:val="hybridMultilevel"/>
    <w:tmpl w:val="2ED6166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4">
    <w:nsid w:val="4ACF28D5"/>
    <w:multiLevelType w:val="hybridMultilevel"/>
    <w:tmpl w:val="59C2D434"/>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5">
    <w:nsid w:val="4B582787"/>
    <w:multiLevelType w:val="hybridMultilevel"/>
    <w:tmpl w:val="58DC4BF4"/>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6">
    <w:nsid w:val="4B9F4D4B"/>
    <w:multiLevelType w:val="hybridMultilevel"/>
    <w:tmpl w:val="00E6C636"/>
    <w:lvl w:ilvl="0" w:tplc="040C0001">
      <w:start w:val="1"/>
      <w:numFmt w:val="bullet"/>
      <w:lvlText w:val=""/>
      <w:lvlJc w:val="left"/>
      <w:pPr>
        <w:tabs>
          <w:tab w:val="num" w:pos="1440"/>
        </w:tabs>
        <w:ind w:left="1440" w:hanging="360"/>
      </w:pPr>
      <w:rPr>
        <w:rFonts w:ascii="Symbol" w:hAnsi="Symbol" w:hint="default"/>
      </w:rPr>
    </w:lvl>
    <w:lvl w:ilvl="1" w:tplc="040C0019" w:tentative="1">
      <w:start w:val="1"/>
      <w:numFmt w:val="lowerLetter"/>
      <w:lvlText w:val="%2."/>
      <w:lvlJc w:val="left"/>
      <w:pPr>
        <w:tabs>
          <w:tab w:val="num" w:pos="2160"/>
        </w:tabs>
        <w:ind w:left="2160" w:hanging="360"/>
      </w:pPr>
    </w:lvl>
    <w:lvl w:ilvl="2" w:tplc="040C001B" w:tentative="1">
      <w:start w:val="1"/>
      <w:numFmt w:val="lowerRoman"/>
      <w:lvlText w:val="%3."/>
      <w:lvlJc w:val="right"/>
      <w:pPr>
        <w:tabs>
          <w:tab w:val="num" w:pos="2880"/>
        </w:tabs>
        <w:ind w:left="2880" w:hanging="180"/>
      </w:pPr>
    </w:lvl>
    <w:lvl w:ilvl="3" w:tplc="040C000F" w:tentative="1">
      <w:start w:val="1"/>
      <w:numFmt w:val="decimal"/>
      <w:lvlText w:val="%4."/>
      <w:lvlJc w:val="left"/>
      <w:pPr>
        <w:tabs>
          <w:tab w:val="num" w:pos="3600"/>
        </w:tabs>
        <w:ind w:left="3600" w:hanging="360"/>
      </w:pPr>
    </w:lvl>
    <w:lvl w:ilvl="4" w:tplc="040C0019" w:tentative="1">
      <w:start w:val="1"/>
      <w:numFmt w:val="lowerLetter"/>
      <w:lvlText w:val="%5."/>
      <w:lvlJc w:val="left"/>
      <w:pPr>
        <w:tabs>
          <w:tab w:val="num" w:pos="4320"/>
        </w:tabs>
        <w:ind w:left="4320" w:hanging="360"/>
      </w:pPr>
    </w:lvl>
    <w:lvl w:ilvl="5" w:tplc="040C001B" w:tentative="1">
      <w:start w:val="1"/>
      <w:numFmt w:val="lowerRoman"/>
      <w:lvlText w:val="%6."/>
      <w:lvlJc w:val="right"/>
      <w:pPr>
        <w:tabs>
          <w:tab w:val="num" w:pos="5040"/>
        </w:tabs>
        <w:ind w:left="5040" w:hanging="180"/>
      </w:pPr>
    </w:lvl>
    <w:lvl w:ilvl="6" w:tplc="040C000F" w:tentative="1">
      <w:start w:val="1"/>
      <w:numFmt w:val="decimal"/>
      <w:lvlText w:val="%7."/>
      <w:lvlJc w:val="left"/>
      <w:pPr>
        <w:tabs>
          <w:tab w:val="num" w:pos="5760"/>
        </w:tabs>
        <w:ind w:left="5760" w:hanging="360"/>
      </w:pPr>
    </w:lvl>
    <w:lvl w:ilvl="7" w:tplc="040C0019" w:tentative="1">
      <w:start w:val="1"/>
      <w:numFmt w:val="lowerLetter"/>
      <w:lvlText w:val="%8."/>
      <w:lvlJc w:val="left"/>
      <w:pPr>
        <w:tabs>
          <w:tab w:val="num" w:pos="6480"/>
        </w:tabs>
        <w:ind w:left="6480" w:hanging="360"/>
      </w:pPr>
    </w:lvl>
    <w:lvl w:ilvl="8" w:tplc="040C001B" w:tentative="1">
      <w:start w:val="1"/>
      <w:numFmt w:val="lowerRoman"/>
      <w:lvlText w:val="%9."/>
      <w:lvlJc w:val="right"/>
      <w:pPr>
        <w:tabs>
          <w:tab w:val="num" w:pos="7200"/>
        </w:tabs>
        <w:ind w:left="7200" w:hanging="180"/>
      </w:pPr>
    </w:lvl>
  </w:abstractNum>
  <w:abstractNum w:abstractNumId="137">
    <w:nsid w:val="4C1B764D"/>
    <w:multiLevelType w:val="hybridMultilevel"/>
    <w:tmpl w:val="8368CF1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8">
    <w:nsid w:val="4D1E3813"/>
    <w:multiLevelType w:val="hybridMultilevel"/>
    <w:tmpl w:val="FC52882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9">
    <w:nsid w:val="4D784393"/>
    <w:multiLevelType w:val="hybridMultilevel"/>
    <w:tmpl w:val="330A879A"/>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0">
    <w:nsid w:val="4D9D3EDC"/>
    <w:multiLevelType w:val="hybridMultilevel"/>
    <w:tmpl w:val="9B522188"/>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1">
    <w:nsid w:val="4DB00B76"/>
    <w:multiLevelType w:val="hybridMultilevel"/>
    <w:tmpl w:val="AD6230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2">
    <w:nsid w:val="4DF73816"/>
    <w:multiLevelType w:val="hybridMultilevel"/>
    <w:tmpl w:val="CEC869BC"/>
    <w:lvl w:ilvl="0" w:tplc="040C0001">
      <w:start w:val="1"/>
      <w:numFmt w:val="bullet"/>
      <w:lvlText w:val=""/>
      <w:lvlJc w:val="left"/>
      <w:pPr>
        <w:tabs>
          <w:tab w:val="num" w:pos="1776"/>
        </w:tabs>
        <w:ind w:left="1776" w:hanging="360"/>
      </w:pPr>
      <w:rPr>
        <w:rFonts w:ascii="Symbol" w:hAnsi="Symbol" w:hint="default"/>
      </w:rPr>
    </w:lvl>
    <w:lvl w:ilvl="1" w:tplc="040C0003">
      <w:start w:val="1"/>
      <w:numFmt w:val="bullet"/>
      <w:lvlText w:val="o"/>
      <w:lvlJc w:val="left"/>
      <w:pPr>
        <w:tabs>
          <w:tab w:val="num" w:pos="2496"/>
        </w:tabs>
        <w:ind w:left="2496" w:hanging="360"/>
      </w:pPr>
      <w:rPr>
        <w:rFonts w:ascii="Courier New" w:hAnsi="Courier New" w:cs="Courier New" w:hint="default"/>
      </w:rPr>
    </w:lvl>
    <w:lvl w:ilvl="2" w:tplc="040C0005">
      <w:start w:val="1"/>
      <w:numFmt w:val="bullet"/>
      <w:lvlText w:val=""/>
      <w:lvlJc w:val="left"/>
      <w:pPr>
        <w:tabs>
          <w:tab w:val="num" w:pos="3216"/>
        </w:tabs>
        <w:ind w:left="3216" w:hanging="360"/>
      </w:pPr>
      <w:rPr>
        <w:rFonts w:ascii="Wingdings" w:hAnsi="Wingdings" w:hint="default"/>
      </w:rPr>
    </w:lvl>
    <w:lvl w:ilvl="3" w:tplc="040C0001" w:tentative="1">
      <w:start w:val="1"/>
      <w:numFmt w:val="bullet"/>
      <w:lvlText w:val=""/>
      <w:lvlJc w:val="left"/>
      <w:pPr>
        <w:tabs>
          <w:tab w:val="num" w:pos="3936"/>
        </w:tabs>
        <w:ind w:left="3936" w:hanging="360"/>
      </w:pPr>
      <w:rPr>
        <w:rFonts w:ascii="Symbol" w:hAnsi="Symbol" w:hint="default"/>
      </w:rPr>
    </w:lvl>
    <w:lvl w:ilvl="4" w:tplc="040C0003" w:tentative="1">
      <w:start w:val="1"/>
      <w:numFmt w:val="bullet"/>
      <w:lvlText w:val="o"/>
      <w:lvlJc w:val="left"/>
      <w:pPr>
        <w:tabs>
          <w:tab w:val="num" w:pos="4656"/>
        </w:tabs>
        <w:ind w:left="4656" w:hanging="360"/>
      </w:pPr>
      <w:rPr>
        <w:rFonts w:ascii="Courier New" w:hAnsi="Courier New" w:cs="Courier New" w:hint="default"/>
      </w:rPr>
    </w:lvl>
    <w:lvl w:ilvl="5" w:tplc="040C0005" w:tentative="1">
      <w:start w:val="1"/>
      <w:numFmt w:val="bullet"/>
      <w:lvlText w:val=""/>
      <w:lvlJc w:val="left"/>
      <w:pPr>
        <w:tabs>
          <w:tab w:val="num" w:pos="5376"/>
        </w:tabs>
        <w:ind w:left="5376" w:hanging="360"/>
      </w:pPr>
      <w:rPr>
        <w:rFonts w:ascii="Wingdings" w:hAnsi="Wingdings" w:hint="default"/>
      </w:rPr>
    </w:lvl>
    <w:lvl w:ilvl="6" w:tplc="040C0001" w:tentative="1">
      <w:start w:val="1"/>
      <w:numFmt w:val="bullet"/>
      <w:lvlText w:val=""/>
      <w:lvlJc w:val="left"/>
      <w:pPr>
        <w:tabs>
          <w:tab w:val="num" w:pos="6096"/>
        </w:tabs>
        <w:ind w:left="6096" w:hanging="360"/>
      </w:pPr>
      <w:rPr>
        <w:rFonts w:ascii="Symbol" w:hAnsi="Symbol" w:hint="default"/>
      </w:rPr>
    </w:lvl>
    <w:lvl w:ilvl="7" w:tplc="040C0003" w:tentative="1">
      <w:start w:val="1"/>
      <w:numFmt w:val="bullet"/>
      <w:lvlText w:val="o"/>
      <w:lvlJc w:val="left"/>
      <w:pPr>
        <w:tabs>
          <w:tab w:val="num" w:pos="6816"/>
        </w:tabs>
        <w:ind w:left="6816" w:hanging="360"/>
      </w:pPr>
      <w:rPr>
        <w:rFonts w:ascii="Courier New" w:hAnsi="Courier New" w:cs="Courier New" w:hint="default"/>
      </w:rPr>
    </w:lvl>
    <w:lvl w:ilvl="8" w:tplc="040C0005" w:tentative="1">
      <w:start w:val="1"/>
      <w:numFmt w:val="bullet"/>
      <w:lvlText w:val=""/>
      <w:lvlJc w:val="left"/>
      <w:pPr>
        <w:tabs>
          <w:tab w:val="num" w:pos="7536"/>
        </w:tabs>
        <w:ind w:left="7536" w:hanging="360"/>
      </w:pPr>
      <w:rPr>
        <w:rFonts w:ascii="Wingdings" w:hAnsi="Wingdings" w:hint="default"/>
      </w:rPr>
    </w:lvl>
  </w:abstractNum>
  <w:abstractNum w:abstractNumId="143">
    <w:nsid w:val="4E776F1D"/>
    <w:multiLevelType w:val="hybridMultilevel"/>
    <w:tmpl w:val="DF22C982"/>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4">
    <w:nsid w:val="4E7D5344"/>
    <w:multiLevelType w:val="hybridMultilevel"/>
    <w:tmpl w:val="5EFE903C"/>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5">
    <w:nsid w:val="4E931AE4"/>
    <w:multiLevelType w:val="hybridMultilevel"/>
    <w:tmpl w:val="9BF8F1D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6">
    <w:nsid w:val="50AE643C"/>
    <w:multiLevelType w:val="hybridMultilevel"/>
    <w:tmpl w:val="3516D8A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7">
    <w:nsid w:val="51143471"/>
    <w:multiLevelType w:val="hybridMultilevel"/>
    <w:tmpl w:val="1D8E58C2"/>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8">
    <w:nsid w:val="515A34C8"/>
    <w:multiLevelType w:val="hybridMultilevel"/>
    <w:tmpl w:val="3BFEE18A"/>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9">
    <w:nsid w:val="51D1027B"/>
    <w:multiLevelType w:val="hybridMultilevel"/>
    <w:tmpl w:val="A01CE554"/>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0">
    <w:nsid w:val="5294329B"/>
    <w:multiLevelType w:val="hybridMultilevel"/>
    <w:tmpl w:val="324C014A"/>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1">
    <w:nsid w:val="53D6794B"/>
    <w:multiLevelType w:val="hybridMultilevel"/>
    <w:tmpl w:val="16841A5E"/>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2">
    <w:nsid w:val="53FA5C21"/>
    <w:multiLevelType w:val="hybridMultilevel"/>
    <w:tmpl w:val="37EA65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3">
    <w:nsid w:val="5514233B"/>
    <w:multiLevelType w:val="hybridMultilevel"/>
    <w:tmpl w:val="8D28A400"/>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4">
    <w:nsid w:val="55903DDD"/>
    <w:multiLevelType w:val="hybridMultilevel"/>
    <w:tmpl w:val="084237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5">
    <w:nsid w:val="55BC636B"/>
    <w:multiLevelType w:val="hybridMultilevel"/>
    <w:tmpl w:val="694ADAC6"/>
    <w:lvl w:ilvl="0" w:tplc="040C0001">
      <w:start w:val="1"/>
      <w:numFmt w:val="bullet"/>
      <w:pStyle w:val="Listepuces"/>
      <w:lvlText w:val=""/>
      <w:lvlJc w:val="left"/>
      <w:pPr>
        <w:tabs>
          <w:tab w:val="num" w:pos="360"/>
        </w:tabs>
        <w:ind w:left="360" w:hanging="360"/>
      </w:pPr>
      <w:rPr>
        <w:rFonts w:ascii="Symbol" w:hAnsi="Symbol" w:hint="default"/>
      </w:rPr>
    </w:lvl>
    <w:lvl w:ilvl="1" w:tplc="040C0003">
      <w:start w:val="1"/>
      <w:numFmt w:val="bullet"/>
      <w:lvlText w:val=""/>
      <w:lvlJc w:val="left"/>
      <w:pPr>
        <w:tabs>
          <w:tab w:val="num" w:pos="1440"/>
        </w:tabs>
        <w:ind w:left="1440" w:hanging="360"/>
      </w:pPr>
      <w:rPr>
        <w:rFonts w:ascii="Wingdings" w:hAnsi="Wingdings" w:hint="default"/>
        <w:color w:val="99CC00"/>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6">
    <w:nsid w:val="567B67C2"/>
    <w:multiLevelType w:val="hybridMultilevel"/>
    <w:tmpl w:val="B16E735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7">
    <w:nsid w:val="568E443F"/>
    <w:multiLevelType w:val="hybridMultilevel"/>
    <w:tmpl w:val="E4DA187E"/>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58">
    <w:nsid w:val="570827C5"/>
    <w:multiLevelType w:val="hybridMultilevel"/>
    <w:tmpl w:val="E98E7978"/>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9">
    <w:nsid w:val="57424597"/>
    <w:multiLevelType w:val="hybridMultilevel"/>
    <w:tmpl w:val="C9CE8BBC"/>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0">
    <w:nsid w:val="57B45EEF"/>
    <w:multiLevelType w:val="hybridMultilevel"/>
    <w:tmpl w:val="1BA8653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1">
    <w:nsid w:val="586D0B65"/>
    <w:multiLevelType w:val="hybridMultilevel"/>
    <w:tmpl w:val="B0F4344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62">
    <w:nsid w:val="5A775071"/>
    <w:multiLevelType w:val="hybridMultilevel"/>
    <w:tmpl w:val="85629C5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3">
    <w:nsid w:val="5B330D76"/>
    <w:multiLevelType w:val="hybridMultilevel"/>
    <w:tmpl w:val="3B826038"/>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4">
    <w:nsid w:val="5B5B77FF"/>
    <w:multiLevelType w:val="hybridMultilevel"/>
    <w:tmpl w:val="805E035C"/>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5">
    <w:nsid w:val="5D457735"/>
    <w:multiLevelType w:val="hybridMultilevel"/>
    <w:tmpl w:val="224C017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66">
    <w:nsid w:val="5D4D0C98"/>
    <w:multiLevelType w:val="hybridMultilevel"/>
    <w:tmpl w:val="BBD201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7">
    <w:nsid w:val="5E430C39"/>
    <w:multiLevelType w:val="hybridMultilevel"/>
    <w:tmpl w:val="47B4460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8">
    <w:nsid w:val="5E757DD1"/>
    <w:multiLevelType w:val="hybridMultilevel"/>
    <w:tmpl w:val="F9F85CB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69">
    <w:nsid w:val="5EDB472E"/>
    <w:multiLevelType w:val="hybridMultilevel"/>
    <w:tmpl w:val="CA56E34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0">
    <w:nsid w:val="5F1D1D12"/>
    <w:multiLevelType w:val="hybridMultilevel"/>
    <w:tmpl w:val="FE7C8FF4"/>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1">
    <w:nsid w:val="5F562533"/>
    <w:multiLevelType w:val="hybridMultilevel"/>
    <w:tmpl w:val="A156E86E"/>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2">
    <w:nsid w:val="61094F74"/>
    <w:multiLevelType w:val="hybridMultilevel"/>
    <w:tmpl w:val="AE1047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3">
    <w:nsid w:val="613F684A"/>
    <w:multiLevelType w:val="hybridMultilevel"/>
    <w:tmpl w:val="B6C4F3A6"/>
    <w:lvl w:ilvl="0" w:tplc="040C0001">
      <w:start w:val="1"/>
      <w:numFmt w:val="bullet"/>
      <w:lvlText w:val=""/>
      <w:lvlJc w:val="left"/>
      <w:pPr>
        <w:tabs>
          <w:tab w:val="num" w:pos="720"/>
        </w:tabs>
        <w:ind w:left="720" w:hanging="360"/>
      </w:pPr>
      <w:rPr>
        <w:rFonts w:ascii="Symbol" w:hAnsi="Symbol" w:hint="default"/>
      </w:rPr>
    </w:lvl>
    <w:lvl w:ilvl="1" w:tplc="040C0003">
      <w:start w:val="30"/>
      <w:numFmt w:val="bullet"/>
      <w:lvlText w:val="-"/>
      <w:lvlJc w:val="left"/>
      <w:pPr>
        <w:tabs>
          <w:tab w:val="num" w:pos="1440"/>
        </w:tabs>
        <w:ind w:left="1440" w:hanging="360"/>
      </w:pPr>
      <w:rPr>
        <w:rFonts w:ascii="Times New Roman" w:eastAsia="Times New Roman" w:hAnsi="Times New Roman" w:cs="Times New Roman"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4">
    <w:nsid w:val="61803D93"/>
    <w:multiLevelType w:val="hybridMultilevel"/>
    <w:tmpl w:val="67F814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5">
    <w:nsid w:val="61BB087C"/>
    <w:multiLevelType w:val="hybridMultilevel"/>
    <w:tmpl w:val="68D8AA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6">
    <w:nsid w:val="626D3162"/>
    <w:multiLevelType w:val="hybridMultilevel"/>
    <w:tmpl w:val="5B38C88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77">
    <w:nsid w:val="62DA7FC5"/>
    <w:multiLevelType w:val="hybridMultilevel"/>
    <w:tmpl w:val="B2E235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8">
    <w:nsid w:val="62F34B38"/>
    <w:multiLevelType w:val="hybridMultilevel"/>
    <w:tmpl w:val="AF4A3B8A"/>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9">
    <w:nsid w:val="63770FC7"/>
    <w:multiLevelType w:val="hybridMultilevel"/>
    <w:tmpl w:val="CBCAAB3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80">
    <w:nsid w:val="648C0C64"/>
    <w:multiLevelType w:val="hybridMultilevel"/>
    <w:tmpl w:val="0798B94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81">
    <w:nsid w:val="654F55C9"/>
    <w:multiLevelType w:val="hybridMultilevel"/>
    <w:tmpl w:val="85966700"/>
    <w:lvl w:ilvl="0" w:tplc="78A27A68">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2">
    <w:nsid w:val="655004E0"/>
    <w:multiLevelType w:val="hybridMultilevel"/>
    <w:tmpl w:val="BC9E8CE2"/>
    <w:lvl w:ilvl="0" w:tplc="040C000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3">
    <w:nsid w:val="65553C5F"/>
    <w:multiLevelType w:val="hybridMultilevel"/>
    <w:tmpl w:val="87A68D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4">
    <w:nsid w:val="657C2118"/>
    <w:multiLevelType w:val="hybridMultilevel"/>
    <w:tmpl w:val="B68249B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5">
    <w:nsid w:val="67447904"/>
    <w:multiLevelType w:val="hybridMultilevel"/>
    <w:tmpl w:val="CD46A3BA"/>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6">
    <w:nsid w:val="67520460"/>
    <w:multiLevelType w:val="hybridMultilevel"/>
    <w:tmpl w:val="F3268D78"/>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7">
    <w:nsid w:val="67711CFC"/>
    <w:multiLevelType w:val="hybridMultilevel"/>
    <w:tmpl w:val="3FCE562C"/>
    <w:lvl w:ilvl="0" w:tplc="040C000F">
      <w:start w:val="1"/>
      <w:numFmt w:val="decimal"/>
      <w:lvlText w:val="%1."/>
      <w:lvlJc w:val="left"/>
      <w:pPr>
        <w:tabs>
          <w:tab w:val="num" w:pos="720"/>
        </w:tabs>
        <w:ind w:left="720" w:hanging="360"/>
      </w:p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88">
    <w:nsid w:val="685B406D"/>
    <w:multiLevelType w:val="hybridMultilevel"/>
    <w:tmpl w:val="A4D282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9">
    <w:nsid w:val="6A046C0F"/>
    <w:multiLevelType w:val="hybridMultilevel"/>
    <w:tmpl w:val="AA18060A"/>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90">
    <w:nsid w:val="6A3C3D81"/>
    <w:multiLevelType w:val="hybridMultilevel"/>
    <w:tmpl w:val="61E4C46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91">
    <w:nsid w:val="6A463B3B"/>
    <w:multiLevelType w:val="hybridMultilevel"/>
    <w:tmpl w:val="F95009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2">
    <w:nsid w:val="6A615A73"/>
    <w:multiLevelType w:val="hybridMultilevel"/>
    <w:tmpl w:val="4B9E599E"/>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3">
    <w:nsid w:val="6A9B09B3"/>
    <w:multiLevelType w:val="hybridMultilevel"/>
    <w:tmpl w:val="B28C271E"/>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94">
    <w:nsid w:val="6AB03661"/>
    <w:multiLevelType w:val="hybridMultilevel"/>
    <w:tmpl w:val="EE02825E"/>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5">
    <w:nsid w:val="6ACB421B"/>
    <w:multiLevelType w:val="hybridMultilevel"/>
    <w:tmpl w:val="A13E4B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6">
    <w:nsid w:val="6B0577DA"/>
    <w:multiLevelType w:val="hybridMultilevel"/>
    <w:tmpl w:val="739C9EF0"/>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7">
    <w:nsid w:val="6B626B9A"/>
    <w:multiLevelType w:val="multilevel"/>
    <w:tmpl w:val="93AE022C"/>
    <w:lvl w:ilvl="0">
      <w:start w:val="1"/>
      <w:numFmt w:val="decimal"/>
      <w:lvlText w:val="%1."/>
      <w:lvlJc w:val="left"/>
      <w:pPr>
        <w:tabs>
          <w:tab w:val="num" w:pos="864"/>
        </w:tabs>
        <w:ind w:left="864" w:hanging="432"/>
      </w:pPr>
      <w:rPr>
        <w:rFonts w:hint="default"/>
      </w:rPr>
    </w:lvl>
    <w:lvl w:ilvl="1">
      <w:start w:val="1"/>
      <w:numFmt w:val="decimal"/>
      <w:lvlText w:val="%1.%2"/>
      <w:lvlJc w:val="left"/>
      <w:pPr>
        <w:tabs>
          <w:tab w:val="num" w:pos="1008"/>
        </w:tabs>
        <w:ind w:left="1008" w:hanging="576"/>
      </w:pPr>
      <w:rPr>
        <w:rFonts w:hint="default"/>
      </w:rPr>
    </w:lvl>
    <w:lvl w:ilvl="2">
      <w:start w:val="1"/>
      <w:numFmt w:val="decimal"/>
      <w:lvlText w:val="%1.%2.%3"/>
      <w:lvlJc w:val="left"/>
      <w:pPr>
        <w:tabs>
          <w:tab w:val="num" w:pos="1152"/>
        </w:tabs>
        <w:ind w:left="1152" w:hanging="720"/>
      </w:pPr>
      <w:rPr>
        <w:rFonts w:hint="default"/>
      </w:rPr>
    </w:lvl>
    <w:lvl w:ilvl="3">
      <w:start w:val="1"/>
      <w:numFmt w:val="decimal"/>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hint="default"/>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198">
    <w:nsid w:val="6B7D645E"/>
    <w:multiLevelType w:val="hybridMultilevel"/>
    <w:tmpl w:val="6CD0EC14"/>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9">
    <w:nsid w:val="6BB5479B"/>
    <w:multiLevelType w:val="multilevel"/>
    <w:tmpl w:val="7BE6A8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0">
    <w:nsid w:val="6C9E45DB"/>
    <w:multiLevelType w:val="hybridMultilevel"/>
    <w:tmpl w:val="2CF87372"/>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1">
    <w:nsid w:val="6E3E03C6"/>
    <w:multiLevelType w:val="hybridMultilevel"/>
    <w:tmpl w:val="F88CD1B0"/>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2">
    <w:nsid w:val="6E48205D"/>
    <w:multiLevelType w:val="hybridMultilevel"/>
    <w:tmpl w:val="ACD01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3">
    <w:nsid w:val="6E667D4C"/>
    <w:multiLevelType w:val="hybridMultilevel"/>
    <w:tmpl w:val="40D0F39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4">
    <w:nsid w:val="6EE33A0A"/>
    <w:multiLevelType w:val="hybridMultilevel"/>
    <w:tmpl w:val="AD28545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5">
    <w:nsid w:val="6FB8408B"/>
    <w:multiLevelType w:val="hybridMultilevel"/>
    <w:tmpl w:val="9A345F98"/>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6">
    <w:nsid w:val="70E56355"/>
    <w:multiLevelType w:val="hybridMultilevel"/>
    <w:tmpl w:val="18B2B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7">
    <w:nsid w:val="711F079B"/>
    <w:multiLevelType w:val="hybridMultilevel"/>
    <w:tmpl w:val="977CEEF8"/>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8">
    <w:nsid w:val="71D370AD"/>
    <w:multiLevelType w:val="hybridMultilevel"/>
    <w:tmpl w:val="48E26820"/>
    <w:lvl w:ilvl="0" w:tplc="12FCD3C0">
      <w:start w:val="1"/>
      <w:numFmt w:val="decimal"/>
      <w:pStyle w:val="Titre4"/>
      <w:lvlText w:val="%1"/>
      <w:lvlJc w:val="left"/>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9">
    <w:nsid w:val="71D66CF6"/>
    <w:multiLevelType w:val="hybridMultilevel"/>
    <w:tmpl w:val="AC8272A2"/>
    <w:lvl w:ilvl="0" w:tplc="040C0001">
      <w:start w:val="1"/>
      <w:numFmt w:val="bullet"/>
      <w:lvlText w:val=""/>
      <w:lvlJc w:val="left"/>
      <w:pPr>
        <w:tabs>
          <w:tab w:val="num" w:pos="1440"/>
        </w:tabs>
        <w:ind w:left="1440" w:hanging="360"/>
      </w:pPr>
      <w:rPr>
        <w:rFonts w:ascii="Symbol" w:hAnsi="Symbol" w:hint="default"/>
      </w:rPr>
    </w:lvl>
    <w:lvl w:ilvl="1" w:tplc="040C0003" w:tentative="1">
      <w:start w:val="1"/>
      <w:numFmt w:val="bullet"/>
      <w:lvlText w:val="o"/>
      <w:lvlJc w:val="left"/>
      <w:pPr>
        <w:tabs>
          <w:tab w:val="num" w:pos="2160"/>
        </w:tabs>
        <w:ind w:left="2160" w:hanging="360"/>
      </w:pPr>
      <w:rPr>
        <w:rFonts w:ascii="Courier New" w:hAnsi="Courier New" w:cs="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cs="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cs="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210">
    <w:nsid w:val="71E1069E"/>
    <w:multiLevelType w:val="hybridMultilevel"/>
    <w:tmpl w:val="F5846A7E"/>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1">
    <w:nsid w:val="732A6FB3"/>
    <w:multiLevelType w:val="hybridMultilevel"/>
    <w:tmpl w:val="E9CA886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2">
    <w:nsid w:val="73880874"/>
    <w:multiLevelType w:val="hybridMultilevel"/>
    <w:tmpl w:val="EE7484E0"/>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3">
    <w:nsid w:val="75836123"/>
    <w:multiLevelType w:val="hybridMultilevel"/>
    <w:tmpl w:val="A50C3AD6"/>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4">
    <w:nsid w:val="75D826D8"/>
    <w:multiLevelType w:val="hybridMultilevel"/>
    <w:tmpl w:val="D7D24E4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5">
    <w:nsid w:val="75D956AE"/>
    <w:multiLevelType w:val="hybridMultilevel"/>
    <w:tmpl w:val="431E23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6">
    <w:nsid w:val="760F732C"/>
    <w:multiLevelType w:val="hybridMultilevel"/>
    <w:tmpl w:val="42D44CB4"/>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7">
    <w:nsid w:val="76C40F10"/>
    <w:multiLevelType w:val="hybridMultilevel"/>
    <w:tmpl w:val="1B2CEAFC"/>
    <w:lvl w:ilvl="0" w:tplc="040C000F">
      <w:start w:val="1"/>
      <w:numFmt w:val="decimal"/>
      <w:lvlText w:val="%1."/>
      <w:lvlJc w:val="left"/>
      <w:pPr>
        <w:tabs>
          <w:tab w:val="num" w:pos="720"/>
        </w:tabs>
        <w:ind w:left="720" w:hanging="360"/>
      </w:pPr>
      <w:rPr>
        <w:rFonts w:hint="default"/>
      </w:rPr>
    </w:lvl>
    <w:lvl w:ilvl="1" w:tplc="040C000F">
      <w:start w:val="1"/>
      <w:numFmt w:val="decimal"/>
      <w:lvlText w:val="%2."/>
      <w:lvlJc w:val="left"/>
      <w:pPr>
        <w:tabs>
          <w:tab w:val="num" w:pos="720"/>
        </w:tabs>
        <w:ind w:left="720" w:hanging="360"/>
      </w:pPr>
      <w:rPr>
        <w:rFonts w:hint="default"/>
      </w:rPr>
    </w:lvl>
    <w:lvl w:ilvl="2" w:tplc="040C000F">
      <w:start w:val="1"/>
      <w:numFmt w:val="decimal"/>
      <w:lvlText w:val="%3."/>
      <w:lvlJc w:val="left"/>
      <w:pPr>
        <w:tabs>
          <w:tab w:val="num" w:pos="720"/>
        </w:tabs>
        <w:ind w:left="720" w:hanging="360"/>
      </w:pPr>
      <w:rPr>
        <w:rFonts w:hint="default"/>
      </w:rPr>
    </w:lvl>
    <w:lvl w:ilvl="3" w:tplc="040C000F">
      <w:start w:val="1"/>
      <w:numFmt w:val="decimal"/>
      <w:lvlText w:val="%4."/>
      <w:lvlJc w:val="left"/>
      <w:pPr>
        <w:tabs>
          <w:tab w:val="num" w:pos="720"/>
        </w:tabs>
        <w:ind w:left="720" w:hanging="360"/>
      </w:pPr>
      <w:rPr>
        <w:rFonts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8">
    <w:nsid w:val="76F442D2"/>
    <w:multiLevelType w:val="hybridMultilevel"/>
    <w:tmpl w:val="5E64BA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9">
    <w:nsid w:val="78291E32"/>
    <w:multiLevelType w:val="hybridMultilevel"/>
    <w:tmpl w:val="5AA84430"/>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0">
    <w:nsid w:val="79730BA4"/>
    <w:multiLevelType w:val="hybridMultilevel"/>
    <w:tmpl w:val="75386B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1">
    <w:nsid w:val="79DB23D4"/>
    <w:multiLevelType w:val="hybridMultilevel"/>
    <w:tmpl w:val="6158CA7C"/>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2">
    <w:nsid w:val="79E473A1"/>
    <w:multiLevelType w:val="hybridMultilevel"/>
    <w:tmpl w:val="74E841E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3">
    <w:nsid w:val="7AA6747C"/>
    <w:multiLevelType w:val="hybridMultilevel"/>
    <w:tmpl w:val="9A4AA26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4">
    <w:nsid w:val="7B320C82"/>
    <w:multiLevelType w:val="hybridMultilevel"/>
    <w:tmpl w:val="F864BADA"/>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5">
    <w:nsid w:val="7B5657B9"/>
    <w:multiLevelType w:val="hybridMultilevel"/>
    <w:tmpl w:val="1B40CB3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6">
    <w:nsid w:val="7BA70C16"/>
    <w:multiLevelType w:val="hybridMultilevel"/>
    <w:tmpl w:val="B574A5A6"/>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7">
    <w:nsid w:val="7C6C133F"/>
    <w:multiLevelType w:val="hybridMultilevel"/>
    <w:tmpl w:val="3CCA9FA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8">
    <w:nsid w:val="7C86625A"/>
    <w:multiLevelType w:val="hybridMultilevel"/>
    <w:tmpl w:val="B7EC68C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9">
    <w:nsid w:val="7CCE2D5A"/>
    <w:multiLevelType w:val="hybridMultilevel"/>
    <w:tmpl w:val="26AC0EC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30">
    <w:nsid w:val="7CCE45BD"/>
    <w:multiLevelType w:val="hybridMultilevel"/>
    <w:tmpl w:val="6C3489D4"/>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1">
    <w:nsid w:val="7D9F0786"/>
    <w:multiLevelType w:val="hybridMultilevel"/>
    <w:tmpl w:val="92E4DF74"/>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2">
    <w:nsid w:val="7DDF2649"/>
    <w:multiLevelType w:val="hybridMultilevel"/>
    <w:tmpl w:val="1246868E"/>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3">
    <w:nsid w:val="7F7D3FBD"/>
    <w:multiLevelType w:val="hybridMultilevel"/>
    <w:tmpl w:val="0C101B08"/>
    <w:lvl w:ilvl="0" w:tplc="040C000F">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4">
    <w:nsid w:val="7FDC72A5"/>
    <w:multiLevelType w:val="hybridMultilevel"/>
    <w:tmpl w:val="03B6D226"/>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81"/>
  </w:num>
  <w:num w:numId="3">
    <w:abstractNumId w:val="173"/>
  </w:num>
  <w:num w:numId="4">
    <w:abstractNumId w:val="188"/>
  </w:num>
  <w:num w:numId="5">
    <w:abstractNumId w:val="0"/>
  </w:num>
  <w:num w:numId="6">
    <w:abstractNumId w:val="120"/>
  </w:num>
  <w:num w:numId="7">
    <w:abstractNumId w:val="155"/>
  </w:num>
  <w:num w:numId="8">
    <w:abstractNumId w:val="1"/>
  </w:num>
  <w:num w:numId="9">
    <w:abstractNumId w:val="223"/>
  </w:num>
  <w:num w:numId="10">
    <w:abstractNumId w:val="18"/>
  </w:num>
  <w:num w:numId="11">
    <w:abstractNumId w:val="62"/>
  </w:num>
  <w:num w:numId="12">
    <w:abstractNumId w:val="92"/>
  </w:num>
  <w:num w:numId="13">
    <w:abstractNumId w:val="73"/>
  </w:num>
  <w:num w:numId="14">
    <w:abstractNumId w:val="106"/>
  </w:num>
  <w:num w:numId="15">
    <w:abstractNumId w:val="86"/>
  </w:num>
  <w:num w:numId="16">
    <w:abstractNumId w:val="71"/>
  </w:num>
  <w:num w:numId="17">
    <w:abstractNumId w:val="70"/>
  </w:num>
  <w:num w:numId="18">
    <w:abstractNumId w:val="166"/>
  </w:num>
  <w:num w:numId="19">
    <w:abstractNumId w:val="146"/>
  </w:num>
  <w:num w:numId="20">
    <w:abstractNumId w:val="61"/>
  </w:num>
  <w:num w:numId="21">
    <w:abstractNumId w:val="187"/>
  </w:num>
  <w:num w:numId="22">
    <w:abstractNumId w:val="88"/>
  </w:num>
  <w:num w:numId="23">
    <w:abstractNumId w:val="180"/>
  </w:num>
  <w:num w:numId="24">
    <w:abstractNumId w:val="100"/>
  </w:num>
  <w:num w:numId="25">
    <w:abstractNumId w:val="171"/>
  </w:num>
  <w:num w:numId="26">
    <w:abstractNumId w:val="204"/>
  </w:num>
  <w:num w:numId="27">
    <w:abstractNumId w:val="150"/>
  </w:num>
  <w:num w:numId="28">
    <w:abstractNumId w:val="191"/>
  </w:num>
  <w:num w:numId="29">
    <w:abstractNumId w:val="101"/>
  </w:num>
  <w:num w:numId="30">
    <w:abstractNumId w:val="119"/>
  </w:num>
  <w:num w:numId="31">
    <w:abstractNumId w:val="179"/>
  </w:num>
  <w:num w:numId="32">
    <w:abstractNumId w:val="203"/>
  </w:num>
  <w:num w:numId="33">
    <w:abstractNumId w:val="151"/>
  </w:num>
  <w:num w:numId="34">
    <w:abstractNumId w:val="165"/>
  </w:num>
  <w:num w:numId="35">
    <w:abstractNumId w:val="161"/>
  </w:num>
  <w:num w:numId="36">
    <w:abstractNumId w:val="4"/>
  </w:num>
  <w:num w:numId="37">
    <w:abstractNumId w:val="34"/>
  </w:num>
  <w:num w:numId="38">
    <w:abstractNumId w:val="135"/>
  </w:num>
  <w:num w:numId="39">
    <w:abstractNumId w:val="211"/>
  </w:num>
  <w:num w:numId="40">
    <w:abstractNumId w:val="229"/>
  </w:num>
  <w:num w:numId="41">
    <w:abstractNumId w:val="21"/>
  </w:num>
  <w:num w:numId="42">
    <w:abstractNumId w:val="52"/>
  </w:num>
  <w:num w:numId="43">
    <w:abstractNumId w:val="168"/>
  </w:num>
  <w:num w:numId="44">
    <w:abstractNumId w:val="91"/>
  </w:num>
  <w:num w:numId="45">
    <w:abstractNumId w:val="94"/>
  </w:num>
  <w:num w:numId="46">
    <w:abstractNumId w:val="172"/>
  </w:num>
  <w:num w:numId="47">
    <w:abstractNumId w:val="216"/>
  </w:num>
  <w:num w:numId="48">
    <w:abstractNumId w:val="207"/>
  </w:num>
  <w:num w:numId="49">
    <w:abstractNumId w:val="126"/>
  </w:num>
  <w:num w:numId="50">
    <w:abstractNumId w:val="152"/>
  </w:num>
  <w:num w:numId="51">
    <w:abstractNumId w:val="8"/>
  </w:num>
  <w:num w:numId="52">
    <w:abstractNumId w:val="183"/>
  </w:num>
  <w:num w:numId="53">
    <w:abstractNumId w:val="192"/>
  </w:num>
  <w:num w:numId="54">
    <w:abstractNumId w:val="118"/>
  </w:num>
  <w:num w:numId="55">
    <w:abstractNumId w:val="212"/>
  </w:num>
  <w:num w:numId="56">
    <w:abstractNumId w:val="210"/>
  </w:num>
  <w:num w:numId="57">
    <w:abstractNumId w:val="185"/>
  </w:num>
  <w:num w:numId="58">
    <w:abstractNumId w:val="75"/>
  </w:num>
  <w:num w:numId="59">
    <w:abstractNumId w:val="80"/>
  </w:num>
  <w:num w:numId="60">
    <w:abstractNumId w:val="36"/>
  </w:num>
  <w:num w:numId="61">
    <w:abstractNumId w:val="170"/>
  </w:num>
  <w:num w:numId="62">
    <w:abstractNumId w:val="153"/>
  </w:num>
  <w:num w:numId="63">
    <w:abstractNumId w:val="49"/>
  </w:num>
  <w:num w:numId="64">
    <w:abstractNumId w:val="96"/>
  </w:num>
  <w:num w:numId="65">
    <w:abstractNumId w:val="78"/>
  </w:num>
  <w:num w:numId="66">
    <w:abstractNumId w:val="72"/>
  </w:num>
  <w:num w:numId="67">
    <w:abstractNumId w:val="159"/>
  </w:num>
  <w:num w:numId="68">
    <w:abstractNumId w:val="38"/>
  </w:num>
  <w:num w:numId="69">
    <w:abstractNumId w:val="194"/>
  </w:num>
  <w:num w:numId="70">
    <w:abstractNumId w:val="217"/>
  </w:num>
  <w:num w:numId="71">
    <w:abstractNumId w:val="186"/>
  </w:num>
  <w:num w:numId="72">
    <w:abstractNumId w:val="193"/>
  </w:num>
  <w:num w:numId="73">
    <w:abstractNumId w:val="25"/>
  </w:num>
  <w:num w:numId="74">
    <w:abstractNumId w:val="140"/>
  </w:num>
  <w:num w:numId="75">
    <w:abstractNumId w:val="82"/>
  </w:num>
  <w:num w:numId="76">
    <w:abstractNumId w:val="42"/>
  </w:num>
  <w:num w:numId="77">
    <w:abstractNumId w:val="128"/>
  </w:num>
  <w:num w:numId="78">
    <w:abstractNumId w:val="157"/>
  </w:num>
  <w:num w:numId="79">
    <w:abstractNumId w:val="197"/>
  </w:num>
  <w:num w:numId="80">
    <w:abstractNumId w:val="163"/>
  </w:num>
  <w:num w:numId="81">
    <w:abstractNumId w:val="125"/>
  </w:num>
  <w:num w:numId="82">
    <w:abstractNumId w:val="41"/>
  </w:num>
  <w:num w:numId="83">
    <w:abstractNumId w:val="79"/>
  </w:num>
  <w:num w:numId="84">
    <w:abstractNumId w:val="234"/>
  </w:num>
  <w:num w:numId="85">
    <w:abstractNumId w:val="200"/>
  </w:num>
  <w:num w:numId="86">
    <w:abstractNumId w:val="58"/>
  </w:num>
  <w:num w:numId="87">
    <w:abstractNumId w:val="48"/>
  </w:num>
  <w:num w:numId="88">
    <w:abstractNumId w:val="208"/>
  </w:num>
  <w:num w:numId="89">
    <w:abstractNumId w:val="214"/>
  </w:num>
  <w:num w:numId="90">
    <w:abstractNumId w:val="148"/>
  </w:num>
  <w:num w:numId="91">
    <w:abstractNumId w:val="141"/>
  </w:num>
  <w:num w:numId="92">
    <w:abstractNumId w:val="26"/>
  </w:num>
  <w:num w:numId="93">
    <w:abstractNumId w:val="228"/>
  </w:num>
  <w:num w:numId="94">
    <w:abstractNumId w:val="232"/>
  </w:num>
  <w:num w:numId="95">
    <w:abstractNumId w:val="81"/>
  </w:num>
  <w:num w:numId="96">
    <w:abstractNumId w:val="164"/>
  </w:num>
  <w:num w:numId="97">
    <w:abstractNumId w:val="213"/>
  </w:num>
  <w:num w:numId="98">
    <w:abstractNumId w:val="130"/>
  </w:num>
  <w:num w:numId="99">
    <w:abstractNumId w:val="205"/>
  </w:num>
  <w:num w:numId="100">
    <w:abstractNumId w:val="33"/>
  </w:num>
  <w:num w:numId="101">
    <w:abstractNumId w:val="195"/>
  </w:num>
  <w:num w:numId="102">
    <w:abstractNumId w:val="137"/>
  </w:num>
  <w:num w:numId="103">
    <w:abstractNumId w:val="15"/>
  </w:num>
  <w:num w:numId="104">
    <w:abstractNumId w:val="111"/>
  </w:num>
  <w:num w:numId="105">
    <w:abstractNumId w:val="227"/>
  </w:num>
  <w:num w:numId="106">
    <w:abstractNumId w:val="47"/>
  </w:num>
  <w:num w:numId="107">
    <w:abstractNumId w:val="27"/>
  </w:num>
  <w:num w:numId="108">
    <w:abstractNumId w:val="138"/>
  </w:num>
  <w:num w:numId="109">
    <w:abstractNumId w:val="90"/>
  </w:num>
  <w:num w:numId="110">
    <w:abstractNumId w:val="17"/>
  </w:num>
  <w:num w:numId="111">
    <w:abstractNumId w:val="124"/>
  </w:num>
  <w:num w:numId="112">
    <w:abstractNumId w:val="98"/>
  </w:num>
  <w:num w:numId="113">
    <w:abstractNumId w:val="77"/>
  </w:num>
  <w:num w:numId="114">
    <w:abstractNumId w:val="158"/>
  </w:num>
  <w:num w:numId="115">
    <w:abstractNumId w:val="201"/>
  </w:num>
  <w:num w:numId="116">
    <w:abstractNumId w:val="113"/>
  </w:num>
  <w:num w:numId="117">
    <w:abstractNumId w:val="95"/>
  </w:num>
  <w:num w:numId="118">
    <w:abstractNumId w:val="117"/>
  </w:num>
  <w:num w:numId="119">
    <w:abstractNumId w:val="99"/>
  </w:num>
  <w:num w:numId="120">
    <w:abstractNumId w:val="43"/>
  </w:num>
  <w:num w:numId="121">
    <w:abstractNumId w:val="16"/>
  </w:num>
  <w:num w:numId="122">
    <w:abstractNumId w:val="107"/>
  </w:num>
  <w:num w:numId="123">
    <w:abstractNumId w:val="83"/>
  </w:num>
  <w:num w:numId="124">
    <w:abstractNumId w:val="222"/>
  </w:num>
  <w:num w:numId="125">
    <w:abstractNumId w:val="13"/>
  </w:num>
  <w:num w:numId="126">
    <w:abstractNumId w:val="40"/>
  </w:num>
  <w:num w:numId="127">
    <w:abstractNumId w:val="127"/>
  </w:num>
  <w:num w:numId="128">
    <w:abstractNumId w:val="65"/>
  </w:num>
  <w:num w:numId="129">
    <w:abstractNumId w:val="189"/>
  </w:num>
  <w:num w:numId="130">
    <w:abstractNumId w:val="184"/>
  </w:num>
  <w:num w:numId="131">
    <w:abstractNumId w:val="209"/>
  </w:num>
  <w:num w:numId="132">
    <w:abstractNumId w:val="136"/>
  </w:num>
  <w:num w:numId="133">
    <w:abstractNumId w:val="224"/>
  </w:num>
  <w:num w:numId="134">
    <w:abstractNumId w:val="23"/>
  </w:num>
  <w:num w:numId="135">
    <w:abstractNumId w:val="51"/>
  </w:num>
  <w:num w:numId="136">
    <w:abstractNumId w:val="63"/>
  </w:num>
  <w:num w:numId="137">
    <w:abstractNumId w:val="68"/>
  </w:num>
  <w:num w:numId="138">
    <w:abstractNumId w:val="14"/>
  </w:num>
  <w:num w:numId="139">
    <w:abstractNumId w:val="57"/>
  </w:num>
  <w:num w:numId="140">
    <w:abstractNumId w:val="60"/>
  </w:num>
  <w:num w:numId="141">
    <w:abstractNumId w:val="123"/>
  </w:num>
  <w:num w:numId="142">
    <w:abstractNumId w:val="66"/>
  </w:num>
  <w:num w:numId="143">
    <w:abstractNumId w:val="87"/>
  </w:num>
  <w:num w:numId="144">
    <w:abstractNumId w:val="102"/>
  </w:num>
  <w:num w:numId="145">
    <w:abstractNumId w:val="50"/>
  </w:num>
  <w:num w:numId="146">
    <w:abstractNumId w:val="89"/>
  </w:num>
  <w:num w:numId="147">
    <w:abstractNumId w:val="178"/>
  </w:num>
  <w:num w:numId="148">
    <w:abstractNumId w:val="29"/>
  </w:num>
  <w:num w:numId="149">
    <w:abstractNumId w:val="142"/>
  </w:num>
  <w:num w:numId="150">
    <w:abstractNumId w:val="28"/>
  </w:num>
  <w:num w:numId="151">
    <w:abstractNumId w:val="32"/>
  </w:num>
  <w:num w:numId="152">
    <w:abstractNumId w:val="11"/>
  </w:num>
  <w:num w:numId="153">
    <w:abstractNumId w:val="54"/>
  </w:num>
  <w:num w:numId="154">
    <w:abstractNumId w:val="233"/>
  </w:num>
  <w:num w:numId="155">
    <w:abstractNumId w:val="5"/>
  </w:num>
  <w:num w:numId="156">
    <w:abstractNumId w:val="225"/>
  </w:num>
  <w:num w:numId="157">
    <w:abstractNumId w:val="24"/>
  </w:num>
  <w:num w:numId="158">
    <w:abstractNumId w:val="56"/>
  </w:num>
  <w:num w:numId="159">
    <w:abstractNumId w:val="160"/>
  </w:num>
  <w:num w:numId="160">
    <w:abstractNumId w:val="134"/>
  </w:num>
  <w:num w:numId="161">
    <w:abstractNumId w:val="129"/>
  </w:num>
  <w:num w:numId="162">
    <w:abstractNumId w:val="97"/>
  </w:num>
  <w:num w:numId="163">
    <w:abstractNumId w:val="112"/>
  </w:num>
  <w:num w:numId="164">
    <w:abstractNumId w:val="190"/>
  </w:num>
  <w:num w:numId="165">
    <w:abstractNumId w:val="31"/>
  </w:num>
  <w:num w:numId="166">
    <w:abstractNumId w:val="131"/>
  </w:num>
  <w:num w:numId="167">
    <w:abstractNumId w:val="198"/>
  </w:num>
  <w:num w:numId="168">
    <w:abstractNumId w:val="162"/>
  </w:num>
  <w:num w:numId="169">
    <w:abstractNumId w:val="115"/>
  </w:num>
  <w:num w:numId="170">
    <w:abstractNumId w:val="35"/>
  </w:num>
  <w:num w:numId="171">
    <w:abstractNumId w:val="20"/>
  </w:num>
  <w:num w:numId="172">
    <w:abstractNumId w:val="174"/>
  </w:num>
  <w:num w:numId="173">
    <w:abstractNumId w:val="177"/>
  </w:num>
  <w:num w:numId="174">
    <w:abstractNumId w:val="103"/>
  </w:num>
  <w:num w:numId="175">
    <w:abstractNumId w:val="144"/>
  </w:num>
  <w:num w:numId="176">
    <w:abstractNumId w:val="167"/>
  </w:num>
  <w:num w:numId="177">
    <w:abstractNumId w:val="46"/>
  </w:num>
  <w:num w:numId="178">
    <w:abstractNumId w:val="85"/>
  </w:num>
  <w:num w:numId="179">
    <w:abstractNumId w:val="169"/>
  </w:num>
  <w:num w:numId="180">
    <w:abstractNumId w:val="116"/>
  </w:num>
  <w:num w:numId="181">
    <w:abstractNumId w:val="22"/>
  </w:num>
  <w:num w:numId="182">
    <w:abstractNumId w:val="114"/>
  </w:num>
  <w:num w:numId="183">
    <w:abstractNumId w:val="215"/>
  </w:num>
  <w:num w:numId="184">
    <w:abstractNumId w:val="220"/>
  </w:num>
  <w:num w:numId="185">
    <w:abstractNumId w:val="6"/>
  </w:num>
  <w:num w:numId="186">
    <w:abstractNumId w:val="37"/>
  </w:num>
  <w:num w:numId="187">
    <w:abstractNumId w:val="109"/>
  </w:num>
  <w:num w:numId="188">
    <w:abstractNumId w:val="149"/>
  </w:num>
  <w:num w:numId="189">
    <w:abstractNumId w:val="230"/>
  </w:num>
  <w:num w:numId="190">
    <w:abstractNumId w:val="231"/>
  </w:num>
  <w:num w:numId="191">
    <w:abstractNumId w:val="121"/>
  </w:num>
  <w:num w:numId="192">
    <w:abstractNumId w:val="176"/>
  </w:num>
  <w:num w:numId="193">
    <w:abstractNumId w:val="110"/>
  </w:num>
  <w:num w:numId="194">
    <w:abstractNumId w:val="145"/>
  </w:num>
  <w:num w:numId="195">
    <w:abstractNumId w:val="154"/>
  </w:num>
  <w:num w:numId="196">
    <w:abstractNumId w:val="69"/>
  </w:num>
  <w:num w:numId="197">
    <w:abstractNumId w:val="175"/>
  </w:num>
  <w:num w:numId="198">
    <w:abstractNumId w:val="122"/>
  </w:num>
  <w:num w:numId="199">
    <w:abstractNumId w:val="39"/>
  </w:num>
  <w:num w:numId="200">
    <w:abstractNumId w:val="44"/>
  </w:num>
  <w:num w:numId="201">
    <w:abstractNumId w:val="108"/>
  </w:num>
  <w:num w:numId="202">
    <w:abstractNumId w:val="53"/>
  </w:num>
  <w:num w:numId="203">
    <w:abstractNumId w:val="147"/>
  </w:num>
  <w:num w:numId="204">
    <w:abstractNumId w:val="45"/>
  </w:num>
  <w:num w:numId="205">
    <w:abstractNumId w:val="104"/>
  </w:num>
  <w:num w:numId="206">
    <w:abstractNumId w:val="218"/>
  </w:num>
  <w:num w:numId="207">
    <w:abstractNumId w:val="55"/>
  </w:num>
  <w:num w:numId="208">
    <w:abstractNumId w:val="221"/>
  </w:num>
  <w:num w:numId="209">
    <w:abstractNumId w:val="202"/>
  </w:num>
  <w:num w:numId="210">
    <w:abstractNumId w:val="219"/>
  </w:num>
  <w:num w:numId="211">
    <w:abstractNumId w:val="93"/>
  </w:num>
  <w:num w:numId="212">
    <w:abstractNumId w:val="7"/>
  </w:num>
  <w:num w:numId="213">
    <w:abstractNumId w:val="143"/>
  </w:num>
  <w:num w:numId="214">
    <w:abstractNumId w:val="19"/>
  </w:num>
  <w:num w:numId="215">
    <w:abstractNumId w:val="133"/>
  </w:num>
  <w:num w:numId="216">
    <w:abstractNumId w:val="182"/>
  </w:num>
  <w:num w:numId="217">
    <w:abstractNumId w:val="76"/>
  </w:num>
  <w:num w:numId="218">
    <w:abstractNumId w:val="226"/>
  </w:num>
  <w:num w:numId="219">
    <w:abstractNumId w:val="84"/>
  </w:num>
  <w:num w:numId="220">
    <w:abstractNumId w:val="196"/>
  </w:num>
  <w:num w:numId="221">
    <w:abstractNumId w:val="3"/>
  </w:num>
  <w:num w:numId="222">
    <w:abstractNumId w:val="139"/>
  </w:num>
  <w:num w:numId="223">
    <w:abstractNumId w:val="10"/>
  </w:num>
  <w:num w:numId="224">
    <w:abstractNumId w:val="156"/>
  </w:num>
  <w:num w:numId="225">
    <w:abstractNumId w:val="30"/>
  </w:num>
  <w:num w:numId="226">
    <w:abstractNumId w:val="59"/>
  </w:num>
  <w:num w:numId="227">
    <w:abstractNumId w:val="105"/>
  </w:num>
  <w:num w:numId="228">
    <w:abstractNumId w:val="1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132"/>
  </w:num>
  <w:num w:numId="230">
    <w:abstractNumId w:val="64"/>
  </w:num>
  <w:num w:numId="231">
    <w:abstractNumId w:val="74"/>
  </w:num>
  <w:num w:numId="232">
    <w:abstractNumId w:val="12"/>
  </w:num>
  <w:num w:numId="233">
    <w:abstractNumId w:val="67"/>
  </w:num>
  <w:num w:numId="234">
    <w:abstractNumId w:val="206"/>
  </w:num>
  <w:numIdMacAtCleanup w:val="2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fr-FR" w:vendorID="64" w:dllVersion="131078" w:nlCheck="1" w:checkStyle="1"/>
  <w:activeWritingStyle w:appName="MSWord" w:lang="en-GB" w:vendorID="64" w:dllVersion="131078"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57"/>
  <w:drawingGridVerticalSpacing w:val="57"/>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2"/>
  </w:compat>
  <w:rsids>
    <w:rsidRoot w:val="00396660"/>
    <w:rsid w:val="000007CA"/>
    <w:rsid w:val="00002990"/>
    <w:rsid w:val="000029F7"/>
    <w:rsid w:val="00003655"/>
    <w:rsid w:val="000038E8"/>
    <w:rsid w:val="00005442"/>
    <w:rsid w:val="00005DCE"/>
    <w:rsid w:val="00006578"/>
    <w:rsid w:val="0001087B"/>
    <w:rsid w:val="00010B25"/>
    <w:rsid w:val="00011186"/>
    <w:rsid w:val="00011353"/>
    <w:rsid w:val="0001243A"/>
    <w:rsid w:val="0001386E"/>
    <w:rsid w:val="00014AC2"/>
    <w:rsid w:val="0001502F"/>
    <w:rsid w:val="00015F50"/>
    <w:rsid w:val="000175C4"/>
    <w:rsid w:val="00017D4B"/>
    <w:rsid w:val="000205D2"/>
    <w:rsid w:val="00020CA0"/>
    <w:rsid w:val="00020D57"/>
    <w:rsid w:val="00021133"/>
    <w:rsid w:val="000222E0"/>
    <w:rsid w:val="000234AF"/>
    <w:rsid w:val="00024545"/>
    <w:rsid w:val="00024A4E"/>
    <w:rsid w:val="00025093"/>
    <w:rsid w:val="0002560A"/>
    <w:rsid w:val="00025B74"/>
    <w:rsid w:val="00025DAC"/>
    <w:rsid w:val="000265F2"/>
    <w:rsid w:val="00026E72"/>
    <w:rsid w:val="000270BD"/>
    <w:rsid w:val="0002792F"/>
    <w:rsid w:val="000301B3"/>
    <w:rsid w:val="0003027F"/>
    <w:rsid w:val="0003032F"/>
    <w:rsid w:val="00030AB1"/>
    <w:rsid w:val="0003162B"/>
    <w:rsid w:val="0003164C"/>
    <w:rsid w:val="000345A4"/>
    <w:rsid w:val="00035049"/>
    <w:rsid w:val="00035410"/>
    <w:rsid w:val="00037CD0"/>
    <w:rsid w:val="000415DE"/>
    <w:rsid w:val="00041A95"/>
    <w:rsid w:val="00041CDE"/>
    <w:rsid w:val="00041F45"/>
    <w:rsid w:val="000429DD"/>
    <w:rsid w:val="0004392A"/>
    <w:rsid w:val="00043B5D"/>
    <w:rsid w:val="00043E79"/>
    <w:rsid w:val="00044110"/>
    <w:rsid w:val="000446C3"/>
    <w:rsid w:val="00044FD8"/>
    <w:rsid w:val="00045158"/>
    <w:rsid w:val="00047351"/>
    <w:rsid w:val="00047AD5"/>
    <w:rsid w:val="0005038B"/>
    <w:rsid w:val="000509FE"/>
    <w:rsid w:val="0005119A"/>
    <w:rsid w:val="00051905"/>
    <w:rsid w:val="00052568"/>
    <w:rsid w:val="000532FD"/>
    <w:rsid w:val="000538B1"/>
    <w:rsid w:val="000539A8"/>
    <w:rsid w:val="000542D9"/>
    <w:rsid w:val="000542FD"/>
    <w:rsid w:val="000548DC"/>
    <w:rsid w:val="00054DC5"/>
    <w:rsid w:val="00056599"/>
    <w:rsid w:val="00056CAC"/>
    <w:rsid w:val="000571B6"/>
    <w:rsid w:val="000604F7"/>
    <w:rsid w:val="000616C8"/>
    <w:rsid w:val="0006479D"/>
    <w:rsid w:val="000650BF"/>
    <w:rsid w:val="0006541F"/>
    <w:rsid w:val="0007077D"/>
    <w:rsid w:val="0007084C"/>
    <w:rsid w:val="00071AD2"/>
    <w:rsid w:val="000721A9"/>
    <w:rsid w:val="00073B11"/>
    <w:rsid w:val="00075072"/>
    <w:rsid w:val="00075EA6"/>
    <w:rsid w:val="00076081"/>
    <w:rsid w:val="000767A6"/>
    <w:rsid w:val="00077142"/>
    <w:rsid w:val="00077A96"/>
    <w:rsid w:val="000811EA"/>
    <w:rsid w:val="0008197C"/>
    <w:rsid w:val="000819DF"/>
    <w:rsid w:val="00082D83"/>
    <w:rsid w:val="000832E6"/>
    <w:rsid w:val="000836F1"/>
    <w:rsid w:val="0008404D"/>
    <w:rsid w:val="000843E3"/>
    <w:rsid w:val="00085C5A"/>
    <w:rsid w:val="00085FEC"/>
    <w:rsid w:val="0008617B"/>
    <w:rsid w:val="000862EB"/>
    <w:rsid w:val="0008654C"/>
    <w:rsid w:val="00087AD8"/>
    <w:rsid w:val="00090BB7"/>
    <w:rsid w:val="00090BD0"/>
    <w:rsid w:val="000911C8"/>
    <w:rsid w:val="00091CCA"/>
    <w:rsid w:val="00092508"/>
    <w:rsid w:val="000931AC"/>
    <w:rsid w:val="000935B7"/>
    <w:rsid w:val="00093E34"/>
    <w:rsid w:val="00094D0C"/>
    <w:rsid w:val="00094D74"/>
    <w:rsid w:val="00094DE8"/>
    <w:rsid w:val="000950AB"/>
    <w:rsid w:val="00095904"/>
    <w:rsid w:val="00095FD6"/>
    <w:rsid w:val="000961D9"/>
    <w:rsid w:val="000965BE"/>
    <w:rsid w:val="00096FB7"/>
    <w:rsid w:val="0009774F"/>
    <w:rsid w:val="000A00D1"/>
    <w:rsid w:val="000A015F"/>
    <w:rsid w:val="000A0368"/>
    <w:rsid w:val="000A04F1"/>
    <w:rsid w:val="000A09BE"/>
    <w:rsid w:val="000A1587"/>
    <w:rsid w:val="000A1877"/>
    <w:rsid w:val="000A2E83"/>
    <w:rsid w:val="000A2E8F"/>
    <w:rsid w:val="000A3A86"/>
    <w:rsid w:val="000A5237"/>
    <w:rsid w:val="000A57E9"/>
    <w:rsid w:val="000A6051"/>
    <w:rsid w:val="000A7A7D"/>
    <w:rsid w:val="000B01CE"/>
    <w:rsid w:val="000B0B5D"/>
    <w:rsid w:val="000B11BE"/>
    <w:rsid w:val="000B2388"/>
    <w:rsid w:val="000B3AFC"/>
    <w:rsid w:val="000B4782"/>
    <w:rsid w:val="000B487D"/>
    <w:rsid w:val="000B729C"/>
    <w:rsid w:val="000B7664"/>
    <w:rsid w:val="000C0942"/>
    <w:rsid w:val="000C0AD0"/>
    <w:rsid w:val="000C1442"/>
    <w:rsid w:val="000C14B5"/>
    <w:rsid w:val="000C1A50"/>
    <w:rsid w:val="000C278A"/>
    <w:rsid w:val="000C2A48"/>
    <w:rsid w:val="000C327C"/>
    <w:rsid w:val="000C32A3"/>
    <w:rsid w:val="000C4949"/>
    <w:rsid w:val="000C5320"/>
    <w:rsid w:val="000C5730"/>
    <w:rsid w:val="000C5CFD"/>
    <w:rsid w:val="000C5D6E"/>
    <w:rsid w:val="000C6069"/>
    <w:rsid w:val="000D0F0B"/>
    <w:rsid w:val="000D13BA"/>
    <w:rsid w:val="000D1406"/>
    <w:rsid w:val="000D1EFA"/>
    <w:rsid w:val="000D261A"/>
    <w:rsid w:val="000D3472"/>
    <w:rsid w:val="000D47B9"/>
    <w:rsid w:val="000D4B2B"/>
    <w:rsid w:val="000D4E33"/>
    <w:rsid w:val="000D53B4"/>
    <w:rsid w:val="000D679F"/>
    <w:rsid w:val="000D708D"/>
    <w:rsid w:val="000D779C"/>
    <w:rsid w:val="000E03BE"/>
    <w:rsid w:val="000E0901"/>
    <w:rsid w:val="000E0E02"/>
    <w:rsid w:val="000E1062"/>
    <w:rsid w:val="000E1400"/>
    <w:rsid w:val="000E163B"/>
    <w:rsid w:val="000E3B99"/>
    <w:rsid w:val="000E3D96"/>
    <w:rsid w:val="000E5ADD"/>
    <w:rsid w:val="000E7CD1"/>
    <w:rsid w:val="000E7E22"/>
    <w:rsid w:val="000E7E86"/>
    <w:rsid w:val="000E7ED2"/>
    <w:rsid w:val="000F0FA2"/>
    <w:rsid w:val="000F2694"/>
    <w:rsid w:val="000F2BD3"/>
    <w:rsid w:val="000F480C"/>
    <w:rsid w:val="000F5425"/>
    <w:rsid w:val="000F608C"/>
    <w:rsid w:val="000F6C7E"/>
    <w:rsid w:val="000F78C7"/>
    <w:rsid w:val="000F79DE"/>
    <w:rsid w:val="000F7E32"/>
    <w:rsid w:val="00100769"/>
    <w:rsid w:val="00100C81"/>
    <w:rsid w:val="001014D1"/>
    <w:rsid w:val="00107778"/>
    <w:rsid w:val="00110D71"/>
    <w:rsid w:val="00112269"/>
    <w:rsid w:val="001126F8"/>
    <w:rsid w:val="00112DFC"/>
    <w:rsid w:val="00112F4B"/>
    <w:rsid w:val="00113539"/>
    <w:rsid w:val="00114103"/>
    <w:rsid w:val="00114490"/>
    <w:rsid w:val="001148BF"/>
    <w:rsid w:val="00114900"/>
    <w:rsid w:val="00114981"/>
    <w:rsid w:val="00114AFD"/>
    <w:rsid w:val="0011545D"/>
    <w:rsid w:val="001159B8"/>
    <w:rsid w:val="0011646C"/>
    <w:rsid w:val="00117F31"/>
    <w:rsid w:val="001207E4"/>
    <w:rsid w:val="00120B7D"/>
    <w:rsid w:val="001229C3"/>
    <w:rsid w:val="00123E4E"/>
    <w:rsid w:val="00125D54"/>
    <w:rsid w:val="00126113"/>
    <w:rsid w:val="001273FF"/>
    <w:rsid w:val="001276D1"/>
    <w:rsid w:val="00130497"/>
    <w:rsid w:val="001308FB"/>
    <w:rsid w:val="00130DA3"/>
    <w:rsid w:val="0013100D"/>
    <w:rsid w:val="00131ED2"/>
    <w:rsid w:val="00132EAB"/>
    <w:rsid w:val="001331EB"/>
    <w:rsid w:val="0013463F"/>
    <w:rsid w:val="00135467"/>
    <w:rsid w:val="001361AD"/>
    <w:rsid w:val="00136A3C"/>
    <w:rsid w:val="00136AD7"/>
    <w:rsid w:val="001379F7"/>
    <w:rsid w:val="00137F6C"/>
    <w:rsid w:val="0014038A"/>
    <w:rsid w:val="001405DB"/>
    <w:rsid w:val="00140CCF"/>
    <w:rsid w:val="00140D41"/>
    <w:rsid w:val="0014142D"/>
    <w:rsid w:val="00141703"/>
    <w:rsid w:val="001428E6"/>
    <w:rsid w:val="0014386D"/>
    <w:rsid w:val="00144058"/>
    <w:rsid w:val="001445F4"/>
    <w:rsid w:val="00144B4D"/>
    <w:rsid w:val="001455E7"/>
    <w:rsid w:val="00146833"/>
    <w:rsid w:val="00147E04"/>
    <w:rsid w:val="00150470"/>
    <w:rsid w:val="0015082D"/>
    <w:rsid w:val="00151217"/>
    <w:rsid w:val="001514A2"/>
    <w:rsid w:val="00152784"/>
    <w:rsid w:val="001528E6"/>
    <w:rsid w:val="001529E8"/>
    <w:rsid w:val="00152A14"/>
    <w:rsid w:val="00152D32"/>
    <w:rsid w:val="00152D6E"/>
    <w:rsid w:val="00153654"/>
    <w:rsid w:val="00153CFD"/>
    <w:rsid w:val="00154803"/>
    <w:rsid w:val="00154CBD"/>
    <w:rsid w:val="00154F77"/>
    <w:rsid w:val="00155A69"/>
    <w:rsid w:val="00155EC4"/>
    <w:rsid w:val="0015614C"/>
    <w:rsid w:val="00156245"/>
    <w:rsid w:val="00156285"/>
    <w:rsid w:val="0015655F"/>
    <w:rsid w:val="001570A7"/>
    <w:rsid w:val="00157205"/>
    <w:rsid w:val="001613B7"/>
    <w:rsid w:val="001618D9"/>
    <w:rsid w:val="00161B60"/>
    <w:rsid w:val="00162542"/>
    <w:rsid w:val="00162D3A"/>
    <w:rsid w:val="001638C5"/>
    <w:rsid w:val="0016412E"/>
    <w:rsid w:val="00164980"/>
    <w:rsid w:val="00164D28"/>
    <w:rsid w:val="00164D8A"/>
    <w:rsid w:val="001656D6"/>
    <w:rsid w:val="00165A87"/>
    <w:rsid w:val="00165E05"/>
    <w:rsid w:val="001702A2"/>
    <w:rsid w:val="00170538"/>
    <w:rsid w:val="0017087B"/>
    <w:rsid w:val="0017088B"/>
    <w:rsid w:val="00170DD7"/>
    <w:rsid w:val="00171210"/>
    <w:rsid w:val="001712DB"/>
    <w:rsid w:val="00171702"/>
    <w:rsid w:val="00172888"/>
    <w:rsid w:val="00173549"/>
    <w:rsid w:val="00173779"/>
    <w:rsid w:val="00176D82"/>
    <w:rsid w:val="00177209"/>
    <w:rsid w:val="001777E3"/>
    <w:rsid w:val="00177AE6"/>
    <w:rsid w:val="00177F70"/>
    <w:rsid w:val="00180600"/>
    <w:rsid w:val="00180D28"/>
    <w:rsid w:val="0018157A"/>
    <w:rsid w:val="001818CF"/>
    <w:rsid w:val="00183AFD"/>
    <w:rsid w:val="001840BD"/>
    <w:rsid w:val="00184275"/>
    <w:rsid w:val="001848B0"/>
    <w:rsid w:val="001849D7"/>
    <w:rsid w:val="00184AEC"/>
    <w:rsid w:val="001865A6"/>
    <w:rsid w:val="00186633"/>
    <w:rsid w:val="0018705F"/>
    <w:rsid w:val="00187303"/>
    <w:rsid w:val="00187ACB"/>
    <w:rsid w:val="00190393"/>
    <w:rsid w:val="00190C5A"/>
    <w:rsid w:val="001939EF"/>
    <w:rsid w:val="001939F0"/>
    <w:rsid w:val="00193A32"/>
    <w:rsid w:val="00193DBB"/>
    <w:rsid w:val="00194B67"/>
    <w:rsid w:val="0019505A"/>
    <w:rsid w:val="00195822"/>
    <w:rsid w:val="00195E56"/>
    <w:rsid w:val="00195E68"/>
    <w:rsid w:val="0019727D"/>
    <w:rsid w:val="00197680"/>
    <w:rsid w:val="001A002C"/>
    <w:rsid w:val="001A02B9"/>
    <w:rsid w:val="001A05F7"/>
    <w:rsid w:val="001A081B"/>
    <w:rsid w:val="001A098F"/>
    <w:rsid w:val="001A192E"/>
    <w:rsid w:val="001A2ABA"/>
    <w:rsid w:val="001A3104"/>
    <w:rsid w:val="001A3749"/>
    <w:rsid w:val="001A43BC"/>
    <w:rsid w:val="001A5227"/>
    <w:rsid w:val="001A591B"/>
    <w:rsid w:val="001A5F3C"/>
    <w:rsid w:val="001B049A"/>
    <w:rsid w:val="001B1C79"/>
    <w:rsid w:val="001B222E"/>
    <w:rsid w:val="001B4778"/>
    <w:rsid w:val="001B477B"/>
    <w:rsid w:val="001B66FB"/>
    <w:rsid w:val="001B7335"/>
    <w:rsid w:val="001B781A"/>
    <w:rsid w:val="001B7EF8"/>
    <w:rsid w:val="001C0C33"/>
    <w:rsid w:val="001C175E"/>
    <w:rsid w:val="001C1ED6"/>
    <w:rsid w:val="001C1FE2"/>
    <w:rsid w:val="001C22F2"/>
    <w:rsid w:val="001C28B5"/>
    <w:rsid w:val="001C394C"/>
    <w:rsid w:val="001C3C98"/>
    <w:rsid w:val="001C4473"/>
    <w:rsid w:val="001C47A8"/>
    <w:rsid w:val="001C5B20"/>
    <w:rsid w:val="001C6466"/>
    <w:rsid w:val="001C6736"/>
    <w:rsid w:val="001C7171"/>
    <w:rsid w:val="001C7DD7"/>
    <w:rsid w:val="001D04D2"/>
    <w:rsid w:val="001D0C0A"/>
    <w:rsid w:val="001D0E0E"/>
    <w:rsid w:val="001D1666"/>
    <w:rsid w:val="001D1D7D"/>
    <w:rsid w:val="001D3FBC"/>
    <w:rsid w:val="001D46AC"/>
    <w:rsid w:val="001D57F3"/>
    <w:rsid w:val="001D5AD2"/>
    <w:rsid w:val="001D5D75"/>
    <w:rsid w:val="001E099F"/>
    <w:rsid w:val="001E0ADD"/>
    <w:rsid w:val="001E12B4"/>
    <w:rsid w:val="001E1474"/>
    <w:rsid w:val="001E4113"/>
    <w:rsid w:val="001E4146"/>
    <w:rsid w:val="001E4DE6"/>
    <w:rsid w:val="001E5FF5"/>
    <w:rsid w:val="001E6095"/>
    <w:rsid w:val="001E63CF"/>
    <w:rsid w:val="001E696C"/>
    <w:rsid w:val="001E6B7A"/>
    <w:rsid w:val="001F0BC9"/>
    <w:rsid w:val="001F0C85"/>
    <w:rsid w:val="001F2DD2"/>
    <w:rsid w:val="001F3A97"/>
    <w:rsid w:val="001F3F9B"/>
    <w:rsid w:val="001F41E5"/>
    <w:rsid w:val="001F4585"/>
    <w:rsid w:val="001F46EE"/>
    <w:rsid w:val="001F4CAA"/>
    <w:rsid w:val="001F4D6A"/>
    <w:rsid w:val="001F5EFE"/>
    <w:rsid w:val="001F618F"/>
    <w:rsid w:val="001F6C37"/>
    <w:rsid w:val="001F7893"/>
    <w:rsid w:val="0020041E"/>
    <w:rsid w:val="00200F2A"/>
    <w:rsid w:val="0020102B"/>
    <w:rsid w:val="002029AA"/>
    <w:rsid w:val="0020432D"/>
    <w:rsid w:val="00204418"/>
    <w:rsid w:val="0020469A"/>
    <w:rsid w:val="00204DD8"/>
    <w:rsid w:val="002055FF"/>
    <w:rsid w:val="00206148"/>
    <w:rsid w:val="0020693E"/>
    <w:rsid w:val="00206DE0"/>
    <w:rsid w:val="002074B4"/>
    <w:rsid w:val="00207E67"/>
    <w:rsid w:val="00207F85"/>
    <w:rsid w:val="0021000E"/>
    <w:rsid w:val="00210253"/>
    <w:rsid w:val="00211068"/>
    <w:rsid w:val="00211777"/>
    <w:rsid w:val="002127DE"/>
    <w:rsid w:val="00212B2E"/>
    <w:rsid w:val="00213C2E"/>
    <w:rsid w:val="0021404A"/>
    <w:rsid w:val="00214123"/>
    <w:rsid w:val="002156AC"/>
    <w:rsid w:val="0021572D"/>
    <w:rsid w:val="00215944"/>
    <w:rsid w:val="00216E2F"/>
    <w:rsid w:val="0021775C"/>
    <w:rsid w:val="00220B1C"/>
    <w:rsid w:val="00220D28"/>
    <w:rsid w:val="00220DF8"/>
    <w:rsid w:val="00220EE0"/>
    <w:rsid w:val="00221AB7"/>
    <w:rsid w:val="00221AFE"/>
    <w:rsid w:val="00221D0F"/>
    <w:rsid w:val="002226DA"/>
    <w:rsid w:val="00223444"/>
    <w:rsid w:val="00223B4D"/>
    <w:rsid w:val="002240ED"/>
    <w:rsid w:val="00224FD5"/>
    <w:rsid w:val="002252E3"/>
    <w:rsid w:val="00225598"/>
    <w:rsid w:val="00225705"/>
    <w:rsid w:val="002270FA"/>
    <w:rsid w:val="0022711D"/>
    <w:rsid w:val="002301A5"/>
    <w:rsid w:val="002307F7"/>
    <w:rsid w:val="0023100D"/>
    <w:rsid w:val="00231658"/>
    <w:rsid w:val="00231F57"/>
    <w:rsid w:val="0023228C"/>
    <w:rsid w:val="00232FCF"/>
    <w:rsid w:val="0023323E"/>
    <w:rsid w:val="0023446C"/>
    <w:rsid w:val="00235C4D"/>
    <w:rsid w:val="002364AB"/>
    <w:rsid w:val="002400B1"/>
    <w:rsid w:val="00241569"/>
    <w:rsid w:val="00241684"/>
    <w:rsid w:val="00241E47"/>
    <w:rsid w:val="00241E66"/>
    <w:rsid w:val="00241F49"/>
    <w:rsid w:val="002429A1"/>
    <w:rsid w:val="00242C5C"/>
    <w:rsid w:val="00242F9E"/>
    <w:rsid w:val="0024325E"/>
    <w:rsid w:val="00245174"/>
    <w:rsid w:val="0024534D"/>
    <w:rsid w:val="00247B41"/>
    <w:rsid w:val="0025011D"/>
    <w:rsid w:val="00250451"/>
    <w:rsid w:val="0025123B"/>
    <w:rsid w:val="00251688"/>
    <w:rsid w:val="00251952"/>
    <w:rsid w:val="00251D37"/>
    <w:rsid w:val="00252178"/>
    <w:rsid w:val="002524E7"/>
    <w:rsid w:val="00252987"/>
    <w:rsid w:val="00252E99"/>
    <w:rsid w:val="00253754"/>
    <w:rsid w:val="00254001"/>
    <w:rsid w:val="00254C83"/>
    <w:rsid w:val="002551DA"/>
    <w:rsid w:val="00255373"/>
    <w:rsid w:val="00256EEC"/>
    <w:rsid w:val="002571EC"/>
    <w:rsid w:val="002602E4"/>
    <w:rsid w:val="0026092D"/>
    <w:rsid w:val="0026160C"/>
    <w:rsid w:val="002617CA"/>
    <w:rsid w:val="00261FA7"/>
    <w:rsid w:val="00262001"/>
    <w:rsid w:val="002627F2"/>
    <w:rsid w:val="00262C34"/>
    <w:rsid w:val="0026361C"/>
    <w:rsid w:val="00264488"/>
    <w:rsid w:val="00264EA5"/>
    <w:rsid w:val="00265E5A"/>
    <w:rsid w:val="00267F57"/>
    <w:rsid w:val="00270682"/>
    <w:rsid w:val="00271086"/>
    <w:rsid w:val="002719D8"/>
    <w:rsid w:val="00272825"/>
    <w:rsid w:val="00273456"/>
    <w:rsid w:val="00273C0B"/>
    <w:rsid w:val="0027436D"/>
    <w:rsid w:val="00275739"/>
    <w:rsid w:val="00275766"/>
    <w:rsid w:val="00275D64"/>
    <w:rsid w:val="00275E22"/>
    <w:rsid w:val="00277458"/>
    <w:rsid w:val="00280CB2"/>
    <w:rsid w:val="00281739"/>
    <w:rsid w:val="00281A68"/>
    <w:rsid w:val="00282F13"/>
    <w:rsid w:val="00284D3F"/>
    <w:rsid w:val="0028587A"/>
    <w:rsid w:val="00285D8D"/>
    <w:rsid w:val="00286A3E"/>
    <w:rsid w:val="00287287"/>
    <w:rsid w:val="0028763B"/>
    <w:rsid w:val="00290712"/>
    <w:rsid w:val="00291FB5"/>
    <w:rsid w:val="00292EBB"/>
    <w:rsid w:val="00293255"/>
    <w:rsid w:val="00294D44"/>
    <w:rsid w:val="00295799"/>
    <w:rsid w:val="00295868"/>
    <w:rsid w:val="00296CA1"/>
    <w:rsid w:val="002A01C2"/>
    <w:rsid w:val="002A0393"/>
    <w:rsid w:val="002A0831"/>
    <w:rsid w:val="002A1B9A"/>
    <w:rsid w:val="002A1FA6"/>
    <w:rsid w:val="002A2AAF"/>
    <w:rsid w:val="002A2C36"/>
    <w:rsid w:val="002A4A76"/>
    <w:rsid w:val="002A4AB8"/>
    <w:rsid w:val="002A4F3C"/>
    <w:rsid w:val="002A5329"/>
    <w:rsid w:val="002A559A"/>
    <w:rsid w:val="002A6298"/>
    <w:rsid w:val="002A6737"/>
    <w:rsid w:val="002A6AC4"/>
    <w:rsid w:val="002A6D40"/>
    <w:rsid w:val="002B03A5"/>
    <w:rsid w:val="002B0B94"/>
    <w:rsid w:val="002B10F7"/>
    <w:rsid w:val="002B1277"/>
    <w:rsid w:val="002B1286"/>
    <w:rsid w:val="002B1D34"/>
    <w:rsid w:val="002B2CF2"/>
    <w:rsid w:val="002B2DB2"/>
    <w:rsid w:val="002B2DE4"/>
    <w:rsid w:val="002B405A"/>
    <w:rsid w:val="002B458A"/>
    <w:rsid w:val="002B4B2E"/>
    <w:rsid w:val="002B5088"/>
    <w:rsid w:val="002B5CDD"/>
    <w:rsid w:val="002B5EEB"/>
    <w:rsid w:val="002B796A"/>
    <w:rsid w:val="002C01CB"/>
    <w:rsid w:val="002C05D8"/>
    <w:rsid w:val="002C08E3"/>
    <w:rsid w:val="002C0C3B"/>
    <w:rsid w:val="002C0FBF"/>
    <w:rsid w:val="002C1502"/>
    <w:rsid w:val="002C1996"/>
    <w:rsid w:val="002C1D87"/>
    <w:rsid w:val="002C4112"/>
    <w:rsid w:val="002C47F7"/>
    <w:rsid w:val="002C5498"/>
    <w:rsid w:val="002C5A32"/>
    <w:rsid w:val="002C6EA5"/>
    <w:rsid w:val="002C7B31"/>
    <w:rsid w:val="002D0EC4"/>
    <w:rsid w:val="002D1C86"/>
    <w:rsid w:val="002D2BDB"/>
    <w:rsid w:val="002D2CC1"/>
    <w:rsid w:val="002D4394"/>
    <w:rsid w:val="002D452B"/>
    <w:rsid w:val="002D52F7"/>
    <w:rsid w:val="002D5AFB"/>
    <w:rsid w:val="002D5FA9"/>
    <w:rsid w:val="002E145B"/>
    <w:rsid w:val="002E24F9"/>
    <w:rsid w:val="002E2A2B"/>
    <w:rsid w:val="002E2B29"/>
    <w:rsid w:val="002E2F13"/>
    <w:rsid w:val="002E3A70"/>
    <w:rsid w:val="002E48FA"/>
    <w:rsid w:val="002E49B8"/>
    <w:rsid w:val="002E4F98"/>
    <w:rsid w:val="002E51DB"/>
    <w:rsid w:val="002E5654"/>
    <w:rsid w:val="002E6D60"/>
    <w:rsid w:val="002F024F"/>
    <w:rsid w:val="002F03E7"/>
    <w:rsid w:val="002F1291"/>
    <w:rsid w:val="002F133B"/>
    <w:rsid w:val="002F1C75"/>
    <w:rsid w:val="002F30D3"/>
    <w:rsid w:val="002F3136"/>
    <w:rsid w:val="002F3CDB"/>
    <w:rsid w:val="002F4779"/>
    <w:rsid w:val="002F4B3A"/>
    <w:rsid w:val="002F4DC3"/>
    <w:rsid w:val="002F5FC1"/>
    <w:rsid w:val="002F62D9"/>
    <w:rsid w:val="002F6707"/>
    <w:rsid w:val="002F6C91"/>
    <w:rsid w:val="002F7FB5"/>
    <w:rsid w:val="003002C4"/>
    <w:rsid w:val="00300AB4"/>
    <w:rsid w:val="00300E91"/>
    <w:rsid w:val="0030260C"/>
    <w:rsid w:val="0030280D"/>
    <w:rsid w:val="00302CCB"/>
    <w:rsid w:val="003036A2"/>
    <w:rsid w:val="003038F7"/>
    <w:rsid w:val="00303E86"/>
    <w:rsid w:val="003047F6"/>
    <w:rsid w:val="00304CB4"/>
    <w:rsid w:val="00304F15"/>
    <w:rsid w:val="003053A0"/>
    <w:rsid w:val="003065F5"/>
    <w:rsid w:val="00307A3B"/>
    <w:rsid w:val="003102C9"/>
    <w:rsid w:val="00311C17"/>
    <w:rsid w:val="00311DAE"/>
    <w:rsid w:val="003120DB"/>
    <w:rsid w:val="003145EB"/>
    <w:rsid w:val="00314F6D"/>
    <w:rsid w:val="003151C2"/>
    <w:rsid w:val="0031533C"/>
    <w:rsid w:val="003162FC"/>
    <w:rsid w:val="00317463"/>
    <w:rsid w:val="0031776A"/>
    <w:rsid w:val="0032099A"/>
    <w:rsid w:val="00321051"/>
    <w:rsid w:val="003222B6"/>
    <w:rsid w:val="003234A3"/>
    <w:rsid w:val="00324ACA"/>
    <w:rsid w:val="00325435"/>
    <w:rsid w:val="003257F5"/>
    <w:rsid w:val="00326FC0"/>
    <w:rsid w:val="00327F02"/>
    <w:rsid w:val="00330254"/>
    <w:rsid w:val="003305BE"/>
    <w:rsid w:val="00331422"/>
    <w:rsid w:val="00331E96"/>
    <w:rsid w:val="00332CAF"/>
    <w:rsid w:val="00332D11"/>
    <w:rsid w:val="00332E94"/>
    <w:rsid w:val="00333840"/>
    <w:rsid w:val="0033499A"/>
    <w:rsid w:val="00335704"/>
    <w:rsid w:val="00336B4C"/>
    <w:rsid w:val="003400A7"/>
    <w:rsid w:val="003402FB"/>
    <w:rsid w:val="00341927"/>
    <w:rsid w:val="003420AF"/>
    <w:rsid w:val="00342F2A"/>
    <w:rsid w:val="00342F58"/>
    <w:rsid w:val="00344AB2"/>
    <w:rsid w:val="0034798F"/>
    <w:rsid w:val="003505D9"/>
    <w:rsid w:val="00350814"/>
    <w:rsid w:val="00351CEC"/>
    <w:rsid w:val="00352129"/>
    <w:rsid w:val="00352BA8"/>
    <w:rsid w:val="003533B9"/>
    <w:rsid w:val="003548B2"/>
    <w:rsid w:val="00355D7A"/>
    <w:rsid w:val="00355F65"/>
    <w:rsid w:val="00355F9D"/>
    <w:rsid w:val="003569D8"/>
    <w:rsid w:val="00356E42"/>
    <w:rsid w:val="00357BA5"/>
    <w:rsid w:val="00357F04"/>
    <w:rsid w:val="003601B1"/>
    <w:rsid w:val="00360E7C"/>
    <w:rsid w:val="0036174A"/>
    <w:rsid w:val="003631C1"/>
    <w:rsid w:val="00363C88"/>
    <w:rsid w:val="00363D55"/>
    <w:rsid w:val="0036568C"/>
    <w:rsid w:val="00366981"/>
    <w:rsid w:val="00371407"/>
    <w:rsid w:val="00371B85"/>
    <w:rsid w:val="0037214F"/>
    <w:rsid w:val="003721D8"/>
    <w:rsid w:val="003723B7"/>
    <w:rsid w:val="0037278E"/>
    <w:rsid w:val="00372D1F"/>
    <w:rsid w:val="003734F2"/>
    <w:rsid w:val="003737AF"/>
    <w:rsid w:val="003746F7"/>
    <w:rsid w:val="0037517D"/>
    <w:rsid w:val="00375577"/>
    <w:rsid w:val="003805B8"/>
    <w:rsid w:val="00380CD1"/>
    <w:rsid w:val="00380F07"/>
    <w:rsid w:val="00381DDC"/>
    <w:rsid w:val="00381DFB"/>
    <w:rsid w:val="00381F7A"/>
    <w:rsid w:val="0038294A"/>
    <w:rsid w:val="003829F0"/>
    <w:rsid w:val="00382B4E"/>
    <w:rsid w:val="003857C5"/>
    <w:rsid w:val="00385C5F"/>
    <w:rsid w:val="0038682D"/>
    <w:rsid w:val="003869FC"/>
    <w:rsid w:val="00386FB0"/>
    <w:rsid w:val="00387F25"/>
    <w:rsid w:val="003907E6"/>
    <w:rsid w:val="00390D05"/>
    <w:rsid w:val="003918AD"/>
    <w:rsid w:val="00391EBC"/>
    <w:rsid w:val="003928BC"/>
    <w:rsid w:val="00393B3C"/>
    <w:rsid w:val="00393FF6"/>
    <w:rsid w:val="00394AFD"/>
    <w:rsid w:val="00394B5F"/>
    <w:rsid w:val="00394BFF"/>
    <w:rsid w:val="00395E13"/>
    <w:rsid w:val="00396660"/>
    <w:rsid w:val="00396B99"/>
    <w:rsid w:val="00396D74"/>
    <w:rsid w:val="0039718F"/>
    <w:rsid w:val="00397456"/>
    <w:rsid w:val="003A0F08"/>
    <w:rsid w:val="003A171B"/>
    <w:rsid w:val="003A1944"/>
    <w:rsid w:val="003A1AF5"/>
    <w:rsid w:val="003A1EB3"/>
    <w:rsid w:val="003A1FA4"/>
    <w:rsid w:val="003A2455"/>
    <w:rsid w:val="003A311F"/>
    <w:rsid w:val="003A387A"/>
    <w:rsid w:val="003A3F4A"/>
    <w:rsid w:val="003A43AA"/>
    <w:rsid w:val="003A4E06"/>
    <w:rsid w:val="003A53D1"/>
    <w:rsid w:val="003A5A4B"/>
    <w:rsid w:val="003A6093"/>
    <w:rsid w:val="003B065D"/>
    <w:rsid w:val="003B0823"/>
    <w:rsid w:val="003B0E15"/>
    <w:rsid w:val="003B1A39"/>
    <w:rsid w:val="003B1EF1"/>
    <w:rsid w:val="003B253B"/>
    <w:rsid w:val="003B28CE"/>
    <w:rsid w:val="003B3E4E"/>
    <w:rsid w:val="003B5E81"/>
    <w:rsid w:val="003B5F2F"/>
    <w:rsid w:val="003B66B1"/>
    <w:rsid w:val="003B703F"/>
    <w:rsid w:val="003B7525"/>
    <w:rsid w:val="003B790C"/>
    <w:rsid w:val="003C0389"/>
    <w:rsid w:val="003C0646"/>
    <w:rsid w:val="003C095F"/>
    <w:rsid w:val="003C0A9F"/>
    <w:rsid w:val="003C381C"/>
    <w:rsid w:val="003C3A93"/>
    <w:rsid w:val="003C4B6B"/>
    <w:rsid w:val="003C5B39"/>
    <w:rsid w:val="003C5D9B"/>
    <w:rsid w:val="003C65AB"/>
    <w:rsid w:val="003C6768"/>
    <w:rsid w:val="003C686E"/>
    <w:rsid w:val="003C6DFA"/>
    <w:rsid w:val="003D06F1"/>
    <w:rsid w:val="003D1134"/>
    <w:rsid w:val="003D129B"/>
    <w:rsid w:val="003D1BB2"/>
    <w:rsid w:val="003D30D0"/>
    <w:rsid w:val="003D381D"/>
    <w:rsid w:val="003D39A4"/>
    <w:rsid w:val="003D49A5"/>
    <w:rsid w:val="003D4B91"/>
    <w:rsid w:val="003D5533"/>
    <w:rsid w:val="003D5FDC"/>
    <w:rsid w:val="003D763C"/>
    <w:rsid w:val="003D7CB3"/>
    <w:rsid w:val="003E0B8A"/>
    <w:rsid w:val="003E0FA6"/>
    <w:rsid w:val="003E133E"/>
    <w:rsid w:val="003E1775"/>
    <w:rsid w:val="003E183C"/>
    <w:rsid w:val="003E1D1F"/>
    <w:rsid w:val="003E204D"/>
    <w:rsid w:val="003E2AA6"/>
    <w:rsid w:val="003E2C21"/>
    <w:rsid w:val="003E3221"/>
    <w:rsid w:val="003E416B"/>
    <w:rsid w:val="003E44BC"/>
    <w:rsid w:val="003E5A9E"/>
    <w:rsid w:val="003E620F"/>
    <w:rsid w:val="003E623C"/>
    <w:rsid w:val="003E7682"/>
    <w:rsid w:val="003E7B5A"/>
    <w:rsid w:val="003E7B98"/>
    <w:rsid w:val="003F0402"/>
    <w:rsid w:val="003F0AE7"/>
    <w:rsid w:val="003F0F14"/>
    <w:rsid w:val="003F25BE"/>
    <w:rsid w:val="003F27B7"/>
    <w:rsid w:val="003F35CF"/>
    <w:rsid w:val="003F3BCB"/>
    <w:rsid w:val="003F44EE"/>
    <w:rsid w:val="003F4AEA"/>
    <w:rsid w:val="003F5ABF"/>
    <w:rsid w:val="003F5AFF"/>
    <w:rsid w:val="003F5CEB"/>
    <w:rsid w:val="003F5D14"/>
    <w:rsid w:val="003F6481"/>
    <w:rsid w:val="003F7B85"/>
    <w:rsid w:val="004004F7"/>
    <w:rsid w:val="00400604"/>
    <w:rsid w:val="00400D0E"/>
    <w:rsid w:val="0040283E"/>
    <w:rsid w:val="00402C8A"/>
    <w:rsid w:val="00402D8C"/>
    <w:rsid w:val="00402F39"/>
    <w:rsid w:val="0040486E"/>
    <w:rsid w:val="0040510B"/>
    <w:rsid w:val="00405660"/>
    <w:rsid w:val="00405BCE"/>
    <w:rsid w:val="004069EB"/>
    <w:rsid w:val="00407AB1"/>
    <w:rsid w:val="00410A97"/>
    <w:rsid w:val="00410B31"/>
    <w:rsid w:val="0041227E"/>
    <w:rsid w:val="004135FD"/>
    <w:rsid w:val="00414B62"/>
    <w:rsid w:val="00416235"/>
    <w:rsid w:val="004164DB"/>
    <w:rsid w:val="00416FDA"/>
    <w:rsid w:val="00417548"/>
    <w:rsid w:val="00417BF4"/>
    <w:rsid w:val="00420213"/>
    <w:rsid w:val="004206A2"/>
    <w:rsid w:val="00421688"/>
    <w:rsid w:val="00421A11"/>
    <w:rsid w:val="0042291D"/>
    <w:rsid w:val="00423114"/>
    <w:rsid w:val="0042382D"/>
    <w:rsid w:val="00424F05"/>
    <w:rsid w:val="00425661"/>
    <w:rsid w:val="004277D5"/>
    <w:rsid w:val="00427C97"/>
    <w:rsid w:val="00427F55"/>
    <w:rsid w:val="004304A5"/>
    <w:rsid w:val="00430950"/>
    <w:rsid w:val="004315B9"/>
    <w:rsid w:val="004316F7"/>
    <w:rsid w:val="0043253C"/>
    <w:rsid w:val="00434548"/>
    <w:rsid w:val="00434783"/>
    <w:rsid w:val="0043505A"/>
    <w:rsid w:val="00435BAF"/>
    <w:rsid w:val="00436584"/>
    <w:rsid w:val="00436B1E"/>
    <w:rsid w:val="004371FD"/>
    <w:rsid w:val="00437989"/>
    <w:rsid w:val="0044068D"/>
    <w:rsid w:val="00440F6E"/>
    <w:rsid w:val="0044142F"/>
    <w:rsid w:val="00441C60"/>
    <w:rsid w:val="004431C7"/>
    <w:rsid w:val="00444630"/>
    <w:rsid w:val="004452ED"/>
    <w:rsid w:val="00445557"/>
    <w:rsid w:val="004456B8"/>
    <w:rsid w:val="00445AE4"/>
    <w:rsid w:val="00446946"/>
    <w:rsid w:val="004505DD"/>
    <w:rsid w:val="00450EF1"/>
    <w:rsid w:val="0045100E"/>
    <w:rsid w:val="0045229C"/>
    <w:rsid w:val="004525FF"/>
    <w:rsid w:val="00452676"/>
    <w:rsid w:val="0045276B"/>
    <w:rsid w:val="00452E11"/>
    <w:rsid w:val="00454171"/>
    <w:rsid w:val="00454636"/>
    <w:rsid w:val="00456665"/>
    <w:rsid w:val="00457282"/>
    <w:rsid w:val="00460585"/>
    <w:rsid w:val="004610FB"/>
    <w:rsid w:val="00461633"/>
    <w:rsid w:val="00461C97"/>
    <w:rsid w:val="00461DE9"/>
    <w:rsid w:val="0046204A"/>
    <w:rsid w:val="00462916"/>
    <w:rsid w:val="0046391F"/>
    <w:rsid w:val="0046464B"/>
    <w:rsid w:val="00464DE2"/>
    <w:rsid w:val="00466D62"/>
    <w:rsid w:val="00470043"/>
    <w:rsid w:val="00470290"/>
    <w:rsid w:val="0047079B"/>
    <w:rsid w:val="00470AC5"/>
    <w:rsid w:val="00471480"/>
    <w:rsid w:val="0047148A"/>
    <w:rsid w:val="00473F4A"/>
    <w:rsid w:val="00473FF5"/>
    <w:rsid w:val="00474BED"/>
    <w:rsid w:val="00477019"/>
    <w:rsid w:val="0047790A"/>
    <w:rsid w:val="00477CEA"/>
    <w:rsid w:val="0048026C"/>
    <w:rsid w:val="0048213A"/>
    <w:rsid w:val="004821C5"/>
    <w:rsid w:val="004822E1"/>
    <w:rsid w:val="00482C93"/>
    <w:rsid w:val="00482EEE"/>
    <w:rsid w:val="004841BD"/>
    <w:rsid w:val="00484CB0"/>
    <w:rsid w:val="00484E79"/>
    <w:rsid w:val="00485B51"/>
    <w:rsid w:val="004862A5"/>
    <w:rsid w:val="004862CD"/>
    <w:rsid w:val="0049044C"/>
    <w:rsid w:val="004905FC"/>
    <w:rsid w:val="00491025"/>
    <w:rsid w:val="004924DE"/>
    <w:rsid w:val="00492570"/>
    <w:rsid w:val="00492B83"/>
    <w:rsid w:val="00492DA9"/>
    <w:rsid w:val="00493EB5"/>
    <w:rsid w:val="00494741"/>
    <w:rsid w:val="004951BC"/>
    <w:rsid w:val="00496E49"/>
    <w:rsid w:val="0049700D"/>
    <w:rsid w:val="004A06E0"/>
    <w:rsid w:val="004A07DA"/>
    <w:rsid w:val="004A1DEA"/>
    <w:rsid w:val="004A1E86"/>
    <w:rsid w:val="004A233A"/>
    <w:rsid w:val="004A33BA"/>
    <w:rsid w:val="004A400C"/>
    <w:rsid w:val="004A4BD6"/>
    <w:rsid w:val="004A55F5"/>
    <w:rsid w:val="004A6916"/>
    <w:rsid w:val="004A6E10"/>
    <w:rsid w:val="004A7696"/>
    <w:rsid w:val="004B0A20"/>
    <w:rsid w:val="004B2BAE"/>
    <w:rsid w:val="004B397F"/>
    <w:rsid w:val="004B4626"/>
    <w:rsid w:val="004B5035"/>
    <w:rsid w:val="004B5401"/>
    <w:rsid w:val="004B69CB"/>
    <w:rsid w:val="004B7E82"/>
    <w:rsid w:val="004B7FF3"/>
    <w:rsid w:val="004C1431"/>
    <w:rsid w:val="004C1829"/>
    <w:rsid w:val="004C2787"/>
    <w:rsid w:val="004C4023"/>
    <w:rsid w:val="004C4723"/>
    <w:rsid w:val="004C5BD0"/>
    <w:rsid w:val="004C5C61"/>
    <w:rsid w:val="004C6B82"/>
    <w:rsid w:val="004C6D53"/>
    <w:rsid w:val="004D0604"/>
    <w:rsid w:val="004D1724"/>
    <w:rsid w:val="004D1D65"/>
    <w:rsid w:val="004D254A"/>
    <w:rsid w:val="004D275F"/>
    <w:rsid w:val="004D3823"/>
    <w:rsid w:val="004D3AB4"/>
    <w:rsid w:val="004D3B11"/>
    <w:rsid w:val="004D4EC8"/>
    <w:rsid w:val="004D662A"/>
    <w:rsid w:val="004D6FBD"/>
    <w:rsid w:val="004E0444"/>
    <w:rsid w:val="004E08A9"/>
    <w:rsid w:val="004E122C"/>
    <w:rsid w:val="004E2600"/>
    <w:rsid w:val="004E2D20"/>
    <w:rsid w:val="004E3A9E"/>
    <w:rsid w:val="004E3D9E"/>
    <w:rsid w:val="004E3FB2"/>
    <w:rsid w:val="004E40BA"/>
    <w:rsid w:val="004E502A"/>
    <w:rsid w:val="004E5F67"/>
    <w:rsid w:val="004E7145"/>
    <w:rsid w:val="004E7E75"/>
    <w:rsid w:val="004F0992"/>
    <w:rsid w:val="004F1023"/>
    <w:rsid w:val="004F1C18"/>
    <w:rsid w:val="004F5A11"/>
    <w:rsid w:val="004F5D90"/>
    <w:rsid w:val="004F6293"/>
    <w:rsid w:val="004F6403"/>
    <w:rsid w:val="004F7A72"/>
    <w:rsid w:val="004F7AF1"/>
    <w:rsid w:val="004F7DC5"/>
    <w:rsid w:val="00500356"/>
    <w:rsid w:val="005005D1"/>
    <w:rsid w:val="0050115C"/>
    <w:rsid w:val="005018D7"/>
    <w:rsid w:val="005025CE"/>
    <w:rsid w:val="00503554"/>
    <w:rsid w:val="00503A8B"/>
    <w:rsid w:val="00505C90"/>
    <w:rsid w:val="00506DCC"/>
    <w:rsid w:val="00507F38"/>
    <w:rsid w:val="00510A98"/>
    <w:rsid w:val="005110D2"/>
    <w:rsid w:val="00511985"/>
    <w:rsid w:val="00511BCD"/>
    <w:rsid w:val="00511C91"/>
    <w:rsid w:val="00516E4C"/>
    <w:rsid w:val="005170F6"/>
    <w:rsid w:val="00520A85"/>
    <w:rsid w:val="00521C5C"/>
    <w:rsid w:val="00521D42"/>
    <w:rsid w:val="00522486"/>
    <w:rsid w:val="00522790"/>
    <w:rsid w:val="00523DBD"/>
    <w:rsid w:val="005242EF"/>
    <w:rsid w:val="00524B06"/>
    <w:rsid w:val="00524E6A"/>
    <w:rsid w:val="00524F20"/>
    <w:rsid w:val="00525307"/>
    <w:rsid w:val="00525A24"/>
    <w:rsid w:val="005272BC"/>
    <w:rsid w:val="005277E3"/>
    <w:rsid w:val="00527E16"/>
    <w:rsid w:val="00530FA2"/>
    <w:rsid w:val="005331BE"/>
    <w:rsid w:val="00533D4E"/>
    <w:rsid w:val="00533E53"/>
    <w:rsid w:val="005340F3"/>
    <w:rsid w:val="005344B9"/>
    <w:rsid w:val="00534867"/>
    <w:rsid w:val="0053542F"/>
    <w:rsid w:val="00535677"/>
    <w:rsid w:val="00536030"/>
    <w:rsid w:val="00536531"/>
    <w:rsid w:val="00536B89"/>
    <w:rsid w:val="00536D59"/>
    <w:rsid w:val="005409E7"/>
    <w:rsid w:val="00540D43"/>
    <w:rsid w:val="005422BB"/>
    <w:rsid w:val="00542EB6"/>
    <w:rsid w:val="005430D7"/>
    <w:rsid w:val="00543249"/>
    <w:rsid w:val="005434DD"/>
    <w:rsid w:val="00543D9C"/>
    <w:rsid w:val="00543E6E"/>
    <w:rsid w:val="00544292"/>
    <w:rsid w:val="0054619B"/>
    <w:rsid w:val="00546F68"/>
    <w:rsid w:val="005471B4"/>
    <w:rsid w:val="005505A7"/>
    <w:rsid w:val="00551E85"/>
    <w:rsid w:val="005533A4"/>
    <w:rsid w:val="005533EE"/>
    <w:rsid w:val="00553B3A"/>
    <w:rsid w:val="00553EEB"/>
    <w:rsid w:val="0055423D"/>
    <w:rsid w:val="00554D56"/>
    <w:rsid w:val="00555440"/>
    <w:rsid w:val="0055560F"/>
    <w:rsid w:val="00555C18"/>
    <w:rsid w:val="005565BD"/>
    <w:rsid w:val="00557200"/>
    <w:rsid w:val="00557B3B"/>
    <w:rsid w:val="00560057"/>
    <w:rsid w:val="00561269"/>
    <w:rsid w:val="00562458"/>
    <w:rsid w:val="00564618"/>
    <w:rsid w:val="00564CDC"/>
    <w:rsid w:val="00564CE1"/>
    <w:rsid w:val="00565668"/>
    <w:rsid w:val="00565917"/>
    <w:rsid w:val="00565E64"/>
    <w:rsid w:val="0056615E"/>
    <w:rsid w:val="00570060"/>
    <w:rsid w:val="00571A43"/>
    <w:rsid w:val="00571B7B"/>
    <w:rsid w:val="00572085"/>
    <w:rsid w:val="00572AF4"/>
    <w:rsid w:val="0057375F"/>
    <w:rsid w:val="005737E8"/>
    <w:rsid w:val="00575BCA"/>
    <w:rsid w:val="00576A8A"/>
    <w:rsid w:val="00576CDC"/>
    <w:rsid w:val="00580784"/>
    <w:rsid w:val="00580F37"/>
    <w:rsid w:val="005821AC"/>
    <w:rsid w:val="005821B6"/>
    <w:rsid w:val="0058233F"/>
    <w:rsid w:val="00582979"/>
    <w:rsid w:val="00583115"/>
    <w:rsid w:val="00583701"/>
    <w:rsid w:val="00583CBE"/>
    <w:rsid w:val="00585BDD"/>
    <w:rsid w:val="00586187"/>
    <w:rsid w:val="00586C59"/>
    <w:rsid w:val="00590705"/>
    <w:rsid w:val="00590B1F"/>
    <w:rsid w:val="00591FFF"/>
    <w:rsid w:val="00593D3E"/>
    <w:rsid w:val="00593F51"/>
    <w:rsid w:val="005941C3"/>
    <w:rsid w:val="0059445D"/>
    <w:rsid w:val="00594696"/>
    <w:rsid w:val="00594F7C"/>
    <w:rsid w:val="00595DF6"/>
    <w:rsid w:val="00595FBB"/>
    <w:rsid w:val="0059669C"/>
    <w:rsid w:val="00596B34"/>
    <w:rsid w:val="005976CE"/>
    <w:rsid w:val="00597744"/>
    <w:rsid w:val="00597BF6"/>
    <w:rsid w:val="005A0BEA"/>
    <w:rsid w:val="005A20A8"/>
    <w:rsid w:val="005A2ADC"/>
    <w:rsid w:val="005A2B94"/>
    <w:rsid w:val="005A304E"/>
    <w:rsid w:val="005A3849"/>
    <w:rsid w:val="005A3A78"/>
    <w:rsid w:val="005A3A85"/>
    <w:rsid w:val="005A443C"/>
    <w:rsid w:val="005A4837"/>
    <w:rsid w:val="005A5494"/>
    <w:rsid w:val="005A564A"/>
    <w:rsid w:val="005A5719"/>
    <w:rsid w:val="005A625E"/>
    <w:rsid w:val="005A691C"/>
    <w:rsid w:val="005A6FA1"/>
    <w:rsid w:val="005A7A29"/>
    <w:rsid w:val="005B03BB"/>
    <w:rsid w:val="005B1977"/>
    <w:rsid w:val="005B1D15"/>
    <w:rsid w:val="005B28CB"/>
    <w:rsid w:val="005B3439"/>
    <w:rsid w:val="005B35FA"/>
    <w:rsid w:val="005B3714"/>
    <w:rsid w:val="005B4935"/>
    <w:rsid w:val="005B6446"/>
    <w:rsid w:val="005B6490"/>
    <w:rsid w:val="005B6834"/>
    <w:rsid w:val="005B7785"/>
    <w:rsid w:val="005B7B39"/>
    <w:rsid w:val="005B7B6E"/>
    <w:rsid w:val="005C308F"/>
    <w:rsid w:val="005C40D5"/>
    <w:rsid w:val="005C421F"/>
    <w:rsid w:val="005C4BC7"/>
    <w:rsid w:val="005C528A"/>
    <w:rsid w:val="005C56C1"/>
    <w:rsid w:val="005C6541"/>
    <w:rsid w:val="005C65D8"/>
    <w:rsid w:val="005C7BE9"/>
    <w:rsid w:val="005C7E5C"/>
    <w:rsid w:val="005D1C1D"/>
    <w:rsid w:val="005D2385"/>
    <w:rsid w:val="005D3BE7"/>
    <w:rsid w:val="005D3F29"/>
    <w:rsid w:val="005D43A4"/>
    <w:rsid w:val="005D5B58"/>
    <w:rsid w:val="005D5E03"/>
    <w:rsid w:val="005D61B4"/>
    <w:rsid w:val="005D61FE"/>
    <w:rsid w:val="005E0B16"/>
    <w:rsid w:val="005E0F5D"/>
    <w:rsid w:val="005E28FB"/>
    <w:rsid w:val="005E37E2"/>
    <w:rsid w:val="005E50BF"/>
    <w:rsid w:val="005E541F"/>
    <w:rsid w:val="005E5451"/>
    <w:rsid w:val="005E57EB"/>
    <w:rsid w:val="005E59FB"/>
    <w:rsid w:val="005E6076"/>
    <w:rsid w:val="005E6860"/>
    <w:rsid w:val="005E72B4"/>
    <w:rsid w:val="005E7329"/>
    <w:rsid w:val="005E78E3"/>
    <w:rsid w:val="005E7DB8"/>
    <w:rsid w:val="005F0465"/>
    <w:rsid w:val="005F0619"/>
    <w:rsid w:val="005F141D"/>
    <w:rsid w:val="005F1820"/>
    <w:rsid w:val="005F1F39"/>
    <w:rsid w:val="005F2BE6"/>
    <w:rsid w:val="005F3DCA"/>
    <w:rsid w:val="005F5604"/>
    <w:rsid w:val="005F619F"/>
    <w:rsid w:val="005F69EF"/>
    <w:rsid w:val="005F6DB7"/>
    <w:rsid w:val="005F712A"/>
    <w:rsid w:val="006005C9"/>
    <w:rsid w:val="006005F2"/>
    <w:rsid w:val="00600ACB"/>
    <w:rsid w:val="0060225A"/>
    <w:rsid w:val="006030E1"/>
    <w:rsid w:val="00603BAF"/>
    <w:rsid w:val="00604146"/>
    <w:rsid w:val="0060540D"/>
    <w:rsid w:val="00607A2E"/>
    <w:rsid w:val="00611B65"/>
    <w:rsid w:val="00611D55"/>
    <w:rsid w:val="00611F02"/>
    <w:rsid w:val="006122D6"/>
    <w:rsid w:val="00612346"/>
    <w:rsid w:val="00612FA4"/>
    <w:rsid w:val="00613B4A"/>
    <w:rsid w:val="00614269"/>
    <w:rsid w:val="006145B8"/>
    <w:rsid w:val="00614BED"/>
    <w:rsid w:val="0061656D"/>
    <w:rsid w:val="00616D99"/>
    <w:rsid w:val="00617E24"/>
    <w:rsid w:val="00621BFA"/>
    <w:rsid w:val="00622B9E"/>
    <w:rsid w:val="0062360E"/>
    <w:rsid w:val="006259C3"/>
    <w:rsid w:val="00625FAD"/>
    <w:rsid w:val="006260FC"/>
    <w:rsid w:val="00626147"/>
    <w:rsid w:val="00627785"/>
    <w:rsid w:val="006316C4"/>
    <w:rsid w:val="00631FDC"/>
    <w:rsid w:val="006320A6"/>
    <w:rsid w:val="006322FE"/>
    <w:rsid w:val="00633DD8"/>
    <w:rsid w:val="00633F20"/>
    <w:rsid w:val="00635F6A"/>
    <w:rsid w:val="006366A9"/>
    <w:rsid w:val="0063694E"/>
    <w:rsid w:val="00636BF9"/>
    <w:rsid w:val="00637199"/>
    <w:rsid w:val="00637B80"/>
    <w:rsid w:val="00637D01"/>
    <w:rsid w:val="006402A9"/>
    <w:rsid w:val="006403F7"/>
    <w:rsid w:val="006407D4"/>
    <w:rsid w:val="0064268A"/>
    <w:rsid w:val="00642773"/>
    <w:rsid w:val="00642EF2"/>
    <w:rsid w:val="00643656"/>
    <w:rsid w:val="0064411F"/>
    <w:rsid w:val="00644FB3"/>
    <w:rsid w:val="0064660A"/>
    <w:rsid w:val="0064661D"/>
    <w:rsid w:val="00646BAA"/>
    <w:rsid w:val="00647244"/>
    <w:rsid w:val="00650D07"/>
    <w:rsid w:val="00650E00"/>
    <w:rsid w:val="00651938"/>
    <w:rsid w:val="00652264"/>
    <w:rsid w:val="00652498"/>
    <w:rsid w:val="00655E99"/>
    <w:rsid w:val="00655F7B"/>
    <w:rsid w:val="00656020"/>
    <w:rsid w:val="0065680A"/>
    <w:rsid w:val="006578ED"/>
    <w:rsid w:val="00661B21"/>
    <w:rsid w:val="00662205"/>
    <w:rsid w:val="00664340"/>
    <w:rsid w:val="006657E0"/>
    <w:rsid w:val="0066636F"/>
    <w:rsid w:val="006665E5"/>
    <w:rsid w:val="00666617"/>
    <w:rsid w:val="0066685C"/>
    <w:rsid w:val="0066768C"/>
    <w:rsid w:val="00667C22"/>
    <w:rsid w:val="006717A7"/>
    <w:rsid w:val="00671F24"/>
    <w:rsid w:val="00672CB6"/>
    <w:rsid w:val="00673656"/>
    <w:rsid w:val="00673B1F"/>
    <w:rsid w:val="00673FB9"/>
    <w:rsid w:val="0067426C"/>
    <w:rsid w:val="00674474"/>
    <w:rsid w:val="006753F1"/>
    <w:rsid w:val="006754FE"/>
    <w:rsid w:val="0067656F"/>
    <w:rsid w:val="006774B3"/>
    <w:rsid w:val="00677523"/>
    <w:rsid w:val="00677E4B"/>
    <w:rsid w:val="00677FB9"/>
    <w:rsid w:val="00680B36"/>
    <w:rsid w:val="00680F9B"/>
    <w:rsid w:val="00682AE7"/>
    <w:rsid w:val="00682CB7"/>
    <w:rsid w:val="00683885"/>
    <w:rsid w:val="0068391A"/>
    <w:rsid w:val="00683C67"/>
    <w:rsid w:val="006843D7"/>
    <w:rsid w:val="00684DE5"/>
    <w:rsid w:val="00684E28"/>
    <w:rsid w:val="006859BB"/>
    <w:rsid w:val="00687BA7"/>
    <w:rsid w:val="00687F39"/>
    <w:rsid w:val="00690A0F"/>
    <w:rsid w:val="00690A69"/>
    <w:rsid w:val="0069165B"/>
    <w:rsid w:val="00692083"/>
    <w:rsid w:val="0069221F"/>
    <w:rsid w:val="00692F06"/>
    <w:rsid w:val="00693AB5"/>
    <w:rsid w:val="00693B2C"/>
    <w:rsid w:val="00693DFA"/>
    <w:rsid w:val="0069578E"/>
    <w:rsid w:val="0069600E"/>
    <w:rsid w:val="00696D9E"/>
    <w:rsid w:val="00696E01"/>
    <w:rsid w:val="00696F1D"/>
    <w:rsid w:val="00697D75"/>
    <w:rsid w:val="006A086F"/>
    <w:rsid w:val="006A1306"/>
    <w:rsid w:val="006A197A"/>
    <w:rsid w:val="006A1D92"/>
    <w:rsid w:val="006A3DE3"/>
    <w:rsid w:val="006A4F7D"/>
    <w:rsid w:val="006A4FB1"/>
    <w:rsid w:val="006A5326"/>
    <w:rsid w:val="006A5832"/>
    <w:rsid w:val="006B0A2F"/>
    <w:rsid w:val="006B17E3"/>
    <w:rsid w:val="006B1840"/>
    <w:rsid w:val="006B1B91"/>
    <w:rsid w:val="006B2E39"/>
    <w:rsid w:val="006B47A8"/>
    <w:rsid w:val="006B55ED"/>
    <w:rsid w:val="006B57E1"/>
    <w:rsid w:val="006B5980"/>
    <w:rsid w:val="006B6404"/>
    <w:rsid w:val="006B78E0"/>
    <w:rsid w:val="006B792D"/>
    <w:rsid w:val="006B7B4B"/>
    <w:rsid w:val="006B7CC5"/>
    <w:rsid w:val="006C026F"/>
    <w:rsid w:val="006C03E9"/>
    <w:rsid w:val="006C0B2F"/>
    <w:rsid w:val="006C2097"/>
    <w:rsid w:val="006C25A1"/>
    <w:rsid w:val="006C4540"/>
    <w:rsid w:val="006C4B3D"/>
    <w:rsid w:val="006C596E"/>
    <w:rsid w:val="006C68A3"/>
    <w:rsid w:val="006C6A84"/>
    <w:rsid w:val="006C76EF"/>
    <w:rsid w:val="006D0DA2"/>
    <w:rsid w:val="006D3232"/>
    <w:rsid w:val="006D3AA0"/>
    <w:rsid w:val="006D5A85"/>
    <w:rsid w:val="006D5CEF"/>
    <w:rsid w:val="006D6A05"/>
    <w:rsid w:val="006D6A87"/>
    <w:rsid w:val="006D6AF5"/>
    <w:rsid w:val="006D6B6C"/>
    <w:rsid w:val="006D7328"/>
    <w:rsid w:val="006D754C"/>
    <w:rsid w:val="006D7B33"/>
    <w:rsid w:val="006D7CD9"/>
    <w:rsid w:val="006E0732"/>
    <w:rsid w:val="006E0EC4"/>
    <w:rsid w:val="006E2880"/>
    <w:rsid w:val="006E2C65"/>
    <w:rsid w:val="006E3821"/>
    <w:rsid w:val="006E6737"/>
    <w:rsid w:val="006E6A2E"/>
    <w:rsid w:val="006E7766"/>
    <w:rsid w:val="006F03FA"/>
    <w:rsid w:val="006F0783"/>
    <w:rsid w:val="006F0DE4"/>
    <w:rsid w:val="006F1271"/>
    <w:rsid w:val="006F27F8"/>
    <w:rsid w:val="006F3081"/>
    <w:rsid w:val="006F3AB7"/>
    <w:rsid w:val="006F3ED9"/>
    <w:rsid w:val="006F4855"/>
    <w:rsid w:val="006F48A6"/>
    <w:rsid w:val="006F52C7"/>
    <w:rsid w:val="006F55CF"/>
    <w:rsid w:val="006F694C"/>
    <w:rsid w:val="006F6FD4"/>
    <w:rsid w:val="006F785B"/>
    <w:rsid w:val="007000A6"/>
    <w:rsid w:val="00701E53"/>
    <w:rsid w:val="00702977"/>
    <w:rsid w:val="00702A69"/>
    <w:rsid w:val="007043D1"/>
    <w:rsid w:val="007045B3"/>
    <w:rsid w:val="00705493"/>
    <w:rsid w:val="007066D0"/>
    <w:rsid w:val="00707632"/>
    <w:rsid w:val="00710DFE"/>
    <w:rsid w:val="00712783"/>
    <w:rsid w:val="00713271"/>
    <w:rsid w:val="00713282"/>
    <w:rsid w:val="007137B6"/>
    <w:rsid w:val="00713E2C"/>
    <w:rsid w:val="007144F8"/>
    <w:rsid w:val="00715684"/>
    <w:rsid w:val="00716212"/>
    <w:rsid w:val="007167A2"/>
    <w:rsid w:val="007169CB"/>
    <w:rsid w:val="00716F51"/>
    <w:rsid w:val="00720487"/>
    <w:rsid w:val="007209B4"/>
    <w:rsid w:val="00720D9C"/>
    <w:rsid w:val="00722F72"/>
    <w:rsid w:val="007233F5"/>
    <w:rsid w:val="00723D08"/>
    <w:rsid w:val="00726829"/>
    <w:rsid w:val="00730C29"/>
    <w:rsid w:val="00730E68"/>
    <w:rsid w:val="00731BD2"/>
    <w:rsid w:val="00731DC4"/>
    <w:rsid w:val="00732939"/>
    <w:rsid w:val="00732EB0"/>
    <w:rsid w:val="00734F07"/>
    <w:rsid w:val="00735152"/>
    <w:rsid w:val="0073572F"/>
    <w:rsid w:val="00735F01"/>
    <w:rsid w:val="00736088"/>
    <w:rsid w:val="007371DD"/>
    <w:rsid w:val="00737C98"/>
    <w:rsid w:val="00741D2C"/>
    <w:rsid w:val="00742019"/>
    <w:rsid w:val="00742087"/>
    <w:rsid w:val="00743C15"/>
    <w:rsid w:val="00744D10"/>
    <w:rsid w:val="007457E6"/>
    <w:rsid w:val="00745B94"/>
    <w:rsid w:val="00746992"/>
    <w:rsid w:val="00746EEE"/>
    <w:rsid w:val="00747560"/>
    <w:rsid w:val="007479A2"/>
    <w:rsid w:val="00747EDC"/>
    <w:rsid w:val="007507D2"/>
    <w:rsid w:val="007508DA"/>
    <w:rsid w:val="00750F60"/>
    <w:rsid w:val="00751EF2"/>
    <w:rsid w:val="0075208C"/>
    <w:rsid w:val="0075318C"/>
    <w:rsid w:val="00753388"/>
    <w:rsid w:val="00753667"/>
    <w:rsid w:val="00753F03"/>
    <w:rsid w:val="00755C02"/>
    <w:rsid w:val="00756317"/>
    <w:rsid w:val="0075681C"/>
    <w:rsid w:val="00756E3F"/>
    <w:rsid w:val="007575BE"/>
    <w:rsid w:val="00760C01"/>
    <w:rsid w:val="00761A89"/>
    <w:rsid w:val="00761D1B"/>
    <w:rsid w:val="00762965"/>
    <w:rsid w:val="007636E6"/>
    <w:rsid w:val="0076380C"/>
    <w:rsid w:val="00764181"/>
    <w:rsid w:val="007645D0"/>
    <w:rsid w:val="00766B2F"/>
    <w:rsid w:val="00766D21"/>
    <w:rsid w:val="007678E3"/>
    <w:rsid w:val="00770B82"/>
    <w:rsid w:val="00770D03"/>
    <w:rsid w:val="00771388"/>
    <w:rsid w:val="0077192E"/>
    <w:rsid w:val="00771F12"/>
    <w:rsid w:val="0077212D"/>
    <w:rsid w:val="00772DE3"/>
    <w:rsid w:val="00774954"/>
    <w:rsid w:val="00774A89"/>
    <w:rsid w:val="00774AF2"/>
    <w:rsid w:val="00774D3C"/>
    <w:rsid w:val="00776D84"/>
    <w:rsid w:val="007774A1"/>
    <w:rsid w:val="00777EDE"/>
    <w:rsid w:val="00780348"/>
    <w:rsid w:val="007808C5"/>
    <w:rsid w:val="007821BE"/>
    <w:rsid w:val="0078309C"/>
    <w:rsid w:val="0078325A"/>
    <w:rsid w:val="00783953"/>
    <w:rsid w:val="00783D0F"/>
    <w:rsid w:val="007843A9"/>
    <w:rsid w:val="007853A0"/>
    <w:rsid w:val="00786A81"/>
    <w:rsid w:val="00786CF6"/>
    <w:rsid w:val="00786E84"/>
    <w:rsid w:val="00786EB4"/>
    <w:rsid w:val="00787031"/>
    <w:rsid w:val="007873BE"/>
    <w:rsid w:val="00791832"/>
    <w:rsid w:val="007918DD"/>
    <w:rsid w:val="0079292D"/>
    <w:rsid w:val="00793493"/>
    <w:rsid w:val="00793929"/>
    <w:rsid w:val="00794298"/>
    <w:rsid w:val="007945ED"/>
    <w:rsid w:val="007948D9"/>
    <w:rsid w:val="00795673"/>
    <w:rsid w:val="00795BE7"/>
    <w:rsid w:val="007962D4"/>
    <w:rsid w:val="007979E0"/>
    <w:rsid w:val="007A0B1C"/>
    <w:rsid w:val="007A0FBD"/>
    <w:rsid w:val="007A16DF"/>
    <w:rsid w:val="007A250E"/>
    <w:rsid w:val="007A2EE1"/>
    <w:rsid w:val="007A4895"/>
    <w:rsid w:val="007A5593"/>
    <w:rsid w:val="007A5D62"/>
    <w:rsid w:val="007A6CCC"/>
    <w:rsid w:val="007A6E6B"/>
    <w:rsid w:val="007A74A3"/>
    <w:rsid w:val="007A7583"/>
    <w:rsid w:val="007B082A"/>
    <w:rsid w:val="007B28DC"/>
    <w:rsid w:val="007B29D2"/>
    <w:rsid w:val="007B41CA"/>
    <w:rsid w:val="007B4720"/>
    <w:rsid w:val="007B484C"/>
    <w:rsid w:val="007B4887"/>
    <w:rsid w:val="007B4A75"/>
    <w:rsid w:val="007B4C44"/>
    <w:rsid w:val="007B581A"/>
    <w:rsid w:val="007B5CEB"/>
    <w:rsid w:val="007B66FB"/>
    <w:rsid w:val="007B67B6"/>
    <w:rsid w:val="007B75FD"/>
    <w:rsid w:val="007C01F7"/>
    <w:rsid w:val="007C03F3"/>
    <w:rsid w:val="007C0AF1"/>
    <w:rsid w:val="007C1A41"/>
    <w:rsid w:val="007C1C15"/>
    <w:rsid w:val="007C2486"/>
    <w:rsid w:val="007C293C"/>
    <w:rsid w:val="007C2AC1"/>
    <w:rsid w:val="007C37E1"/>
    <w:rsid w:val="007C3C4C"/>
    <w:rsid w:val="007C4846"/>
    <w:rsid w:val="007C491D"/>
    <w:rsid w:val="007C5442"/>
    <w:rsid w:val="007C5472"/>
    <w:rsid w:val="007C6504"/>
    <w:rsid w:val="007C69C5"/>
    <w:rsid w:val="007C6E59"/>
    <w:rsid w:val="007C7016"/>
    <w:rsid w:val="007C75A8"/>
    <w:rsid w:val="007C7672"/>
    <w:rsid w:val="007D00C4"/>
    <w:rsid w:val="007D0221"/>
    <w:rsid w:val="007D03C7"/>
    <w:rsid w:val="007D0803"/>
    <w:rsid w:val="007D0866"/>
    <w:rsid w:val="007D17D5"/>
    <w:rsid w:val="007D2817"/>
    <w:rsid w:val="007D2C6F"/>
    <w:rsid w:val="007D412C"/>
    <w:rsid w:val="007D6056"/>
    <w:rsid w:val="007D62A9"/>
    <w:rsid w:val="007D669D"/>
    <w:rsid w:val="007D79B8"/>
    <w:rsid w:val="007E037F"/>
    <w:rsid w:val="007E0B30"/>
    <w:rsid w:val="007E0DEB"/>
    <w:rsid w:val="007E2997"/>
    <w:rsid w:val="007E3BD3"/>
    <w:rsid w:val="007E4541"/>
    <w:rsid w:val="007E585D"/>
    <w:rsid w:val="007E6641"/>
    <w:rsid w:val="007E74D9"/>
    <w:rsid w:val="007E7D42"/>
    <w:rsid w:val="007F01E7"/>
    <w:rsid w:val="007F0599"/>
    <w:rsid w:val="007F0E73"/>
    <w:rsid w:val="007F12C8"/>
    <w:rsid w:val="007F1339"/>
    <w:rsid w:val="007F1636"/>
    <w:rsid w:val="007F2232"/>
    <w:rsid w:val="007F2BD0"/>
    <w:rsid w:val="007F3577"/>
    <w:rsid w:val="007F3E8D"/>
    <w:rsid w:val="007F50AB"/>
    <w:rsid w:val="007F5F37"/>
    <w:rsid w:val="007F7060"/>
    <w:rsid w:val="007F7650"/>
    <w:rsid w:val="007F7B60"/>
    <w:rsid w:val="008002D9"/>
    <w:rsid w:val="008004AF"/>
    <w:rsid w:val="00800EF5"/>
    <w:rsid w:val="0080101E"/>
    <w:rsid w:val="0080156F"/>
    <w:rsid w:val="00801ED3"/>
    <w:rsid w:val="008028F3"/>
    <w:rsid w:val="008032C1"/>
    <w:rsid w:val="008042D2"/>
    <w:rsid w:val="0080467F"/>
    <w:rsid w:val="00804D06"/>
    <w:rsid w:val="008061B6"/>
    <w:rsid w:val="008063F8"/>
    <w:rsid w:val="00806AEF"/>
    <w:rsid w:val="00807643"/>
    <w:rsid w:val="00811134"/>
    <w:rsid w:val="00811D1E"/>
    <w:rsid w:val="00812D61"/>
    <w:rsid w:val="00814689"/>
    <w:rsid w:val="0081481C"/>
    <w:rsid w:val="00814F16"/>
    <w:rsid w:val="008150AE"/>
    <w:rsid w:val="00817D27"/>
    <w:rsid w:val="00820B17"/>
    <w:rsid w:val="00821C93"/>
    <w:rsid w:val="0082235F"/>
    <w:rsid w:val="00822D8F"/>
    <w:rsid w:val="00823566"/>
    <w:rsid w:val="00824E19"/>
    <w:rsid w:val="00826D84"/>
    <w:rsid w:val="00827991"/>
    <w:rsid w:val="00830B1C"/>
    <w:rsid w:val="00830B97"/>
    <w:rsid w:val="008317C3"/>
    <w:rsid w:val="008323D8"/>
    <w:rsid w:val="00833DE2"/>
    <w:rsid w:val="0083533E"/>
    <w:rsid w:val="0083556C"/>
    <w:rsid w:val="008361B0"/>
    <w:rsid w:val="00836784"/>
    <w:rsid w:val="00836BB8"/>
    <w:rsid w:val="00836F2C"/>
    <w:rsid w:val="00836FB4"/>
    <w:rsid w:val="00837D48"/>
    <w:rsid w:val="00840813"/>
    <w:rsid w:val="00840DEC"/>
    <w:rsid w:val="00840EEB"/>
    <w:rsid w:val="00844D5A"/>
    <w:rsid w:val="00844FC0"/>
    <w:rsid w:val="008463A8"/>
    <w:rsid w:val="0084710A"/>
    <w:rsid w:val="0084749A"/>
    <w:rsid w:val="008475A1"/>
    <w:rsid w:val="008501B0"/>
    <w:rsid w:val="008503DD"/>
    <w:rsid w:val="0085085A"/>
    <w:rsid w:val="00850D01"/>
    <w:rsid w:val="008514DA"/>
    <w:rsid w:val="00851B1E"/>
    <w:rsid w:val="00854174"/>
    <w:rsid w:val="00854B80"/>
    <w:rsid w:val="008554C0"/>
    <w:rsid w:val="0085614E"/>
    <w:rsid w:val="00861224"/>
    <w:rsid w:val="00861360"/>
    <w:rsid w:val="008636FB"/>
    <w:rsid w:val="00864388"/>
    <w:rsid w:val="008653D7"/>
    <w:rsid w:val="00866E85"/>
    <w:rsid w:val="0086764C"/>
    <w:rsid w:val="00867A10"/>
    <w:rsid w:val="00867A86"/>
    <w:rsid w:val="00870D72"/>
    <w:rsid w:val="0087102D"/>
    <w:rsid w:val="00871602"/>
    <w:rsid w:val="00871695"/>
    <w:rsid w:val="00871825"/>
    <w:rsid w:val="00871BE4"/>
    <w:rsid w:val="008737AB"/>
    <w:rsid w:val="008743CE"/>
    <w:rsid w:val="0087441D"/>
    <w:rsid w:val="0087460A"/>
    <w:rsid w:val="008752BB"/>
    <w:rsid w:val="008764E2"/>
    <w:rsid w:val="0087655B"/>
    <w:rsid w:val="00876970"/>
    <w:rsid w:val="008774B4"/>
    <w:rsid w:val="00880251"/>
    <w:rsid w:val="00880315"/>
    <w:rsid w:val="0088075B"/>
    <w:rsid w:val="0088101D"/>
    <w:rsid w:val="00881FA2"/>
    <w:rsid w:val="008823B6"/>
    <w:rsid w:val="008834A4"/>
    <w:rsid w:val="008844BF"/>
    <w:rsid w:val="00886B7C"/>
    <w:rsid w:val="00886BE6"/>
    <w:rsid w:val="008879B5"/>
    <w:rsid w:val="0089049A"/>
    <w:rsid w:val="00890824"/>
    <w:rsid w:val="00890E7E"/>
    <w:rsid w:val="008912F5"/>
    <w:rsid w:val="0089152A"/>
    <w:rsid w:val="00891893"/>
    <w:rsid w:val="008936FD"/>
    <w:rsid w:val="00893FC3"/>
    <w:rsid w:val="00894C11"/>
    <w:rsid w:val="00894CEF"/>
    <w:rsid w:val="008954A7"/>
    <w:rsid w:val="008961F3"/>
    <w:rsid w:val="00897494"/>
    <w:rsid w:val="008974C9"/>
    <w:rsid w:val="008A1D9D"/>
    <w:rsid w:val="008A1ED9"/>
    <w:rsid w:val="008A1F6A"/>
    <w:rsid w:val="008A2027"/>
    <w:rsid w:val="008A24D3"/>
    <w:rsid w:val="008A2E76"/>
    <w:rsid w:val="008A2F53"/>
    <w:rsid w:val="008A3C0B"/>
    <w:rsid w:val="008A3C55"/>
    <w:rsid w:val="008A3F12"/>
    <w:rsid w:val="008A4FC6"/>
    <w:rsid w:val="008A5CF0"/>
    <w:rsid w:val="008B0311"/>
    <w:rsid w:val="008B1278"/>
    <w:rsid w:val="008B13DF"/>
    <w:rsid w:val="008B3217"/>
    <w:rsid w:val="008B35A2"/>
    <w:rsid w:val="008B3838"/>
    <w:rsid w:val="008B3B2E"/>
    <w:rsid w:val="008B3C5F"/>
    <w:rsid w:val="008B4E17"/>
    <w:rsid w:val="008B4F6E"/>
    <w:rsid w:val="008B5745"/>
    <w:rsid w:val="008B6849"/>
    <w:rsid w:val="008B7045"/>
    <w:rsid w:val="008B751C"/>
    <w:rsid w:val="008B76D6"/>
    <w:rsid w:val="008B7933"/>
    <w:rsid w:val="008C1B90"/>
    <w:rsid w:val="008C235A"/>
    <w:rsid w:val="008C2A24"/>
    <w:rsid w:val="008C3931"/>
    <w:rsid w:val="008C3AA3"/>
    <w:rsid w:val="008C4561"/>
    <w:rsid w:val="008C62F9"/>
    <w:rsid w:val="008C73E6"/>
    <w:rsid w:val="008C7505"/>
    <w:rsid w:val="008C7A37"/>
    <w:rsid w:val="008D1BC4"/>
    <w:rsid w:val="008D2666"/>
    <w:rsid w:val="008D2766"/>
    <w:rsid w:val="008D3866"/>
    <w:rsid w:val="008D3C26"/>
    <w:rsid w:val="008D5B30"/>
    <w:rsid w:val="008D5F7C"/>
    <w:rsid w:val="008D604B"/>
    <w:rsid w:val="008D6051"/>
    <w:rsid w:val="008D773A"/>
    <w:rsid w:val="008D79DB"/>
    <w:rsid w:val="008D7B53"/>
    <w:rsid w:val="008E027F"/>
    <w:rsid w:val="008E0325"/>
    <w:rsid w:val="008E05AE"/>
    <w:rsid w:val="008E07FE"/>
    <w:rsid w:val="008E1033"/>
    <w:rsid w:val="008E1A09"/>
    <w:rsid w:val="008E2165"/>
    <w:rsid w:val="008E2AE8"/>
    <w:rsid w:val="008E32E3"/>
    <w:rsid w:val="008E4204"/>
    <w:rsid w:val="008E46B8"/>
    <w:rsid w:val="008E4F2A"/>
    <w:rsid w:val="008E551C"/>
    <w:rsid w:val="008E56D5"/>
    <w:rsid w:val="008E5DD1"/>
    <w:rsid w:val="008E608B"/>
    <w:rsid w:val="008E63C4"/>
    <w:rsid w:val="008E64FF"/>
    <w:rsid w:val="008E692E"/>
    <w:rsid w:val="008E6EF1"/>
    <w:rsid w:val="008F0BF3"/>
    <w:rsid w:val="008F1167"/>
    <w:rsid w:val="008F176A"/>
    <w:rsid w:val="008F1950"/>
    <w:rsid w:val="008F1A83"/>
    <w:rsid w:val="008F1D0E"/>
    <w:rsid w:val="008F2ED1"/>
    <w:rsid w:val="008F33EC"/>
    <w:rsid w:val="008F3749"/>
    <w:rsid w:val="008F40E2"/>
    <w:rsid w:val="008F48D0"/>
    <w:rsid w:val="008F4DAF"/>
    <w:rsid w:val="008F529B"/>
    <w:rsid w:val="008F52BB"/>
    <w:rsid w:val="008F5DA6"/>
    <w:rsid w:val="008F5DC9"/>
    <w:rsid w:val="008F62AC"/>
    <w:rsid w:val="008F769E"/>
    <w:rsid w:val="008F7E86"/>
    <w:rsid w:val="008F7F9B"/>
    <w:rsid w:val="0090011D"/>
    <w:rsid w:val="00900543"/>
    <w:rsid w:val="00900E12"/>
    <w:rsid w:val="00900FE6"/>
    <w:rsid w:val="00902D4E"/>
    <w:rsid w:val="00903224"/>
    <w:rsid w:val="009042E7"/>
    <w:rsid w:val="00905264"/>
    <w:rsid w:val="00905424"/>
    <w:rsid w:val="00905735"/>
    <w:rsid w:val="0090632F"/>
    <w:rsid w:val="009065DE"/>
    <w:rsid w:val="009072A7"/>
    <w:rsid w:val="009074D6"/>
    <w:rsid w:val="0091101F"/>
    <w:rsid w:val="0091202C"/>
    <w:rsid w:val="00914A85"/>
    <w:rsid w:val="0091645B"/>
    <w:rsid w:val="00916DF2"/>
    <w:rsid w:val="00917C00"/>
    <w:rsid w:val="00922DF6"/>
    <w:rsid w:val="0092336A"/>
    <w:rsid w:val="00924B49"/>
    <w:rsid w:val="00925C85"/>
    <w:rsid w:val="00927424"/>
    <w:rsid w:val="00930295"/>
    <w:rsid w:val="009306E6"/>
    <w:rsid w:val="00931A0A"/>
    <w:rsid w:val="00931A42"/>
    <w:rsid w:val="00932359"/>
    <w:rsid w:val="0093262C"/>
    <w:rsid w:val="00933E12"/>
    <w:rsid w:val="00933EB8"/>
    <w:rsid w:val="00933F34"/>
    <w:rsid w:val="00933FA7"/>
    <w:rsid w:val="00934547"/>
    <w:rsid w:val="00934ADB"/>
    <w:rsid w:val="00934FB3"/>
    <w:rsid w:val="00934FD3"/>
    <w:rsid w:val="0093602C"/>
    <w:rsid w:val="00936553"/>
    <w:rsid w:val="009404BA"/>
    <w:rsid w:val="009411F2"/>
    <w:rsid w:val="00942152"/>
    <w:rsid w:val="009421CC"/>
    <w:rsid w:val="00943476"/>
    <w:rsid w:val="009434C3"/>
    <w:rsid w:val="009434E5"/>
    <w:rsid w:val="00943B65"/>
    <w:rsid w:val="00944228"/>
    <w:rsid w:val="00946981"/>
    <w:rsid w:val="0094753C"/>
    <w:rsid w:val="00950886"/>
    <w:rsid w:val="00951736"/>
    <w:rsid w:val="00951A65"/>
    <w:rsid w:val="00952977"/>
    <w:rsid w:val="0095349B"/>
    <w:rsid w:val="00954335"/>
    <w:rsid w:val="009543AD"/>
    <w:rsid w:val="009549EE"/>
    <w:rsid w:val="00954C12"/>
    <w:rsid w:val="00954F25"/>
    <w:rsid w:val="0095531D"/>
    <w:rsid w:val="00956DE3"/>
    <w:rsid w:val="009573EE"/>
    <w:rsid w:val="0095787C"/>
    <w:rsid w:val="009611A8"/>
    <w:rsid w:val="00961321"/>
    <w:rsid w:val="009637B3"/>
    <w:rsid w:val="009652C3"/>
    <w:rsid w:val="009655E9"/>
    <w:rsid w:val="009662A6"/>
    <w:rsid w:val="00966C6F"/>
    <w:rsid w:val="00967A92"/>
    <w:rsid w:val="0097019D"/>
    <w:rsid w:val="009702C5"/>
    <w:rsid w:val="00970988"/>
    <w:rsid w:val="009711AD"/>
    <w:rsid w:val="00972E65"/>
    <w:rsid w:val="009738BE"/>
    <w:rsid w:val="0097609C"/>
    <w:rsid w:val="00976337"/>
    <w:rsid w:val="009767A8"/>
    <w:rsid w:val="00977517"/>
    <w:rsid w:val="00977F48"/>
    <w:rsid w:val="00980143"/>
    <w:rsid w:val="00980E44"/>
    <w:rsid w:val="00980E5B"/>
    <w:rsid w:val="00981C39"/>
    <w:rsid w:val="00981D0E"/>
    <w:rsid w:val="0098274B"/>
    <w:rsid w:val="009827C2"/>
    <w:rsid w:val="0098296C"/>
    <w:rsid w:val="00983143"/>
    <w:rsid w:val="00983C25"/>
    <w:rsid w:val="009840D6"/>
    <w:rsid w:val="0098423F"/>
    <w:rsid w:val="00984FC8"/>
    <w:rsid w:val="00985080"/>
    <w:rsid w:val="0098557D"/>
    <w:rsid w:val="00985A8A"/>
    <w:rsid w:val="00986D03"/>
    <w:rsid w:val="00987961"/>
    <w:rsid w:val="00987AB7"/>
    <w:rsid w:val="00987F7A"/>
    <w:rsid w:val="0099009C"/>
    <w:rsid w:val="00990F6C"/>
    <w:rsid w:val="00992951"/>
    <w:rsid w:val="00992BC1"/>
    <w:rsid w:val="00992D3D"/>
    <w:rsid w:val="00993562"/>
    <w:rsid w:val="00995212"/>
    <w:rsid w:val="009952EB"/>
    <w:rsid w:val="009963A1"/>
    <w:rsid w:val="00996730"/>
    <w:rsid w:val="00996AFD"/>
    <w:rsid w:val="00996CEA"/>
    <w:rsid w:val="009974F1"/>
    <w:rsid w:val="0099792E"/>
    <w:rsid w:val="00997A5E"/>
    <w:rsid w:val="00997FE6"/>
    <w:rsid w:val="009A17B3"/>
    <w:rsid w:val="009A2C7D"/>
    <w:rsid w:val="009A2D11"/>
    <w:rsid w:val="009A3640"/>
    <w:rsid w:val="009A4883"/>
    <w:rsid w:val="009A4B1D"/>
    <w:rsid w:val="009A5AFA"/>
    <w:rsid w:val="009A6451"/>
    <w:rsid w:val="009A7897"/>
    <w:rsid w:val="009A7DD8"/>
    <w:rsid w:val="009B0B3F"/>
    <w:rsid w:val="009B1C0F"/>
    <w:rsid w:val="009B216A"/>
    <w:rsid w:val="009B3CD4"/>
    <w:rsid w:val="009B3E9D"/>
    <w:rsid w:val="009B447F"/>
    <w:rsid w:val="009B6020"/>
    <w:rsid w:val="009B606B"/>
    <w:rsid w:val="009B6B6A"/>
    <w:rsid w:val="009B711B"/>
    <w:rsid w:val="009B7749"/>
    <w:rsid w:val="009C0833"/>
    <w:rsid w:val="009C1194"/>
    <w:rsid w:val="009C1CB2"/>
    <w:rsid w:val="009C2B1D"/>
    <w:rsid w:val="009C34A0"/>
    <w:rsid w:val="009C4542"/>
    <w:rsid w:val="009C4889"/>
    <w:rsid w:val="009C57C2"/>
    <w:rsid w:val="009C596D"/>
    <w:rsid w:val="009C6820"/>
    <w:rsid w:val="009D04A7"/>
    <w:rsid w:val="009D0E00"/>
    <w:rsid w:val="009D1B9A"/>
    <w:rsid w:val="009D2378"/>
    <w:rsid w:val="009D24E5"/>
    <w:rsid w:val="009D2673"/>
    <w:rsid w:val="009D28CB"/>
    <w:rsid w:val="009D49ED"/>
    <w:rsid w:val="009D53A0"/>
    <w:rsid w:val="009D59AE"/>
    <w:rsid w:val="009D5F66"/>
    <w:rsid w:val="009D5FB3"/>
    <w:rsid w:val="009D60F6"/>
    <w:rsid w:val="009D7F30"/>
    <w:rsid w:val="009E0B96"/>
    <w:rsid w:val="009E11E4"/>
    <w:rsid w:val="009E1701"/>
    <w:rsid w:val="009E1F4F"/>
    <w:rsid w:val="009E2620"/>
    <w:rsid w:val="009E2E74"/>
    <w:rsid w:val="009E3059"/>
    <w:rsid w:val="009E3CFF"/>
    <w:rsid w:val="009E43D4"/>
    <w:rsid w:val="009E4DA9"/>
    <w:rsid w:val="009E527B"/>
    <w:rsid w:val="009E55FD"/>
    <w:rsid w:val="009E5909"/>
    <w:rsid w:val="009F01D0"/>
    <w:rsid w:val="009F0C86"/>
    <w:rsid w:val="009F1785"/>
    <w:rsid w:val="009F18D7"/>
    <w:rsid w:val="009F2F51"/>
    <w:rsid w:val="009F311F"/>
    <w:rsid w:val="009F38D8"/>
    <w:rsid w:val="009F3E61"/>
    <w:rsid w:val="009F52F4"/>
    <w:rsid w:val="009F62EC"/>
    <w:rsid w:val="009F7A05"/>
    <w:rsid w:val="00A00CC9"/>
    <w:rsid w:val="00A00F0D"/>
    <w:rsid w:val="00A010CB"/>
    <w:rsid w:val="00A010DC"/>
    <w:rsid w:val="00A0121C"/>
    <w:rsid w:val="00A01606"/>
    <w:rsid w:val="00A02089"/>
    <w:rsid w:val="00A0266B"/>
    <w:rsid w:val="00A02701"/>
    <w:rsid w:val="00A02995"/>
    <w:rsid w:val="00A02C74"/>
    <w:rsid w:val="00A03447"/>
    <w:rsid w:val="00A04478"/>
    <w:rsid w:val="00A04CEE"/>
    <w:rsid w:val="00A0735B"/>
    <w:rsid w:val="00A07582"/>
    <w:rsid w:val="00A10A8D"/>
    <w:rsid w:val="00A10EDE"/>
    <w:rsid w:val="00A1184A"/>
    <w:rsid w:val="00A119DB"/>
    <w:rsid w:val="00A12634"/>
    <w:rsid w:val="00A1282A"/>
    <w:rsid w:val="00A12865"/>
    <w:rsid w:val="00A1309A"/>
    <w:rsid w:val="00A13244"/>
    <w:rsid w:val="00A13480"/>
    <w:rsid w:val="00A13921"/>
    <w:rsid w:val="00A1535F"/>
    <w:rsid w:val="00A15923"/>
    <w:rsid w:val="00A16054"/>
    <w:rsid w:val="00A1629E"/>
    <w:rsid w:val="00A16FD9"/>
    <w:rsid w:val="00A17784"/>
    <w:rsid w:val="00A203FD"/>
    <w:rsid w:val="00A20983"/>
    <w:rsid w:val="00A222FC"/>
    <w:rsid w:val="00A2237E"/>
    <w:rsid w:val="00A24355"/>
    <w:rsid w:val="00A2504D"/>
    <w:rsid w:val="00A264A2"/>
    <w:rsid w:val="00A267F9"/>
    <w:rsid w:val="00A26C69"/>
    <w:rsid w:val="00A30CB2"/>
    <w:rsid w:val="00A31D64"/>
    <w:rsid w:val="00A328CB"/>
    <w:rsid w:val="00A34592"/>
    <w:rsid w:val="00A34956"/>
    <w:rsid w:val="00A349D2"/>
    <w:rsid w:val="00A34CCE"/>
    <w:rsid w:val="00A34DB1"/>
    <w:rsid w:val="00A34EA7"/>
    <w:rsid w:val="00A35F54"/>
    <w:rsid w:val="00A36EA6"/>
    <w:rsid w:val="00A3748C"/>
    <w:rsid w:val="00A37834"/>
    <w:rsid w:val="00A401AC"/>
    <w:rsid w:val="00A40C71"/>
    <w:rsid w:val="00A415A6"/>
    <w:rsid w:val="00A41F12"/>
    <w:rsid w:val="00A421A9"/>
    <w:rsid w:val="00A42574"/>
    <w:rsid w:val="00A42BE7"/>
    <w:rsid w:val="00A45169"/>
    <w:rsid w:val="00A456F2"/>
    <w:rsid w:val="00A460DC"/>
    <w:rsid w:val="00A462F9"/>
    <w:rsid w:val="00A464DC"/>
    <w:rsid w:val="00A4703E"/>
    <w:rsid w:val="00A4721D"/>
    <w:rsid w:val="00A502AA"/>
    <w:rsid w:val="00A50F77"/>
    <w:rsid w:val="00A51130"/>
    <w:rsid w:val="00A51215"/>
    <w:rsid w:val="00A5142D"/>
    <w:rsid w:val="00A52AC8"/>
    <w:rsid w:val="00A537C1"/>
    <w:rsid w:val="00A53CA7"/>
    <w:rsid w:val="00A53FB6"/>
    <w:rsid w:val="00A550A8"/>
    <w:rsid w:val="00A554D1"/>
    <w:rsid w:val="00A56471"/>
    <w:rsid w:val="00A5678D"/>
    <w:rsid w:val="00A56B46"/>
    <w:rsid w:val="00A5763C"/>
    <w:rsid w:val="00A6001F"/>
    <w:rsid w:val="00A60EDF"/>
    <w:rsid w:val="00A61084"/>
    <w:rsid w:val="00A61166"/>
    <w:rsid w:val="00A61DDE"/>
    <w:rsid w:val="00A62231"/>
    <w:rsid w:val="00A628DA"/>
    <w:rsid w:val="00A63088"/>
    <w:rsid w:val="00A63655"/>
    <w:rsid w:val="00A6472A"/>
    <w:rsid w:val="00A64AE7"/>
    <w:rsid w:val="00A66274"/>
    <w:rsid w:val="00A67937"/>
    <w:rsid w:val="00A716BB"/>
    <w:rsid w:val="00A71A0A"/>
    <w:rsid w:val="00A72D86"/>
    <w:rsid w:val="00A732D3"/>
    <w:rsid w:val="00A73A10"/>
    <w:rsid w:val="00A74338"/>
    <w:rsid w:val="00A74783"/>
    <w:rsid w:val="00A75106"/>
    <w:rsid w:val="00A753EB"/>
    <w:rsid w:val="00A75599"/>
    <w:rsid w:val="00A77029"/>
    <w:rsid w:val="00A772DD"/>
    <w:rsid w:val="00A808F6"/>
    <w:rsid w:val="00A8109B"/>
    <w:rsid w:val="00A81CBA"/>
    <w:rsid w:val="00A81E92"/>
    <w:rsid w:val="00A84A51"/>
    <w:rsid w:val="00A84AA3"/>
    <w:rsid w:val="00A84F25"/>
    <w:rsid w:val="00A8680F"/>
    <w:rsid w:val="00A86E4F"/>
    <w:rsid w:val="00A902FF"/>
    <w:rsid w:val="00A9070E"/>
    <w:rsid w:val="00A909C2"/>
    <w:rsid w:val="00A91B54"/>
    <w:rsid w:val="00A91EEA"/>
    <w:rsid w:val="00A920BC"/>
    <w:rsid w:val="00A92760"/>
    <w:rsid w:val="00A927AD"/>
    <w:rsid w:val="00A92C5C"/>
    <w:rsid w:val="00A930D7"/>
    <w:rsid w:val="00A9355C"/>
    <w:rsid w:val="00A96232"/>
    <w:rsid w:val="00A96BDD"/>
    <w:rsid w:val="00A97183"/>
    <w:rsid w:val="00A97246"/>
    <w:rsid w:val="00AA06B1"/>
    <w:rsid w:val="00AA1FB9"/>
    <w:rsid w:val="00AA2136"/>
    <w:rsid w:val="00AA27D3"/>
    <w:rsid w:val="00AA2DA0"/>
    <w:rsid w:val="00AA3741"/>
    <w:rsid w:val="00AA3867"/>
    <w:rsid w:val="00AA3F85"/>
    <w:rsid w:val="00AA4736"/>
    <w:rsid w:val="00AA5E55"/>
    <w:rsid w:val="00AA618A"/>
    <w:rsid w:val="00AA64F6"/>
    <w:rsid w:val="00AA6A0C"/>
    <w:rsid w:val="00AA7C3B"/>
    <w:rsid w:val="00AB06D2"/>
    <w:rsid w:val="00AB0C57"/>
    <w:rsid w:val="00AB0CA8"/>
    <w:rsid w:val="00AB0D5E"/>
    <w:rsid w:val="00AB1273"/>
    <w:rsid w:val="00AB17BD"/>
    <w:rsid w:val="00AB196F"/>
    <w:rsid w:val="00AB2D5B"/>
    <w:rsid w:val="00AB2F25"/>
    <w:rsid w:val="00AB3708"/>
    <w:rsid w:val="00AB398C"/>
    <w:rsid w:val="00AB3A9B"/>
    <w:rsid w:val="00AB3DF6"/>
    <w:rsid w:val="00AB4B76"/>
    <w:rsid w:val="00AB4E52"/>
    <w:rsid w:val="00AB645E"/>
    <w:rsid w:val="00AB6ABD"/>
    <w:rsid w:val="00AC0700"/>
    <w:rsid w:val="00AC0D41"/>
    <w:rsid w:val="00AC1546"/>
    <w:rsid w:val="00AC2002"/>
    <w:rsid w:val="00AC317B"/>
    <w:rsid w:val="00AC34CF"/>
    <w:rsid w:val="00AC366D"/>
    <w:rsid w:val="00AC3B61"/>
    <w:rsid w:val="00AC4DB8"/>
    <w:rsid w:val="00AC5945"/>
    <w:rsid w:val="00AC5DCE"/>
    <w:rsid w:val="00AC60F3"/>
    <w:rsid w:val="00AC61AE"/>
    <w:rsid w:val="00AC6308"/>
    <w:rsid w:val="00AC79B6"/>
    <w:rsid w:val="00AC7AC8"/>
    <w:rsid w:val="00AC7F36"/>
    <w:rsid w:val="00AD10B4"/>
    <w:rsid w:val="00AD12BB"/>
    <w:rsid w:val="00AD183F"/>
    <w:rsid w:val="00AD1CB3"/>
    <w:rsid w:val="00AD2AEA"/>
    <w:rsid w:val="00AD2AFA"/>
    <w:rsid w:val="00AD3200"/>
    <w:rsid w:val="00AD37D8"/>
    <w:rsid w:val="00AD47D4"/>
    <w:rsid w:val="00AD5353"/>
    <w:rsid w:val="00AD5796"/>
    <w:rsid w:val="00AD6319"/>
    <w:rsid w:val="00AD6479"/>
    <w:rsid w:val="00AD66BA"/>
    <w:rsid w:val="00AD6E0E"/>
    <w:rsid w:val="00AD7029"/>
    <w:rsid w:val="00AD7051"/>
    <w:rsid w:val="00AD7231"/>
    <w:rsid w:val="00AD7E41"/>
    <w:rsid w:val="00AE0120"/>
    <w:rsid w:val="00AE0502"/>
    <w:rsid w:val="00AE0E1C"/>
    <w:rsid w:val="00AE0E75"/>
    <w:rsid w:val="00AE1400"/>
    <w:rsid w:val="00AE1B1D"/>
    <w:rsid w:val="00AE21BE"/>
    <w:rsid w:val="00AE23EB"/>
    <w:rsid w:val="00AE3078"/>
    <w:rsid w:val="00AE3738"/>
    <w:rsid w:val="00AE38E2"/>
    <w:rsid w:val="00AE48D6"/>
    <w:rsid w:val="00AE59B5"/>
    <w:rsid w:val="00AE5A5A"/>
    <w:rsid w:val="00AE6B0B"/>
    <w:rsid w:val="00AE6F1D"/>
    <w:rsid w:val="00AE6FB4"/>
    <w:rsid w:val="00AE77FE"/>
    <w:rsid w:val="00AE7B09"/>
    <w:rsid w:val="00AF05DA"/>
    <w:rsid w:val="00AF1280"/>
    <w:rsid w:val="00AF15F4"/>
    <w:rsid w:val="00AF2555"/>
    <w:rsid w:val="00AF2D7B"/>
    <w:rsid w:val="00AF4626"/>
    <w:rsid w:val="00AF49A3"/>
    <w:rsid w:val="00AF716E"/>
    <w:rsid w:val="00B00453"/>
    <w:rsid w:val="00B00F85"/>
    <w:rsid w:val="00B012FA"/>
    <w:rsid w:val="00B017CD"/>
    <w:rsid w:val="00B023A0"/>
    <w:rsid w:val="00B024C4"/>
    <w:rsid w:val="00B02868"/>
    <w:rsid w:val="00B02B9E"/>
    <w:rsid w:val="00B042C8"/>
    <w:rsid w:val="00B048D6"/>
    <w:rsid w:val="00B049E1"/>
    <w:rsid w:val="00B04E83"/>
    <w:rsid w:val="00B050A7"/>
    <w:rsid w:val="00B05248"/>
    <w:rsid w:val="00B058B8"/>
    <w:rsid w:val="00B05ECB"/>
    <w:rsid w:val="00B061CF"/>
    <w:rsid w:val="00B06A86"/>
    <w:rsid w:val="00B06DF6"/>
    <w:rsid w:val="00B074D5"/>
    <w:rsid w:val="00B078FE"/>
    <w:rsid w:val="00B07AD1"/>
    <w:rsid w:val="00B10198"/>
    <w:rsid w:val="00B10999"/>
    <w:rsid w:val="00B1245D"/>
    <w:rsid w:val="00B126EE"/>
    <w:rsid w:val="00B15E0B"/>
    <w:rsid w:val="00B15E64"/>
    <w:rsid w:val="00B16647"/>
    <w:rsid w:val="00B173ED"/>
    <w:rsid w:val="00B17BDD"/>
    <w:rsid w:val="00B200B2"/>
    <w:rsid w:val="00B20AD0"/>
    <w:rsid w:val="00B21320"/>
    <w:rsid w:val="00B217EA"/>
    <w:rsid w:val="00B225CB"/>
    <w:rsid w:val="00B22814"/>
    <w:rsid w:val="00B22D37"/>
    <w:rsid w:val="00B22E17"/>
    <w:rsid w:val="00B2372B"/>
    <w:rsid w:val="00B23785"/>
    <w:rsid w:val="00B23D47"/>
    <w:rsid w:val="00B25429"/>
    <w:rsid w:val="00B257CA"/>
    <w:rsid w:val="00B2729D"/>
    <w:rsid w:val="00B30D07"/>
    <w:rsid w:val="00B3164B"/>
    <w:rsid w:val="00B322EE"/>
    <w:rsid w:val="00B32387"/>
    <w:rsid w:val="00B32415"/>
    <w:rsid w:val="00B325AE"/>
    <w:rsid w:val="00B32A52"/>
    <w:rsid w:val="00B33037"/>
    <w:rsid w:val="00B33410"/>
    <w:rsid w:val="00B337F2"/>
    <w:rsid w:val="00B348AB"/>
    <w:rsid w:val="00B34D71"/>
    <w:rsid w:val="00B352BE"/>
    <w:rsid w:val="00B36221"/>
    <w:rsid w:val="00B36255"/>
    <w:rsid w:val="00B3780B"/>
    <w:rsid w:val="00B4100D"/>
    <w:rsid w:val="00B419D2"/>
    <w:rsid w:val="00B424C8"/>
    <w:rsid w:val="00B4287F"/>
    <w:rsid w:val="00B43665"/>
    <w:rsid w:val="00B4385F"/>
    <w:rsid w:val="00B43926"/>
    <w:rsid w:val="00B43D9E"/>
    <w:rsid w:val="00B45341"/>
    <w:rsid w:val="00B4595A"/>
    <w:rsid w:val="00B45A72"/>
    <w:rsid w:val="00B45FA8"/>
    <w:rsid w:val="00B4757E"/>
    <w:rsid w:val="00B477AD"/>
    <w:rsid w:val="00B51123"/>
    <w:rsid w:val="00B51B38"/>
    <w:rsid w:val="00B51EBB"/>
    <w:rsid w:val="00B5316E"/>
    <w:rsid w:val="00B5395E"/>
    <w:rsid w:val="00B53F75"/>
    <w:rsid w:val="00B54457"/>
    <w:rsid w:val="00B5489B"/>
    <w:rsid w:val="00B55025"/>
    <w:rsid w:val="00B550CA"/>
    <w:rsid w:val="00B551DB"/>
    <w:rsid w:val="00B558C3"/>
    <w:rsid w:val="00B55B8F"/>
    <w:rsid w:val="00B55F9C"/>
    <w:rsid w:val="00B568B4"/>
    <w:rsid w:val="00B610F7"/>
    <w:rsid w:val="00B617E2"/>
    <w:rsid w:val="00B61D46"/>
    <w:rsid w:val="00B61FD6"/>
    <w:rsid w:val="00B62411"/>
    <w:rsid w:val="00B6261F"/>
    <w:rsid w:val="00B63CE3"/>
    <w:rsid w:val="00B63EB6"/>
    <w:rsid w:val="00B646D9"/>
    <w:rsid w:val="00B65529"/>
    <w:rsid w:val="00B6585D"/>
    <w:rsid w:val="00B65DAD"/>
    <w:rsid w:val="00B65E8E"/>
    <w:rsid w:val="00B666A3"/>
    <w:rsid w:val="00B66D1F"/>
    <w:rsid w:val="00B673D2"/>
    <w:rsid w:val="00B7095C"/>
    <w:rsid w:val="00B71E2F"/>
    <w:rsid w:val="00B72C0B"/>
    <w:rsid w:val="00B72FC2"/>
    <w:rsid w:val="00B73A76"/>
    <w:rsid w:val="00B7547D"/>
    <w:rsid w:val="00B7560A"/>
    <w:rsid w:val="00B75891"/>
    <w:rsid w:val="00B75E4E"/>
    <w:rsid w:val="00B77DC3"/>
    <w:rsid w:val="00B77EA2"/>
    <w:rsid w:val="00B80028"/>
    <w:rsid w:val="00B801EF"/>
    <w:rsid w:val="00B8025B"/>
    <w:rsid w:val="00B80624"/>
    <w:rsid w:val="00B82B3A"/>
    <w:rsid w:val="00B82B91"/>
    <w:rsid w:val="00B845DA"/>
    <w:rsid w:val="00B84BC4"/>
    <w:rsid w:val="00B856A0"/>
    <w:rsid w:val="00B85AD0"/>
    <w:rsid w:val="00B85E0B"/>
    <w:rsid w:val="00B86064"/>
    <w:rsid w:val="00B8656E"/>
    <w:rsid w:val="00B90379"/>
    <w:rsid w:val="00B90B69"/>
    <w:rsid w:val="00B90FAF"/>
    <w:rsid w:val="00B9188C"/>
    <w:rsid w:val="00B92499"/>
    <w:rsid w:val="00B92E91"/>
    <w:rsid w:val="00B9309A"/>
    <w:rsid w:val="00B93EF8"/>
    <w:rsid w:val="00B93F34"/>
    <w:rsid w:val="00B9453D"/>
    <w:rsid w:val="00B96D15"/>
    <w:rsid w:val="00BA08D9"/>
    <w:rsid w:val="00BA1172"/>
    <w:rsid w:val="00BA13AA"/>
    <w:rsid w:val="00BA1D5C"/>
    <w:rsid w:val="00BA26A4"/>
    <w:rsid w:val="00BA2968"/>
    <w:rsid w:val="00BA2975"/>
    <w:rsid w:val="00BA2FDD"/>
    <w:rsid w:val="00BA4CCE"/>
    <w:rsid w:val="00BA54CD"/>
    <w:rsid w:val="00BA610B"/>
    <w:rsid w:val="00BA642C"/>
    <w:rsid w:val="00BA69FB"/>
    <w:rsid w:val="00BB0B17"/>
    <w:rsid w:val="00BB0C7C"/>
    <w:rsid w:val="00BB10C2"/>
    <w:rsid w:val="00BB15B4"/>
    <w:rsid w:val="00BB186A"/>
    <w:rsid w:val="00BB1873"/>
    <w:rsid w:val="00BB1FDB"/>
    <w:rsid w:val="00BB212F"/>
    <w:rsid w:val="00BB2B47"/>
    <w:rsid w:val="00BB3BA7"/>
    <w:rsid w:val="00BB41D0"/>
    <w:rsid w:val="00BB4C38"/>
    <w:rsid w:val="00BB4C53"/>
    <w:rsid w:val="00BB4CD9"/>
    <w:rsid w:val="00BB510B"/>
    <w:rsid w:val="00BB52F7"/>
    <w:rsid w:val="00BB578C"/>
    <w:rsid w:val="00BB643F"/>
    <w:rsid w:val="00BB69BC"/>
    <w:rsid w:val="00BB6F11"/>
    <w:rsid w:val="00BC06BF"/>
    <w:rsid w:val="00BC0B17"/>
    <w:rsid w:val="00BC0C25"/>
    <w:rsid w:val="00BC12D5"/>
    <w:rsid w:val="00BC1889"/>
    <w:rsid w:val="00BC28EF"/>
    <w:rsid w:val="00BC3742"/>
    <w:rsid w:val="00BC3C6A"/>
    <w:rsid w:val="00BC4C22"/>
    <w:rsid w:val="00BC5C4A"/>
    <w:rsid w:val="00BC73AF"/>
    <w:rsid w:val="00BC7944"/>
    <w:rsid w:val="00BD014A"/>
    <w:rsid w:val="00BD174D"/>
    <w:rsid w:val="00BD2F6F"/>
    <w:rsid w:val="00BD3DFF"/>
    <w:rsid w:val="00BD3F0A"/>
    <w:rsid w:val="00BD4CE8"/>
    <w:rsid w:val="00BD51CE"/>
    <w:rsid w:val="00BD7DA7"/>
    <w:rsid w:val="00BE02BD"/>
    <w:rsid w:val="00BE06EB"/>
    <w:rsid w:val="00BE1B05"/>
    <w:rsid w:val="00BE2297"/>
    <w:rsid w:val="00BE32DD"/>
    <w:rsid w:val="00BE3F48"/>
    <w:rsid w:val="00BE48BB"/>
    <w:rsid w:val="00BE50AD"/>
    <w:rsid w:val="00BE54CD"/>
    <w:rsid w:val="00BE6117"/>
    <w:rsid w:val="00BE6367"/>
    <w:rsid w:val="00BE653D"/>
    <w:rsid w:val="00BE68A8"/>
    <w:rsid w:val="00BF0313"/>
    <w:rsid w:val="00BF0922"/>
    <w:rsid w:val="00BF0BBE"/>
    <w:rsid w:val="00BF12B9"/>
    <w:rsid w:val="00BF40ED"/>
    <w:rsid w:val="00BF4C6A"/>
    <w:rsid w:val="00BF52C4"/>
    <w:rsid w:val="00BF54EF"/>
    <w:rsid w:val="00BF5C99"/>
    <w:rsid w:val="00C0098B"/>
    <w:rsid w:val="00C00AC0"/>
    <w:rsid w:val="00C01279"/>
    <w:rsid w:val="00C014CC"/>
    <w:rsid w:val="00C03035"/>
    <w:rsid w:val="00C03554"/>
    <w:rsid w:val="00C03D0F"/>
    <w:rsid w:val="00C03DD5"/>
    <w:rsid w:val="00C05566"/>
    <w:rsid w:val="00C05A24"/>
    <w:rsid w:val="00C06E30"/>
    <w:rsid w:val="00C10BA0"/>
    <w:rsid w:val="00C1162E"/>
    <w:rsid w:val="00C11F9F"/>
    <w:rsid w:val="00C1386C"/>
    <w:rsid w:val="00C13CB5"/>
    <w:rsid w:val="00C142DF"/>
    <w:rsid w:val="00C15474"/>
    <w:rsid w:val="00C20459"/>
    <w:rsid w:val="00C20668"/>
    <w:rsid w:val="00C23105"/>
    <w:rsid w:val="00C236BC"/>
    <w:rsid w:val="00C238C3"/>
    <w:rsid w:val="00C23EE9"/>
    <w:rsid w:val="00C2442C"/>
    <w:rsid w:val="00C252A0"/>
    <w:rsid w:val="00C259F7"/>
    <w:rsid w:val="00C25DFF"/>
    <w:rsid w:val="00C27302"/>
    <w:rsid w:val="00C27BA4"/>
    <w:rsid w:val="00C30125"/>
    <w:rsid w:val="00C30C50"/>
    <w:rsid w:val="00C329BE"/>
    <w:rsid w:val="00C32AFE"/>
    <w:rsid w:val="00C32B5C"/>
    <w:rsid w:val="00C3346F"/>
    <w:rsid w:val="00C342A4"/>
    <w:rsid w:val="00C35F61"/>
    <w:rsid w:val="00C365F6"/>
    <w:rsid w:val="00C368B7"/>
    <w:rsid w:val="00C36CA4"/>
    <w:rsid w:val="00C36D3A"/>
    <w:rsid w:val="00C40774"/>
    <w:rsid w:val="00C40973"/>
    <w:rsid w:val="00C410E2"/>
    <w:rsid w:val="00C41305"/>
    <w:rsid w:val="00C417A8"/>
    <w:rsid w:val="00C42EDC"/>
    <w:rsid w:val="00C43C84"/>
    <w:rsid w:val="00C444A5"/>
    <w:rsid w:val="00C44616"/>
    <w:rsid w:val="00C4499D"/>
    <w:rsid w:val="00C44B47"/>
    <w:rsid w:val="00C44DE7"/>
    <w:rsid w:val="00C44FB8"/>
    <w:rsid w:val="00C4586D"/>
    <w:rsid w:val="00C46026"/>
    <w:rsid w:val="00C5011A"/>
    <w:rsid w:val="00C502A1"/>
    <w:rsid w:val="00C519C5"/>
    <w:rsid w:val="00C52163"/>
    <w:rsid w:val="00C52F2B"/>
    <w:rsid w:val="00C53E55"/>
    <w:rsid w:val="00C53EA4"/>
    <w:rsid w:val="00C53F6A"/>
    <w:rsid w:val="00C549BB"/>
    <w:rsid w:val="00C55426"/>
    <w:rsid w:val="00C55967"/>
    <w:rsid w:val="00C562F2"/>
    <w:rsid w:val="00C57896"/>
    <w:rsid w:val="00C603E6"/>
    <w:rsid w:val="00C6253E"/>
    <w:rsid w:val="00C62D73"/>
    <w:rsid w:val="00C634A3"/>
    <w:rsid w:val="00C634A4"/>
    <w:rsid w:val="00C65178"/>
    <w:rsid w:val="00C66094"/>
    <w:rsid w:val="00C66E55"/>
    <w:rsid w:val="00C67C7F"/>
    <w:rsid w:val="00C70A55"/>
    <w:rsid w:val="00C73E42"/>
    <w:rsid w:val="00C740DE"/>
    <w:rsid w:val="00C742CF"/>
    <w:rsid w:val="00C747E4"/>
    <w:rsid w:val="00C74F55"/>
    <w:rsid w:val="00C75633"/>
    <w:rsid w:val="00C76520"/>
    <w:rsid w:val="00C773B8"/>
    <w:rsid w:val="00C805D4"/>
    <w:rsid w:val="00C80B08"/>
    <w:rsid w:val="00C814E9"/>
    <w:rsid w:val="00C824EB"/>
    <w:rsid w:val="00C82549"/>
    <w:rsid w:val="00C84970"/>
    <w:rsid w:val="00C84BDE"/>
    <w:rsid w:val="00C86366"/>
    <w:rsid w:val="00C90237"/>
    <w:rsid w:val="00C909EC"/>
    <w:rsid w:val="00C90C61"/>
    <w:rsid w:val="00C90E9F"/>
    <w:rsid w:val="00C91205"/>
    <w:rsid w:val="00C918CF"/>
    <w:rsid w:val="00C923EA"/>
    <w:rsid w:val="00C9658F"/>
    <w:rsid w:val="00C9672A"/>
    <w:rsid w:val="00C9682E"/>
    <w:rsid w:val="00CA1354"/>
    <w:rsid w:val="00CA1590"/>
    <w:rsid w:val="00CA1BBE"/>
    <w:rsid w:val="00CA30CA"/>
    <w:rsid w:val="00CA3D3E"/>
    <w:rsid w:val="00CA4450"/>
    <w:rsid w:val="00CA743D"/>
    <w:rsid w:val="00CB0343"/>
    <w:rsid w:val="00CB0CB8"/>
    <w:rsid w:val="00CB1267"/>
    <w:rsid w:val="00CB1626"/>
    <w:rsid w:val="00CB1F6B"/>
    <w:rsid w:val="00CB2165"/>
    <w:rsid w:val="00CB2352"/>
    <w:rsid w:val="00CB2465"/>
    <w:rsid w:val="00CB26C0"/>
    <w:rsid w:val="00CB3422"/>
    <w:rsid w:val="00CB3862"/>
    <w:rsid w:val="00CB5C17"/>
    <w:rsid w:val="00CB7165"/>
    <w:rsid w:val="00CC055F"/>
    <w:rsid w:val="00CC0CB7"/>
    <w:rsid w:val="00CC0F83"/>
    <w:rsid w:val="00CC1EB8"/>
    <w:rsid w:val="00CC1F49"/>
    <w:rsid w:val="00CC25BA"/>
    <w:rsid w:val="00CC3D50"/>
    <w:rsid w:val="00CC4768"/>
    <w:rsid w:val="00CC48C8"/>
    <w:rsid w:val="00CC4D6C"/>
    <w:rsid w:val="00CC5CDC"/>
    <w:rsid w:val="00CC75A5"/>
    <w:rsid w:val="00CD1323"/>
    <w:rsid w:val="00CD1DC8"/>
    <w:rsid w:val="00CD2323"/>
    <w:rsid w:val="00CD23A1"/>
    <w:rsid w:val="00CD3FD7"/>
    <w:rsid w:val="00CD44A3"/>
    <w:rsid w:val="00CD4A1D"/>
    <w:rsid w:val="00CD4EA8"/>
    <w:rsid w:val="00CD52F7"/>
    <w:rsid w:val="00CD5446"/>
    <w:rsid w:val="00CD55E9"/>
    <w:rsid w:val="00CD7819"/>
    <w:rsid w:val="00CD798B"/>
    <w:rsid w:val="00CE0707"/>
    <w:rsid w:val="00CE154F"/>
    <w:rsid w:val="00CE1B0F"/>
    <w:rsid w:val="00CE225D"/>
    <w:rsid w:val="00CE2DB1"/>
    <w:rsid w:val="00CE3F04"/>
    <w:rsid w:val="00CE503D"/>
    <w:rsid w:val="00CE569A"/>
    <w:rsid w:val="00CE5707"/>
    <w:rsid w:val="00CE6E54"/>
    <w:rsid w:val="00CE702B"/>
    <w:rsid w:val="00CE76C3"/>
    <w:rsid w:val="00CF0005"/>
    <w:rsid w:val="00CF05E2"/>
    <w:rsid w:val="00CF14A2"/>
    <w:rsid w:val="00CF164B"/>
    <w:rsid w:val="00CF1C8E"/>
    <w:rsid w:val="00CF312D"/>
    <w:rsid w:val="00CF41CC"/>
    <w:rsid w:val="00CF49A9"/>
    <w:rsid w:val="00CF68C1"/>
    <w:rsid w:val="00CF6E98"/>
    <w:rsid w:val="00CF7A00"/>
    <w:rsid w:val="00D0175A"/>
    <w:rsid w:val="00D018E6"/>
    <w:rsid w:val="00D0215C"/>
    <w:rsid w:val="00D0248F"/>
    <w:rsid w:val="00D029B8"/>
    <w:rsid w:val="00D02E5C"/>
    <w:rsid w:val="00D03795"/>
    <w:rsid w:val="00D03C69"/>
    <w:rsid w:val="00D0419F"/>
    <w:rsid w:val="00D04248"/>
    <w:rsid w:val="00D04378"/>
    <w:rsid w:val="00D05882"/>
    <w:rsid w:val="00D05BD2"/>
    <w:rsid w:val="00D05EF7"/>
    <w:rsid w:val="00D0605B"/>
    <w:rsid w:val="00D07497"/>
    <w:rsid w:val="00D07D89"/>
    <w:rsid w:val="00D102AD"/>
    <w:rsid w:val="00D10A66"/>
    <w:rsid w:val="00D10F88"/>
    <w:rsid w:val="00D11528"/>
    <w:rsid w:val="00D1254B"/>
    <w:rsid w:val="00D12896"/>
    <w:rsid w:val="00D128C1"/>
    <w:rsid w:val="00D12B1B"/>
    <w:rsid w:val="00D13517"/>
    <w:rsid w:val="00D14503"/>
    <w:rsid w:val="00D1476F"/>
    <w:rsid w:val="00D169A8"/>
    <w:rsid w:val="00D16AC1"/>
    <w:rsid w:val="00D17748"/>
    <w:rsid w:val="00D17B42"/>
    <w:rsid w:val="00D20599"/>
    <w:rsid w:val="00D20D7A"/>
    <w:rsid w:val="00D20DAC"/>
    <w:rsid w:val="00D21C17"/>
    <w:rsid w:val="00D23387"/>
    <w:rsid w:val="00D23541"/>
    <w:rsid w:val="00D24AD8"/>
    <w:rsid w:val="00D2505E"/>
    <w:rsid w:val="00D250B0"/>
    <w:rsid w:val="00D25458"/>
    <w:rsid w:val="00D255D0"/>
    <w:rsid w:val="00D25E26"/>
    <w:rsid w:val="00D314DB"/>
    <w:rsid w:val="00D324EA"/>
    <w:rsid w:val="00D350DD"/>
    <w:rsid w:val="00D354F6"/>
    <w:rsid w:val="00D3612A"/>
    <w:rsid w:val="00D3616B"/>
    <w:rsid w:val="00D364F1"/>
    <w:rsid w:val="00D36B5F"/>
    <w:rsid w:val="00D371D0"/>
    <w:rsid w:val="00D372C0"/>
    <w:rsid w:val="00D3761B"/>
    <w:rsid w:val="00D37729"/>
    <w:rsid w:val="00D37A62"/>
    <w:rsid w:val="00D42F2D"/>
    <w:rsid w:val="00D4431B"/>
    <w:rsid w:val="00D44352"/>
    <w:rsid w:val="00D444C8"/>
    <w:rsid w:val="00D445FE"/>
    <w:rsid w:val="00D44908"/>
    <w:rsid w:val="00D44BBF"/>
    <w:rsid w:val="00D45EA2"/>
    <w:rsid w:val="00D4614D"/>
    <w:rsid w:val="00D462F8"/>
    <w:rsid w:val="00D465F4"/>
    <w:rsid w:val="00D46C85"/>
    <w:rsid w:val="00D4744B"/>
    <w:rsid w:val="00D47A56"/>
    <w:rsid w:val="00D50222"/>
    <w:rsid w:val="00D50557"/>
    <w:rsid w:val="00D50B6C"/>
    <w:rsid w:val="00D5153E"/>
    <w:rsid w:val="00D51D7F"/>
    <w:rsid w:val="00D52825"/>
    <w:rsid w:val="00D52BCD"/>
    <w:rsid w:val="00D52E54"/>
    <w:rsid w:val="00D53576"/>
    <w:rsid w:val="00D5470B"/>
    <w:rsid w:val="00D54856"/>
    <w:rsid w:val="00D54E09"/>
    <w:rsid w:val="00D54E86"/>
    <w:rsid w:val="00D567C3"/>
    <w:rsid w:val="00D60460"/>
    <w:rsid w:val="00D60503"/>
    <w:rsid w:val="00D61086"/>
    <w:rsid w:val="00D611B3"/>
    <w:rsid w:val="00D613DC"/>
    <w:rsid w:val="00D615BE"/>
    <w:rsid w:val="00D62802"/>
    <w:rsid w:val="00D64294"/>
    <w:rsid w:val="00D66AAB"/>
    <w:rsid w:val="00D66E86"/>
    <w:rsid w:val="00D67423"/>
    <w:rsid w:val="00D675AF"/>
    <w:rsid w:val="00D67A10"/>
    <w:rsid w:val="00D67D42"/>
    <w:rsid w:val="00D67D5A"/>
    <w:rsid w:val="00D67E13"/>
    <w:rsid w:val="00D702A8"/>
    <w:rsid w:val="00D70A02"/>
    <w:rsid w:val="00D70ABD"/>
    <w:rsid w:val="00D70E67"/>
    <w:rsid w:val="00D71585"/>
    <w:rsid w:val="00D71A37"/>
    <w:rsid w:val="00D72714"/>
    <w:rsid w:val="00D7285B"/>
    <w:rsid w:val="00D728DF"/>
    <w:rsid w:val="00D73042"/>
    <w:rsid w:val="00D74007"/>
    <w:rsid w:val="00D74367"/>
    <w:rsid w:val="00D74AA6"/>
    <w:rsid w:val="00D75378"/>
    <w:rsid w:val="00D765CE"/>
    <w:rsid w:val="00D76978"/>
    <w:rsid w:val="00D76FEC"/>
    <w:rsid w:val="00D7778D"/>
    <w:rsid w:val="00D77F8D"/>
    <w:rsid w:val="00D80184"/>
    <w:rsid w:val="00D81423"/>
    <w:rsid w:val="00D8196E"/>
    <w:rsid w:val="00D824E1"/>
    <w:rsid w:val="00D82CE4"/>
    <w:rsid w:val="00D82FD0"/>
    <w:rsid w:val="00D831DC"/>
    <w:rsid w:val="00D832E2"/>
    <w:rsid w:val="00D83D60"/>
    <w:rsid w:val="00D849B6"/>
    <w:rsid w:val="00D85AA8"/>
    <w:rsid w:val="00D85AF3"/>
    <w:rsid w:val="00D86F9D"/>
    <w:rsid w:val="00D870B9"/>
    <w:rsid w:val="00D872FD"/>
    <w:rsid w:val="00D879C1"/>
    <w:rsid w:val="00D90803"/>
    <w:rsid w:val="00D90A2A"/>
    <w:rsid w:val="00D92935"/>
    <w:rsid w:val="00D936CF"/>
    <w:rsid w:val="00D94450"/>
    <w:rsid w:val="00D9455C"/>
    <w:rsid w:val="00D94E6B"/>
    <w:rsid w:val="00D94ED3"/>
    <w:rsid w:val="00D95104"/>
    <w:rsid w:val="00D95894"/>
    <w:rsid w:val="00D962CD"/>
    <w:rsid w:val="00D96C33"/>
    <w:rsid w:val="00DA03BB"/>
    <w:rsid w:val="00DA067B"/>
    <w:rsid w:val="00DA11B6"/>
    <w:rsid w:val="00DA1440"/>
    <w:rsid w:val="00DA189A"/>
    <w:rsid w:val="00DA1AA7"/>
    <w:rsid w:val="00DA25CB"/>
    <w:rsid w:val="00DA361C"/>
    <w:rsid w:val="00DA46A0"/>
    <w:rsid w:val="00DA5814"/>
    <w:rsid w:val="00DA707F"/>
    <w:rsid w:val="00DA71DB"/>
    <w:rsid w:val="00DB1976"/>
    <w:rsid w:val="00DB1A90"/>
    <w:rsid w:val="00DB207B"/>
    <w:rsid w:val="00DB2175"/>
    <w:rsid w:val="00DB21F3"/>
    <w:rsid w:val="00DB380E"/>
    <w:rsid w:val="00DB3960"/>
    <w:rsid w:val="00DB4010"/>
    <w:rsid w:val="00DB643A"/>
    <w:rsid w:val="00DB7784"/>
    <w:rsid w:val="00DC0855"/>
    <w:rsid w:val="00DC16EE"/>
    <w:rsid w:val="00DC21D8"/>
    <w:rsid w:val="00DC2D4C"/>
    <w:rsid w:val="00DC5097"/>
    <w:rsid w:val="00DC6062"/>
    <w:rsid w:val="00DC633A"/>
    <w:rsid w:val="00DD024C"/>
    <w:rsid w:val="00DD0417"/>
    <w:rsid w:val="00DD0DFE"/>
    <w:rsid w:val="00DD25CC"/>
    <w:rsid w:val="00DD3068"/>
    <w:rsid w:val="00DD3A3D"/>
    <w:rsid w:val="00DD4BCC"/>
    <w:rsid w:val="00DD5AA6"/>
    <w:rsid w:val="00DD6950"/>
    <w:rsid w:val="00DD75E1"/>
    <w:rsid w:val="00DD7DD4"/>
    <w:rsid w:val="00DD7E6E"/>
    <w:rsid w:val="00DE012E"/>
    <w:rsid w:val="00DE0ADF"/>
    <w:rsid w:val="00DE0F36"/>
    <w:rsid w:val="00DE1141"/>
    <w:rsid w:val="00DE131C"/>
    <w:rsid w:val="00DE133A"/>
    <w:rsid w:val="00DE1548"/>
    <w:rsid w:val="00DE17C1"/>
    <w:rsid w:val="00DE1E22"/>
    <w:rsid w:val="00DE1ED1"/>
    <w:rsid w:val="00DE2297"/>
    <w:rsid w:val="00DE4628"/>
    <w:rsid w:val="00DE5AC8"/>
    <w:rsid w:val="00DE5F69"/>
    <w:rsid w:val="00DE6095"/>
    <w:rsid w:val="00DE66E2"/>
    <w:rsid w:val="00DE670C"/>
    <w:rsid w:val="00DE6711"/>
    <w:rsid w:val="00DE6D7F"/>
    <w:rsid w:val="00DE7959"/>
    <w:rsid w:val="00DF0F77"/>
    <w:rsid w:val="00DF1C93"/>
    <w:rsid w:val="00DF2390"/>
    <w:rsid w:val="00DF35AA"/>
    <w:rsid w:val="00DF37FD"/>
    <w:rsid w:val="00DF3820"/>
    <w:rsid w:val="00DF455A"/>
    <w:rsid w:val="00DF4A19"/>
    <w:rsid w:val="00DF53FA"/>
    <w:rsid w:val="00DF5FD0"/>
    <w:rsid w:val="00DF68EE"/>
    <w:rsid w:val="00DF6989"/>
    <w:rsid w:val="00DF6A10"/>
    <w:rsid w:val="00DF7498"/>
    <w:rsid w:val="00E0043E"/>
    <w:rsid w:val="00E00A1D"/>
    <w:rsid w:val="00E00DBE"/>
    <w:rsid w:val="00E0142B"/>
    <w:rsid w:val="00E0338A"/>
    <w:rsid w:val="00E036E5"/>
    <w:rsid w:val="00E04411"/>
    <w:rsid w:val="00E0492A"/>
    <w:rsid w:val="00E0499C"/>
    <w:rsid w:val="00E04E87"/>
    <w:rsid w:val="00E055D6"/>
    <w:rsid w:val="00E05958"/>
    <w:rsid w:val="00E0740B"/>
    <w:rsid w:val="00E11046"/>
    <w:rsid w:val="00E1145F"/>
    <w:rsid w:val="00E12C9C"/>
    <w:rsid w:val="00E1396E"/>
    <w:rsid w:val="00E142A3"/>
    <w:rsid w:val="00E147D5"/>
    <w:rsid w:val="00E15514"/>
    <w:rsid w:val="00E15C2B"/>
    <w:rsid w:val="00E162E5"/>
    <w:rsid w:val="00E16980"/>
    <w:rsid w:val="00E16DCA"/>
    <w:rsid w:val="00E173F2"/>
    <w:rsid w:val="00E17FCF"/>
    <w:rsid w:val="00E200D9"/>
    <w:rsid w:val="00E206E1"/>
    <w:rsid w:val="00E21B22"/>
    <w:rsid w:val="00E22687"/>
    <w:rsid w:val="00E228EC"/>
    <w:rsid w:val="00E22DF1"/>
    <w:rsid w:val="00E24F2A"/>
    <w:rsid w:val="00E2648E"/>
    <w:rsid w:val="00E27553"/>
    <w:rsid w:val="00E301B9"/>
    <w:rsid w:val="00E30270"/>
    <w:rsid w:val="00E30393"/>
    <w:rsid w:val="00E303F0"/>
    <w:rsid w:val="00E309FD"/>
    <w:rsid w:val="00E30E7E"/>
    <w:rsid w:val="00E3137B"/>
    <w:rsid w:val="00E313F4"/>
    <w:rsid w:val="00E3159F"/>
    <w:rsid w:val="00E31900"/>
    <w:rsid w:val="00E32991"/>
    <w:rsid w:val="00E32EBD"/>
    <w:rsid w:val="00E3462A"/>
    <w:rsid w:val="00E34F73"/>
    <w:rsid w:val="00E353F5"/>
    <w:rsid w:val="00E355C6"/>
    <w:rsid w:val="00E37140"/>
    <w:rsid w:val="00E37154"/>
    <w:rsid w:val="00E37244"/>
    <w:rsid w:val="00E37349"/>
    <w:rsid w:val="00E37A48"/>
    <w:rsid w:val="00E414B6"/>
    <w:rsid w:val="00E41C45"/>
    <w:rsid w:val="00E42DF4"/>
    <w:rsid w:val="00E42F1A"/>
    <w:rsid w:val="00E435D0"/>
    <w:rsid w:val="00E44407"/>
    <w:rsid w:val="00E44989"/>
    <w:rsid w:val="00E451D9"/>
    <w:rsid w:val="00E45A05"/>
    <w:rsid w:val="00E45CFD"/>
    <w:rsid w:val="00E45F4C"/>
    <w:rsid w:val="00E463FA"/>
    <w:rsid w:val="00E467A2"/>
    <w:rsid w:val="00E46857"/>
    <w:rsid w:val="00E47961"/>
    <w:rsid w:val="00E500AF"/>
    <w:rsid w:val="00E50149"/>
    <w:rsid w:val="00E503DF"/>
    <w:rsid w:val="00E51195"/>
    <w:rsid w:val="00E514FC"/>
    <w:rsid w:val="00E5243F"/>
    <w:rsid w:val="00E52A5F"/>
    <w:rsid w:val="00E5308E"/>
    <w:rsid w:val="00E54709"/>
    <w:rsid w:val="00E548BC"/>
    <w:rsid w:val="00E558F0"/>
    <w:rsid w:val="00E55D50"/>
    <w:rsid w:val="00E55E89"/>
    <w:rsid w:val="00E564CB"/>
    <w:rsid w:val="00E57013"/>
    <w:rsid w:val="00E57D36"/>
    <w:rsid w:val="00E600C7"/>
    <w:rsid w:val="00E60250"/>
    <w:rsid w:val="00E60356"/>
    <w:rsid w:val="00E607AF"/>
    <w:rsid w:val="00E60F11"/>
    <w:rsid w:val="00E62040"/>
    <w:rsid w:val="00E62B11"/>
    <w:rsid w:val="00E62D7B"/>
    <w:rsid w:val="00E6329D"/>
    <w:rsid w:val="00E63665"/>
    <w:rsid w:val="00E64BCB"/>
    <w:rsid w:val="00E65145"/>
    <w:rsid w:val="00E65AD1"/>
    <w:rsid w:val="00E67D69"/>
    <w:rsid w:val="00E71951"/>
    <w:rsid w:val="00E72727"/>
    <w:rsid w:val="00E72AEA"/>
    <w:rsid w:val="00E72CE9"/>
    <w:rsid w:val="00E7363F"/>
    <w:rsid w:val="00E73B80"/>
    <w:rsid w:val="00E7416F"/>
    <w:rsid w:val="00E74A2C"/>
    <w:rsid w:val="00E74BA1"/>
    <w:rsid w:val="00E74E88"/>
    <w:rsid w:val="00E763A9"/>
    <w:rsid w:val="00E76897"/>
    <w:rsid w:val="00E76FC3"/>
    <w:rsid w:val="00E77843"/>
    <w:rsid w:val="00E77C7D"/>
    <w:rsid w:val="00E80DC0"/>
    <w:rsid w:val="00E8183C"/>
    <w:rsid w:val="00E818A4"/>
    <w:rsid w:val="00E81A79"/>
    <w:rsid w:val="00E82315"/>
    <w:rsid w:val="00E823CE"/>
    <w:rsid w:val="00E833FB"/>
    <w:rsid w:val="00E83EDD"/>
    <w:rsid w:val="00E83F8B"/>
    <w:rsid w:val="00E84EDE"/>
    <w:rsid w:val="00E86BAF"/>
    <w:rsid w:val="00E875D8"/>
    <w:rsid w:val="00E90220"/>
    <w:rsid w:val="00E9084B"/>
    <w:rsid w:val="00E91617"/>
    <w:rsid w:val="00E9267E"/>
    <w:rsid w:val="00E92BAF"/>
    <w:rsid w:val="00E92D6E"/>
    <w:rsid w:val="00E92E91"/>
    <w:rsid w:val="00E933DE"/>
    <w:rsid w:val="00E935E4"/>
    <w:rsid w:val="00E93B6A"/>
    <w:rsid w:val="00E956DF"/>
    <w:rsid w:val="00E97286"/>
    <w:rsid w:val="00E97471"/>
    <w:rsid w:val="00E976F9"/>
    <w:rsid w:val="00E97AB8"/>
    <w:rsid w:val="00E97BBF"/>
    <w:rsid w:val="00EA1C3D"/>
    <w:rsid w:val="00EA2A71"/>
    <w:rsid w:val="00EA2EFF"/>
    <w:rsid w:val="00EA4557"/>
    <w:rsid w:val="00EA4C20"/>
    <w:rsid w:val="00EA747F"/>
    <w:rsid w:val="00EA771B"/>
    <w:rsid w:val="00EA7C9D"/>
    <w:rsid w:val="00EB06DE"/>
    <w:rsid w:val="00EB2603"/>
    <w:rsid w:val="00EB3ADE"/>
    <w:rsid w:val="00EB40CC"/>
    <w:rsid w:val="00EB4172"/>
    <w:rsid w:val="00EB467A"/>
    <w:rsid w:val="00EB652A"/>
    <w:rsid w:val="00EB677C"/>
    <w:rsid w:val="00EB78A5"/>
    <w:rsid w:val="00EB78F8"/>
    <w:rsid w:val="00EB7A3A"/>
    <w:rsid w:val="00EC0E85"/>
    <w:rsid w:val="00EC10B7"/>
    <w:rsid w:val="00EC351B"/>
    <w:rsid w:val="00EC35FB"/>
    <w:rsid w:val="00EC369A"/>
    <w:rsid w:val="00EC3A0C"/>
    <w:rsid w:val="00EC4340"/>
    <w:rsid w:val="00EC4A4A"/>
    <w:rsid w:val="00EC5150"/>
    <w:rsid w:val="00EC51DB"/>
    <w:rsid w:val="00EC57EA"/>
    <w:rsid w:val="00EC5D46"/>
    <w:rsid w:val="00ED0244"/>
    <w:rsid w:val="00ED0799"/>
    <w:rsid w:val="00ED0993"/>
    <w:rsid w:val="00ED0BFF"/>
    <w:rsid w:val="00ED1005"/>
    <w:rsid w:val="00ED4510"/>
    <w:rsid w:val="00ED4C20"/>
    <w:rsid w:val="00ED664E"/>
    <w:rsid w:val="00ED6710"/>
    <w:rsid w:val="00ED704D"/>
    <w:rsid w:val="00ED70AB"/>
    <w:rsid w:val="00ED72C4"/>
    <w:rsid w:val="00ED783B"/>
    <w:rsid w:val="00EE0DDF"/>
    <w:rsid w:val="00EE10DC"/>
    <w:rsid w:val="00EE1D13"/>
    <w:rsid w:val="00EE2261"/>
    <w:rsid w:val="00EE2670"/>
    <w:rsid w:val="00EE271D"/>
    <w:rsid w:val="00EE291F"/>
    <w:rsid w:val="00EE2AC4"/>
    <w:rsid w:val="00EE34F2"/>
    <w:rsid w:val="00EE3AE0"/>
    <w:rsid w:val="00EE59E7"/>
    <w:rsid w:val="00EE6193"/>
    <w:rsid w:val="00EE66B3"/>
    <w:rsid w:val="00EE6E41"/>
    <w:rsid w:val="00EE720A"/>
    <w:rsid w:val="00EE7242"/>
    <w:rsid w:val="00EE7BE0"/>
    <w:rsid w:val="00EF008E"/>
    <w:rsid w:val="00EF085B"/>
    <w:rsid w:val="00EF1329"/>
    <w:rsid w:val="00EF15AB"/>
    <w:rsid w:val="00EF2AB8"/>
    <w:rsid w:val="00EF3A3B"/>
    <w:rsid w:val="00EF4C9F"/>
    <w:rsid w:val="00EF4E44"/>
    <w:rsid w:val="00EF5B38"/>
    <w:rsid w:val="00EF767C"/>
    <w:rsid w:val="00F00AAB"/>
    <w:rsid w:val="00F01C11"/>
    <w:rsid w:val="00F03AA5"/>
    <w:rsid w:val="00F04514"/>
    <w:rsid w:val="00F04592"/>
    <w:rsid w:val="00F05067"/>
    <w:rsid w:val="00F058B4"/>
    <w:rsid w:val="00F05E06"/>
    <w:rsid w:val="00F06169"/>
    <w:rsid w:val="00F0662C"/>
    <w:rsid w:val="00F06EB3"/>
    <w:rsid w:val="00F0771E"/>
    <w:rsid w:val="00F10BC9"/>
    <w:rsid w:val="00F12453"/>
    <w:rsid w:val="00F12C57"/>
    <w:rsid w:val="00F13F64"/>
    <w:rsid w:val="00F151F5"/>
    <w:rsid w:val="00F15772"/>
    <w:rsid w:val="00F176C9"/>
    <w:rsid w:val="00F21427"/>
    <w:rsid w:val="00F2282D"/>
    <w:rsid w:val="00F22C1F"/>
    <w:rsid w:val="00F23BD2"/>
    <w:rsid w:val="00F2442E"/>
    <w:rsid w:val="00F2488F"/>
    <w:rsid w:val="00F24B9A"/>
    <w:rsid w:val="00F263A2"/>
    <w:rsid w:val="00F274F9"/>
    <w:rsid w:val="00F303F0"/>
    <w:rsid w:val="00F3226B"/>
    <w:rsid w:val="00F32ABC"/>
    <w:rsid w:val="00F342B2"/>
    <w:rsid w:val="00F34585"/>
    <w:rsid w:val="00F3476F"/>
    <w:rsid w:val="00F34C0E"/>
    <w:rsid w:val="00F3571E"/>
    <w:rsid w:val="00F35A57"/>
    <w:rsid w:val="00F363E9"/>
    <w:rsid w:val="00F3787F"/>
    <w:rsid w:val="00F379C7"/>
    <w:rsid w:val="00F41548"/>
    <w:rsid w:val="00F4195E"/>
    <w:rsid w:val="00F435B8"/>
    <w:rsid w:val="00F446BD"/>
    <w:rsid w:val="00F44F2F"/>
    <w:rsid w:val="00F454BB"/>
    <w:rsid w:val="00F461D1"/>
    <w:rsid w:val="00F46428"/>
    <w:rsid w:val="00F47EBC"/>
    <w:rsid w:val="00F51364"/>
    <w:rsid w:val="00F5210F"/>
    <w:rsid w:val="00F524B6"/>
    <w:rsid w:val="00F52ABD"/>
    <w:rsid w:val="00F52FDE"/>
    <w:rsid w:val="00F53005"/>
    <w:rsid w:val="00F55E1E"/>
    <w:rsid w:val="00F5694B"/>
    <w:rsid w:val="00F56C5D"/>
    <w:rsid w:val="00F56FF4"/>
    <w:rsid w:val="00F570A6"/>
    <w:rsid w:val="00F57487"/>
    <w:rsid w:val="00F60974"/>
    <w:rsid w:val="00F60B93"/>
    <w:rsid w:val="00F613D6"/>
    <w:rsid w:val="00F61505"/>
    <w:rsid w:val="00F61614"/>
    <w:rsid w:val="00F61D21"/>
    <w:rsid w:val="00F6309A"/>
    <w:rsid w:val="00F63A9D"/>
    <w:rsid w:val="00F65151"/>
    <w:rsid w:val="00F66333"/>
    <w:rsid w:val="00F6690C"/>
    <w:rsid w:val="00F66C3E"/>
    <w:rsid w:val="00F6728D"/>
    <w:rsid w:val="00F705F2"/>
    <w:rsid w:val="00F706E8"/>
    <w:rsid w:val="00F7247D"/>
    <w:rsid w:val="00F72C84"/>
    <w:rsid w:val="00F7310B"/>
    <w:rsid w:val="00F732E4"/>
    <w:rsid w:val="00F73BED"/>
    <w:rsid w:val="00F74278"/>
    <w:rsid w:val="00F7512E"/>
    <w:rsid w:val="00F75A1C"/>
    <w:rsid w:val="00F77B44"/>
    <w:rsid w:val="00F80744"/>
    <w:rsid w:val="00F8092D"/>
    <w:rsid w:val="00F82106"/>
    <w:rsid w:val="00F82558"/>
    <w:rsid w:val="00F82662"/>
    <w:rsid w:val="00F826AD"/>
    <w:rsid w:val="00F83371"/>
    <w:rsid w:val="00F85E04"/>
    <w:rsid w:val="00F8648E"/>
    <w:rsid w:val="00F86562"/>
    <w:rsid w:val="00F869A8"/>
    <w:rsid w:val="00F869ED"/>
    <w:rsid w:val="00F86F30"/>
    <w:rsid w:val="00F90924"/>
    <w:rsid w:val="00F91817"/>
    <w:rsid w:val="00F92600"/>
    <w:rsid w:val="00F929F8"/>
    <w:rsid w:val="00F92ABD"/>
    <w:rsid w:val="00F93165"/>
    <w:rsid w:val="00F932DB"/>
    <w:rsid w:val="00F939E0"/>
    <w:rsid w:val="00F93E34"/>
    <w:rsid w:val="00F94F5E"/>
    <w:rsid w:val="00FA2697"/>
    <w:rsid w:val="00FA2819"/>
    <w:rsid w:val="00FA2AC4"/>
    <w:rsid w:val="00FA31CA"/>
    <w:rsid w:val="00FA59E7"/>
    <w:rsid w:val="00FB092B"/>
    <w:rsid w:val="00FB1765"/>
    <w:rsid w:val="00FB2D08"/>
    <w:rsid w:val="00FB32C6"/>
    <w:rsid w:val="00FB3A33"/>
    <w:rsid w:val="00FB4928"/>
    <w:rsid w:val="00FB5458"/>
    <w:rsid w:val="00FB590C"/>
    <w:rsid w:val="00FB5DA9"/>
    <w:rsid w:val="00FB696C"/>
    <w:rsid w:val="00FB6C50"/>
    <w:rsid w:val="00FB6EB0"/>
    <w:rsid w:val="00FB7A0C"/>
    <w:rsid w:val="00FB7F4D"/>
    <w:rsid w:val="00FC014D"/>
    <w:rsid w:val="00FC273E"/>
    <w:rsid w:val="00FC2EEC"/>
    <w:rsid w:val="00FC35CA"/>
    <w:rsid w:val="00FC38F4"/>
    <w:rsid w:val="00FC3DA4"/>
    <w:rsid w:val="00FC4913"/>
    <w:rsid w:val="00FC5294"/>
    <w:rsid w:val="00FC5365"/>
    <w:rsid w:val="00FC54CC"/>
    <w:rsid w:val="00FD04D1"/>
    <w:rsid w:val="00FD082D"/>
    <w:rsid w:val="00FD0B2C"/>
    <w:rsid w:val="00FD1711"/>
    <w:rsid w:val="00FD202B"/>
    <w:rsid w:val="00FD2161"/>
    <w:rsid w:val="00FD21AC"/>
    <w:rsid w:val="00FD3EE0"/>
    <w:rsid w:val="00FD4264"/>
    <w:rsid w:val="00FD55CE"/>
    <w:rsid w:val="00FD5A78"/>
    <w:rsid w:val="00FD6971"/>
    <w:rsid w:val="00FD6E42"/>
    <w:rsid w:val="00FD7076"/>
    <w:rsid w:val="00FD7533"/>
    <w:rsid w:val="00FD7548"/>
    <w:rsid w:val="00FE0A19"/>
    <w:rsid w:val="00FE100B"/>
    <w:rsid w:val="00FE1E4D"/>
    <w:rsid w:val="00FE24D8"/>
    <w:rsid w:val="00FE271F"/>
    <w:rsid w:val="00FE2B54"/>
    <w:rsid w:val="00FE41D5"/>
    <w:rsid w:val="00FE43FB"/>
    <w:rsid w:val="00FE4F05"/>
    <w:rsid w:val="00FE584E"/>
    <w:rsid w:val="00FE5DBD"/>
    <w:rsid w:val="00FE6267"/>
    <w:rsid w:val="00FE7527"/>
    <w:rsid w:val="00FF0B73"/>
    <w:rsid w:val="00FF0C49"/>
    <w:rsid w:val="00FF0DFE"/>
    <w:rsid w:val="00FF12FB"/>
    <w:rsid w:val="00FF1BEE"/>
    <w:rsid w:val="00FF2670"/>
    <w:rsid w:val="00FF2DDA"/>
    <w:rsid w:val="00FF4619"/>
    <w:rsid w:val="00FF52FE"/>
    <w:rsid w:val="00FF59AE"/>
    <w:rsid w:val="00FF5DA3"/>
    <w:rsid w:val="00FF6772"/>
    <w:rsid w:val="00FF77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D7051"/>
    <w:rPr>
      <w:sz w:val="24"/>
      <w:szCs w:val="24"/>
    </w:rPr>
  </w:style>
  <w:style w:type="paragraph" w:styleId="Titre1">
    <w:name w:val="heading 1"/>
    <w:basedOn w:val="Normal"/>
    <w:next w:val="Normal"/>
    <w:autoRedefine/>
    <w:qFormat/>
    <w:rsid w:val="005A2ADC"/>
    <w:pPr>
      <w:keepNext/>
      <w:pageBreakBefore/>
      <w:numPr>
        <w:numId w:val="1"/>
      </w:numPr>
      <w:spacing w:before="240" w:line="480" w:lineRule="auto"/>
      <w:jc w:val="center"/>
      <w:outlineLvl w:val="0"/>
    </w:pPr>
    <w:rPr>
      <w:rFonts w:ascii="Arial Gras" w:hAnsi="Arial Gras" w:cs="Arial"/>
      <w:b/>
      <w:bCs/>
      <w:caps/>
      <w:spacing w:val="20"/>
      <w:kern w:val="32"/>
      <w:sz w:val="40"/>
      <w:szCs w:val="22"/>
    </w:rPr>
  </w:style>
  <w:style w:type="paragraph" w:styleId="Titre2">
    <w:name w:val="heading 2"/>
    <w:basedOn w:val="Normal"/>
    <w:next w:val="NormalArial"/>
    <w:autoRedefine/>
    <w:qFormat/>
    <w:rsid w:val="009B606B"/>
    <w:pPr>
      <w:keepNext/>
      <w:numPr>
        <w:ilvl w:val="1"/>
        <w:numId w:val="1"/>
      </w:numPr>
      <w:spacing w:before="480" w:line="360" w:lineRule="auto"/>
      <w:outlineLvl w:val="1"/>
    </w:pPr>
    <w:rPr>
      <w:rFonts w:ascii="Arial Gras" w:hAnsi="Arial Gras" w:cs="Arial"/>
      <w:b/>
      <w:bCs/>
      <w:caps/>
      <w:spacing w:val="20"/>
      <w:sz w:val="20"/>
      <w:szCs w:val="20"/>
    </w:rPr>
  </w:style>
  <w:style w:type="paragraph" w:styleId="Titre3">
    <w:name w:val="heading 3"/>
    <w:basedOn w:val="Normal"/>
    <w:next w:val="NormalArial"/>
    <w:link w:val="Titre3Car"/>
    <w:autoRedefine/>
    <w:qFormat/>
    <w:rsid w:val="00D23387"/>
    <w:pPr>
      <w:keepNext/>
      <w:numPr>
        <w:ilvl w:val="2"/>
        <w:numId w:val="1"/>
      </w:numPr>
      <w:spacing w:before="240" w:line="360" w:lineRule="auto"/>
      <w:outlineLvl w:val="2"/>
    </w:pPr>
    <w:rPr>
      <w:rFonts w:ascii="Arial Gras" w:hAnsi="Arial Gras" w:cs="Arial"/>
      <w:b/>
      <w:bCs/>
      <w:sz w:val="20"/>
      <w:szCs w:val="20"/>
    </w:rPr>
  </w:style>
  <w:style w:type="paragraph" w:styleId="Titre4">
    <w:name w:val="heading 4"/>
    <w:basedOn w:val="Normal"/>
    <w:next w:val="NormalArial"/>
    <w:autoRedefine/>
    <w:qFormat/>
    <w:rsid w:val="00470290"/>
    <w:pPr>
      <w:numPr>
        <w:numId w:val="88"/>
      </w:numPr>
      <w:tabs>
        <w:tab w:val="left" w:pos="1009"/>
      </w:tabs>
      <w:spacing w:before="240" w:line="360" w:lineRule="auto"/>
      <w:ind w:left="714" w:right="851" w:hanging="357"/>
      <w:outlineLvl w:val="3"/>
    </w:pPr>
    <w:rPr>
      <w:rFonts w:ascii="Arial" w:hAnsi="Arial" w:cs="Arial"/>
      <w:b/>
      <w:sz w:val="20"/>
      <w:szCs w:val="20"/>
    </w:rPr>
  </w:style>
  <w:style w:type="paragraph" w:styleId="Titre5">
    <w:name w:val="heading 5"/>
    <w:basedOn w:val="Normal"/>
    <w:next w:val="Normal"/>
    <w:qFormat/>
    <w:rsid w:val="00742019"/>
    <w:pPr>
      <w:numPr>
        <w:ilvl w:val="4"/>
        <w:numId w:val="1"/>
      </w:numPr>
      <w:spacing w:before="360" w:after="180"/>
      <w:outlineLvl w:val="4"/>
    </w:pPr>
    <w:rPr>
      <w:rFonts w:ascii="Arial" w:hAnsi="Arial"/>
      <w:b/>
      <w:bCs/>
      <w:iCs/>
      <w:sz w:val="20"/>
      <w:szCs w:val="26"/>
    </w:rPr>
  </w:style>
  <w:style w:type="paragraph" w:styleId="Titre6">
    <w:name w:val="heading 6"/>
    <w:basedOn w:val="Normal"/>
    <w:next w:val="Normal"/>
    <w:qFormat/>
    <w:rsid w:val="00FD3EE0"/>
    <w:pPr>
      <w:numPr>
        <w:ilvl w:val="5"/>
        <w:numId w:val="1"/>
      </w:numPr>
      <w:spacing w:before="240" w:after="60"/>
      <w:outlineLvl w:val="5"/>
    </w:pPr>
    <w:rPr>
      <w:b/>
      <w:bCs/>
      <w:sz w:val="22"/>
      <w:szCs w:val="22"/>
    </w:rPr>
  </w:style>
  <w:style w:type="paragraph" w:styleId="Titre7">
    <w:name w:val="heading 7"/>
    <w:basedOn w:val="Normal"/>
    <w:next w:val="Normal"/>
    <w:qFormat/>
    <w:rsid w:val="00FD3EE0"/>
    <w:pPr>
      <w:numPr>
        <w:ilvl w:val="6"/>
        <w:numId w:val="1"/>
      </w:numPr>
      <w:spacing w:before="240" w:after="60"/>
      <w:outlineLvl w:val="6"/>
    </w:pPr>
  </w:style>
  <w:style w:type="paragraph" w:styleId="Titre8">
    <w:name w:val="heading 8"/>
    <w:basedOn w:val="Normal"/>
    <w:next w:val="Normal"/>
    <w:qFormat/>
    <w:rsid w:val="00FD3EE0"/>
    <w:pPr>
      <w:numPr>
        <w:ilvl w:val="7"/>
        <w:numId w:val="1"/>
      </w:numPr>
      <w:spacing w:before="240" w:after="60"/>
      <w:outlineLvl w:val="7"/>
    </w:pPr>
    <w:rPr>
      <w:i/>
      <w:iCs/>
    </w:rPr>
  </w:style>
  <w:style w:type="paragraph" w:styleId="Titre9">
    <w:name w:val="heading 9"/>
    <w:basedOn w:val="Normal"/>
    <w:next w:val="Normal"/>
    <w:qFormat/>
    <w:rsid w:val="00FD3EE0"/>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Arial">
    <w:name w:val="Normal + Arial"/>
    <w:aliases w:val="10 pt"/>
    <w:basedOn w:val="Normal"/>
    <w:rsid w:val="00B126EE"/>
    <w:rPr>
      <w:rFonts w:ascii="Arial" w:hAnsi="Arial" w:cs="Arial"/>
      <w:sz w:val="20"/>
      <w:szCs w:val="20"/>
    </w:rPr>
  </w:style>
  <w:style w:type="paragraph" w:styleId="En-tte">
    <w:name w:val="header"/>
    <w:basedOn w:val="Normal"/>
    <w:rsid w:val="0021000E"/>
    <w:pPr>
      <w:tabs>
        <w:tab w:val="center" w:pos="4536"/>
        <w:tab w:val="right" w:pos="9072"/>
      </w:tabs>
    </w:pPr>
  </w:style>
  <w:style w:type="paragraph" w:styleId="Pieddepage">
    <w:name w:val="footer"/>
    <w:basedOn w:val="Normal"/>
    <w:rsid w:val="0021000E"/>
    <w:pPr>
      <w:tabs>
        <w:tab w:val="center" w:pos="4536"/>
        <w:tab w:val="right" w:pos="9072"/>
      </w:tabs>
    </w:pPr>
  </w:style>
  <w:style w:type="character" w:styleId="Lienhypertexte">
    <w:name w:val="Hyperlink"/>
    <w:uiPriority w:val="99"/>
    <w:rsid w:val="00075EA6"/>
    <w:rPr>
      <w:color w:val="0000FF"/>
      <w:u w:val="single"/>
    </w:rPr>
  </w:style>
  <w:style w:type="table" w:styleId="Grilledutableau">
    <w:name w:val="Table Grid"/>
    <w:basedOn w:val="TableauNormal"/>
    <w:rsid w:val="009A78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umrodepage">
    <w:name w:val="page number"/>
    <w:basedOn w:val="Policepardfaut"/>
    <w:rsid w:val="00D86F9D"/>
  </w:style>
  <w:style w:type="paragraph" w:styleId="TM1">
    <w:name w:val="toc 1"/>
    <w:basedOn w:val="Normal"/>
    <w:next w:val="Normal"/>
    <w:autoRedefine/>
    <w:uiPriority w:val="39"/>
    <w:qFormat/>
    <w:rsid w:val="00195E56"/>
    <w:pPr>
      <w:tabs>
        <w:tab w:val="left" w:pos="480"/>
        <w:tab w:val="right" w:leader="dot" w:pos="8607"/>
      </w:tabs>
      <w:spacing w:before="360"/>
    </w:pPr>
    <w:rPr>
      <w:rFonts w:ascii="Arial" w:hAnsi="Arial" w:cs="Arial"/>
      <w:caps/>
      <w:noProof/>
    </w:rPr>
  </w:style>
  <w:style w:type="paragraph" w:styleId="TM2">
    <w:name w:val="toc 2"/>
    <w:basedOn w:val="Normal"/>
    <w:next w:val="Normal"/>
    <w:autoRedefine/>
    <w:uiPriority w:val="39"/>
    <w:qFormat/>
    <w:rsid w:val="001B4778"/>
    <w:pPr>
      <w:spacing w:before="240"/>
      <w:ind w:left="238"/>
    </w:pPr>
    <w:rPr>
      <w:rFonts w:ascii="Arial" w:hAnsi="Arial" w:cs="Arial"/>
      <w:smallCaps/>
      <w:sz w:val="20"/>
    </w:rPr>
  </w:style>
  <w:style w:type="paragraph" w:styleId="TM3">
    <w:name w:val="toc 3"/>
    <w:basedOn w:val="Normal"/>
    <w:next w:val="Normal"/>
    <w:autoRedefine/>
    <w:uiPriority w:val="39"/>
    <w:qFormat/>
    <w:rsid w:val="001B4778"/>
    <w:pPr>
      <w:ind w:left="480"/>
    </w:pPr>
    <w:rPr>
      <w:rFonts w:ascii="Arial" w:hAnsi="Arial" w:cs="Arial"/>
      <w:sz w:val="20"/>
    </w:rPr>
  </w:style>
  <w:style w:type="paragraph" w:styleId="TM4">
    <w:name w:val="toc 4"/>
    <w:basedOn w:val="Normal"/>
    <w:next w:val="Normal"/>
    <w:autoRedefine/>
    <w:uiPriority w:val="39"/>
    <w:rsid w:val="001B4778"/>
    <w:pPr>
      <w:ind w:left="720"/>
    </w:pPr>
    <w:rPr>
      <w:rFonts w:ascii="Arial" w:hAnsi="Arial" w:cs="Arial"/>
      <w:sz w:val="16"/>
    </w:rPr>
  </w:style>
  <w:style w:type="paragraph" w:customStyle="1" w:styleId="Texteparagraphes">
    <w:name w:val="Texte paragraphes"/>
    <w:basedOn w:val="Normal"/>
    <w:rsid w:val="00741D2C"/>
    <w:pPr>
      <w:spacing w:before="60" w:after="120"/>
      <w:jc w:val="both"/>
    </w:pPr>
    <w:rPr>
      <w:rFonts w:ascii="Arial" w:hAnsi="Arial"/>
      <w:sz w:val="22"/>
      <w:szCs w:val="20"/>
    </w:rPr>
  </w:style>
  <w:style w:type="paragraph" w:customStyle="1" w:styleId="TEXTELIBRE">
    <w:name w:val="TEXTE LIBRE"/>
    <w:basedOn w:val="Normal"/>
    <w:rsid w:val="00741D2C"/>
    <w:pPr>
      <w:ind w:left="993"/>
      <w:jc w:val="both"/>
    </w:pPr>
    <w:rPr>
      <w:rFonts w:ascii="Arial" w:hAnsi="Arial"/>
      <w:sz w:val="20"/>
      <w:szCs w:val="20"/>
    </w:rPr>
  </w:style>
  <w:style w:type="paragraph" w:customStyle="1" w:styleId="CorpsdeTexte">
    <w:name w:val="Corps de Texte"/>
    <w:rsid w:val="00741D2C"/>
    <w:pPr>
      <w:spacing w:after="60"/>
      <w:jc w:val="both"/>
    </w:pPr>
    <w:rPr>
      <w:rFonts w:ascii="Tahoma" w:hAnsi="Tahoma"/>
    </w:rPr>
  </w:style>
  <w:style w:type="paragraph" w:customStyle="1" w:styleId="textebloc">
    <w:name w:val="texte bloc"/>
    <w:basedOn w:val="Normal"/>
    <w:rsid w:val="003E2C21"/>
    <w:pPr>
      <w:jc w:val="both"/>
    </w:pPr>
    <w:rPr>
      <w:rFonts w:ascii="Arial" w:hAnsi="Arial" w:cs="Arial"/>
      <w:sz w:val="20"/>
      <w:szCs w:val="20"/>
    </w:rPr>
  </w:style>
  <w:style w:type="paragraph" w:styleId="Listenumros2">
    <w:name w:val="List Number 2"/>
    <w:basedOn w:val="Normal"/>
    <w:rsid w:val="00114981"/>
    <w:pPr>
      <w:numPr>
        <w:numId w:val="5"/>
      </w:numPr>
      <w:jc w:val="both"/>
    </w:pPr>
    <w:rPr>
      <w:rFonts w:ascii="Arial (W1)" w:hAnsi="Arial (W1)"/>
      <w:sz w:val="20"/>
      <w:szCs w:val="20"/>
    </w:rPr>
  </w:style>
  <w:style w:type="paragraph" w:customStyle="1" w:styleId="NormalWebAprs0pt">
    <w:name w:val="Normal (Web) + Après : 0 pt"/>
    <w:basedOn w:val="Texteparagraphes"/>
    <w:rsid w:val="00A34956"/>
  </w:style>
  <w:style w:type="paragraph" w:styleId="Listepuces">
    <w:name w:val="List Bullet"/>
    <w:basedOn w:val="Normal"/>
    <w:rsid w:val="00B32415"/>
    <w:pPr>
      <w:numPr>
        <w:numId w:val="7"/>
      </w:numPr>
      <w:jc w:val="both"/>
    </w:pPr>
    <w:rPr>
      <w:rFonts w:ascii="Arial" w:hAnsi="Arial"/>
      <w:sz w:val="20"/>
      <w:szCs w:val="20"/>
    </w:rPr>
  </w:style>
  <w:style w:type="paragraph" w:styleId="Listenumros">
    <w:name w:val="List Number"/>
    <w:basedOn w:val="Normal"/>
    <w:rsid w:val="00B66D1F"/>
    <w:pPr>
      <w:numPr>
        <w:numId w:val="8"/>
      </w:numPr>
    </w:pPr>
  </w:style>
  <w:style w:type="character" w:customStyle="1" w:styleId="Section">
    <w:name w:val="Section"/>
    <w:rsid w:val="00B66D1F"/>
    <w:rPr>
      <w:rFonts w:ascii="Bitstream Vera Sans" w:hAnsi="Bitstream Vera Sans"/>
      <w:b/>
      <w:shd w:val="clear" w:color="auto" w:fill="auto"/>
    </w:rPr>
  </w:style>
  <w:style w:type="paragraph" w:customStyle="1" w:styleId="En-tteinddate">
    <w:name w:val="En-tête (ind / date)"/>
    <w:basedOn w:val="En-tte"/>
    <w:rsid w:val="0079292D"/>
    <w:pPr>
      <w:spacing w:line="227" w:lineRule="exact"/>
      <w:jc w:val="right"/>
    </w:pPr>
    <w:rPr>
      <w:rFonts w:ascii="Arial" w:hAnsi="Arial"/>
      <w:sz w:val="16"/>
      <w:szCs w:val="20"/>
    </w:rPr>
  </w:style>
  <w:style w:type="paragraph" w:customStyle="1" w:styleId="Chapitre">
    <w:name w:val="Chapitre"/>
    <w:basedOn w:val="TM2"/>
    <w:rsid w:val="00AB0D5E"/>
    <w:pPr>
      <w:spacing w:before="0"/>
      <w:ind w:left="200"/>
    </w:pPr>
    <w:rPr>
      <w:rFonts w:cs="Times New Roman"/>
      <w:smallCaps w:val="0"/>
      <w:szCs w:val="20"/>
    </w:rPr>
  </w:style>
  <w:style w:type="paragraph" w:styleId="Textedebulles">
    <w:name w:val="Balloon Text"/>
    <w:basedOn w:val="Normal"/>
    <w:semiHidden/>
    <w:rsid w:val="00BD7DA7"/>
    <w:rPr>
      <w:rFonts w:ascii="Tahoma" w:hAnsi="Tahoma" w:cs="Tahoma"/>
      <w:sz w:val="16"/>
      <w:szCs w:val="16"/>
    </w:rPr>
  </w:style>
  <w:style w:type="character" w:styleId="Marquedecommentaire">
    <w:name w:val="annotation reference"/>
    <w:semiHidden/>
    <w:rsid w:val="00970988"/>
    <w:rPr>
      <w:sz w:val="16"/>
      <w:szCs w:val="16"/>
    </w:rPr>
  </w:style>
  <w:style w:type="paragraph" w:styleId="Commentaire">
    <w:name w:val="annotation text"/>
    <w:basedOn w:val="Normal"/>
    <w:semiHidden/>
    <w:rsid w:val="00970988"/>
    <w:rPr>
      <w:sz w:val="20"/>
      <w:szCs w:val="20"/>
    </w:rPr>
  </w:style>
  <w:style w:type="paragraph" w:styleId="Objetducommentaire">
    <w:name w:val="annotation subject"/>
    <w:basedOn w:val="Commentaire"/>
    <w:next w:val="Commentaire"/>
    <w:semiHidden/>
    <w:rsid w:val="00970988"/>
    <w:rPr>
      <w:b/>
      <w:bCs/>
    </w:rPr>
  </w:style>
  <w:style w:type="paragraph" w:styleId="TM5">
    <w:name w:val="toc 5"/>
    <w:basedOn w:val="Normal"/>
    <w:next w:val="Normal"/>
    <w:autoRedefine/>
    <w:uiPriority w:val="39"/>
    <w:rsid w:val="00EA4557"/>
    <w:pPr>
      <w:ind w:left="960"/>
    </w:pPr>
  </w:style>
  <w:style w:type="paragraph" w:styleId="TM6">
    <w:name w:val="toc 6"/>
    <w:basedOn w:val="Normal"/>
    <w:next w:val="Normal"/>
    <w:autoRedefine/>
    <w:uiPriority w:val="39"/>
    <w:rsid w:val="00EA4557"/>
    <w:pPr>
      <w:ind w:left="1200"/>
    </w:pPr>
  </w:style>
  <w:style w:type="paragraph" w:styleId="TM7">
    <w:name w:val="toc 7"/>
    <w:basedOn w:val="Normal"/>
    <w:next w:val="Normal"/>
    <w:autoRedefine/>
    <w:uiPriority w:val="39"/>
    <w:rsid w:val="00EA4557"/>
    <w:pPr>
      <w:ind w:left="1440"/>
    </w:pPr>
  </w:style>
  <w:style w:type="paragraph" w:styleId="TM8">
    <w:name w:val="toc 8"/>
    <w:basedOn w:val="Normal"/>
    <w:next w:val="Normal"/>
    <w:autoRedefine/>
    <w:uiPriority w:val="39"/>
    <w:rsid w:val="00EA4557"/>
    <w:pPr>
      <w:ind w:left="1680"/>
    </w:pPr>
  </w:style>
  <w:style w:type="paragraph" w:styleId="TM9">
    <w:name w:val="toc 9"/>
    <w:basedOn w:val="Normal"/>
    <w:next w:val="Normal"/>
    <w:autoRedefine/>
    <w:uiPriority w:val="39"/>
    <w:rsid w:val="00EA4557"/>
    <w:pPr>
      <w:ind w:left="1920"/>
    </w:pPr>
  </w:style>
  <w:style w:type="paragraph" w:styleId="Titre">
    <w:name w:val="Title"/>
    <w:basedOn w:val="Normal"/>
    <w:next w:val="Normal"/>
    <w:link w:val="TitreCar"/>
    <w:qFormat/>
    <w:rsid w:val="00B074D5"/>
    <w:pPr>
      <w:spacing w:before="240" w:after="60"/>
      <w:jc w:val="center"/>
      <w:outlineLvl w:val="0"/>
    </w:pPr>
    <w:rPr>
      <w:rFonts w:ascii="Cambria" w:hAnsi="Cambria"/>
      <w:b/>
      <w:bCs/>
      <w:kern w:val="28"/>
      <w:sz w:val="32"/>
      <w:szCs w:val="32"/>
    </w:rPr>
  </w:style>
  <w:style w:type="character" w:customStyle="1" w:styleId="TitreCar">
    <w:name w:val="Titre Car"/>
    <w:link w:val="Titre"/>
    <w:rsid w:val="00B074D5"/>
    <w:rPr>
      <w:rFonts w:ascii="Cambria" w:eastAsia="Times New Roman" w:hAnsi="Cambria" w:cs="Times New Roman"/>
      <w:b/>
      <w:bCs/>
      <w:kern w:val="28"/>
      <w:sz w:val="32"/>
      <w:szCs w:val="32"/>
    </w:rPr>
  </w:style>
  <w:style w:type="paragraph" w:customStyle="1" w:styleId="Titre4bis">
    <w:name w:val="Titre 4bis"/>
    <w:basedOn w:val="Titre4"/>
    <w:next w:val="NormalArial"/>
    <w:link w:val="Titre4bisCar"/>
    <w:qFormat/>
    <w:rsid w:val="00470290"/>
    <w:pPr>
      <w:numPr>
        <w:ilvl w:val="3"/>
        <w:numId w:val="1"/>
      </w:numPr>
    </w:pPr>
  </w:style>
  <w:style w:type="paragraph" w:styleId="En-ttedetabledesmatires">
    <w:name w:val="TOC Heading"/>
    <w:basedOn w:val="Titre1"/>
    <w:next w:val="Normal"/>
    <w:uiPriority w:val="39"/>
    <w:qFormat/>
    <w:rsid w:val="00470290"/>
    <w:pPr>
      <w:keepLines/>
      <w:pageBreakBefore w:val="0"/>
      <w:numPr>
        <w:numId w:val="0"/>
      </w:numPr>
      <w:spacing w:before="480" w:line="276" w:lineRule="auto"/>
      <w:jc w:val="left"/>
      <w:outlineLvl w:val="9"/>
    </w:pPr>
    <w:rPr>
      <w:rFonts w:ascii="Cambria" w:hAnsi="Cambria" w:cs="Times New Roman"/>
      <w:caps w:val="0"/>
      <w:color w:val="365F91"/>
      <w:spacing w:val="0"/>
      <w:kern w:val="0"/>
      <w:sz w:val="28"/>
      <w:szCs w:val="28"/>
    </w:rPr>
  </w:style>
  <w:style w:type="character" w:customStyle="1" w:styleId="Titre3Car">
    <w:name w:val="Titre 3 Car"/>
    <w:link w:val="Titre3"/>
    <w:rsid w:val="00D23387"/>
    <w:rPr>
      <w:rFonts w:ascii="Arial Gras" w:hAnsi="Arial Gras" w:cs="Arial"/>
      <w:b/>
      <w:bCs/>
      <w:lang w:val="fr-FR" w:eastAsia="fr-FR" w:bidi="ar-SA"/>
    </w:rPr>
  </w:style>
  <w:style w:type="character" w:customStyle="1" w:styleId="Titre4bisCar">
    <w:name w:val="Titre 4bis Car"/>
    <w:basedOn w:val="Titre3Car"/>
    <w:link w:val="Titre4bis"/>
    <w:rsid w:val="00F454BB"/>
    <w:rPr>
      <w:rFonts w:ascii="Arial" w:hAnsi="Arial" w:cs="Arial"/>
      <w:b/>
      <w:bCs/>
      <w:lang w:val="fr-FR" w:eastAsia="fr-FR" w:bidi="ar-SA"/>
    </w:rPr>
  </w:style>
  <w:style w:type="paragraph" w:styleId="NormalWeb">
    <w:name w:val="Normal (Web)"/>
    <w:basedOn w:val="Normal"/>
    <w:uiPriority w:val="99"/>
    <w:unhideWhenUsed/>
    <w:rsid w:val="00521D42"/>
    <w:pPr>
      <w:spacing w:before="100" w:beforeAutospacing="1" w:after="100" w:afterAutospacing="1"/>
    </w:pPr>
  </w:style>
  <w:style w:type="paragraph" w:styleId="Rvision">
    <w:name w:val="Revision"/>
    <w:hidden/>
    <w:uiPriority w:val="99"/>
    <w:semiHidden/>
    <w:rsid w:val="00B51B38"/>
    <w:rPr>
      <w:sz w:val="24"/>
      <w:szCs w:val="24"/>
    </w:rPr>
  </w:style>
  <w:style w:type="paragraph" w:styleId="Paragraphedeliste">
    <w:name w:val="List Paragraph"/>
    <w:basedOn w:val="Normal"/>
    <w:uiPriority w:val="34"/>
    <w:qFormat/>
    <w:rsid w:val="007C491D"/>
    <w:pPr>
      <w:ind w:left="708"/>
    </w:pPr>
  </w:style>
  <w:style w:type="character" w:styleId="Lienhypertextesuivivisit">
    <w:name w:val="FollowedHyperlink"/>
    <w:basedOn w:val="Policepardfaut"/>
    <w:rsid w:val="009F1785"/>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3226">
      <w:bodyDiv w:val="1"/>
      <w:marLeft w:val="0"/>
      <w:marRight w:val="0"/>
      <w:marTop w:val="0"/>
      <w:marBottom w:val="0"/>
      <w:divBdr>
        <w:top w:val="none" w:sz="0" w:space="0" w:color="auto"/>
        <w:left w:val="none" w:sz="0" w:space="0" w:color="auto"/>
        <w:bottom w:val="none" w:sz="0" w:space="0" w:color="auto"/>
        <w:right w:val="none" w:sz="0" w:space="0" w:color="auto"/>
      </w:divBdr>
    </w:div>
    <w:div w:id="145560832">
      <w:bodyDiv w:val="1"/>
      <w:marLeft w:val="0"/>
      <w:marRight w:val="0"/>
      <w:marTop w:val="0"/>
      <w:marBottom w:val="0"/>
      <w:divBdr>
        <w:top w:val="none" w:sz="0" w:space="0" w:color="auto"/>
        <w:left w:val="none" w:sz="0" w:space="0" w:color="auto"/>
        <w:bottom w:val="none" w:sz="0" w:space="0" w:color="auto"/>
        <w:right w:val="none" w:sz="0" w:space="0" w:color="auto"/>
      </w:divBdr>
    </w:div>
    <w:div w:id="154419426">
      <w:bodyDiv w:val="1"/>
      <w:marLeft w:val="0"/>
      <w:marRight w:val="0"/>
      <w:marTop w:val="0"/>
      <w:marBottom w:val="0"/>
      <w:divBdr>
        <w:top w:val="none" w:sz="0" w:space="0" w:color="auto"/>
        <w:left w:val="none" w:sz="0" w:space="0" w:color="auto"/>
        <w:bottom w:val="none" w:sz="0" w:space="0" w:color="auto"/>
        <w:right w:val="none" w:sz="0" w:space="0" w:color="auto"/>
      </w:divBdr>
    </w:div>
    <w:div w:id="183254128">
      <w:bodyDiv w:val="1"/>
      <w:marLeft w:val="0"/>
      <w:marRight w:val="0"/>
      <w:marTop w:val="0"/>
      <w:marBottom w:val="0"/>
      <w:divBdr>
        <w:top w:val="none" w:sz="0" w:space="0" w:color="auto"/>
        <w:left w:val="none" w:sz="0" w:space="0" w:color="auto"/>
        <w:bottom w:val="none" w:sz="0" w:space="0" w:color="auto"/>
        <w:right w:val="none" w:sz="0" w:space="0" w:color="auto"/>
      </w:divBdr>
    </w:div>
    <w:div w:id="235214673">
      <w:bodyDiv w:val="1"/>
      <w:marLeft w:val="0"/>
      <w:marRight w:val="0"/>
      <w:marTop w:val="0"/>
      <w:marBottom w:val="0"/>
      <w:divBdr>
        <w:top w:val="none" w:sz="0" w:space="0" w:color="auto"/>
        <w:left w:val="none" w:sz="0" w:space="0" w:color="auto"/>
        <w:bottom w:val="none" w:sz="0" w:space="0" w:color="auto"/>
        <w:right w:val="none" w:sz="0" w:space="0" w:color="auto"/>
      </w:divBdr>
    </w:div>
    <w:div w:id="277029803">
      <w:bodyDiv w:val="1"/>
      <w:marLeft w:val="0"/>
      <w:marRight w:val="0"/>
      <w:marTop w:val="0"/>
      <w:marBottom w:val="0"/>
      <w:divBdr>
        <w:top w:val="none" w:sz="0" w:space="0" w:color="auto"/>
        <w:left w:val="none" w:sz="0" w:space="0" w:color="auto"/>
        <w:bottom w:val="none" w:sz="0" w:space="0" w:color="auto"/>
        <w:right w:val="none" w:sz="0" w:space="0" w:color="auto"/>
      </w:divBdr>
      <w:divsChild>
        <w:div w:id="638195484">
          <w:marLeft w:val="0"/>
          <w:marRight w:val="0"/>
          <w:marTop w:val="0"/>
          <w:marBottom w:val="0"/>
          <w:divBdr>
            <w:top w:val="none" w:sz="0" w:space="0" w:color="auto"/>
            <w:left w:val="none" w:sz="0" w:space="0" w:color="auto"/>
            <w:bottom w:val="none" w:sz="0" w:space="0" w:color="auto"/>
            <w:right w:val="none" w:sz="0" w:space="0" w:color="auto"/>
          </w:divBdr>
          <w:divsChild>
            <w:div w:id="209027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7181">
      <w:bodyDiv w:val="1"/>
      <w:marLeft w:val="0"/>
      <w:marRight w:val="0"/>
      <w:marTop w:val="0"/>
      <w:marBottom w:val="0"/>
      <w:divBdr>
        <w:top w:val="none" w:sz="0" w:space="0" w:color="auto"/>
        <w:left w:val="none" w:sz="0" w:space="0" w:color="auto"/>
        <w:bottom w:val="none" w:sz="0" w:space="0" w:color="auto"/>
        <w:right w:val="none" w:sz="0" w:space="0" w:color="auto"/>
      </w:divBdr>
    </w:div>
    <w:div w:id="486750512">
      <w:bodyDiv w:val="1"/>
      <w:marLeft w:val="0"/>
      <w:marRight w:val="0"/>
      <w:marTop w:val="0"/>
      <w:marBottom w:val="0"/>
      <w:divBdr>
        <w:top w:val="none" w:sz="0" w:space="0" w:color="auto"/>
        <w:left w:val="none" w:sz="0" w:space="0" w:color="auto"/>
        <w:bottom w:val="none" w:sz="0" w:space="0" w:color="auto"/>
        <w:right w:val="none" w:sz="0" w:space="0" w:color="auto"/>
      </w:divBdr>
    </w:div>
    <w:div w:id="501120599">
      <w:bodyDiv w:val="1"/>
      <w:marLeft w:val="0"/>
      <w:marRight w:val="0"/>
      <w:marTop w:val="0"/>
      <w:marBottom w:val="0"/>
      <w:divBdr>
        <w:top w:val="none" w:sz="0" w:space="0" w:color="auto"/>
        <w:left w:val="none" w:sz="0" w:space="0" w:color="auto"/>
        <w:bottom w:val="none" w:sz="0" w:space="0" w:color="auto"/>
        <w:right w:val="none" w:sz="0" w:space="0" w:color="auto"/>
      </w:divBdr>
    </w:div>
    <w:div w:id="556867436">
      <w:bodyDiv w:val="1"/>
      <w:marLeft w:val="0"/>
      <w:marRight w:val="0"/>
      <w:marTop w:val="0"/>
      <w:marBottom w:val="0"/>
      <w:divBdr>
        <w:top w:val="none" w:sz="0" w:space="0" w:color="auto"/>
        <w:left w:val="none" w:sz="0" w:space="0" w:color="auto"/>
        <w:bottom w:val="none" w:sz="0" w:space="0" w:color="auto"/>
        <w:right w:val="none" w:sz="0" w:space="0" w:color="auto"/>
      </w:divBdr>
      <w:divsChild>
        <w:div w:id="442846871">
          <w:marLeft w:val="0"/>
          <w:marRight w:val="0"/>
          <w:marTop w:val="0"/>
          <w:marBottom w:val="0"/>
          <w:divBdr>
            <w:top w:val="none" w:sz="0" w:space="0" w:color="auto"/>
            <w:left w:val="none" w:sz="0" w:space="0" w:color="auto"/>
            <w:bottom w:val="none" w:sz="0" w:space="0" w:color="auto"/>
            <w:right w:val="none" w:sz="0" w:space="0" w:color="auto"/>
          </w:divBdr>
          <w:divsChild>
            <w:div w:id="255095897">
              <w:marLeft w:val="0"/>
              <w:marRight w:val="0"/>
              <w:marTop w:val="0"/>
              <w:marBottom w:val="0"/>
              <w:divBdr>
                <w:top w:val="none" w:sz="0" w:space="0" w:color="auto"/>
                <w:left w:val="none" w:sz="0" w:space="0" w:color="auto"/>
                <w:bottom w:val="none" w:sz="0" w:space="0" w:color="auto"/>
                <w:right w:val="none" w:sz="0" w:space="0" w:color="auto"/>
              </w:divBdr>
              <w:divsChild>
                <w:div w:id="1671715236">
                  <w:marLeft w:val="0"/>
                  <w:marRight w:val="0"/>
                  <w:marTop w:val="0"/>
                  <w:marBottom w:val="0"/>
                  <w:divBdr>
                    <w:top w:val="none" w:sz="0" w:space="0" w:color="auto"/>
                    <w:left w:val="none" w:sz="0" w:space="0" w:color="auto"/>
                    <w:bottom w:val="none" w:sz="0" w:space="0" w:color="auto"/>
                    <w:right w:val="none" w:sz="0" w:space="0" w:color="auto"/>
                  </w:divBdr>
                </w:div>
              </w:divsChild>
            </w:div>
            <w:div w:id="605693926">
              <w:marLeft w:val="0"/>
              <w:marRight w:val="0"/>
              <w:marTop w:val="0"/>
              <w:marBottom w:val="0"/>
              <w:divBdr>
                <w:top w:val="none" w:sz="0" w:space="0" w:color="auto"/>
                <w:left w:val="none" w:sz="0" w:space="0" w:color="auto"/>
                <w:bottom w:val="none" w:sz="0" w:space="0" w:color="auto"/>
                <w:right w:val="none" w:sz="0" w:space="0" w:color="auto"/>
              </w:divBdr>
            </w:div>
            <w:div w:id="114631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7251">
      <w:bodyDiv w:val="1"/>
      <w:marLeft w:val="0"/>
      <w:marRight w:val="0"/>
      <w:marTop w:val="0"/>
      <w:marBottom w:val="0"/>
      <w:divBdr>
        <w:top w:val="none" w:sz="0" w:space="0" w:color="auto"/>
        <w:left w:val="none" w:sz="0" w:space="0" w:color="auto"/>
        <w:bottom w:val="none" w:sz="0" w:space="0" w:color="auto"/>
        <w:right w:val="none" w:sz="0" w:space="0" w:color="auto"/>
      </w:divBdr>
    </w:div>
    <w:div w:id="614676521">
      <w:bodyDiv w:val="1"/>
      <w:marLeft w:val="0"/>
      <w:marRight w:val="0"/>
      <w:marTop w:val="0"/>
      <w:marBottom w:val="0"/>
      <w:divBdr>
        <w:top w:val="none" w:sz="0" w:space="0" w:color="auto"/>
        <w:left w:val="none" w:sz="0" w:space="0" w:color="auto"/>
        <w:bottom w:val="none" w:sz="0" w:space="0" w:color="auto"/>
        <w:right w:val="none" w:sz="0" w:space="0" w:color="auto"/>
      </w:divBdr>
    </w:div>
    <w:div w:id="689993735">
      <w:bodyDiv w:val="1"/>
      <w:marLeft w:val="0"/>
      <w:marRight w:val="0"/>
      <w:marTop w:val="0"/>
      <w:marBottom w:val="0"/>
      <w:divBdr>
        <w:top w:val="none" w:sz="0" w:space="0" w:color="auto"/>
        <w:left w:val="none" w:sz="0" w:space="0" w:color="auto"/>
        <w:bottom w:val="none" w:sz="0" w:space="0" w:color="auto"/>
        <w:right w:val="none" w:sz="0" w:space="0" w:color="auto"/>
      </w:divBdr>
    </w:div>
    <w:div w:id="766654735">
      <w:bodyDiv w:val="1"/>
      <w:marLeft w:val="0"/>
      <w:marRight w:val="0"/>
      <w:marTop w:val="0"/>
      <w:marBottom w:val="0"/>
      <w:divBdr>
        <w:top w:val="none" w:sz="0" w:space="0" w:color="auto"/>
        <w:left w:val="none" w:sz="0" w:space="0" w:color="auto"/>
        <w:bottom w:val="none" w:sz="0" w:space="0" w:color="auto"/>
        <w:right w:val="none" w:sz="0" w:space="0" w:color="auto"/>
      </w:divBdr>
    </w:div>
    <w:div w:id="862206147">
      <w:bodyDiv w:val="1"/>
      <w:marLeft w:val="0"/>
      <w:marRight w:val="0"/>
      <w:marTop w:val="0"/>
      <w:marBottom w:val="0"/>
      <w:divBdr>
        <w:top w:val="none" w:sz="0" w:space="0" w:color="auto"/>
        <w:left w:val="none" w:sz="0" w:space="0" w:color="auto"/>
        <w:bottom w:val="none" w:sz="0" w:space="0" w:color="auto"/>
        <w:right w:val="none" w:sz="0" w:space="0" w:color="auto"/>
      </w:divBdr>
    </w:div>
    <w:div w:id="967588452">
      <w:bodyDiv w:val="1"/>
      <w:marLeft w:val="0"/>
      <w:marRight w:val="0"/>
      <w:marTop w:val="0"/>
      <w:marBottom w:val="0"/>
      <w:divBdr>
        <w:top w:val="none" w:sz="0" w:space="0" w:color="auto"/>
        <w:left w:val="none" w:sz="0" w:space="0" w:color="auto"/>
        <w:bottom w:val="none" w:sz="0" w:space="0" w:color="auto"/>
        <w:right w:val="none" w:sz="0" w:space="0" w:color="auto"/>
      </w:divBdr>
    </w:div>
    <w:div w:id="1097604766">
      <w:bodyDiv w:val="1"/>
      <w:marLeft w:val="0"/>
      <w:marRight w:val="0"/>
      <w:marTop w:val="0"/>
      <w:marBottom w:val="0"/>
      <w:divBdr>
        <w:top w:val="none" w:sz="0" w:space="0" w:color="auto"/>
        <w:left w:val="none" w:sz="0" w:space="0" w:color="auto"/>
        <w:bottom w:val="none" w:sz="0" w:space="0" w:color="auto"/>
        <w:right w:val="none" w:sz="0" w:space="0" w:color="auto"/>
      </w:divBdr>
    </w:div>
    <w:div w:id="1170097356">
      <w:bodyDiv w:val="1"/>
      <w:marLeft w:val="0"/>
      <w:marRight w:val="0"/>
      <w:marTop w:val="0"/>
      <w:marBottom w:val="0"/>
      <w:divBdr>
        <w:top w:val="none" w:sz="0" w:space="0" w:color="auto"/>
        <w:left w:val="none" w:sz="0" w:space="0" w:color="auto"/>
        <w:bottom w:val="none" w:sz="0" w:space="0" w:color="auto"/>
        <w:right w:val="none" w:sz="0" w:space="0" w:color="auto"/>
      </w:divBdr>
    </w:div>
    <w:div w:id="1308049537">
      <w:bodyDiv w:val="1"/>
      <w:marLeft w:val="0"/>
      <w:marRight w:val="0"/>
      <w:marTop w:val="0"/>
      <w:marBottom w:val="0"/>
      <w:divBdr>
        <w:top w:val="none" w:sz="0" w:space="0" w:color="auto"/>
        <w:left w:val="none" w:sz="0" w:space="0" w:color="auto"/>
        <w:bottom w:val="none" w:sz="0" w:space="0" w:color="auto"/>
        <w:right w:val="none" w:sz="0" w:space="0" w:color="auto"/>
      </w:divBdr>
    </w:div>
    <w:div w:id="1308972578">
      <w:bodyDiv w:val="1"/>
      <w:marLeft w:val="0"/>
      <w:marRight w:val="0"/>
      <w:marTop w:val="0"/>
      <w:marBottom w:val="0"/>
      <w:divBdr>
        <w:top w:val="none" w:sz="0" w:space="0" w:color="auto"/>
        <w:left w:val="none" w:sz="0" w:space="0" w:color="auto"/>
        <w:bottom w:val="none" w:sz="0" w:space="0" w:color="auto"/>
        <w:right w:val="none" w:sz="0" w:space="0" w:color="auto"/>
      </w:divBdr>
    </w:div>
    <w:div w:id="1447578533">
      <w:bodyDiv w:val="1"/>
      <w:marLeft w:val="0"/>
      <w:marRight w:val="0"/>
      <w:marTop w:val="0"/>
      <w:marBottom w:val="0"/>
      <w:divBdr>
        <w:top w:val="none" w:sz="0" w:space="0" w:color="auto"/>
        <w:left w:val="none" w:sz="0" w:space="0" w:color="auto"/>
        <w:bottom w:val="none" w:sz="0" w:space="0" w:color="auto"/>
        <w:right w:val="none" w:sz="0" w:space="0" w:color="auto"/>
      </w:divBdr>
    </w:div>
    <w:div w:id="1453936143">
      <w:bodyDiv w:val="1"/>
      <w:marLeft w:val="0"/>
      <w:marRight w:val="0"/>
      <w:marTop w:val="0"/>
      <w:marBottom w:val="0"/>
      <w:divBdr>
        <w:top w:val="none" w:sz="0" w:space="0" w:color="auto"/>
        <w:left w:val="none" w:sz="0" w:space="0" w:color="auto"/>
        <w:bottom w:val="none" w:sz="0" w:space="0" w:color="auto"/>
        <w:right w:val="none" w:sz="0" w:space="0" w:color="auto"/>
      </w:divBdr>
    </w:div>
    <w:div w:id="1506242380">
      <w:bodyDiv w:val="1"/>
      <w:marLeft w:val="0"/>
      <w:marRight w:val="0"/>
      <w:marTop w:val="0"/>
      <w:marBottom w:val="0"/>
      <w:divBdr>
        <w:top w:val="none" w:sz="0" w:space="0" w:color="auto"/>
        <w:left w:val="none" w:sz="0" w:space="0" w:color="auto"/>
        <w:bottom w:val="none" w:sz="0" w:space="0" w:color="auto"/>
        <w:right w:val="none" w:sz="0" w:space="0" w:color="auto"/>
      </w:divBdr>
    </w:div>
    <w:div w:id="1565989189">
      <w:bodyDiv w:val="1"/>
      <w:marLeft w:val="0"/>
      <w:marRight w:val="0"/>
      <w:marTop w:val="0"/>
      <w:marBottom w:val="0"/>
      <w:divBdr>
        <w:top w:val="none" w:sz="0" w:space="0" w:color="auto"/>
        <w:left w:val="none" w:sz="0" w:space="0" w:color="auto"/>
        <w:bottom w:val="none" w:sz="0" w:space="0" w:color="auto"/>
        <w:right w:val="none" w:sz="0" w:space="0" w:color="auto"/>
      </w:divBdr>
    </w:div>
    <w:div w:id="1584606740">
      <w:bodyDiv w:val="1"/>
      <w:marLeft w:val="0"/>
      <w:marRight w:val="0"/>
      <w:marTop w:val="0"/>
      <w:marBottom w:val="0"/>
      <w:divBdr>
        <w:top w:val="none" w:sz="0" w:space="0" w:color="auto"/>
        <w:left w:val="none" w:sz="0" w:space="0" w:color="auto"/>
        <w:bottom w:val="none" w:sz="0" w:space="0" w:color="auto"/>
        <w:right w:val="none" w:sz="0" w:space="0" w:color="auto"/>
      </w:divBdr>
    </w:div>
    <w:div w:id="1788423708">
      <w:bodyDiv w:val="1"/>
      <w:marLeft w:val="0"/>
      <w:marRight w:val="0"/>
      <w:marTop w:val="0"/>
      <w:marBottom w:val="0"/>
      <w:divBdr>
        <w:top w:val="none" w:sz="0" w:space="0" w:color="auto"/>
        <w:left w:val="none" w:sz="0" w:space="0" w:color="auto"/>
        <w:bottom w:val="none" w:sz="0" w:space="0" w:color="auto"/>
        <w:right w:val="none" w:sz="0" w:space="0" w:color="auto"/>
      </w:divBdr>
    </w:div>
    <w:div w:id="1906449832">
      <w:bodyDiv w:val="1"/>
      <w:marLeft w:val="0"/>
      <w:marRight w:val="0"/>
      <w:marTop w:val="0"/>
      <w:marBottom w:val="0"/>
      <w:divBdr>
        <w:top w:val="none" w:sz="0" w:space="0" w:color="auto"/>
        <w:left w:val="none" w:sz="0" w:space="0" w:color="auto"/>
        <w:bottom w:val="none" w:sz="0" w:space="0" w:color="auto"/>
        <w:right w:val="none" w:sz="0" w:space="0" w:color="auto"/>
      </w:divBdr>
    </w:div>
    <w:div w:id="1927106117">
      <w:bodyDiv w:val="1"/>
      <w:marLeft w:val="0"/>
      <w:marRight w:val="0"/>
      <w:marTop w:val="0"/>
      <w:marBottom w:val="0"/>
      <w:divBdr>
        <w:top w:val="none" w:sz="0" w:space="0" w:color="auto"/>
        <w:left w:val="none" w:sz="0" w:space="0" w:color="auto"/>
        <w:bottom w:val="none" w:sz="0" w:space="0" w:color="auto"/>
        <w:right w:val="none" w:sz="0" w:space="0" w:color="auto"/>
      </w:divBdr>
    </w:div>
    <w:div w:id="1953586751">
      <w:bodyDiv w:val="1"/>
      <w:marLeft w:val="0"/>
      <w:marRight w:val="0"/>
      <w:marTop w:val="0"/>
      <w:marBottom w:val="0"/>
      <w:divBdr>
        <w:top w:val="none" w:sz="0" w:space="0" w:color="auto"/>
        <w:left w:val="none" w:sz="0" w:space="0" w:color="auto"/>
        <w:bottom w:val="none" w:sz="0" w:space="0" w:color="auto"/>
        <w:right w:val="none" w:sz="0" w:space="0" w:color="auto"/>
      </w:divBdr>
    </w:div>
    <w:div w:id="1972393239">
      <w:bodyDiv w:val="1"/>
      <w:marLeft w:val="0"/>
      <w:marRight w:val="0"/>
      <w:marTop w:val="0"/>
      <w:marBottom w:val="0"/>
      <w:divBdr>
        <w:top w:val="none" w:sz="0" w:space="0" w:color="auto"/>
        <w:left w:val="none" w:sz="0" w:space="0" w:color="auto"/>
        <w:bottom w:val="none" w:sz="0" w:space="0" w:color="auto"/>
        <w:right w:val="none" w:sz="0" w:space="0" w:color="auto"/>
      </w:divBdr>
    </w:div>
    <w:div w:id="1992563377">
      <w:bodyDiv w:val="1"/>
      <w:marLeft w:val="0"/>
      <w:marRight w:val="0"/>
      <w:marTop w:val="0"/>
      <w:marBottom w:val="0"/>
      <w:divBdr>
        <w:top w:val="none" w:sz="0" w:space="0" w:color="auto"/>
        <w:left w:val="none" w:sz="0" w:space="0" w:color="auto"/>
        <w:bottom w:val="none" w:sz="0" w:space="0" w:color="auto"/>
        <w:right w:val="none" w:sz="0" w:space="0" w:color="auto"/>
      </w:divBdr>
    </w:div>
    <w:div w:id="201826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comments" Target="comments.xml"/></Relationships>
</file>

<file path=word/_rels/footer1.xml.rels><?xml version="1.0" encoding="UTF-8" standalone="yes"?>
<Relationships xmlns="http://schemas.openxmlformats.org/package/2006/relationships"><Relationship Id="rId1" Type="http://schemas.openxmlformats.org/officeDocument/2006/relationships/hyperlink" Target="mailto:aline.brunet@cea.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xendo\Mes%20documents\Axendo%20-%20Missions\CEA\Projet%20-%20R&#233;f&#233;rentiel%20projet\001%20-%20Charte%20graphique\Charte%20SERSI.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16BB3-5841-4A82-ACE6-93A055390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Charte SERSI.dot</Template>
  <TotalTime>64</TotalTime>
  <Pages>144</Pages>
  <Words>44854</Words>
  <Characters>239243</Characters>
  <Application>Microsoft Office Word</Application>
  <DocSecurity>0</DocSecurity>
  <Lines>1993</Lines>
  <Paragraphs>567</Paragraphs>
  <ScaleCrop>false</ScaleCrop>
  <HeadingPairs>
    <vt:vector size="2" baseType="variant">
      <vt:variant>
        <vt:lpstr>Titre</vt:lpstr>
      </vt:variant>
      <vt:variant>
        <vt:i4>1</vt:i4>
      </vt:variant>
    </vt:vector>
  </HeadingPairs>
  <TitlesOfParts>
    <vt:vector size="1" baseType="lpstr">
      <vt:lpstr>NOM DU PROJET</vt:lpstr>
    </vt:vector>
  </TitlesOfParts>
  <Company>CEA</Company>
  <LinksUpToDate>false</LinksUpToDate>
  <CharactersWithSpaces>283530</CharactersWithSpaces>
  <SharedDoc>false</SharedDoc>
  <HLinks>
    <vt:vector size="990" baseType="variant">
      <vt:variant>
        <vt:i4>1900592</vt:i4>
      </vt:variant>
      <vt:variant>
        <vt:i4>980</vt:i4>
      </vt:variant>
      <vt:variant>
        <vt:i4>0</vt:i4>
      </vt:variant>
      <vt:variant>
        <vt:i4>5</vt:i4>
      </vt:variant>
      <vt:variant>
        <vt:lpwstr/>
      </vt:variant>
      <vt:variant>
        <vt:lpwstr>_Toc290308282</vt:lpwstr>
      </vt:variant>
      <vt:variant>
        <vt:i4>1900592</vt:i4>
      </vt:variant>
      <vt:variant>
        <vt:i4>974</vt:i4>
      </vt:variant>
      <vt:variant>
        <vt:i4>0</vt:i4>
      </vt:variant>
      <vt:variant>
        <vt:i4>5</vt:i4>
      </vt:variant>
      <vt:variant>
        <vt:lpwstr/>
      </vt:variant>
      <vt:variant>
        <vt:lpwstr>_Toc290308281</vt:lpwstr>
      </vt:variant>
      <vt:variant>
        <vt:i4>1900592</vt:i4>
      </vt:variant>
      <vt:variant>
        <vt:i4>968</vt:i4>
      </vt:variant>
      <vt:variant>
        <vt:i4>0</vt:i4>
      </vt:variant>
      <vt:variant>
        <vt:i4>5</vt:i4>
      </vt:variant>
      <vt:variant>
        <vt:lpwstr/>
      </vt:variant>
      <vt:variant>
        <vt:lpwstr>_Toc290308280</vt:lpwstr>
      </vt:variant>
      <vt:variant>
        <vt:i4>1179696</vt:i4>
      </vt:variant>
      <vt:variant>
        <vt:i4>962</vt:i4>
      </vt:variant>
      <vt:variant>
        <vt:i4>0</vt:i4>
      </vt:variant>
      <vt:variant>
        <vt:i4>5</vt:i4>
      </vt:variant>
      <vt:variant>
        <vt:lpwstr/>
      </vt:variant>
      <vt:variant>
        <vt:lpwstr>_Toc290308279</vt:lpwstr>
      </vt:variant>
      <vt:variant>
        <vt:i4>1179696</vt:i4>
      </vt:variant>
      <vt:variant>
        <vt:i4>956</vt:i4>
      </vt:variant>
      <vt:variant>
        <vt:i4>0</vt:i4>
      </vt:variant>
      <vt:variant>
        <vt:i4>5</vt:i4>
      </vt:variant>
      <vt:variant>
        <vt:lpwstr/>
      </vt:variant>
      <vt:variant>
        <vt:lpwstr>_Toc290308278</vt:lpwstr>
      </vt:variant>
      <vt:variant>
        <vt:i4>1179696</vt:i4>
      </vt:variant>
      <vt:variant>
        <vt:i4>950</vt:i4>
      </vt:variant>
      <vt:variant>
        <vt:i4>0</vt:i4>
      </vt:variant>
      <vt:variant>
        <vt:i4>5</vt:i4>
      </vt:variant>
      <vt:variant>
        <vt:lpwstr/>
      </vt:variant>
      <vt:variant>
        <vt:lpwstr>_Toc290308277</vt:lpwstr>
      </vt:variant>
      <vt:variant>
        <vt:i4>1179696</vt:i4>
      </vt:variant>
      <vt:variant>
        <vt:i4>944</vt:i4>
      </vt:variant>
      <vt:variant>
        <vt:i4>0</vt:i4>
      </vt:variant>
      <vt:variant>
        <vt:i4>5</vt:i4>
      </vt:variant>
      <vt:variant>
        <vt:lpwstr/>
      </vt:variant>
      <vt:variant>
        <vt:lpwstr>_Toc290308276</vt:lpwstr>
      </vt:variant>
      <vt:variant>
        <vt:i4>1179696</vt:i4>
      </vt:variant>
      <vt:variant>
        <vt:i4>938</vt:i4>
      </vt:variant>
      <vt:variant>
        <vt:i4>0</vt:i4>
      </vt:variant>
      <vt:variant>
        <vt:i4>5</vt:i4>
      </vt:variant>
      <vt:variant>
        <vt:lpwstr/>
      </vt:variant>
      <vt:variant>
        <vt:lpwstr>_Toc290308275</vt:lpwstr>
      </vt:variant>
      <vt:variant>
        <vt:i4>1179696</vt:i4>
      </vt:variant>
      <vt:variant>
        <vt:i4>932</vt:i4>
      </vt:variant>
      <vt:variant>
        <vt:i4>0</vt:i4>
      </vt:variant>
      <vt:variant>
        <vt:i4>5</vt:i4>
      </vt:variant>
      <vt:variant>
        <vt:lpwstr/>
      </vt:variant>
      <vt:variant>
        <vt:lpwstr>_Toc290308274</vt:lpwstr>
      </vt:variant>
      <vt:variant>
        <vt:i4>1179696</vt:i4>
      </vt:variant>
      <vt:variant>
        <vt:i4>926</vt:i4>
      </vt:variant>
      <vt:variant>
        <vt:i4>0</vt:i4>
      </vt:variant>
      <vt:variant>
        <vt:i4>5</vt:i4>
      </vt:variant>
      <vt:variant>
        <vt:lpwstr/>
      </vt:variant>
      <vt:variant>
        <vt:lpwstr>_Toc290308273</vt:lpwstr>
      </vt:variant>
      <vt:variant>
        <vt:i4>1179696</vt:i4>
      </vt:variant>
      <vt:variant>
        <vt:i4>920</vt:i4>
      </vt:variant>
      <vt:variant>
        <vt:i4>0</vt:i4>
      </vt:variant>
      <vt:variant>
        <vt:i4>5</vt:i4>
      </vt:variant>
      <vt:variant>
        <vt:lpwstr/>
      </vt:variant>
      <vt:variant>
        <vt:lpwstr>_Toc290308272</vt:lpwstr>
      </vt:variant>
      <vt:variant>
        <vt:i4>1179696</vt:i4>
      </vt:variant>
      <vt:variant>
        <vt:i4>914</vt:i4>
      </vt:variant>
      <vt:variant>
        <vt:i4>0</vt:i4>
      </vt:variant>
      <vt:variant>
        <vt:i4>5</vt:i4>
      </vt:variant>
      <vt:variant>
        <vt:lpwstr/>
      </vt:variant>
      <vt:variant>
        <vt:lpwstr>_Toc290308271</vt:lpwstr>
      </vt:variant>
      <vt:variant>
        <vt:i4>1179696</vt:i4>
      </vt:variant>
      <vt:variant>
        <vt:i4>908</vt:i4>
      </vt:variant>
      <vt:variant>
        <vt:i4>0</vt:i4>
      </vt:variant>
      <vt:variant>
        <vt:i4>5</vt:i4>
      </vt:variant>
      <vt:variant>
        <vt:lpwstr/>
      </vt:variant>
      <vt:variant>
        <vt:lpwstr>_Toc290308270</vt:lpwstr>
      </vt:variant>
      <vt:variant>
        <vt:i4>1245232</vt:i4>
      </vt:variant>
      <vt:variant>
        <vt:i4>902</vt:i4>
      </vt:variant>
      <vt:variant>
        <vt:i4>0</vt:i4>
      </vt:variant>
      <vt:variant>
        <vt:i4>5</vt:i4>
      </vt:variant>
      <vt:variant>
        <vt:lpwstr/>
      </vt:variant>
      <vt:variant>
        <vt:lpwstr>_Toc290308269</vt:lpwstr>
      </vt:variant>
      <vt:variant>
        <vt:i4>1245232</vt:i4>
      </vt:variant>
      <vt:variant>
        <vt:i4>896</vt:i4>
      </vt:variant>
      <vt:variant>
        <vt:i4>0</vt:i4>
      </vt:variant>
      <vt:variant>
        <vt:i4>5</vt:i4>
      </vt:variant>
      <vt:variant>
        <vt:lpwstr/>
      </vt:variant>
      <vt:variant>
        <vt:lpwstr>_Toc290308268</vt:lpwstr>
      </vt:variant>
      <vt:variant>
        <vt:i4>1245232</vt:i4>
      </vt:variant>
      <vt:variant>
        <vt:i4>890</vt:i4>
      </vt:variant>
      <vt:variant>
        <vt:i4>0</vt:i4>
      </vt:variant>
      <vt:variant>
        <vt:i4>5</vt:i4>
      </vt:variant>
      <vt:variant>
        <vt:lpwstr/>
      </vt:variant>
      <vt:variant>
        <vt:lpwstr>_Toc290308267</vt:lpwstr>
      </vt:variant>
      <vt:variant>
        <vt:i4>1245232</vt:i4>
      </vt:variant>
      <vt:variant>
        <vt:i4>884</vt:i4>
      </vt:variant>
      <vt:variant>
        <vt:i4>0</vt:i4>
      </vt:variant>
      <vt:variant>
        <vt:i4>5</vt:i4>
      </vt:variant>
      <vt:variant>
        <vt:lpwstr/>
      </vt:variant>
      <vt:variant>
        <vt:lpwstr>_Toc290308266</vt:lpwstr>
      </vt:variant>
      <vt:variant>
        <vt:i4>1245232</vt:i4>
      </vt:variant>
      <vt:variant>
        <vt:i4>878</vt:i4>
      </vt:variant>
      <vt:variant>
        <vt:i4>0</vt:i4>
      </vt:variant>
      <vt:variant>
        <vt:i4>5</vt:i4>
      </vt:variant>
      <vt:variant>
        <vt:lpwstr/>
      </vt:variant>
      <vt:variant>
        <vt:lpwstr>_Toc290308265</vt:lpwstr>
      </vt:variant>
      <vt:variant>
        <vt:i4>1245232</vt:i4>
      </vt:variant>
      <vt:variant>
        <vt:i4>872</vt:i4>
      </vt:variant>
      <vt:variant>
        <vt:i4>0</vt:i4>
      </vt:variant>
      <vt:variant>
        <vt:i4>5</vt:i4>
      </vt:variant>
      <vt:variant>
        <vt:lpwstr/>
      </vt:variant>
      <vt:variant>
        <vt:lpwstr>_Toc290308264</vt:lpwstr>
      </vt:variant>
      <vt:variant>
        <vt:i4>1245232</vt:i4>
      </vt:variant>
      <vt:variant>
        <vt:i4>866</vt:i4>
      </vt:variant>
      <vt:variant>
        <vt:i4>0</vt:i4>
      </vt:variant>
      <vt:variant>
        <vt:i4>5</vt:i4>
      </vt:variant>
      <vt:variant>
        <vt:lpwstr/>
      </vt:variant>
      <vt:variant>
        <vt:lpwstr>_Toc290308263</vt:lpwstr>
      </vt:variant>
      <vt:variant>
        <vt:i4>1245232</vt:i4>
      </vt:variant>
      <vt:variant>
        <vt:i4>860</vt:i4>
      </vt:variant>
      <vt:variant>
        <vt:i4>0</vt:i4>
      </vt:variant>
      <vt:variant>
        <vt:i4>5</vt:i4>
      </vt:variant>
      <vt:variant>
        <vt:lpwstr/>
      </vt:variant>
      <vt:variant>
        <vt:lpwstr>_Toc290308262</vt:lpwstr>
      </vt:variant>
      <vt:variant>
        <vt:i4>1245232</vt:i4>
      </vt:variant>
      <vt:variant>
        <vt:i4>854</vt:i4>
      </vt:variant>
      <vt:variant>
        <vt:i4>0</vt:i4>
      </vt:variant>
      <vt:variant>
        <vt:i4>5</vt:i4>
      </vt:variant>
      <vt:variant>
        <vt:lpwstr/>
      </vt:variant>
      <vt:variant>
        <vt:lpwstr>_Toc290308261</vt:lpwstr>
      </vt:variant>
      <vt:variant>
        <vt:i4>1245232</vt:i4>
      </vt:variant>
      <vt:variant>
        <vt:i4>848</vt:i4>
      </vt:variant>
      <vt:variant>
        <vt:i4>0</vt:i4>
      </vt:variant>
      <vt:variant>
        <vt:i4>5</vt:i4>
      </vt:variant>
      <vt:variant>
        <vt:lpwstr/>
      </vt:variant>
      <vt:variant>
        <vt:lpwstr>_Toc290308260</vt:lpwstr>
      </vt:variant>
      <vt:variant>
        <vt:i4>1048624</vt:i4>
      </vt:variant>
      <vt:variant>
        <vt:i4>842</vt:i4>
      </vt:variant>
      <vt:variant>
        <vt:i4>0</vt:i4>
      </vt:variant>
      <vt:variant>
        <vt:i4>5</vt:i4>
      </vt:variant>
      <vt:variant>
        <vt:lpwstr/>
      </vt:variant>
      <vt:variant>
        <vt:lpwstr>_Toc290308259</vt:lpwstr>
      </vt:variant>
      <vt:variant>
        <vt:i4>1048624</vt:i4>
      </vt:variant>
      <vt:variant>
        <vt:i4>836</vt:i4>
      </vt:variant>
      <vt:variant>
        <vt:i4>0</vt:i4>
      </vt:variant>
      <vt:variant>
        <vt:i4>5</vt:i4>
      </vt:variant>
      <vt:variant>
        <vt:lpwstr/>
      </vt:variant>
      <vt:variant>
        <vt:lpwstr>_Toc290308258</vt:lpwstr>
      </vt:variant>
      <vt:variant>
        <vt:i4>1048624</vt:i4>
      </vt:variant>
      <vt:variant>
        <vt:i4>830</vt:i4>
      </vt:variant>
      <vt:variant>
        <vt:i4>0</vt:i4>
      </vt:variant>
      <vt:variant>
        <vt:i4>5</vt:i4>
      </vt:variant>
      <vt:variant>
        <vt:lpwstr/>
      </vt:variant>
      <vt:variant>
        <vt:lpwstr>_Toc290308257</vt:lpwstr>
      </vt:variant>
      <vt:variant>
        <vt:i4>1048624</vt:i4>
      </vt:variant>
      <vt:variant>
        <vt:i4>824</vt:i4>
      </vt:variant>
      <vt:variant>
        <vt:i4>0</vt:i4>
      </vt:variant>
      <vt:variant>
        <vt:i4>5</vt:i4>
      </vt:variant>
      <vt:variant>
        <vt:lpwstr/>
      </vt:variant>
      <vt:variant>
        <vt:lpwstr>_Toc290308256</vt:lpwstr>
      </vt:variant>
      <vt:variant>
        <vt:i4>1048624</vt:i4>
      </vt:variant>
      <vt:variant>
        <vt:i4>818</vt:i4>
      </vt:variant>
      <vt:variant>
        <vt:i4>0</vt:i4>
      </vt:variant>
      <vt:variant>
        <vt:i4>5</vt:i4>
      </vt:variant>
      <vt:variant>
        <vt:lpwstr/>
      </vt:variant>
      <vt:variant>
        <vt:lpwstr>_Toc290308255</vt:lpwstr>
      </vt:variant>
      <vt:variant>
        <vt:i4>1048624</vt:i4>
      </vt:variant>
      <vt:variant>
        <vt:i4>812</vt:i4>
      </vt:variant>
      <vt:variant>
        <vt:i4>0</vt:i4>
      </vt:variant>
      <vt:variant>
        <vt:i4>5</vt:i4>
      </vt:variant>
      <vt:variant>
        <vt:lpwstr/>
      </vt:variant>
      <vt:variant>
        <vt:lpwstr>_Toc290308254</vt:lpwstr>
      </vt:variant>
      <vt:variant>
        <vt:i4>1048624</vt:i4>
      </vt:variant>
      <vt:variant>
        <vt:i4>806</vt:i4>
      </vt:variant>
      <vt:variant>
        <vt:i4>0</vt:i4>
      </vt:variant>
      <vt:variant>
        <vt:i4>5</vt:i4>
      </vt:variant>
      <vt:variant>
        <vt:lpwstr/>
      </vt:variant>
      <vt:variant>
        <vt:lpwstr>_Toc290308253</vt:lpwstr>
      </vt:variant>
      <vt:variant>
        <vt:i4>1048624</vt:i4>
      </vt:variant>
      <vt:variant>
        <vt:i4>800</vt:i4>
      </vt:variant>
      <vt:variant>
        <vt:i4>0</vt:i4>
      </vt:variant>
      <vt:variant>
        <vt:i4>5</vt:i4>
      </vt:variant>
      <vt:variant>
        <vt:lpwstr/>
      </vt:variant>
      <vt:variant>
        <vt:lpwstr>_Toc290308252</vt:lpwstr>
      </vt:variant>
      <vt:variant>
        <vt:i4>1048624</vt:i4>
      </vt:variant>
      <vt:variant>
        <vt:i4>794</vt:i4>
      </vt:variant>
      <vt:variant>
        <vt:i4>0</vt:i4>
      </vt:variant>
      <vt:variant>
        <vt:i4>5</vt:i4>
      </vt:variant>
      <vt:variant>
        <vt:lpwstr/>
      </vt:variant>
      <vt:variant>
        <vt:lpwstr>_Toc290308251</vt:lpwstr>
      </vt:variant>
      <vt:variant>
        <vt:i4>1048624</vt:i4>
      </vt:variant>
      <vt:variant>
        <vt:i4>788</vt:i4>
      </vt:variant>
      <vt:variant>
        <vt:i4>0</vt:i4>
      </vt:variant>
      <vt:variant>
        <vt:i4>5</vt:i4>
      </vt:variant>
      <vt:variant>
        <vt:lpwstr/>
      </vt:variant>
      <vt:variant>
        <vt:lpwstr>_Toc290308250</vt:lpwstr>
      </vt:variant>
      <vt:variant>
        <vt:i4>1114160</vt:i4>
      </vt:variant>
      <vt:variant>
        <vt:i4>782</vt:i4>
      </vt:variant>
      <vt:variant>
        <vt:i4>0</vt:i4>
      </vt:variant>
      <vt:variant>
        <vt:i4>5</vt:i4>
      </vt:variant>
      <vt:variant>
        <vt:lpwstr/>
      </vt:variant>
      <vt:variant>
        <vt:lpwstr>_Toc290308249</vt:lpwstr>
      </vt:variant>
      <vt:variant>
        <vt:i4>1114160</vt:i4>
      </vt:variant>
      <vt:variant>
        <vt:i4>776</vt:i4>
      </vt:variant>
      <vt:variant>
        <vt:i4>0</vt:i4>
      </vt:variant>
      <vt:variant>
        <vt:i4>5</vt:i4>
      </vt:variant>
      <vt:variant>
        <vt:lpwstr/>
      </vt:variant>
      <vt:variant>
        <vt:lpwstr>_Toc290308248</vt:lpwstr>
      </vt:variant>
      <vt:variant>
        <vt:i4>1114160</vt:i4>
      </vt:variant>
      <vt:variant>
        <vt:i4>770</vt:i4>
      </vt:variant>
      <vt:variant>
        <vt:i4>0</vt:i4>
      </vt:variant>
      <vt:variant>
        <vt:i4>5</vt:i4>
      </vt:variant>
      <vt:variant>
        <vt:lpwstr/>
      </vt:variant>
      <vt:variant>
        <vt:lpwstr>_Toc290308247</vt:lpwstr>
      </vt:variant>
      <vt:variant>
        <vt:i4>1114160</vt:i4>
      </vt:variant>
      <vt:variant>
        <vt:i4>764</vt:i4>
      </vt:variant>
      <vt:variant>
        <vt:i4>0</vt:i4>
      </vt:variant>
      <vt:variant>
        <vt:i4>5</vt:i4>
      </vt:variant>
      <vt:variant>
        <vt:lpwstr/>
      </vt:variant>
      <vt:variant>
        <vt:lpwstr>_Toc290308246</vt:lpwstr>
      </vt:variant>
      <vt:variant>
        <vt:i4>1114160</vt:i4>
      </vt:variant>
      <vt:variant>
        <vt:i4>758</vt:i4>
      </vt:variant>
      <vt:variant>
        <vt:i4>0</vt:i4>
      </vt:variant>
      <vt:variant>
        <vt:i4>5</vt:i4>
      </vt:variant>
      <vt:variant>
        <vt:lpwstr/>
      </vt:variant>
      <vt:variant>
        <vt:lpwstr>_Toc290308245</vt:lpwstr>
      </vt:variant>
      <vt:variant>
        <vt:i4>1114160</vt:i4>
      </vt:variant>
      <vt:variant>
        <vt:i4>752</vt:i4>
      </vt:variant>
      <vt:variant>
        <vt:i4>0</vt:i4>
      </vt:variant>
      <vt:variant>
        <vt:i4>5</vt:i4>
      </vt:variant>
      <vt:variant>
        <vt:lpwstr/>
      </vt:variant>
      <vt:variant>
        <vt:lpwstr>_Toc290308244</vt:lpwstr>
      </vt:variant>
      <vt:variant>
        <vt:i4>1114160</vt:i4>
      </vt:variant>
      <vt:variant>
        <vt:i4>746</vt:i4>
      </vt:variant>
      <vt:variant>
        <vt:i4>0</vt:i4>
      </vt:variant>
      <vt:variant>
        <vt:i4>5</vt:i4>
      </vt:variant>
      <vt:variant>
        <vt:lpwstr/>
      </vt:variant>
      <vt:variant>
        <vt:lpwstr>_Toc290308243</vt:lpwstr>
      </vt:variant>
      <vt:variant>
        <vt:i4>1114160</vt:i4>
      </vt:variant>
      <vt:variant>
        <vt:i4>740</vt:i4>
      </vt:variant>
      <vt:variant>
        <vt:i4>0</vt:i4>
      </vt:variant>
      <vt:variant>
        <vt:i4>5</vt:i4>
      </vt:variant>
      <vt:variant>
        <vt:lpwstr/>
      </vt:variant>
      <vt:variant>
        <vt:lpwstr>_Toc290308242</vt:lpwstr>
      </vt:variant>
      <vt:variant>
        <vt:i4>1114160</vt:i4>
      </vt:variant>
      <vt:variant>
        <vt:i4>734</vt:i4>
      </vt:variant>
      <vt:variant>
        <vt:i4>0</vt:i4>
      </vt:variant>
      <vt:variant>
        <vt:i4>5</vt:i4>
      </vt:variant>
      <vt:variant>
        <vt:lpwstr/>
      </vt:variant>
      <vt:variant>
        <vt:lpwstr>_Toc290308241</vt:lpwstr>
      </vt:variant>
      <vt:variant>
        <vt:i4>1114160</vt:i4>
      </vt:variant>
      <vt:variant>
        <vt:i4>728</vt:i4>
      </vt:variant>
      <vt:variant>
        <vt:i4>0</vt:i4>
      </vt:variant>
      <vt:variant>
        <vt:i4>5</vt:i4>
      </vt:variant>
      <vt:variant>
        <vt:lpwstr/>
      </vt:variant>
      <vt:variant>
        <vt:lpwstr>_Toc290308240</vt:lpwstr>
      </vt:variant>
      <vt:variant>
        <vt:i4>1441840</vt:i4>
      </vt:variant>
      <vt:variant>
        <vt:i4>722</vt:i4>
      </vt:variant>
      <vt:variant>
        <vt:i4>0</vt:i4>
      </vt:variant>
      <vt:variant>
        <vt:i4>5</vt:i4>
      </vt:variant>
      <vt:variant>
        <vt:lpwstr/>
      </vt:variant>
      <vt:variant>
        <vt:lpwstr>_Toc290308239</vt:lpwstr>
      </vt:variant>
      <vt:variant>
        <vt:i4>1441840</vt:i4>
      </vt:variant>
      <vt:variant>
        <vt:i4>716</vt:i4>
      </vt:variant>
      <vt:variant>
        <vt:i4>0</vt:i4>
      </vt:variant>
      <vt:variant>
        <vt:i4>5</vt:i4>
      </vt:variant>
      <vt:variant>
        <vt:lpwstr/>
      </vt:variant>
      <vt:variant>
        <vt:lpwstr>_Toc290308238</vt:lpwstr>
      </vt:variant>
      <vt:variant>
        <vt:i4>1441840</vt:i4>
      </vt:variant>
      <vt:variant>
        <vt:i4>710</vt:i4>
      </vt:variant>
      <vt:variant>
        <vt:i4>0</vt:i4>
      </vt:variant>
      <vt:variant>
        <vt:i4>5</vt:i4>
      </vt:variant>
      <vt:variant>
        <vt:lpwstr/>
      </vt:variant>
      <vt:variant>
        <vt:lpwstr>_Toc290308237</vt:lpwstr>
      </vt:variant>
      <vt:variant>
        <vt:i4>1441840</vt:i4>
      </vt:variant>
      <vt:variant>
        <vt:i4>704</vt:i4>
      </vt:variant>
      <vt:variant>
        <vt:i4>0</vt:i4>
      </vt:variant>
      <vt:variant>
        <vt:i4>5</vt:i4>
      </vt:variant>
      <vt:variant>
        <vt:lpwstr/>
      </vt:variant>
      <vt:variant>
        <vt:lpwstr>_Toc290308236</vt:lpwstr>
      </vt:variant>
      <vt:variant>
        <vt:i4>1441840</vt:i4>
      </vt:variant>
      <vt:variant>
        <vt:i4>698</vt:i4>
      </vt:variant>
      <vt:variant>
        <vt:i4>0</vt:i4>
      </vt:variant>
      <vt:variant>
        <vt:i4>5</vt:i4>
      </vt:variant>
      <vt:variant>
        <vt:lpwstr/>
      </vt:variant>
      <vt:variant>
        <vt:lpwstr>_Toc290308235</vt:lpwstr>
      </vt:variant>
      <vt:variant>
        <vt:i4>1441840</vt:i4>
      </vt:variant>
      <vt:variant>
        <vt:i4>692</vt:i4>
      </vt:variant>
      <vt:variant>
        <vt:i4>0</vt:i4>
      </vt:variant>
      <vt:variant>
        <vt:i4>5</vt:i4>
      </vt:variant>
      <vt:variant>
        <vt:lpwstr/>
      </vt:variant>
      <vt:variant>
        <vt:lpwstr>_Toc290308234</vt:lpwstr>
      </vt:variant>
      <vt:variant>
        <vt:i4>1441840</vt:i4>
      </vt:variant>
      <vt:variant>
        <vt:i4>686</vt:i4>
      </vt:variant>
      <vt:variant>
        <vt:i4>0</vt:i4>
      </vt:variant>
      <vt:variant>
        <vt:i4>5</vt:i4>
      </vt:variant>
      <vt:variant>
        <vt:lpwstr/>
      </vt:variant>
      <vt:variant>
        <vt:lpwstr>_Toc290308233</vt:lpwstr>
      </vt:variant>
      <vt:variant>
        <vt:i4>1441840</vt:i4>
      </vt:variant>
      <vt:variant>
        <vt:i4>680</vt:i4>
      </vt:variant>
      <vt:variant>
        <vt:i4>0</vt:i4>
      </vt:variant>
      <vt:variant>
        <vt:i4>5</vt:i4>
      </vt:variant>
      <vt:variant>
        <vt:lpwstr/>
      </vt:variant>
      <vt:variant>
        <vt:lpwstr>_Toc290308232</vt:lpwstr>
      </vt:variant>
      <vt:variant>
        <vt:i4>1441840</vt:i4>
      </vt:variant>
      <vt:variant>
        <vt:i4>674</vt:i4>
      </vt:variant>
      <vt:variant>
        <vt:i4>0</vt:i4>
      </vt:variant>
      <vt:variant>
        <vt:i4>5</vt:i4>
      </vt:variant>
      <vt:variant>
        <vt:lpwstr/>
      </vt:variant>
      <vt:variant>
        <vt:lpwstr>_Toc290308231</vt:lpwstr>
      </vt:variant>
      <vt:variant>
        <vt:i4>1441840</vt:i4>
      </vt:variant>
      <vt:variant>
        <vt:i4>668</vt:i4>
      </vt:variant>
      <vt:variant>
        <vt:i4>0</vt:i4>
      </vt:variant>
      <vt:variant>
        <vt:i4>5</vt:i4>
      </vt:variant>
      <vt:variant>
        <vt:lpwstr/>
      </vt:variant>
      <vt:variant>
        <vt:lpwstr>_Toc290308230</vt:lpwstr>
      </vt:variant>
      <vt:variant>
        <vt:i4>1507376</vt:i4>
      </vt:variant>
      <vt:variant>
        <vt:i4>662</vt:i4>
      </vt:variant>
      <vt:variant>
        <vt:i4>0</vt:i4>
      </vt:variant>
      <vt:variant>
        <vt:i4>5</vt:i4>
      </vt:variant>
      <vt:variant>
        <vt:lpwstr/>
      </vt:variant>
      <vt:variant>
        <vt:lpwstr>_Toc290308229</vt:lpwstr>
      </vt:variant>
      <vt:variant>
        <vt:i4>1507376</vt:i4>
      </vt:variant>
      <vt:variant>
        <vt:i4>656</vt:i4>
      </vt:variant>
      <vt:variant>
        <vt:i4>0</vt:i4>
      </vt:variant>
      <vt:variant>
        <vt:i4>5</vt:i4>
      </vt:variant>
      <vt:variant>
        <vt:lpwstr/>
      </vt:variant>
      <vt:variant>
        <vt:lpwstr>_Toc290308228</vt:lpwstr>
      </vt:variant>
      <vt:variant>
        <vt:i4>1507376</vt:i4>
      </vt:variant>
      <vt:variant>
        <vt:i4>650</vt:i4>
      </vt:variant>
      <vt:variant>
        <vt:i4>0</vt:i4>
      </vt:variant>
      <vt:variant>
        <vt:i4>5</vt:i4>
      </vt:variant>
      <vt:variant>
        <vt:lpwstr/>
      </vt:variant>
      <vt:variant>
        <vt:lpwstr>_Toc290308227</vt:lpwstr>
      </vt:variant>
      <vt:variant>
        <vt:i4>1507376</vt:i4>
      </vt:variant>
      <vt:variant>
        <vt:i4>644</vt:i4>
      </vt:variant>
      <vt:variant>
        <vt:i4>0</vt:i4>
      </vt:variant>
      <vt:variant>
        <vt:i4>5</vt:i4>
      </vt:variant>
      <vt:variant>
        <vt:lpwstr/>
      </vt:variant>
      <vt:variant>
        <vt:lpwstr>_Toc290308226</vt:lpwstr>
      </vt:variant>
      <vt:variant>
        <vt:i4>1507376</vt:i4>
      </vt:variant>
      <vt:variant>
        <vt:i4>638</vt:i4>
      </vt:variant>
      <vt:variant>
        <vt:i4>0</vt:i4>
      </vt:variant>
      <vt:variant>
        <vt:i4>5</vt:i4>
      </vt:variant>
      <vt:variant>
        <vt:lpwstr/>
      </vt:variant>
      <vt:variant>
        <vt:lpwstr>_Toc290308225</vt:lpwstr>
      </vt:variant>
      <vt:variant>
        <vt:i4>1507376</vt:i4>
      </vt:variant>
      <vt:variant>
        <vt:i4>632</vt:i4>
      </vt:variant>
      <vt:variant>
        <vt:i4>0</vt:i4>
      </vt:variant>
      <vt:variant>
        <vt:i4>5</vt:i4>
      </vt:variant>
      <vt:variant>
        <vt:lpwstr/>
      </vt:variant>
      <vt:variant>
        <vt:lpwstr>_Toc290308224</vt:lpwstr>
      </vt:variant>
      <vt:variant>
        <vt:i4>1507376</vt:i4>
      </vt:variant>
      <vt:variant>
        <vt:i4>626</vt:i4>
      </vt:variant>
      <vt:variant>
        <vt:i4>0</vt:i4>
      </vt:variant>
      <vt:variant>
        <vt:i4>5</vt:i4>
      </vt:variant>
      <vt:variant>
        <vt:lpwstr/>
      </vt:variant>
      <vt:variant>
        <vt:lpwstr>_Toc290308223</vt:lpwstr>
      </vt:variant>
      <vt:variant>
        <vt:i4>1507376</vt:i4>
      </vt:variant>
      <vt:variant>
        <vt:i4>620</vt:i4>
      </vt:variant>
      <vt:variant>
        <vt:i4>0</vt:i4>
      </vt:variant>
      <vt:variant>
        <vt:i4>5</vt:i4>
      </vt:variant>
      <vt:variant>
        <vt:lpwstr/>
      </vt:variant>
      <vt:variant>
        <vt:lpwstr>_Toc290308222</vt:lpwstr>
      </vt:variant>
      <vt:variant>
        <vt:i4>1507376</vt:i4>
      </vt:variant>
      <vt:variant>
        <vt:i4>614</vt:i4>
      </vt:variant>
      <vt:variant>
        <vt:i4>0</vt:i4>
      </vt:variant>
      <vt:variant>
        <vt:i4>5</vt:i4>
      </vt:variant>
      <vt:variant>
        <vt:lpwstr/>
      </vt:variant>
      <vt:variant>
        <vt:lpwstr>_Toc290308221</vt:lpwstr>
      </vt:variant>
      <vt:variant>
        <vt:i4>1507376</vt:i4>
      </vt:variant>
      <vt:variant>
        <vt:i4>608</vt:i4>
      </vt:variant>
      <vt:variant>
        <vt:i4>0</vt:i4>
      </vt:variant>
      <vt:variant>
        <vt:i4>5</vt:i4>
      </vt:variant>
      <vt:variant>
        <vt:lpwstr/>
      </vt:variant>
      <vt:variant>
        <vt:lpwstr>_Toc290308220</vt:lpwstr>
      </vt:variant>
      <vt:variant>
        <vt:i4>1310768</vt:i4>
      </vt:variant>
      <vt:variant>
        <vt:i4>602</vt:i4>
      </vt:variant>
      <vt:variant>
        <vt:i4>0</vt:i4>
      </vt:variant>
      <vt:variant>
        <vt:i4>5</vt:i4>
      </vt:variant>
      <vt:variant>
        <vt:lpwstr/>
      </vt:variant>
      <vt:variant>
        <vt:lpwstr>_Toc290308219</vt:lpwstr>
      </vt:variant>
      <vt:variant>
        <vt:i4>1310768</vt:i4>
      </vt:variant>
      <vt:variant>
        <vt:i4>596</vt:i4>
      </vt:variant>
      <vt:variant>
        <vt:i4>0</vt:i4>
      </vt:variant>
      <vt:variant>
        <vt:i4>5</vt:i4>
      </vt:variant>
      <vt:variant>
        <vt:lpwstr/>
      </vt:variant>
      <vt:variant>
        <vt:lpwstr>_Toc290308218</vt:lpwstr>
      </vt:variant>
      <vt:variant>
        <vt:i4>1310768</vt:i4>
      </vt:variant>
      <vt:variant>
        <vt:i4>590</vt:i4>
      </vt:variant>
      <vt:variant>
        <vt:i4>0</vt:i4>
      </vt:variant>
      <vt:variant>
        <vt:i4>5</vt:i4>
      </vt:variant>
      <vt:variant>
        <vt:lpwstr/>
      </vt:variant>
      <vt:variant>
        <vt:lpwstr>_Toc290308217</vt:lpwstr>
      </vt:variant>
      <vt:variant>
        <vt:i4>1310768</vt:i4>
      </vt:variant>
      <vt:variant>
        <vt:i4>584</vt:i4>
      </vt:variant>
      <vt:variant>
        <vt:i4>0</vt:i4>
      </vt:variant>
      <vt:variant>
        <vt:i4>5</vt:i4>
      </vt:variant>
      <vt:variant>
        <vt:lpwstr/>
      </vt:variant>
      <vt:variant>
        <vt:lpwstr>_Toc290308216</vt:lpwstr>
      </vt:variant>
      <vt:variant>
        <vt:i4>1310768</vt:i4>
      </vt:variant>
      <vt:variant>
        <vt:i4>578</vt:i4>
      </vt:variant>
      <vt:variant>
        <vt:i4>0</vt:i4>
      </vt:variant>
      <vt:variant>
        <vt:i4>5</vt:i4>
      </vt:variant>
      <vt:variant>
        <vt:lpwstr/>
      </vt:variant>
      <vt:variant>
        <vt:lpwstr>_Toc290308215</vt:lpwstr>
      </vt:variant>
      <vt:variant>
        <vt:i4>1310768</vt:i4>
      </vt:variant>
      <vt:variant>
        <vt:i4>572</vt:i4>
      </vt:variant>
      <vt:variant>
        <vt:i4>0</vt:i4>
      </vt:variant>
      <vt:variant>
        <vt:i4>5</vt:i4>
      </vt:variant>
      <vt:variant>
        <vt:lpwstr/>
      </vt:variant>
      <vt:variant>
        <vt:lpwstr>_Toc290308214</vt:lpwstr>
      </vt:variant>
      <vt:variant>
        <vt:i4>1310768</vt:i4>
      </vt:variant>
      <vt:variant>
        <vt:i4>566</vt:i4>
      </vt:variant>
      <vt:variant>
        <vt:i4>0</vt:i4>
      </vt:variant>
      <vt:variant>
        <vt:i4>5</vt:i4>
      </vt:variant>
      <vt:variant>
        <vt:lpwstr/>
      </vt:variant>
      <vt:variant>
        <vt:lpwstr>_Toc290308213</vt:lpwstr>
      </vt:variant>
      <vt:variant>
        <vt:i4>1310768</vt:i4>
      </vt:variant>
      <vt:variant>
        <vt:i4>560</vt:i4>
      </vt:variant>
      <vt:variant>
        <vt:i4>0</vt:i4>
      </vt:variant>
      <vt:variant>
        <vt:i4>5</vt:i4>
      </vt:variant>
      <vt:variant>
        <vt:lpwstr/>
      </vt:variant>
      <vt:variant>
        <vt:lpwstr>_Toc290308212</vt:lpwstr>
      </vt:variant>
      <vt:variant>
        <vt:i4>1310768</vt:i4>
      </vt:variant>
      <vt:variant>
        <vt:i4>554</vt:i4>
      </vt:variant>
      <vt:variant>
        <vt:i4>0</vt:i4>
      </vt:variant>
      <vt:variant>
        <vt:i4>5</vt:i4>
      </vt:variant>
      <vt:variant>
        <vt:lpwstr/>
      </vt:variant>
      <vt:variant>
        <vt:lpwstr>_Toc290308211</vt:lpwstr>
      </vt:variant>
      <vt:variant>
        <vt:i4>1310768</vt:i4>
      </vt:variant>
      <vt:variant>
        <vt:i4>548</vt:i4>
      </vt:variant>
      <vt:variant>
        <vt:i4>0</vt:i4>
      </vt:variant>
      <vt:variant>
        <vt:i4>5</vt:i4>
      </vt:variant>
      <vt:variant>
        <vt:lpwstr/>
      </vt:variant>
      <vt:variant>
        <vt:lpwstr>_Toc290308210</vt:lpwstr>
      </vt:variant>
      <vt:variant>
        <vt:i4>1376304</vt:i4>
      </vt:variant>
      <vt:variant>
        <vt:i4>542</vt:i4>
      </vt:variant>
      <vt:variant>
        <vt:i4>0</vt:i4>
      </vt:variant>
      <vt:variant>
        <vt:i4>5</vt:i4>
      </vt:variant>
      <vt:variant>
        <vt:lpwstr/>
      </vt:variant>
      <vt:variant>
        <vt:lpwstr>_Toc290308209</vt:lpwstr>
      </vt:variant>
      <vt:variant>
        <vt:i4>1376304</vt:i4>
      </vt:variant>
      <vt:variant>
        <vt:i4>536</vt:i4>
      </vt:variant>
      <vt:variant>
        <vt:i4>0</vt:i4>
      </vt:variant>
      <vt:variant>
        <vt:i4>5</vt:i4>
      </vt:variant>
      <vt:variant>
        <vt:lpwstr/>
      </vt:variant>
      <vt:variant>
        <vt:lpwstr>_Toc290308208</vt:lpwstr>
      </vt:variant>
      <vt:variant>
        <vt:i4>1376304</vt:i4>
      </vt:variant>
      <vt:variant>
        <vt:i4>530</vt:i4>
      </vt:variant>
      <vt:variant>
        <vt:i4>0</vt:i4>
      </vt:variant>
      <vt:variant>
        <vt:i4>5</vt:i4>
      </vt:variant>
      <vt:variant>
        <vt:lpwstr/>
      </vt:variant>
      <vt:variant>
        <vt:lpwstr>_Toc290308207</vt:lpwstr>
      </vt:variant>
      <vt:variant>
        <vt:i4>1376304</vt:i4>
      </vt:variant>
      <vt:variant>
        <vt:i4>524</vt:i4>
      </vt:variant>
      <vt:variant>
        <vt:i4>0</vt:i4>
      </vt:variant>
      <vt:variant>
        <vt:i4>5</vt:i4>
      </vt:variant>
      <vt:variant>
        <vt:lpwstr/>
      </vt:variant>
      <vt:variant>
        <vt:lpwstr>_Toc290308206</vt:lpwstr>
      </vt:variant>
      <vt:variant>
        <vt:i4>1376304</vt:i4>
      </vt:variant>
      <vt:variant>
        <vt:i4>518</vt:i4>
      </vt:variant>
      <vt:variant>
        <vt:i4>0</vt:i4>
      </vt:variant>
      <vt:variant>
        <vt:i4>5</vt:i4>
      </vt:variant>
      <vt:variant>
        <vt:lpwstr/>
      </vt:variant>
      <vt:variant>
        <vt:lpwstr>_Toc290308205</vt:lpwstr>
      </vt:variant>
      <vt:variant>
        <vt:i4>1376304</vt:i4>
      </vt:variant>
      <vt:variant>
        <vt:i4>512</vt:i4>
      </vt:variant>
      <vt:variant>
        <vt:i4>0</vt:i4>
      </vt:variant>
      <vt:variant>
        <vt:i4>5</vt:i4>
      </vt:variant>
      <vt:variant>
        <vt:lpwstr/>
      </vt:variant>
      <vt:variant>
        <vt:lpwstr>_Toc290308204</vt:lpwstr>
      </vt:variant>
      <vt:variant>
        <vt:i4>1376304</vt:i4>
      </vt:variant>
      <vt:variant>
        <vt:i4>506</vt:i4>
      </vt:variant>
      <vt:variant>
        <vt:i4>0</vt:i4>
      </vt:variant>
      <vt:variant>
        <vt:i4>5</vt:i4>
      </vt:variant>
      <vt:variant>
        <vt:lpwstr/>
      </vt:variant>
      <vt:variant>
        <vt:lpwstr>_Toc290308203</vt:lpwstr>
      </vt:variant>
      <vt:variant>
        <vt:i4>1376304</vt:i4>
      </vt:variant>
      <vt:variant>
        <vt:i4>500</vt:i4>
      </vt:variant>
      <vt:variant>
        <vt:i4>0</vt:i4>
      </vt:variant>
      <vt:variant>
        <vt:i4>5</vt:i4>
      </vt:variant>
      <vt:variant>
        <vt:lpwstr/>
      </vt:variant>
      <vt:variant>
        <vt:lpwstr>_Toc290308202</vt:lpwstr>
      </vt:variant>
      <vt:variant>
        <vt:i4>1376304</vt:i4>
      </vt:variant>
      <vt:variant>
        <vt:i4>494</vt:i4>
      </vt:variant>
      <vt:variant>
        <vt:i4>0</vt:i4>
      </vt:variant>
      <vt:variant>
        <vt:i4>5</vt:i4>
      </vt:variant>
      <vt:variant>
        <vt:lpwstr/>
      </vt:variant>
      <vt:variant>
        <vt:lpwstr>_Toc290308201</vt:lpwstr>
      </vt:variant>
      <vt:variant>
        <vt:i4>1376304</vt:i4>
      </vt:variant>
      <vt:variant>
        <vt:i4>488</vt:i4>
      </vt:variant>
      <vt:variant>
        <vt:i4>0</vt:i4>
      </vt:variant>
      <vt:variant>
        <vt:i4>5</vt:i4>
      </vt:variant>
      <vt:variant>
        <vt:lpwstr/>
      </vt:variant>
      <vt:variant>
        <vt:lpwstr>_Toc290308200</vt:lpwstr>
      </vt:variant>
      <vt:variant>
        <vt:i4>1835059</vt:i4>
      </vt:variant>
      <vt:variant>
        <vt:i4>482</vt:i4>
      </vt:variant>
      <vt:variant>
        <vt:i4>0</vt:i4>
      </vt:variant>
      <vt:variant>
        <vt:i4>5</vt:i4>
      </vt:variant>
      <vt:variant>
        <vt:lpwstr/>
      </vt:variant>
      <vt:variant>
        <vt:lpwstr>_Toc290308199</vt:lpwstr>
      </vt:variant>
      <vt:variant>
        <vt:i4>1835059</vt:i4>
      </vt:variant>
      <vt:variant>
        <vt:i4>476</vt:i4>
      </vt:variant>
      <vt:variant>
        <vt:i4>0</vt:i4>
      </vt:variant>
      <vt:variant>
        <vt:i4>5</vt:i4>
      </vt:variant>
      <vt:variant>
        <vt:lpwstr/>
      </vt:variant>
      <vt:variant>
        <vt:lpwstr>_Toc290308198</vt:lpwstr>
      </vt:variant>
      <vt:variant>
        <vt:i4>1835059</vt:i4>
      </vt:variant>
      <vt:variant>
        <vt:i4>470</vt:i4>
      </vt:variant>
      <vt:variant>
        <vt:i4>0</vt:i4>
      </vt:variant>
      <vt:variant>
        <vt:i4>5</vt:i4>
      </vt:variant>
      <vt:variant>
        <vt:lpwstr/>
      </vt:variant>
      <vt:variant>
        <vt:lpwstr>_Toc290308197</vt:lpwstr>
      </vt:variant>
      <vt:variant>
        <vt:i4>1835059</vt:i4>
      </vt:variant>
      <vt:variant>
        <vt:i4>464</vt:i4>
      </vt:variant>
      <vt:variant>
        <vt:i4>0</vt:i4>
      </vt:variant>
      <vt:variant>
        <vt:i4>5</vt:i4>
      </vt:variant>
      <vt:variant>
        <vt:lpwstr/>
      </vt:variant>
      <vt:variant>
        <vt:lpwstr>_Toc290308196</vt:lpwstr>
      </vt:variant>
      <vt:variant>
        <vt:i4>1835059</vt:i4>
      </vt:variant>
      <vt:variant>
        <vt:i4>458</vt:i4>
      </vt:variant>
      <vt:variant>
        <vt:i4>0</vt:i4>
      </vt:variant>
      <vt:variant>
        <vt:i4>5</vt:i4>
      </vt:variant>
      <vt:variant>
        <vt:lpwstr/>
      </vt:variant>
      <vt:variant>
        <vt:lpwstr>_Toc290308195</vt:lpwstr>
      </vt:variant>
      <vt:variant>
        <vt:i4>1835059</vt:i4>
      </vt:variant>
      <vt:variant>
        <vt:i4>452</vt:i4>
      </vt:variant>
      <vt:variant>
        <vt:i4>0</vt:i4>
      </vt:variant>
      <vt:variant>
        <vt:i4>5</vt:i4>
      </vt:variant>
      <vt:variant>
        <vt:lpwstr/>
      </vt:variant>
      <vt:variant>
        <vt:lpwstr>_Toc290308194</vt:lpwstr>
      </vt:variant>
      <vt:variant>
        <vt:i4>1835059</vt:i4>
      </vt:variant>
      <vt:variant>
        <vt:i4>446</vt:i4>
      </vt:variant>
      <vt:variant>
        <vt:i4>0</vt:i4>
      </vt:variant>
      <vt:variant>
        <vt:i4>5</vt:i4>
      </vt:variant>
      <vt:variant>
        <vt:lpwstr/>
      </vt:variant>
      <vt:variant>
        <vt:lpwstr>_Toc290308193</vt:lpwstr>
      </vt:variant>
      <vt:variant>
        <vt:i4>1835059</vt:i4>
      </vt:variant>
      <vt:variant>
        <vt:i4>440</vt:i4>
      </vt:variant>
      <vt:variant>
        <vt:i4>0</vt:i4>
      </vt:variant>
      <vt:variant>
        <vt:i4>5</vt:i4>
      </vt:variant>
      <vt:variant>
        <vt:lpwstr/>
      </vt:variant>
      <vt:variant>
        <vt:lpwstr>_Toc290308192</vt:lpwstr>
      </vt:variant>
      <vt:variant>
        <vt:i4>1835059</vt:i4>
      </vt:variant>
      <vt:variant>
        <vt:i4>434</vt:i4>
      </vt:variant>
      <vt:variant>
        <vt:i4>0</vt:i4>
      </vt:variant>
      <vt:variant>
        <vt:i4>5</vt:i4>
      </vt:variant>
      <vt:variant>
        <vt:lpwstr/>
      </vt:variant>
      <vt:variant>
        <vt:lpwstr>_Toc290308191</vt:lpwstr>
      </vt:variant>
      <vt:variant>
        <vt:i4>1835059</vt:i4>
      </vt:variant>
      <vt:variant>
        <vt:i4>428</vt:i4>
      </vt:variant>
      <vt:variant>
        <vt:i4>0</vt:i4>
      </vt:variant>
      <vt:variant>
        <vt:i4>5</vt:i4>
      </vt:variant>
      <vt:variant>
        <vt:lpwstr/>
      </vt:variant>
      <vt:variant>
        <vt:lpwstr>_Toc290308190</vt:lpwstr>
      </vt:variant>
      <vt:variant>
        <vt:i4>1900595</vt:i4>
      </vt:variant>
      <vt:variant>
        <vt:i4>422</vt:i4>
      </vt:variant>
      <vt:variant>
        <vt:i4>0</vt:i4>
      </vt:variant>
      <vt:variant>
        <vt:i4>5</vt:i4>
      </vt:variant>
      <vt:variant>
        <vt:lpwstr/>
      </vt:variant>
      <vt:variant>
        <vt:lpwstr>_Toc290308189</vt:lpwstr>
      </vt:variant>
      <vt:variant>
        <vt:i4>1900595</vt:i4>
      </vt:variant>
      <vt:variant>
        <vt:i4>416</vt:i4>
      </vt:variant>
      <vt:variant>
        <vt:i4>0</vt:i4>
      </vt:variant>
      <vt:variant>
        <vt:i4>5</vt:i4>
      </vt:variant>
      <vt:variant>
        <vt:lpwstr/>
      </vt:variant>
      <vt:variant>
        <vt:lpwstr>_Toc290308188</vt:lpwstr>
      </vt:variant>
      <vt:variant>
        <vt:i4>1900595</vt:i4>
      </vt:variant>
      <vt:variant>
        <vt:i4>410</vt:i4>
      </vt:variant>
      <vt:variant>
        <vt:i4>0</vt:i4>
      </vt:variant>
      <vt:variant>
        <vt:i4>5</vt:i4>
      </vt:variant>
      <vt:variant>
        <vt:lpwstr/>
      </vt:variant>
      <vt:variant>
        <vt:lpwstr>_Toc290308187</vt:lpwstr>
      </vt:variant>
      <vt:variant>
        <vt:i4>1900595</vt:i4>
      </vt:variant>
      <vt:variant>
        <vt:i4>404</vt:i4>
      </vt:variant>
      <vt:variant>
        <vt:i4>0</vt:i4>
      </vt:variant>
      <vt:variant>
        <vt:i4>5</vt:i4>
      </vt:variant>
      <vt:variant>
        <vt:lpwstr/>
      </vt:variant>
      <vt:variant>
        <vt:lpwstr>_Toc290308186</vt:lpwstr>
      </vt:variant>
      <vt:variant>
        <vt:i4>1900595</vt:i4>
      </vt:variant>
      <vt:variant>
        <vt:i4>398</vt:i4>
      </vt:variant>
      <vt:variant>
        <vt:i4>0</vt:i4>
      </vt:variant>
      <vt:variant>
        <vt:i4>5</vt:i4>
      </vt:variant>
      <vt:variant>
        <vt:lpwstr/>
      </vt:variant>
      <vt:variant>
        <vt:lpwstr>_Toc290308185</vt:lpwstr>
      </vt:variant>
      <vt:variant>
        <vt:i4>1900595</vt:i4>
      </vt:variant>
      <vt:variant>
        <vt:i4>392</vt:i4>
      </vt:variant>
      <vt:variant>
        <vt:i4>0</vt:i4>
      </vt:variant>
      <vt:variant>
        <vt:i4>5</vt:i4>
      </vt:variant>
      <vt:variant>
        <vt:lpwstr/>
      </vt:variant>
      <vt:variant>
        <vt:lpwstr>_Toc290308184</vt:lpwstr>
      </vt:variant>
      <vt:variant>
        <vt:i4>1900595</vt:i4>
      </vt:variant>
      <vt:variant>
        <vt:i4>386</vt:i4>
      </vt:variant>
      <vt:variant>
        <vt:i4>0</vt:i4>
      </vt:variant>
      <vt:variant>
        <vt:i4>5</vt:i4>
      </vt:variant>
      <vt:variant>
        <vt:lpwstr/>
      </vt:variant>
      <vt:variant>
        <vt:lpwstr>_Toc290308183</vt:lpwstr>
      </vt:variant>
      <vt:variant>
        <vt:i4>1900595</vt:i4>
      </vt:variant>
      <vt:variant>
        <vt:i4>380</vt:i4>
      </vt:variant>
      <vt:variant>
        <vt:i4>0</vt:i4>
      </vt:variant>
      <vt:variant>
        <vt:i4>5</vt:i4>
      </vt:variant>
      <vt:variant>
        <vt:lpwstr/>
      </vt:variant>
      <vt:variant>
        <vt:lpwstr>_Toc290308182</vt:lpwstr>
      </vt:variant>
      <vt:variant>
        <vt:i4>1900595</vt:i4>
      </vt:variant>
      <vt:variant>
        <vt:i4>374</vt:i4>
      </vt:variant>
      <vt:variant>
        <vt:i4>0</vt:i4>
      </vt:variant>
      <vt:variant>
        <vt:i4>5</vt:i4>
      </vt:variant>
      <vt:variant>
        <vt:lpwstr/>
      </vt:variant>
      <vt:variant>
        <vt:lpwstr>_Toc290308181</vt:lpwstr>
      </vt:variant>
      <vt:variant>
        <vt:i4>1900595</vt:i4>
      </vt:variant>
      <vt:variant>
        <vt:i4>368</vt:i4>
      </vt:variant>
      <vt:variant>
        <vt:i4>0</vt:i4>
      </vt:variant>
      <vt:variant>
        <vt:i4>5</vt:i4>
      </vt:variant>
      <vt:variant>
        <vt:lpwstr/>
      </vt:variant>
      <vt:variant>
        <vt:lpwstr>_Toc290308180</vt:lpwstr>
      </vt:variant>
      <vt:variant>
        <vt:i4>1179699</vt:i4>
      </vt:variant>
      <vt:variant>
        <vt:i4>362</vt:i4>
      </vt:variant>
      <vt:variant>
        <vt:i4>0</vt:i4>
      </vt:variant>
      <vt:variant>
        <vt:i4>5</vt:i4>
      </vt:variant>
      <vt:variant>
        <vt:lpwstr/>
      </vt:variant>
      <vt:variant>
        <vt:lpwstr>_Toc290308179</vt:lpwstr>
      </vt:variant>
      <vt:variant>
        <vt:i4>1179699</vt:i4>
      </vt:variant>
      <vt:variant>
        <vt:i4>356</vt:i4>
      </vt:variant>
      <vt:variant>
        <vt:i4>0</vt:i4>
      </vt:variant>
      <vt:variant>
        <vt:i4>5</vt:i4>
      </vt:variant>
      <vt:variant>
        <vt:lpwstr/>
      </vt:variant>
      <vt:variant>
        <vt:lpwstr>_Toc290308178</vt:lpwstr>
      </vt:variant>
      <vt:variant>
        <vt:i4>1179699</vt:i4>
      </vt:variant>
      <vt:variant>
        <vt:i4>350</vt:i4>
      </vt:variant>
      <vt:variant>
        <vt:i4>0</vt:i4>
      </vt:variant>
      <vt:variant>
        <vt:i4>5</vt:i4>
      </vt:variant>
      <vt:variant>
        <vt:lpwstr/>
      </vt:variant>
      <vt:variant>
        <vt:lpwstr>_Toc290308177</vt:lpwstr>
      </vt:variant>
      <vt:variant>
        <vt:i4>1179699</vt:i4>
      </vt:variant>
      <vt:variant>
        <vt:i4>344</vt:i4>
      </vt:variant>
      <vt:variant>
        <vt:i4>0</vt:i4>
      </vt:variant>
      <vt:variant>
        <vt:i4>5</vt:i4>
      </vt:variant>
      <vt:variant>
        <vt:lpwstr/>
      </vt:variant>
      <vt:variant>
        <vt:lpwstr>_Toc290308176</vt:lpwstr>
      </vt:variant>
      <vt:variant>
        <vt:i4>1179699</vt:i4>
      </vt:variant>
      <vt:variant>
        <vt:i4>338</vt:i4>
      </vt:variant>
      <vt:variant>
        <vt:i4>0</vt:i4>
      </vt:variant>
      <vt:variant>
        <vt:i4>5</vt:i4>
      </vt:variant>
      <vt:variant>
        <vt:lpwstr/>
      </vt:variant>
      <vt:variant>
        <vt:lpwstr>_Toc290308175</vt:lpwstr>
      </vt:variant>
      <vt:variant>
        <vt:i4>1179699</vt:i4>
      </vt:variant>
      <vt:variant>
        <vt:i4>332</vt:i4>
      </vt:variant>
      <vt:variant>
        <vt:i4>0</vt:i4>
      </vt:variant>
      <vt:variant>
        <vt:i4>5</vt:i4>
      </vt:variant>
      <vt:variant>
        <vt:lpwstr/>
      </vt:variant>
      <vt:variant>
        <vt:lpwstr>_Toc290308174</vt:lpwstr>
      </vt:variant>
      <vt:variant>
        <vt:i4>1179699</vt:i4>
      </vt:variant>
      <vt:variant>
        <vt:i4>326</vt:i4>
      </vt:variant>
      <vt:variant>
        <vt:i4>0</vt:i4>
      </vt:variant>
      <vt:variant>
        <vt:i4>5</vt:i4>
      </vt:variant>
      <vt:variant>
        <vt:lpwstr/>
      </vt:variant>
      <vt:variant>
        <vt:lpwstr>_Toc290308173</vt:lpwstr>
      </vt:variant>
      <vt:variant>
        <vt:i4>1179699</vt:i4>
      </vt:variant>
      <vt:variant>
        <vt:i4>320</vt:i4>
      </vt:variant>
      <vt:variant>
        <vt:i4>0</vt:i4>
      </vt:variant>
      <vt:variant>
        <vt:i4>5</vt:i4>
      </vt:variant>
      <vt:variant>
        <vt:lpwstr/>
      </vt:variant>
      <vt:variant>
        <vt:lpwstr>_Toc290308172</vt:lpwstr>
      </vt:variant>
      <vt:variant>
        <vt:i4>1179699</vt:i4>
      </vt:variant>
      <vt:variant>
        <vt:i4>314</vt:i4>
      </vt:variant>
      <vt:variant>
        <vt:i4>0</vt:i4>
      </vt:variant>
      <vt:variant>
        <vt:i4>5</vt:i4>
      </vt:variant>
      <vt:variant>
        <vt:lpwstr/>
      </vt:variant>
      <vt:variant>
        <vt:lpwstr>_Toc290308171</vt:lpwstr>
      </vt:variant>
      <vt:variant>
        <vt:i4>1179699</vt:i4>
      </vt:variant>
      <vt:variant>
        <vt:i4>308</vt:i4>
      </vt:variant>
      <vt:variant>
        <vt:i4>0</vt:i4>
      </vt:variant>
      <vt:variant>
        <vt:i4>5</vt:i4>
      </vt:variant>
      <vt:variant>
        <vt:lpwstr/>
      </vt:variant>
      <vt:variant>
        <vt:lpwstr>_Toc290308170</vt:lpwstr>
      </vt:variant>
      <vt:variant>
        <vt:i4>1245235</vt:i4>
      </vt:variant>
      <vt:variant>
        <vt:i4>302</vt:i4>
      </vt:variant>
      <vt:variant>
        <vt:i4>0</vt:i4>
      </vt:variant>
      <vt:variant>
        <vt:i4>5</vt:i4>
      </vt:variant>
      <vt:variant>
        <vt:lpwstr/>
      </vt:variant>
      <vt:variant>
        <vt:lpwstr>_Toc290308169</vt:lpwstr>
      </vt:variant>
      <vt:variant>
        <vt:i4>1245235</vt:i4>
      </vt:variant>
      <vt:variant>
        <vt:i4>296</vt:i4>
      </vt:variant>
      <vt:variant>
        <vt:i4>0</vt:i4>
      </vt:variant>
      <vt:variant>
        <vt:i4>5</vt:i4>
      </vt:variant>
      <vt:variant>
        <vt:lpwstr/>
      </vt:variant>
      <vt:variant>
        <vt:lpwstr>_Toc290308168</vt:lpwstr>
      </vt:variant>
      <vt:variant>
        <vt:i4>1245235</vt:i4>
      </vt:variant>
      <vt:variant>
        <vt:i4>290</vt:i4>
      </vt:variant>
      <vt:variant>
        <vt:i4>0</vt:i4>
      </vt:variant>
      <vt:variant>
        <vt:i4>5</vt:i4>
      </vt:variant>
      <vt:variant>
        <vt:lpwstr/>
      </vt:variant>
      <vt:variant>
        <vt:lpwstr>_Toc290308167</vt:lpwstr>
      </vt:variant>
      <vt:variant>
        <vt:i4>1245235</vt:i4>
      </vt:variant>
      <vt:variant>
        <vt:i4>284</vt:i4>
      </vt:variant>
      <vt:variant>
        <vt:i4>0</vt:i4>
      </vt:variant>
      <vt:variant>
        <vt:i4>5</vt:i4>
      </vt:variant>
      <vt:variant>
        <vt:lpwstr/>
      </vt:variant>
      <vt:variant>
        <vt:lpwstr>_Toc290308166</vt:lpwstr>
      </vt:variant>
      <vt:variant>
        <vt:i4>1245235</vt:i4>
      </vt:variant>
      <vt:variant>
        <vt:i4>278</vt:i4>
      </vt:variant>
      <vt:variant>
        <vt:i4>0</vt:i4>
      </vt:variant>
      <vt:variant>
        <vt:i4>5</vt:i4>
      </vt:variant>
      <vt:variant>
        <vt:lpwstr/>
      </vt:variant>
      <vt:variant>
        <vt:lpwstr>_Toc290308165</vt:lpwstr>
      </vt:variant>
      <vt:variant>
        <vt:i4>1245235</vt:i4>
      </vt:variant>
      <vt:variant>
        <vt:i4>272</vt:i4>
      </vt:variant>
      <vt:variant>
        <vt:i4>0</vt:i4>
      </vt:variant>
      <vt:variant>
        <vt:i4>5</vt:i4>
      </vt:variant>
      <vt:variant>
        <vt:lpwstr/>
      </vt:variant>
      <vt:variant>
        <vt:lpwstr>_Toc290308164</vt:lpwstr>
      </vt:variant>
      <vt:variant>
        <vt:i4>1245235</vt:i4>
      </vt:variant>
      <vt:variant>
        <vt:i4>266</vt:i4>
      </vt:variant>
      <vt:variant>
        <vt:i4>0</vt:i4>
      </vt:variant>
      <vt:variant>
        <vt:i4>5</vt:i4>
      </vt:variant>
      <vt:variant>
        <vt:lpwstr/>
      </vt:variant>
      <vt:variant>
        <vt:lpwstr>_Toc290308163</vt:lpwstr>
      </vt:variant>
      <vt:variant>
        <vt:i4>1245235</vt:i4>
      </vt:variant>
      <vt:variant>
        <vt:i4>260</vt:i4>
      </vt:variant>
      <vt:variant>
        <vt:i4>0</vt:i4>
      </vt:variant>
      <vt:variant>
        <vt:i4>5</vt:i4>
      </vt:variant>
      <vt:variant>
        <vt:lpwstr/>
      </vt:variant>
      <vt:variant>
        <vt:lpwstr>_Toc290308162</vt:lpwstr>
      </vt:variant>
      <vt:variant>
        <vt:i4>1245235</vt:i4>
      </vt:variant>
      <vt:variant>
        <vt:i4>254</vt:i4>
      </vt:variant>
      <vt:variant>
        <vt:i4>0</vt:i4>
      </vt:variant>
      <vt:variant>
        <vt:i4>5</vt:i4>
      </vt:variant>
      <vt:variant>
        <vt:lpwstr/>
      </vt:variant>
      <vt:variant>
        <vt:lpwstr>_Toc290308161</vt:lpwstr>
      </vt:variant>
      <vt:variant>
        <vt:i4>1245235</vt:i4>
      </vt:variant>
      <vt:variant>
        <vt:i4>248</vt:i4>
      </vt:variant>
      <vt:variant>
        <vt:i4>0</vt:i4>
      </vt:variant>
      <vt:variant>
        <vt:i4>5</vt:i4>
      </vt:variant>
      <vt:variant>
        <vt:lpwstr/>
      </vt:variant>
      <vt:variant>
        <vt:lpwstr>_Toc290308160</vt:lpwstr>
      </vt:variant>
      <vt:variant>
        <vt:i4>1048627</vt:i4>
      </vt:variant>
      <vt:variant>
        <vt:i4>242</vt:i4>
      </vt:variant>
      <vt:variant>
        <vt:i4>0</vt:i4>
      </vt:variant>
      <vt:variant>
        <vt:i4>5</vt:i4>
      </vt:variant>
      <vt:variant>
        <vt:lpwstr/>
      </vt:variant>
      <vt:variant>
        <vt:lpwstr>_Toc290308159</vt:lpwstr>
      </vt:variant>
      <vt:variant>
        <vt:i4>1048627</vt:i4>
      </vt:variant>
      <vt:variant>
        <vt:i4>236</vt:i4>
      </vt:variant>
      <vt:variant>
        <vt:i4>0</vt:i4>
      </vt:variant>
      <vt:variant>
        <vt:i4>5</vt:i4>
      </vt:variant>
      <vt:variant>
        <vt:lpwstr/>
      </vt:variant>
      <vt:variant>
        <vt:lpwstr>_Toc290308158</vt:lpwstr>
      </vt:variant>
      <vt:variant>
        <vt:i4>1048627</vt:i4>
      </vt:variant>
      <vt:variant>
        <vt:i4>230</vt:i4>
      </vt:variant>
      <vt:variant>
        <vt:i4>0</vt:i4>
      </vt:variant>
      <vt:variant>
        <vt:i4>5</vt:i4>
      </vt:variant>
      <vt:variant>
        <vt:lpwstr/>
      </vt:variant>
      <vt:variant>
        <vt:lpwstr>_Toc290308157</vt:lpwstr>
      </vt:variant>
      <vt:variant>
        <vt:i4>1048627</vt:i4>
      </vt:variant>
      <vt:variant>
        <vt:i4>224</vt:i4>
      </vt:variant>
      <vt:variant>
        <vt:i4>0</vt:i4>
      </vt:variant>
      <vt:variant>
        <vt:i4>5</vt:i4>
      </vt:variant>
      <vt:variant>
        <vt:lpwstr/>
      </vt:variant>
      <vt:variant>
        <vt:lpwstr>_Toc290308156</vt:lpwstr>
      </vt:variant>
      <vt:variant>
        <vt:i4>1048627</vt:i4>
      </vt:variant>
      <vt:variant>
        <vt:i4>218</vt:i4>
      </vt:variant>
      <vt:variant>
        <vt:i4>0</vt:i4>
      </vt:variant>
      <vt:variant>
        <vt:i4>5</vt:i4>
      </vt:variant>
      <vt:variant>
        <vt:lpwstr/>
      </vt:variant>
      <vt:variant>
        <vt:lpwstr>_Toc290308155</vt:lpwstr>
      </vt:variant>
      <vt:variant>
        <vt:i4>1048627</vt:i4>
      </vt:variant>
      <vt:variant>
        <vt:i4>212</vt:i4>
      </vt:variant>
      <vt:variant>
        <vt:i4>0</vt:i4>
      </vt:variant>
      <vt:variant>
        <vt:i4>5</vt:i4>
      </vt:variant>
      <vt:variant>
        <vt:lpwstr/>
      </vt:variant>
      <vt:variant>
        <vt:lpwstr>_Toc290308154</vt:lpwstr>
      </vt:variant>
      <vt:variant>
        <vt:i4>1048627</vt:i4>
      </vt:variant>
      <vt:variant>
        <vt:i4>206</vt:i4>
      </vt:variant>
      <vt:variant>
        <vt:i4>0</vt:i4>
      </vt:variant>
      <vt:variant>
        <vt:i4>5</vt:i4>
      </vt:variant>
      <vt:variant>
        <vt:lpwstr/>
      </vt:variant>
      <vt:variant>
        <vt:lpwstr>_Toc290308153</vt:lpwstr>
      </vt:variant>
      <vt:variant>
        <vt:i4>1048627</vt:i4>
      </vt:variant>
      <vt:variant>
        <vt:i4>200</vt:i4>
      </vt:variant>
      <vt:variant>
        <vt:i4>0</vt:i4>
      </vt:variant>
      <vt:variant>
        <vt:i4>5</vt:i4>
      </vt:variant>
      <vt:variant>
        <vt:lpwstr/>
      </vt:variant>
      <vt:variant>
        <vt:lpwstr>_Toc290308152</vt:lpwstr>
      </vt:variant>
      <vt:variant>
        <vt:i4>1048627</vt:i4>
      </vt:variant>
      <vt:variant>
        <vt:i4>194</vt:i4>
      </vt:variant>
      <vt:variant>
        <vt:i4>0</vt:i4>
      </vt:variant>
      <vt:variant>
        <vt:i4>5</vt:i4>
      </vt:variant>
      <vt:variant>
        <vt:lpwstr/>
      </vt:variant>
      <vt:variant>
        <vt:lpwstr>_Toc290308151</vt:lpwstr>
      </vt:variant>
      <vt:variant>
        <vt:i4>1048627</vt:i4>
      </vt:variant>
      <vt:variant>
        <vt:i4>188</vt:i4>
      </vt:variant>
      <vt:variant>
        <vt:i4>0</vt:i4>
      </vt:variant>
      <vt:variant>
        <vt:i4>5</vt:i4>
      </vt:variant>
      <vt:variant>
        <vt:lpwstr/>
      </vt:variant>
      <vt:variant>
        <vt:lpwstr>_Toc290308150</vt:lpwstr>
      </vt:variant>
      <vt:variant>
        <vt:i4>1114163</vt:i4>
      </vt:variant>
      <vt:variant>
        <vt:i4>182</vt:i4>
      </vt:variant>
      <vt:variant>
        <vt:i4>0</vt:i4>
      </vt:variant>
      <vt:variant>
        <vt:i4>5</vt:i4>
      </vt:variant>
      <vt:variant>
        <vt:lpwstr/>
      </vt:variant>
      <vt:variant>
        <vt:lpwstr>_Toc290308149</vt:lpwstr>
      </vt:variant>
      <vt:variant>
        <vt:i4>1114163</vt:i4>
      </vt:variant>
      <vt:variant>
        <vt:i4>176</vt:i4>
      </vt:variant>
      <vt:variant>
        <vt:i4>0</vt:i4>
      </vt:variant>
      <vt:variant>
        <vt:i4>5</vt:i4>
      </vt:variant>
      <vt:variant>
        <vt:lpwstr/>
      </vt:variant>
      <vt:variant>
        <vt:lpwstr>_Toc290308148</vt:lpwstr>
      </vt:variant>
      <vt:variant>
        <vt:i4>1114163</vt:i4>
      </vt:variant>
      <vt:variant>
        <vt:i4>170</vt:i4>
      </vt:variant>
      <vt:variant>
        <vt:i4>0</vt:i4>
      </vt:variant>
      <vt:variant>
        <vt:i4>5</vt:i4>
      </vt:variant>
      <vt:variant>
        <vt:lpwstr/>
      </vt:variant>
      <vt:variant>
        <vt:lpwstr>_Toc290308147</vt:lpwstr>
      </vt:variant>
      <vt:variant>
        <vt:i4>1114163</vt:i4>
      </vt:variant>
      <vt:variant>
        <vt:i4>164</vt:i4>
      </vt:variant>
      <vt:variant>
        <vt:i4>0</vt:i4>
      </vt:variant>
      <vt:variant>
        <vt:i4>5</vt:i4>
      </vt:variant>
      <vt:variant>
        <vt:lpwstr/>
      </vt:variant>
      <vt:variant>
        <vt:lpwstr>_Toc290308146</vt:lpwstr>
      </vt:variant>
      <vt:variant>
        <vt:i4>1114163</vt:i4>
      </vt:variant>
      <vt:variant>
        <vt:i4>158</vt:i4>
      </vt:variant>
      <vt:variant>
        <vt:i4>0</vt:i4>
      </vt:variant>
      <vt:variant>
        <vt:i4>5</vt:i4>
      </vt:variant>
      <vt:variant>
        <vt:lpwstr/>
      </vt:variant>
      <vt:variant>
        <vt:lpwstr>_Toc290308145</vt:lpwstr>
      </vt:variant>
      <vt:variant>
        <vt:i4>1114163</vt:i4>
      </vt:variant>
      <vt:variant>
        <vt:i4>152</vt:i4>
      </vt:variant>
      <vt:variant>
        <vt:i4>0</vt:i4>
      </vt:variant>
      <vt:variant>
        <vt:i4>5</vt:i4>
      </vt:variant>
      <vt:variant>
        <vt:lpwstr/>
      </vt:variant>
      <vt:variant>
        <vt:lpwstr>_Toc290308144</vt:lpwstr>
      </vt:variant>
      <vt:variant>
        <vt:i4>1114163</vt:i4>
      </vt:variant>
      <vt:variant>
        <vt:i4>146</vt:i4>
      </vt:variant>
      <vt:variant>
        <vt:i4>0</vt:i4>
      </vt:variant>
      <vt:variant>
        <vt:i4>5</vt:i4>
      </vt:variant>
      <vt:variant>
        <vt:lpwstr/>
      </vt:variant>
      <vt:variant>
        <vt:lpwstr>_Toc290308143</vt:lpwstr>
      </vt:variant>
      <vt:variant>
        <vt:i4>1114163</vt:i4>
      </vt:variant>
      <vt:variant>
        <vt:i4>140</vt:i4>
      </vt:variant>
      <vt:variant>
        <vt:i4>0</vt:i4>
      </vt:variant>
      <vt:variant>
        <vt:i4>5</vt:i4>
      </vt:variant>
      <vt:variant>
        <vt:lpwstr/>
      </vt:variant>
      <vt:variant>
        <vt:lpwstr>_Toc290308142</vt:lpwstr>
      </vt:variant>
      <vt:variant>
        <vt:i4>1114163</vt:i4>
      </vt:variant>
      <vt:variant>
        <vt:i4>134</vt:i4>
      </vt:variant>
      <vt:variant>
        <vt:i4>0</vt:i4>
      </vt:variant>
      <vt:variant>
        <vt:i4>5</vt:i4>
      </vt:variant>
      <vt:variant>
        <vt:lpwstr/>
      </vt:variant>
      <vt:variant>
        <vt:lpwstr>_Toc290308141</vt:lpwstr>
      </vt:variant>
      <vt:variant>
        <vt:i4>1114163</vt:i4>
      </vt:variant>
      <vt:variant>
        <vt:i4>128</vt:i4>
      </vt:variant>
      <vt:variant>
        <vt:i4>0</vt:i4>
      </vt:variant>
      <vt:variant>
        <vt:i4>5</vt:i4>
      </vt:variant>
      <vt:variant>
        <vt:lpwstr/>
      </vt:variant>
      <vt:variant>
        <vt:lpwstr>_Toc290308140</vt:lpwstr>
      </vt:variant>
      <vt:variant>
        <vt:i4>1441843</vt:i4>
      </vt:variant>
      <vt:variant>
        <vt:i4>122</vt:i4>
      </vt:variant>
      <vt:variant>
        <vt:i4>0</vt:i4>
      </vt:variant>
      <vt:variant>
        <vt:i4>5</vt:i4>
      </vt:variant>
      <vt:variant>
        <vt:lpwstr/>
      </vt:variant>
      <vt:variant>
        <vt:lpwstr>_Toc290308139</vt:lpwstr>
      </vt:variant>
      <vt:variant>
        <vt:i4>1441843</vt:i4>
      </vt:variant>
      <vt:variant>
        <vt:i4>116</vt:i4>
      </vt:variant>
      <vt:variant>
        <vt:i4>0</vt:i4>
      </vt:variant>
      <vt:variant>
        <vt:i4>5</vt:i4>
      </vt:variant>
      <vt:variant>
        <vt:lpwstr/>
      </vt:variant>
      <vt:variant>
        <vt:lpwstr>_Toc290308138</vt:lpwstr>
      </vt:variant>
      <vt:variant>
        <vt:i4>1441843</vt:i4>
      </vt:variant>
      <vt:variant>
        <vt:i4>110</vt:i4>
      </vt:variant>
      <vt:variant>
        <vt:i4>0</vt:i4>
      </vt:variant>
      <vt:variant>
        <vt:i4>5</vt:i4>
      </vt:variant>
      <vt:variant>
        <vt:lpwstr/>
      </vt:variant>
      <vt:variant>
        <vt:lpwstr>_Toc290308137</vt:lpwstr>
      </vt:variant>
      <vt:variant>
        <vt:i4>1441843</vt:i4>
      </vt:variant>
      <vt:variant>
        <vt:i4>104</vt:i4>
      </vt:variant>
      <vt:variant>
        <vt:i4>0</vt:i4>
      </vt:variant>
      <vt:variant>
        <vt:i4>5</vt:i4>
      </vt:variant>
      <vt:variant>
        <vt:lpwstr/>
      </vt:variant>
      <vt:variant>
        <vt:lpwstr>_Toc290308136</vt:lpwstr>
      </vt:variant>
      <vt:variant>
        <vt:i4>1441843</vt:i4>
      </vt:variant>
      <vt:variant>
        <vt:i4>98</vt:i4>
      </vt:variant>
      <vt:variant>
        <vt:i4>0</vt:i4>
      </vt:variant>
      <vt:variant>
        <vt:i4>5</vt:i4>
      </vt:variant>
      <vt:variant>
        <vt:lpwstr/>
      </vt:variant>
      <vt:variant>
        <vt:lpwstr>_Toc290308135</vt:lpwstr>
      </vt:variant>
      <vt:variant>
        <vt:i4>1441843</vt:i4>
      </vt:variant>
      <vt:variant>
        <vt:i4>92</vt:i4>
      </vt:variant>
      <vt:variant>
        <vt:i4>0</vt:i4>
      </vt:variant>
      <vt:variant>
        <vt:i4>5</vt:i4>
      </vt:variant>
      <vt:variant>
        <vt:lpwstr/>
      </vt:variant>
      <vt:variant>
        <vt:lpwstr>_Toc290308134</vt:lpwstr>
      </vt:variant>
      <vt:variant>
        <vt:i4>1441843</vt:i4>
      </vt:variant>
      <vt:variant>
        <vt:i4>86</vt:i4>
      </vt:variant>
      <vt:variant>
        <vt:i4>0</vt:i4>
      </vt:variant>
      <vt:variant>
        <vt:i4>5</vt:i4>
      </vt:variant>
      <vt:variant>
        <vt:lpwstr/>
      </vt:variant>
      <vt:variant>
        <vt:lpwstr>_Toc290308133</vt:lpwstr>
      </vt:variant>
      <vt:variant>
        <vt:i4>1441843</vt:i4>
      </vt:variant>
      <vt:variant>
        <vt:i4>80</vt:i4>
      </vt:variant>
      <vt:variant>
        <vt:i4>0</vt:i4>
      </vt:variant>
      <vt:variant>
        <vt:i4>5</vt:i4>
      </vt:variant>
      <vt:variant>
        <vt:lpwstr/>
      </vt:variant>
      <vt:variant>
        <vt:lpwstr>_Toc290308132</vt:lpwstr>
      </vt:variant>
      <vt:variant>
        <vt:i4>1441843</vt:i4>
      </vt:variant>
      <vt:variant>
        <vt:i4>74</vt:i4>
      </vt:variant>
      <vt:variant>
        <vt:i4>0</vt:i4>
      </vt:variant>
      <vt:variant>
        <vt:i4>5</vt:i4>
      </vt:variant>
      <vt:variant>
        <vt:lpwstr/>
      </vt:variant>
      <vt:variant>
        <vt:lpwstr>_Toc290308131</vt:lpwstr>
      </vt:variant>
      <vt:variant>
        <vt:i4>1441843</vt:i4>
      </vt:variant>
      <vt:variant>
        <vt:i4>68</vt:i4>
      </vt:variant>
      <vt:variant>
        <vt:i4>0</vt:i4>
      </vt:variant>
      <vt:variant>
        <vt:i4>5</vt:i4>
      </vt:variant>
      <vt:variant>
        <vt:lpwstr/>
      </vt:variant>
      <vt:variant>
        <vt:lpwstr>_Toc290308130</vt:lpwstr>
      </vt:variant>
      <vt:variant>
        <vt:i4>1507379</vt:i4>
      </vt:variant>
      <vt:variant>
        <vt:i4>62</vt:i4>
      </vt:variant>
      <vt:variant>
        <vt:i4>0</vt:i4>
      </vt:variant>
      <vt:variant>
        <vt:i4>5</vt:i4>
      </vt:variant>
      <vt:variant>
        <vt:lpwstr/>
      </vt:variant>
      <vt:variant>
        <vt:lpwstr>_Toc290308129</vt:lpwstr>
      </vt:variant>
      <vt:variant>
        <vt:i4>1507379</vt:i4>
      </vt:variant>
      <vt:variant>
        <vt:i4>56</vt:i4>
      </vt:variant>
      <vt:variant>
        <vt:i4>0</vt:i4>
      </vt:variant>
      <vt:variant>
        <vt:i4>5</vt:i4>
      </vt:variant>
      <vt:variant>
        <vt:lpwstr/>
      </vt:variant>
      <vt:variant>
        <vt:lpwstr>_Toc290308128</vt:lpwstr>
      </vt:variant>
      <vt:variant>
        <vt:i4>1507379</vt:i4>
      </vt:variant>
      <vt:variant>
        <vt:i4>50</vt:i4>
      </vt:variant>
      <vt:variant>
        <vt:i4>0</vt:i4>
      </vt:variant>
      <vt:variant>
        <vt:i4>5</vt:i4>
      </vt:variant>
      <vt:variant>
        <vt:lpwstr/>
      </vt:variant>
      <vt:variant>
        <vt:lpwstr>_Toc290308127</vt:lpwstr>
      </vt:variant>
      <vt:variant>
        <vt:i4>1507379</vt:i4>
      </vt:variant>
      <vt:variant>
        <vt:i4>44</vt:i4>
      </vt:variant>
      <vt:variant>
        <vt:i4>0</vt:i4>
      </vt:variant>
      <vt:variant>
        <vt:i4>5</vt:i4>
      </vt:variant>
      <vt:variant>
        <vt:lpwstr/>
      </vt:variant>
      <vt:variant>
        <vt:lpwstr>_Toc290308126</vt:lpwstr>
      </vt:variant>
      <vt:variant>
        <vt:i4>1507379</vt:i4>
      </vt:variant>
      <vt:variant>
        <vt:i4>38</vt:i4>
      </vt:variant>
      <vt:variant>
        <vt:i4>0</vt:i4>
      </vt:variant>
      <vt:variant>
        <vt:i4>5</vt:i4>
      </vt:variant>
      <vt:variant>
        <vt:lpwstr/>
      </vt:variant>
      <vt:variant>
        <vt:lpwstr>_Toc290308125</vt:lpwstr>
      </vt:variant>
      <vt:variant>
        <vt:i4>1507379</vt:i4>
      </vt:variant>
      <vt:variant>
        <vt:i4>32</vt:i4>
      </vt:variant>
      <vt:variant>
        <vt:i4>0</vt:i4>
      </vt:variant>
      <vt:variant>
        <vt:i4>5</vt:i4>
      </vt:variant>
      <vt:variant>
        <vt:lpwstr/>
      </vt:variant>
      <vt:variant>
        <vt:lpwstr>_Toc290308124</vt:lpwstr>
      </vt:variant>
      <vt:variant>
        <vt:i4>1507379</vt:i4>
      </vt:variant>
      <vt:variant>
        <vt:i4>26</vt:i4>
      </vt:variant>
      <vt:variant>
        <vt:i4>0</vt:i4>
      </vt:variant>
      <vt:variant>
        <vt:i4>5</vt:i4>
      </vt:variant>
      <vt:variant>
        <vt:lpwstr/>
      </vt:variant>
      <vt:variant>
        <vt:lpwstr>_Toc290308123</vt:lpwstr>
      </vt:variant>
      <vt:variant>
        <vt:i4>1507379</vt:i4>
      </vt:variant>
      <vt:variant>
        <vt:i4>20</vt:i4>
      </vt:variant>
      <vt:variant>
        <vt:i4>0</vt:i4>
      </vt:variant>
      <vt:variant>
        <vt:i4>5</vt:i4>
      </vt:variant>
      <vt:variant>
        <vt:lpwstr/>
      </vt:variant>
      <vt:variant>
        <vt:lpwstr>_Toc290308122</vt:lpwstr>
      </vt:variant>
      <vt:variant>
        <vt:i4>1507379</vt:i4>
      </vt:variant>
      <vt:variant>
        <vt:i4>14</vt:i4>
      </vt:variant>
      <vt:variant>
        <vt:i4>0</vt:i4>
      </vt:variant>
      <vt:variant>
        <vt:i4>5</vt:i4>
      </vt:variant>
      <vt:variant>
        <vt:lpwstr/>
      </vt:variant>
      <vt:variant>
        <vt:lpwstr>_Toc290308121</vt:lpwstr>
      </vt:variant>
      <vt:variant>
        <vt:i4>1507379</vt:i4>
      </vt:variant>
      <vt:variant>
        <vt:i4>8</vt:i4>
      </vt:variant>
      <vt:variant>
        <vt:i4>0</vt:i4>
      </vt:variant>
      <vt:variant>
        <vt:i4>5</vt:i4>
      </vt:variant>
      <vt:variant>
        <vt:lpwstr/>
      </vt:variant>
      <vt:variant>
        <vt:lpwstr>_Toc290308120</vt:lpwstr>
      </vt:variant>
      <vt:variant>
        <vt:i4>1310771</vt:i4>
      </vt:variant>
      <vt:variant>
        <vt:i4>2</vt:i4>
      </vt:variant>
      <vt:variant>
        <vt:i4>0</vt:i4>
      </vt:variant>
      <vt:variant>
        <vt:i4>5</vt:i4>
      </vt:variant>
      <vt:variant>
        <vt:lpwstr/>
      </vt:variant>
      <vt:variant>
        <vt:lpwstr>_Toc290308119</vt:lpwstr>
      </vt:variant>
      <vt:variant>
        <vt:i4>262250</vt:i4>
      </vt:variant>
      <vt:variant>
        <vt:i4>0</vt:i4>
      </vt:variant>
      <vt:variant>
        <vt:i4>0</vt:i4>
      </vt:variant>
      <vt:variant>
        <vt:i4>5</vt:i4>
      </vt:variant>
      <vt:variant>
        <vt:lpwstr>mailto:aline.brunet@cea.fr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PROJET</dc:title>
  <dc:creator>QUILLEC Sophie 163607</dc:creator>
  <cp:lastModifiedBy>WAWSZCZYK Eric WEBNET</cp:lastModifiedBy>
  <cp:revision>10</cp:revision>
  <cp:lastPrinted>2011-09-09T07:27:00Z</cp:lastPrinted>
  <dcterms:created xsi:type="dcterms:W3CDTF">2011-09-05T12:55:00Z</dcterms:created>
  <dcterms:modified xsi:type="dcterms:W3CDTF">2011-09-09T07:28:00Z</dcterms:modified>
</cp:coreProperties>
</file>