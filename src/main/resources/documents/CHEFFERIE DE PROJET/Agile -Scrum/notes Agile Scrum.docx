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77829" w14:textId="77777777" w:rsidR="009B420D" w:rsidRPr="006143DD" w:rsidRDefault="00462873">
      <w:pPr>
        <w:spacing w:before="0" w:after="0" w:line="240" w:lineRule="auto"/>
        <w:rPr>
          <w:rFonts w:ascii="Tahoma" w:hAnsi="Tahoma"/>
          <w:szCs w:val="24"/>
          <w:lang w:eastAsia="fr-FR" w:bidi="ar-SA"/>
        </w:rPr>
      </w:pPr>
      <w:r w:rsidRPr="002D4296">
        <w:rPr>
          <w:noProof/>
          <w:color w:val="808080" w:themeColor="background1" w:themeShade="80"/>
          <w:sz w:val="18"/>
          <w:lang w:eastAsia="fr-FR" w:bidi="ar-SA"/>
        </w:rPr>
        <w:drawing>
          <wp:anchor distT="0" distB="0" distL="114300" distR="114300" simplePos="0" relativeHeight="251658240" behindDoc="1" locked="0" layoutInCell="1" allowOverlap="1" wp14:anchorId="5D43897A" wp14:editId="02FDE43E">
            <wp:simplePos x="0" y="0"/>
            <wp:positionH relativeFrom="page">
              <wp:posOffset>-182880</wp:posOffset>
            </wp:positionH>
            <wp:positionV relativeFrom="paragraph">
              <wp:posOffset>-1666240</wp:posOffset>
            </wp:positionV>
            <wp:extent cx="7780987" cy="1086612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_bg.jpg"/>
                    <pic:cNvPicPr/>
                  </pic:nvPicPr>
                  <pic:blipFill>
                    <a:blip r:embed="rId11">
                      <a:extLst>
                        <a:ext uri="{28A0092B-C50C-407E-A947-70E740481C1C}">
                          <a14:useLocalDpi xmlns:a14="http://schemas.microsoft.com/office/drawing/2010/main" val="0"/>
                        </a:ext>
                      </a:extLst>
                    </a:blip>
                    <a:stretch>
                      <a:fillRect/>
                    </a:stretch>
                  </pic:blipFill>
                  <pic:spPr>
                    <a:xfrm>
                      <a:off x="0" y="0"/>
                      <a:ext cx="7782479" cy="10868204"/>
                    </a:xfrm>
                    <a:prstGeom prst="rect">
                      <a:avLst/>
                    </a:prstGeom>
                  </pic:spPr>
                </pic:pic>
              </a:graphicData>
            </a:graphic>
            <wp14:sizeRelH relativeFrom="margin">
              <wp14:pctWidth>0</wp14:pctWidth>
            </wp14:sizeRelH>
            <wp14:sizeRelV relativeFrom="margin">
              <wp14:pctHeight>0</wp14:pctHeight>
            </wp14:sizeRelV>
          </wp:anchor>
        </w:drawing>
      </w:r>
    </w:p>
    <w:p w14:paraId="55A984E6" w14:textId="77777777" w:rsidR="00277E67" w:rsidRDefault="00714246" w:rsidP="00714246">
      <w:pPr>
        <w:jc w:val="center"/>
      </w:pPr>
      <w:r>
        <w:rPr>
          <w:b/>
          <w:bCs/>
          <w:noProof/>
          <w:sz w:val="48"/>
          <w:szCs w:val="48"/>
        </w:rPr>
        <w:drawing>
          <wp:inline distT="0" distB="0" distL="0" distR="0" wp14:anchorId="6129C69C" wp14:editId="1AB52F56">
            <wp:extent cx="2645009" cy="976106"/>
            <wp:effectExtent l="0" t="0" r="3175" b="0"/>
            <wp:docPr id="6" name="Image 6"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ia rectangle blanc.jfif"/>
                    <pic:cNvPicPr/>
                  </pic:nvPicPr>
                  <pic:blipFill>
                    <a:blip r:embed="rId12"/>
                    <a:stretch>
                      <a:fillRect/>
                    </a:stretch>
                  </pic:blipFill>
                  <pic:spPr>
                    <a:xfrm>
                      <a:off x="0" y="0"/>
                      <a:ext cx="2724628" cy="1005488"/>
                    </a:xfrm>
                    <a:prstGeom prst="rect">
                      <a:avLst/>
                    </a:prstGeom>
                  </pic:spPr>
                </pic:pic>
              </a:graphicData>
            </a:graphic>
          </wp:inline>
        </w:drawing>
      </w:r>
    </w:p>
    <w:p w14:paraId="635C5ABF" w14:textId="77777777" w:rsidR="00277E67" w:rsidRDefault="00277E67" w:rsidP="00714246">
      <w:pPr>
        <w:jc w:val="center"/>
      </w:pPr>
    </w:p>
    <w:p w14:paraId="69124081" w14:textId="77777777" w:rsidR="003D2D56" w:rsidRDefault="003D2D56" w:rsidP="003D2D56"/>
    <w:p w14:paraId="7C417D03" w14:textId="77777777" w:rsidR="00A321AA" w:rsidRPr="003D2D56" w:rsidRDefault="00A321AA" w:rsidP="003D2D56"/>
    <w:p w14:paraId="7765C85C" w14:textId="1BD58B71" w:rsidR="009A5666" w:rsidRDefault="008C340D" w:rsidP="009A5666">
      <w:pPr>
        <w:pStyle w:val="Titre"/>
        <w:spacing w:before="0" w:after="0" w:line="240" w:lineRule="auto"/>
        <w:jc w:val="center"/>
        <w:rPr>
          <w:rStyle w:val="Accentuation"/>
          <w:b/>
          <w:bCs/>
          <w:sz w:val="48"/>
          <w:szCs w:val="48"/>
        </w:rPr>
      </w:pPr>
      <w:r>
        <w:rPr>
          <w:rStyle w:val="Accentuation"/>
          <w:b/>
          <w:bCs/>
          <w:sz w:val="48"/>
          <w:szCs w:val="48"/>
        </w:rPr>
        <w:t>Notes Agile Scrum</w:t>
      </w:r>
    </w:p>
    <w:p w14:paraId="16C45D65" w14:textId="77777777" w:rsidR="00277E67" w:rsidRDefault="00277E67" w:rsidP="00277E67"/>
    <w:p w14:paraId="063FBBCB" w14:textId="77777777" w:rsidR="00942953" w:rsidRDefault="00942953" w:rsidP="00942953">
      <w:pPr>
        <w:pStyle w:val="Corpsdetexte"/>
        <w:tabs>
          <w:tab w:val="left" w:pos="3119"/>
        </w:tabs>
        <w:ind w:right="436"/>
        <w:jc w:val="center"/>
      </w:pPr>
    </w:p>
    <w:p w14:paraId="561414E4" w14:textId="77777777" w:rsidR="00E3430F" w:rsidRPr="006143DD" w:rsidRDefault="00E3430F" w:rsidP="00942953">
      <w:pPr>
        <w:pStyle w:val="Corpsdetexte"/>
        <w:tabs>
          <w:tab w:val="left" w:pos="3119"/>
        </w:tabs>
        <w:ind w:right="436"/>
        <w:jc w:val="center"/>
      </w:pPr>
    </w:p>
    <w:p w14:paraId="5B7246DE" w14:textId="77777777" w:rsidR="00942953" w:rsidRDefault="00942953" w:rsidP="00942953">
      <w:pPr>
        <w:pStyle w:val="Corpsdetexte"/>
        <w:tabs>
          <w:tab w:val="left" w:pos="3119"/>
        </w:tabs>
        <w:ind w:right="436"/>
        <w:jc w:val="center"/>
      </w:pPr>
    </w:p>
    <w:p w14:paraId="4A159CE5" w14:textId="77777777" w:rsidR="00942953" w:rsidRDefault="00942953" w:rsidP="00942953">
      <w:pPr>
        <w:pStyle w:val="Corpsdetexte"/>
        <w:tabs>
          <w:tab w:val="left" w:pos="3119"/>
        </w:tabs>
        <w:ind w:right="436"/>
        <w:jc w:val="center"/>
        <w:rPr>
          <w:rFonts w:asciiTheme="minorHAnsi" w:hAnsiTheme="minorHAnsi" w:cstheme="minorHAnsi"/>
        </w:rPr>
      </w:pPr>
    </w:p>
    <w:p w14:paraId="3A30ECC3" w14:textId="77777777" w:rsidR="00A321AA" w:rsidRDefault="00A321AA" w:rsidP="00942953">
      <w:pPr>
        <w:pStyle w:val="Corpsdetexte"/>
        <w:tabs>
          <w:tab w:val="left" w:pos="3119"/>
        </w:tabs>
        <w:ind w:right="436"/>
        <w:jc w:val="center"/>
        <w:rPr>
          <w:rFonts w:asciiTheme="minorHAnsi" w:hAnsiTheme="minorHAnsi" w:cstheme="minorHAnsi"/>
        </w:rPr>
      </w:pPr>
    </w:p>
    <w:p w14:paraId="01F7BA14" w14:textId="77777777" w:rsidR="0094171C" w:rsidRDefault="0094171C" w:rsidP="00942953">
      <w:pPr>
        <w:pStyle w:val="Corpsdetexte"/>
        <w:tabs>
          <w:tab w:val="left" w:pos="3119"/>
        </w:tabs>
        <w:ind w:right="436"/>
        <w:jc w:val="center"/>
        <w:rPr>
          <w:rFonts w:asciiTheme="minorHAnsi" w:hAnsiTheme="minorHAnsi" w:cstheme="minorHAnsi"/>
        </w:rPr>
      </w:pPr>
    </w:p>
    <w:p w14:paraId="17AA3E73" w14:textId="77777777" w:rsidR="0094171C" w:rsidRDefault="0094171C" w:rsidP="00942953">
      <w:pPr>
        <w:pStyle w:val="Corpsdetexte"/>
        <w:tabs>
          <w:tab w:val="left" w:pos="3119"/>
        </w:tabs>
        <w:ind w:right="436"/>
        <w:jc w:val="center"/>
        <w:rPr>
          <w:rFonts w:asciiTheme="minorHAnsi" w:hAnsiTheme="minorHAnsi" w:cstheme="minorHAnsi"/>
        </w:rPr>
      </w:pPr>
    </w:p>
    <w:p w14:paraId="792A898F" w14:textId="77777777" w:rsidR="00E3430F" w:rsidRPr="006143DD" w:rsidRDefault="00E3430F" w:rsidP="00942953">
      <w:pPr>
        <w:pStyle w:val="Corpsdetexte"/>
        <w:tabs>
          <w:tab w:val="left" w:pos="3119"/>
        </w:tabs>
        <w:ind w:right="436"/>
        <w:jc w:val="center"/>
        <w:rPr>
          <w:rFonts w:asciiTheme="minorHAnsi" w:hAnsiTheme="minorHAnsi" w:cstheme="minorHAnsi"/>
        </w:rPr>
      </w:pPr>
    </w:p>
    <w:p w14:paraId="6FEC243D" w14:textId="77777777" w:rsidR="00942953" w:rsidRDefault="00A321AA" w:rsidP="00F3606D">
      <w:pPr>
        <w:pStyle w:val="Corpsdetexte"/>
        <w:tabs>
          <w:tab w:val="left" w:pos="0"/>
        </w:tabs>
        <w:ind w:right="426"/>
        <w:jc w:val="center"/>
        <w:rPr>
          <w:rFonts w:asciiTheme="minorHAnsi" w:hAnsiTheme="minorHAnsi" w:cstheme="minorHAnsi"/>
        </w:rPr>
      </w:pPr>
      <w:r>
        <w:rPr>
          <w:rFonts w:asciiTheme="minorHAnsi" w:hAnsiTheme="minorHAnsi" w:cstheme="minorHAnsi"/>
        </w:rPr>
        <w:t>Août</w:t>
      </w:r>
      <w:r w:rsidR="00C253E3">
        <w:rPr>
          <w:rFonts w:asciiTheme="minorHAnsi" w:hAnsiTheme="minorHAnsi" w:cstheme="minorHAnsi"/>
        </w:rPr>
        <w:t xml:space="preserve"> </w:t>
      </w:r>
      <w:r w:rsidR="00B01D91">
        <w:rPr>
          <w:rFonts w:asciiTheme="minorHAnsi" w:hAnsiTheme="minorHAnsi" w:cstheme="minorHAnsi"/>
        </w:rPr>
        <w:t>20</w:t>
      </w:r>
      <w:r w:rsidR="00C253E3">
        <w:rPr>
          <w:rFonts w:asciiTheme="minorHAnsi" w:hAnsiTheme="minorHAnsi" w:cstheme="minorHAnsi"/>
        </w:rPr>
        <w:t>2</w:t>
      </w:r>
      <w:r w:rsidR="00EF1DA4">
        <w:rPr>
          <w:rFonts w:asciiTheme="minorHAnsi" w:hAnsiTheme="minorHAnsi" w:cstheme="minorHAnsi"/>
        </w:rPr>
        <w:t>1</w:t>
      </w:r>
    </w:p>
    <w:p w14:paraId="51372A93" w14:textId="77777777" w:rsidR="00C17545" w:rsidRPr="006143DD" w:rsidRDefault="00CC0309" w:rsidP="00942953">
      <w:pPr>
        <w:pStyle w:val="Corpsdetexte"/>
        <w:tabs>
          <w:tab w:val="left" w:pos="3119"/>
        </w:tabs>
        <w:ind w:right="426"/>
        <w:jc w:val="center"/>
        <w:rPr>
          <w:rFonts w:asciiTheme="minorHAnsi" w:hAnsiTheme="minorHAnsi" w:cstheme="minorHAnsi"/>
        </w:rPr>
      </w:pPr>
      <w:r>
        <w:rPr>
          <w:rFonts w:asciiTheme="minorHAnsi" w:hAnsiTheme="minorHAnsi" w:cstheme="minorHAnsi"/>
        </w:rPr>
        <w:t>V</w:t>
      </w:r>
      <w:r w:rsidR="00C51785">
        <w:rPr>
          <w:rFonts w:asciiTheme="minorHAnsi" w:hAnsiTheme="minorHAnsi" w:cstheme="minorHAnsi"/>
        </w:rPr>
        <w:t>1</w:t>
      </w:r>
      <w:r w:rsidR="00A23E22">
        <w:rPr>
          <w:rFonts w:asciiTheme="minorHAnsi" w:hAnsiTheme="minorHAnsi" w:cstheme="minorHAnsi"/>
        </w:rPr>
        <w:t>.</w:t>
      </w:r>
      <w:r w:rsidR="001978BB">
        <w:rPr>
          <w:rFonts w:asciiTheme="minorHAnsi" w:hAnsiTheme="minorHAnsi" w:cstheme="minorHAnsi"/>
        </w:rPr>
        <w:t>0</w:t>
      </w:r>
    </w:p>
    <w:p w14:paraId="4C693154" w14:textId="77777777" w:rsidR="00942953" w:rsidRPr="006143DD" w:rsidRDefault="00942953" w:rsidP="00942953"/>
    <w:p w14:paraId="7A963AE1" w14:textId="77777777" w:rsidR="007F1FA4" w:rsidRDefault="007F1FA4" w:rsidP="007B7DCF">
      <w:pPr>
        <w:spacing w:before="240" w:after="120" w:line="240" w:lineRule="auto"/>
        <w:jc w:val="both"/>
        <w:rPr>
          <w:rFonts w:ascii="Segoe UI" w:eastAsia="Arial Unicode MS" w:hAnsi="Segoe UI" w:cs="Segoe UI"/>
          <w:color w:val="7F7F7F"/>
          <w:sz w:val="28"/>
          <w:lang w:eastAsia="fr-FR" w:bidi="ar-SA"/>
        </w:rPr>
        <w:sectPr w:rsidR="007F1FA4" w:rsidSect="00150D18">
          <w:headerReference w:type="default" r:id="rId13"/>
          <w:footerReference w:type="default" r:id="rId14"/>
          <w:headerReference w:type="first" r:id="rId15"/>
          <w:footerReference w:type="first" r:id="rId16"/>
          <w:pgSz w:w="11906" w:h="16838"/>
          <w:pgMar w:top="436" w:right="1134" w:bottom="1134" w:left="1134" w:header="709" w:footer="709" w:gutter="0"/>
          <w:cols w:space="708"/>
          <w:docGrid w:linePitch="360"/>
        </w:sectPr>
      </w:pPr>
      <w:bookmarkStart w:id="13" w:name="_Toc243472015"/>
      <w:bookmarkEnd w:id="13"/>
    </w:p>
    <w:p w14:paraId="504E1100" w14:textId="77777777" w:rsidR="007B3BB5" w:rsidRPr="00643899" w:rsidRDefault="00285D62" w:rsidP="007B3BB5">
      <w:pPr>
        <w:pStyle w:val="Titre1"/>
      </w:pPr>
      <w:bookmarkStart w:id="14" w:name="_Toc58141336"/>
      <w:bookmarkStart w:id="15" w:name="_Toc76661362"/>
      <w:r>
        <w:lastRenderedPageBreak/>
        <w:t>Table des matières</w:t>
      </w:r>
      <w:bookmarkEnd w:id="15"/>
    </w:p>
    <w:bookmarkStart w:id="16" w:name="_Ref72795544"/>
    <w:bookmarkStart w:id="17" w:name="_Toc73049205"/>
    <w:bookmarkStart w:id="18" w:name="_Toc29904436"/>
    <w:p w14:paraId="5DEEFF32" w14:textId="77777777" w:rsidR="00926C97" w:rsidRDefault="008B354C">
      <w:pPr>
        <w:pStyle w:val="TM1"/>
        <w:rPr>
          <w:rFonts w:asciiTheme="minorHAnsi" w:eastAsiaTheme="minorEastAsia" w:hAnsiTheme="minorHAnsi" w:cstheme="minorBidi"/>
          <w:b w:val="0"/>
          <w:noProof/>
          <w:sz w:val="22"/>
          <w:szCs w:val="22"/>
          <w:lang w:eastAsia="fr-FR" w:bidi="ar-SA"/>
        </w:rPr>
      </w:pPr>
      <w:r>
        <w:rPr>
          <w:rFonts w:ascii="Segoe UI" w:hAnsi="Segoe UI" w:cs="Segoe UI"/>
          <w:b w:val="0"/>
          <w:sz w:val="20"/>
        </w:rPr>
        <w:fldChar w:fldCharType="begin"/>
      </w:r>
      <w:r>
        <w:rPr>
          <w:rFonts w:ascii="Segoe UI" w:hAnsi="Segoe UI" w:cs="Segoe UI"/>
          <w:b w:val="0"/>
          <w:sz w:val="20"/>
        </w:rPr>
        <w:instrText xml:space="preserve"> TOC \o "1-3" \u </w:instrText>
      </w:r>
      <w:r>
        <w:rPr>
          <w:rFonts w:ascii="Segoe UI" w:hAnsi="Segoe UI" w:cs="Segoe UI"/>
          <w:b w:val="0"/>
          <w:sz w:val="20"/>
        </w:rPr>
        <w:fldChar w:fldCharType="separate"/>
      </w:r>
      <w:r w:rsidR="00926C97">
        <w:rPr>
          <w:noProof/>
        </w:rPr>
        <w:t>1</w:t>
      </w:r>
      <w:r w:rsidR="00926C97">
        <w:rPr>
          <w:rFonts w:asciiTheme="minorHAnsi" w:eastAsiaTheme="minorEastAsia" w:hAnsiTheme="minorHAnsi" w:cstheme="minorBidi"/>
          <w:b w:val="0"/>
          <w:noProof/>
          <w:sz w:val="22"/>
          <w:szCs w:val="22"/>
          <w:lang w:eastAsia="fr-FR" w:bidi="ar-SA"/>
        </w:rPr>
        <w:tab/>
      </w:r>
      <w:r w:rsidR="00926C97">
        <w:rPr>
          <w:noProof/>
        </w:rPr>
        <w:t>Résumé</w:t>
      </w:r>
      <w:r w:rsidR="00926C97">
        <w:rPr>
          <w:noProof/>
        </w:rPr>
        <w:tab/>
      </w:r>
      <w:r w:rsidR="00926C97">
        <w:rPr>
          <w:noProof/>
        </w:rPr>
        <w:fldChar w:fldCharType="begin"/>
      </w:r>
      <w:r w:rsidR="00926C97">
        <w:rPr>
          <w:noProof/>
        </w:rPr>
        <w:instrText xml:space="preserve"> PAGEREF _Toc76661361 \h </w:instrText>
      </w:r>
      <w:r w:rsidR="00926C97">
        <w:rPr>
          <w:noProof/>
        </w:rPr>
      </w:r>
      <w:r w:rsidR="00926C97">
        <w:rPr>
          <w:noProof/>
        </w:rPr>
        <w:fldChar w:fldCharType="separate"/>
      </w:r>
      <w:r w:rsidR="00EA57BA">
        <w:rPr>
          <w:noProof/>
        </w:rPr>
        <w:t>3</w:t>
      </w:r>
      <w:r w:rsidR="00926C97">
        <w:rPr>
          <w:noProof/>
        </w:rPr>
        <w:fldChar w:fldCharType="end"/>
      </w:r>
    </w:p>
    <w:p w14:paraId="34C1135B" w14:textId="77777777" w:rsidR="00926C97" w:rsidRDefault="00926C97">
      <w:pPr>
        <w:pStyle w:val="TM1"/>
        <w:rPr>
          <w:rFonts w:asciiTheme="minorHAnsi" w:eastAsiaTheme="minorEastAsia" w:hAnsiTheme="minorHAnsi" w:cstheme="minorBidi"/>
          <w:b w:val="0"/>
          <w:noProof/>
          <w:sz w:val="22"/>
          <w:szCs w:val="22"/>
          <w:lang w:eastAsia="fr-FR" w:bidi="ar-SA"/>
        </w:rPr>
      </w:pPr>
      <w:r>
        <w:rPr>
          <w:noProof/>
        </w:rPr>
        <w:t>2</w:t>
      </w:r>
      <w:r>
        <w:rPr>
          <w:rFonts w:asciiTheme="minorHAnsi" w:eastAsiaTheme="minorEastAsia" w:hAnsiTheme="minorHAnsi" w:cstheme="minorBidi"/>
          <w:b w:val="0"/>
          <w:noProof/>
          <w:sz w:val="22"/>
          <w:szCs w:val="22"/>
          <w:lang w:eastAsia="fr-FR" w:bidi="ar-SA"/>
        </w:rPr>
        <w:tab/>
      </w:r>
      <w:r>
        <w:rPr>
          <w:noProof/>
        </w:rPr>
        <w:t>Table des matières</w:t>
      </w:r>
      <w:r>
        <w:rPr>
          <w:noProof/>
        </w:rPr>
        <w:tab/>
      </w:r>
      <w:r>
        <w:rPr>
          <w:noProof/>
        </w:rPr>
        <w:fldChar w:fldCharType="begin"/>
      </w:r>
      <w:r>
        <w:rPr>
          <w:noProof/>
        </w:rPr>
        <w:instrText xml:space="preserve"> PAGEREF _Toc76661362 \h </w:instrText>
      </w:r>
      <w:r>
        <w:rPr>
          <w:noProof/>
        </w:rPr>
      </w:r>
      <w:r>
        <w:rPr>
          <w:noProof/>
        </w:rPr>
        <w:fldChar w:fldCharType="separate"/>
      </w:r>
      <w:r w:rsidR="00EA57BA">
        <w:rPr>
          <w:noProof/>
        </w:rPr>
        <w:t>4</w:t>
      </w:r>
      <w:r>
        <w:rPr>
          <w:noProof/>
        </w:rPr>
        <w:fldChar w:fldCharType="end"/>
      </w:r>
    </w:p>
    <w:p w14:paraId="6E105D00" w14:textId="77777777" w:rsidR="00926C97" w:rsidRDefault="00926C97">
      <w:pPr>
        <w:pStyle w:val="TM1"/>
        <w:rPr>
          <w:rFonts w:asciiTheme="minorHAnsi" w:eastAsiaTheme="minorEastAsia" w:hAnsiTheme="minorHAnsi" w:cstheme="minorBidi"/>
          <w:b w:val="0"/>
          <w:noProof/>
          <w:sz w:val="22"/>
          <w:szCs w:val="22"/>
          <w:lang w:eastAsia="fr-FR" w:bidi="ar-SA"/>
        </w:rPr>
      </w:pPr>
      <w:r>
        <w:rPr>
          <w:noProof/>
        </w:rPr>
        <w:t>3</w:t>
      </w:r>
      <w:r>
        <w:rPr>
          <w:rFonts w:asciiTheme="minorHAnsi" w:eastAsiaTheme="minorEastAsia" w:hAnsiTheme="minorHAnsi" w:cstheme="minorBidi"/>
          <w:b w:val="0"/>
          <w:noProof/>
          <w:sz w:val="22"/>
          <w:szCs w:val="22"/>
          <w:lang w:eastAsia="fr-FR" w:bidi="ar-SA"/>
        </w:rPr>
        <w:tab/>
      </w:r>
      <w:r>
        <w:rPr>
          <w:noProof/>
        </w:rPr>
        <w:t>Variables de type 1/2h et 10 minutes</w:t>
      </w:r>
      <w:r>
        <w:rPr>
          <w:noProof/>
        </w:rPr>
        <w:tab/>
      </w:r>
      <w:r>
        <w:rPr>
          <w:noProof/>
        </w:rPr>
        <w:fldChar w:fldCharType="begin"/>
      </w:r>
      <w:r>
        <w:rPr>
          <w:noProof/>
        </w:rPr>
        <w:instrText xml:space="preserve"> PAGEREF _Toc76661363 \h </w:instrText>
      </w:r>
      <w:r>
        <w:rPr>
          <w:noProof/>
        </w:rPr>
      </w:r>
      <w:r>
        <w:rPr>
          <w:noProof/>
        </w:rPr>
        <w:fldChar w:fldCharType="separate"/>
      </w:r>
      <w:r w:rsidR="00EA57BA">
        <w:rPr>
          <w:noProof/>
        </w:rPr>
        <w:t>5</w:t>
      </w:r>
      <w:r>
        <w:rPr>
          <w:noProof/>
        </w:rPr>
        <w:fldChar w:fldCharType="end"/>
      </w:r>
    </w:p>
    <w:p w14:paraId="04CCCC21" w14:textId="77777777" w:rsidR="00926C97" w:rsidRDefault="00926C97">
      <w:pPr>
        <w:pStyle w:val="TM1"/>
        <w:rPr>
          <w:rFonts w:asciiTheme="minorHAnsi" w:eastAsiaTheme="minorEastAsia" w:hAnsiTheme="minorHAnsi" w:cstheme="minorBidi"/>
          <w:b w:val="0"/>
          <w:noProof/>
          <w:sz w:val="22"/>
          <w:szCs w:val="22"/>
          <w:lang w:eastAsia="fr-FR" w:bidi="ar-SA"/>
        </w:rPr>
      </w:pPr>
      <w:r>
        <w:rPr>
          <w:noProof/>
        </w:rPr>
        <w:t>4</w:t>
      </w:r>
      <w:r>
        <w:rPr>
          <w:rFonts w:asciiTheme="minorHAnsi" w:eastAsiaTheme="minorEastAsia" w:hAnsiTheme="minorHAnsi" w:cstheme="minorBidi"/>
          <w:b w:val="0"/>
          <w:noProof/>
          <w:sz w:val="22"/>
          <w:szCs w:val="22"/>
          <w:lang w:eastAsia="fr-FR" w:bidi="ar-SA"/>
        </w:rPr>
        <w:tab/>
      </w:r>
      <w:r>
        <w:rPr>
          <w:noProof/>
        </w:rPr>
        <w:t>Nouveau type d’injection des données Excel</w:t>
      </w:r>
      <w:r>
        <w:rPr>
          <w:noProof/>
        </w:rPr>
        <w:tab/>
      </w:r>
      <w:r>
        <w:rPr>
          <w:noProof/>
        </w:rPr>
        <w:fldChar w:fldCharType="begin"/>
      </w:r>
      <w:r>
        <w:rPr>
          <w:noProof/>
        </w:rPr>
        <w:instrText xml:space="preserve"> PAGEREF _Toc76661364 \h </w:instrText>
      </w:r>
      <w:r>
        <w:rPr>
          <w:noProof/>
        </w:rPr>
      </w:r>
      <w:r>
        <w:rPr>
          <w:noProof/>
        </w:rPr>
        <w:fldChar w:fldCharType="separate"/>
      </w:r>
      <w:r w:rsidR="00EA57BA">
        <w:rPr>
          <w:noProof/>
        </w:rPr>
        <w:t>6</w:t>
      </w:r>
      <w:r>
        <w:rPr>
          <w:noProof/>
        </w:rPr>
        <w:fldChar w:fldCharType="end"/>
      </w:r>
    </w:p>
    <w:p w14:paraId="3FBFBCAB" w14:textId="77777777" w:rsidR="00926C97" w:rsidRDefault="00926C97">
      <w:pPr>
        <w:pStyle w:val="TM1"/>
        <w:rPr>
          <w:rFonts w:asciiTheme="minorHAnsi" w:eastAsiaTheme="minorEastAsia" w:hAnsiTheme="minorHAnsi" w:cstheme="minorBidi"/>
          <w:b w:val="0"/>
          <w:noProof/>
          <w:sz w:val="22"/>
          <w:szCs w:val="22"/>
          <w:lang w:eastAsia="fr-FR" w:bidi="ar-SA"/>
        </w:rPr>
      </w:pPr>
      <w:r>
        <w:rPr>
          <w:noProof/>
        </w:rPr>
        <w:t>5</w:t>
      </w:r>
      <w:r>
        <w:rPr>
          <w:rFonts w:asciiTheme="minorHAnsi" w:eastAsiaTheme="minorEastAsia" w:hAnsiTheme="minorHAnsi" w:cstheme="minorBidi"/>
          <w:b w:val="0"/>
          <w:noProof/>
          <w:sz w:val="22"/>
          <w:szCs w:val="22"/>
          <w:lang w:eastAsia="fr-FR" w:bidi="ar-SA"/>
        </w:rPr>
        <w:tab/>
      </w:r>
      <w:r>
        <w:rPr>
          <w:noProof/>
        </w:rPr>
        <w:t>Création de deux nouveaux imports automatiques</w:t>
      </w:r>
      <w:r>
        <w:rPr>
          <w:noProof/>
        </w:rPr>
        <w:tab/>
      </w:r>
      <w:r>
        <w:rPr>
          <w:noProof/>
        </w:rPr>
        <w:fldChar w:fldCharType="begin"/>
      </w:r>
      <w:r>
        <w:rPr>
          <w:noProof/>
        </w:rPr>
        <w:instrText xml:space="preserve"> PAGEREF _Toc76661365 \h </w:instrText>
      </w:r>
      <w:r>
        <w:rPr>
          <w:noProof/>
        </w:rPr>
      </w:r>
      <w:r>
        <w:rPr>
          <w:noProof/>
        </w:rPr>
        <w:fldChar w:fldCharType="separate"/>
      </w:r>
      <w:r w:rsidR="00EA57BA">
        <w:rPr>
          <w:noProof/>
        </w:rPr>
        <w:t>7</w:t>
      </w:r>
      <w:r>
        <w:rPr>
          <w:noProof/>
        </w:rPr>
        <w:fldChar w:fldCharType="end"/>
      </w:r>
    </w:p>
    <w:p w14:paraId="39B5CC2E" w14:textId="77777777" w:rsidR="00926C97" w:rsidRDefault="00926C97">
      <w:pPr>
        <w:pStyle w:val="TM2"/>
        <w:tabs>
          <w:tab w:val="left" w:pos="880"/>
        </w:tabs>
        <w:rPr>
          <w:rFonts w:asciiTheme="minorHAnsi" w:eastAsiaTheme="minorEastAsia" w:hAnsiTheme="minorHAnsi" w:cstheme="minorBidi"/>
          <w:noProof/>
          <w:sz w:val="22"/>
          <w:szCs w:val="22"/>
          <w:lang w:eastAsia="fr-FR" w:bidi="ar-SA"/>
        </w:rPr>
      </w:pPr>
      <w:r>
        <w:rPr>
          <w:noProof/>
        </w:rPr>
        <w:t>5.1</w:t>
      </w:r>
      <w:r>
        <w:rPr>
          <w:rFonts w:asciiTheme="minorHAnsi" w:eastAsiaTheme="minorEastAsia" w:hAnsiTheme="minorHAnsi" w:cstheme="minorBidi"/>
          <w:noProof/>
          <w:sz w:val="22"/>
          <w:szCs w:val="22"/>
          <w:lang w:eastAsia="fr-FR" w:bidi="ar-SA"/>
        </w:rPr>
        <w:tab/>
      </w:r>
      <w:r>
        <w:rPr>
          <w:noProof/>
        </w:rPr>
        <w:t>Les imports automatiques sur Aquedi</w:t>
      </w:r>
      <w:r>
        <w:rPr>
          <w:noProof/>
        </w:rPr>
        <w:tab/>
      </w:r>
      <w:r>
        <w:rPr>
          <w:noProof/>
        </w:rPr>
        <w:fldChar w:fldCharType="begin"/>
      </w:r>
      <w:r>
        <w:rPr>
          <w:noProof/>
        </w:rPr>
        <w:instrText xml:space="preserve"> PAGEREF _Toc76661366 \h </w:instrText>
      </w:r>
      <w:r>
        <w:rPr>
          <w:noProof/>
        </w:rPr>
      </w:r>
      <w:r>
        <w:rPr>
          <w:noProof/>
        </w:rPr>
        <w:fldChar w:fldCharType="separate"/>
      </w:r>
      <w:r w:rsidR="00EA57BA">
        <w:rPr>
          <w:noProof/>
        </w:rPr>
        <w:t>7</w:t>
      </w:r>
      <w:r>
        <w:rPr>
          <w:noProof/>
        </w:rPr>
        <w:fldChar w:fldCharType="end"/>
      </w:r>
    </w:p>
    <w:p w14:paraId="0E66D54F" w14:textId="77777777" w:rsidR="00926C97" w:rsidRDefault="00926C97">
      <w:pPr>
        <w:pStyle w:val="TM2"/>
        <w:tabs>
          <w:tab w:val="left" w:pos="880"/>
        </w:tabs>
        <w:rPr>
          <w:rFonts w:asciiTheme="minorHAnsi" w:eastAsiaTheme="minorEastAsia" w:hAnsiTheme="minorHAnsi" w:cstheme="minorBidi"/>
          <w:noProof/>
          <w:sz w:val="22"/>
          <w:szCs w:val="22"/>
          <w:lang w:eastAsia="fr-FR" w:bidi="ar-SA"/>
        </w:rPr>
      </w:pPr>
      <w:r>
        <w:rPr>
          <w:noProof/>
        </w:rPr>
        <w:t>5.2</w:t>
      </w:r>
      <w:r>
        <w:rPr>
          <w:rFonts w:asciiTheme="minorHAnsi" w:eastAsiaTheme="minorEastAsia" w:hAnsiTheme="minorHAnsi" w:cstheme="minorBidi"/>
          <w:noProof/>
          <w:sz w:val="22"/>
          <w:szCs w:val="22"/>
          <w:lang w:eastAsia="fr-FR" w:bidi="ar-SA"/>
        </w:rPr>
        <w:tab/>
      </w:r>
      <w:r>
        <w:rPr>
          <w:noProof/>
        </w:rPr>
        <w:t>Nouveaux formats d’intégration de données de type Excel</w:t>
      </w:r>
      <w:r>
        <w:rPr>
          <w:noProof/>
        </w:rPr>
        <w:tab/>
      </w:r>
      <w:r>
        <w:rPr>
          <w:noProof/>
        </w:rPr>
        <w:fldChar w:fldCharType="begin"/>
      </w:r>
      <w:r>
        <w:rPr>
          <w:noProof/>
        </w:rPr>
        <w:instrText xml:space="preserve"> PAGEREF _Toc76661367 \h </w:instrText>
      </w:r>
      <w:r>
        <w:rPr>
          <w:noProof/>
        </w:rPr>
      </w:r>
      <w:r>
        <w:rPr>
          <w:noProof/>
        </w:rPr>
        <w:fldChar w:fldCharType="separate"/>
      </w:r>
      <w:r w:rsidR="00EA57BA">
        <w:rPr>
          <w:noProof/>
        </w:rPr>
        <w:t>7</w:t>
      </w:r>
      <w:r>
        <w:rPr>
          <w:noProof/>
        </w:rPr>
        <w:fldChar w:fldCharType="end"/>
      </w:r>
    </w:p>
    <w:p w14:paraId="1A11EDF3" w14:textId="77777777" w:rsidR="00926C97" w:rsidRDefault="00926C97">
      <w:pPr>
        <w:pStyle w:val="TM3"/>
        <w:tabs>
          <w:tab w:val="left" w:pos="1100"/>
          <w:tab w:val="right" w:leader="dot" w:pos="9628"/>
        </w:tabs>
        <w:rPr>
          <w:rFonts w:asciiTheme="minorHAnsi" w:eastAsiaTheme="minorEastAsia" w:hAnsiTheme="minorHAnsi" w:cstheme="minorBidi"/>
          <w:noProof/>
          <w:sz w:val="22"/>
          <w:szCs w:val="22"/>
          <w:lang w:eastAsia="fr-FR" w:bidi="ar-SA"/>
        </w:rPr>
      </w:pPr>
      <w:r>
        <w:rPr>
          <w:noProof/>
        </w:rPr>
        <w:t>5.2.1</w:t>
      </w:r>
      <w:r>
        <w:rPr>
          <w:rFonts w:asciiTheme="minorHAnsi" w:eastAsiaTheme="minorEastAsia" w:hAnsiTheme="minorHAnsi" w:cstheme="minorBidi"/>
          <w:noProof/>
          <w:sz w:val="22"/>
          <w:szCs w:val="22"/>
          <w:lang w:eastAsia="fr-FR" w:bidi="ar-SA"/>
        </w:rPr>
        <w:tab/>
      </w:r>
      <w:r>
        <w:rPr>
          <w:noProof/>
        </w:rPr>
        <w:t>Description du format source des fichiers quotidiens</w:t>
      </w:r>
      <w:r>
        <w:rPr>
          <w:noProof/>
        </w:rPr>
        <w:tab/>
      </w:r>
      <w:r>
        <w:rPr>
          <w:noProof/>
        </w:rPr>
        <w:fldChar w:fldCharType="begin"/>
      </w:r>
      <w:r>
        <w:rPr>
          <w:noProof/>
        </w:rPr>
        <w:instrText xml:space="preserve"> PAGEREF _Toc76661368 \h </w:instrText>
      </w:r>
      <w:r>
        <w:rPr>
          <w:noProof/>
        </w:rPr>
      </w:r>
      <w:r>
        <w:rPr>
          <w:noProof/>
        </w:rPr>
        <w:fldChar w:fldCharType="separate"/>
      </w:r>
      <w:r w:rsidR="00EA57BA">
        <w:rPr>
          <w:noProof/>
        </w:rPr>
        <w:t>7</w:t>
      </w:r>
      <w:r>
        <w:rPr>
          <w:noProof/>
        </w:rPr>
        <w:fldChar w:fldCharType="end"/>
      </w:r>
    </w:p>
    <w:p w14:paraId="3CE24A3C" w14:textId="77777777" w:rsidR="00926C97" w:rsidRDefault="00926C97">
      <w:pPr>
        <w:pStyle w:val="TM3"/>
        <w:tabs>
          <w:tab w:val="left" w:pos="1100"/>
          <w:tab w:val="right" w:leader="dot" w:pos="9628"/>
        </w:tabs>
        <w:rPr>
          <w:rFonts w:asciiTheme="minorHAnsi" w:eastAsiaTheme="minorEastAsia" w:hAnsiTheme="minorHAnsi" w:cstheme="minorBidi"/>
          <w:noProof/>
          <w:sz w:val="22"/>
          <w:szCs w:val="22"/>
          <w:lang w:eastAsia="fr-FR" w:bidi="ar-SA"/>
        </w:rPr>
      </w:pPr>
      <w:r>
        <w:rPr>
          <w:noProof/>
        </w:rPr>
        <w:t>5.2.2</w:t>
      </w:r>
      <w:r>
        <w:rPr>
          <w:rFonts w:asciiTheme="minorHAnsi" w:eastAsiaTheme="minorEastAsia" w:hAnsiTheme="minorHAnsi" w:cstheme="minorBidi"/>
          <w:noProof/>
          <w:sz w:val="22"/>
          <w:szCs w:val="22"/>
          <w:lang w:eastAsia="fr-FR" w:bidi="ar-SA"/>
        </w:rPr>
        <w:tab/>
      </w:r>
      <w:r>
        <w:rPr>
          <w:noProof/>
        </w:rPr>
        <w:t>Description du format source des fichiers mensuels</w:t>
      </w:r>
      <w:r>
        <w:rPr>
          <w:noProof/>
        </w:rPr>
        <w:tab/>
      </w:r>
      <w:r>
        <w:rPr>
          <w:noProof/>
        </w:rPr>
        <w:fldChar w:fldCharType="begin"/>
      </w:r>
      <w:r>
        <w:rPr>
          <w:noProof/>
        </w:rPr>
        <w:instrText xml:space="preserve"> PAGEREF _Toc76661369 \h </w:instrText>
      </w:r>
      <w:r>
        <w:rPr>
          <w:noProof/>
        </w:rPr>
      </w:r>
      <w:r>
        <w:rPr>
          <w:noProof/>
        </w:rPr>
        <w:fldChar w:fldCharType="separate"/>
      </w:r>
      <w:r w:rsidR="00EA57BA">
        <w:rPr>
          <w:noProof/>
        </w:rPr>
        <w:t>20</w:t>
      </w:r>
      <w:r>
        <w:rPr>
          <w:noProof/>
        </w:rPr>
        <w:fldChar w:fldCharType="end"/>
      </w:r>
    </w:p>
    <w:p w14:paraId="5046BA29" w14:textId="77777777" w:rsidR="00926C97" w:rsidRDefault="00926C97">
      <w:pPr>
        <w:pStyle w:val="TM1"/>
        <w:rPr>
          <w:rFonts w:asciiTheme="minorHAnsi" w:eastAsiaTheme="minorEastAsia" w:hAnsiTheme="minorHAnsi" w:cstheme="minorBidi"/>
          <w:b w:val="0"/>
          <w:noProof/>
          <w:sz w:val="22"/>
          <w:szCs w:val="22"/>
          <w:lang w:eastAsia="fr-FR" w:bidi="ar-SA"/>
        </w:rPr>
      </w:pPr>
      <w:r>
        <w:rPr>
          <w:noProof/>
        </w:rPr>
        <w:t>6</w:t>
      </w:r>
      <w:r>
        <w:rPr>
          <w:rFonts w:asciiTheme="minorHAnsi" w:eastAsiaTheme="minorEastAsia" w:hAnsiTheme="minorHAnsi" w:cstheme="minorBidi"/>
          <w:b w:val="0"/>
          <w:noProof/>
          <w:sz w:val="22"/>
          <w:szCs w:val="22"/>
          <w:lang w:eastAsia="fr-FR" w:bidi="ar-SA"/>
        </w:rPr>
        <w:tab/>
      </w:r>
      <w:r>
        <w:rPr>
          <w:noProof/>
        </w:rPr>
        <w:t>Visualisation des données fumées</w:t>
      </w:r>
      <w:r>
        <w:rPr>
          <w:noProof/>
        </w:rPr>
        <w:tab/>
      </w:r>
      <w:r>
        <w:rPr>
          <w:noProof/>
        </w:rPr>
        <w:fldChar w:fldCharType="begin"/>
      </w:r>
      <w:r>
        <w:rPr>
          <w:noProof/>
        </w:rPr>
        <w:instrText xml:space="preserve"> PAGEREF _Toc76661370 \h </w:instrText>
      </w:r>
      <w:r>
        <w:rPr>
          <w:noProof/>
        </w:rPr>
      </w:r>
      <w:r>
        <w:rPr>
          <w:noProof/>
        </w:rPr>
        <w:fldChar w:fldCharType="separate"/>
      </w:r>
      <w:r w:rsidR="00EA57BA">
        <w:rPr>
          <w:noProof/>
        </w:rPr>
        <w:t>27</w:t>
      </w:r>
      <w:r>
        <w:rPr>
          <w:noProof/>
        </w:rPr>
        <w:fldChar w:fldCharType="end"/>
      </w:r>
    </w:p>
    <w:p w14:paraId="446092FB" w14:textId="77777777" w:rsidR="00926C97" w:rsidRDefault="00926C97">
      <w:pPr>
        <w:pStyle w:val="TM2"/>
        <w:tabs>
          <w:tab w:val="left" w:pos="880"/>
        </w:tabs>
        <w:rPr>
          <w:rFonts w:asciiTheme="minorHAnsi" w:eastAsiaTheme="minorEastAsia" w:hAnsiTheme="minorHAnsi" w:cstheme="minorBidi"/>
          <w:noProof/>
          <w:sz w:val="22"/>
          <w:szCs w:val="22"/>
          <w:lang w:eastAsia="fr-FR" w:bidi="ar-SA"/>
        </w:rPr>
      </w:pPr>
      <w:r>
        <w:rPr>
          <w:noProof/>
        </w:rPr>
        <w:t>6.1</w:t>
      </w:r>
      <w:r>
        <w:rPr>
          <w:rFonts w:asciiTheme="minorHAnsi" w:eastAsiaTheme="minorEastAsia" w:hAnsiTheme="minorHAnsi" w:cstheme="minorBidi"/>
          <w:noProof/>
          <w:sz w:val="22"/>
          <w:szCs w:val="22"/>
          <w:lang w:eastAsia="fr-FR" w:bidi="ar-SA"/>
        </w:rPr>
        <w:tab/>
      </w:r>
      <w:r>
        <w:rPr>
          <w:noProof/>
        </w:rPr>
        <w:t>Nouveau menu</w:t>
      </w:r>
      <w:r>
        <w:rPr>
          <w:noProof/>
        </w:rPr>
        <w:tab/>
      </w:r>
      <w:r>
        <w:rPr>
          <w:noProof/>
        </w:rPr>
        <w:fldChar w:fldCharType="begin"/>
      </w:r>
      <w:r>
        <w:rPr>
          <w:noProof/>
        </w:rPr>
        <w:instrText xml:space="preserve"> PAGEREF _Toc76661371 \h </w:instrText>
      </w:r>
      <w:r>
        <w:rPr>
          <w:noProof/>
        </w:rPr>
      </w:r>
      <w:r>
        <w:rPr>
          <w:noProof/>
        </w:rPr>
        <w:fldChar w:fldCharType="separate"/>
      </w:r>
      <w:r w:rsidR="00EA57BA">
        <w:rPr>
          <w:noProof/>
        </w:rPr>
        <w:t>27</w:t>
      </w:r>
      <w:r>
        <w:rPr>
          <w:noProof/>
        </w:rPr>
        <w:fldChar w:fldCharType="end"/>
      </w:r>
    </w:p>
    <w:p w14:paraId="47F38A17" w14:textId="77777777" w:rsidR="00926C97" w:rsidRDefault="00926C97">
      <w:pPr>
        <w:pStyle w:val="TM2"/>
        <w:tabs>
          <w:tab w:val="left" w:pos="880"/>
        </w:tabs>
        <w:rPr>
          <w:rFonts w:asciiTheme="minorHAnsi" w:eastAsiaTheme="minorEastAsia" w:hAnsiTheme="minorHAnsi" w:cstheme="minorBidi"/>
          <w:noProof/>
          <w:sz w:val="22"/>
          <w:szCs w:val="22"/>
          <w:lang w:eastAsia="fr-FR" w:bidi="ar-SA"/>
        </w:rPr>
      </w:pPr>
      <w:r>
        <w:rPr>
          <w:noProof/>
        </w:rPr>
        <w:t>6.2</w:t>
      </w:r>
      <w:r>
        <w:rPr>
          <w:rFonts w:asciiTheme="minorHAnsi" w:eastAsiaTheme="minorEastAsia" w:hAnsiTheme="minorHAnsi" w:cstheme="minorBidi"/>
          <w:noProof/>
          <w:sz w:val="22"/>
          <w:szCs w:val="22"/>
          <w:lang w:eastAsia="fr-FR" w:bidi="ar-SA"/>
        </w:rPr>
        <w:tab/>
      </w:r>
      <w:r>
        <w:rPr>
          <w:noProof/>
        </w:rPr>
        <w:t>Ecran de dossiers de variables fumées</w:t>
      </w:r>
      <w:r>
        <w:rPr>
          <w:noProof/>
        </w:rPr>
        <w:tab/>
      </w:r>
      <w:r>
        <w:rPr>
          <w:noProof/>
        </w:rPr>
        <w:fldChar w:fldCharType="begin"/>
      </w:r>
      <w:r>
        <w:rPr>
          <w:noProof/>
        </w:rPr>
        <w:instrText xml:space="preserve"> PAGEREF _Toc76661372 \h </w:instrText>
      </w:r>
      <w:r>
        <w:rPr>
          <w:noProof/>
        </w:rPr>
      </w:r>
      <w:r>
        <w:rPr>
          <w:noProof/>
        </w:rPr>
        <w:fldChar w:fldCharType="separate"/>
      </w:r>
      <w:r w:rsidR="00EA57BA">
        <w:rPr>
          <w:noProof/>
        </w:rPr>
        <w:t>28</w:t>
      </w:r>
      <w:r>
        <w:rPr>
          <w:noProof/>
        </w:rPr>
        <w:fldChar w:fldCharType="end"/>
      </w:r>
    </w:p>
    <w:p w14:paraId="65056533" w14:textId="77777777" w:rsidR="00926C97" w:rsidRDefault="00926C97">
      <w:pPr>
        <w:pStyle w:val="TM2"/>
        <w:tabs>
          <w:tab w:val="left" w:pos="880"/>
        </w:tabs>
        <w:rPr>
          <w:rFonts w:asciiTheme="minorHAnsi" w:eastAsiaTheme="minorEastAsia" w:hAnsiTheme="minorHAnsi" w:cstheme="minorBidi"/>
          <w:noProof/>
          <w:sz w:val="22"/>
          <w:szCs w:val="22"/>
          <w:lang w:eastAsia="fr-FR" w:bidi="ar-SA"/>
        </w:rPr>
      </w:pPr>
      <w:r>
        <w:rPr>
          <w:noProof/>
        </w:rPr>
        <w:t>6.3</w:t>
      </w:r>
      <w:r>
        <w:rPr>
          <w:rFonts w:asciiTheme="minorHAnsi" w:eastAsiaTheme="minorEastAsia" w:hAnsiTheme="minorHAnsi" w:cstheme="minorBidi"/>
          <w:noProof/>
          <w:sz w:val="22"/>
          <w:szCs w:val="22"/>
          <w:lang w:eastAsia="fr-FR" w:bidi="ar-SA"/>
        </w:rPr>
        <w:tab/>
      </w:r>
      <w:r>
        <w:rPr>
          <w:noProof/>
        </w:rPr>
        <w:t>Nouvel écran d’édition/validation</w:t>
      </w:r>
      <w:r>
        <w:rPr>
          <w:noProof/>
        </w:rPr>
        <w:tab/>
      </w:r>
      <w:r>
        <w:rPr>
          <w:noProof/>
        </w:rPr>
        <w:fldChar w:fldCharType="begin"/>
      </w:r>
      <w:r>
        <w:rPr>
          <w:noProof/>
        </w:rPr>
        <w:instrText xml:space="preserve"> PAGEREF _Toc76661373 \h </w:instrText>
      </w:r>
      <w:r>
        <w:rPr>
          <w:noProof/>
        </w:rPr>
      </w:r>
      <w:r>
        <w:rPr>
          <w:noProof/>
        </w:rPr>
        <w:fldChar w:fldCharType="separate"/>
      </w:r>
      <w:r w:rsidR="00EA57BA">
        <w:rPr>
          <w:noProof/>
        </w:rPr>
        <w:t>29</w:t>
      </w:r>
      <w:r>
        <w:rPr>
          <w:noProof/>
        </w:rPr>
        <w:fldChar w:fldCharType="end"/>
      </w:r>
    </w:p>
    <w:p w14:paraId="1B08555C" w14:textId="77777777" w:rsidR="00926C97" w:rsidRDefault="00926C97">
      <w:pPr>
        <w:pStyle w:val="TM3"/>
        <w:tabs>
          <w:tab w:val="left" w:pos="1100"/>
          <w:tab w:val="right" w:leader="dot" w:pos="9628"/>
        </w:tabs>
        <w:rPr>
          <w:rFonts w:asciiTheme="minorHAnsi" w:eastAsiaTheme="minorEastAsia" w:hAnsiTheme="minorHAnsi" w:cstheme="minorBidi"/>
          <w:noProof/>
          <w:sz w:val="22"/>
          <w:szCs w:val="22"/>
          <w:lang w:eastAsia="fr-FR" w:bidi="ar-SA"/>
        </w:rPr>
      </w:pPr>
      <w:r>
        <w:rPr>
          <w:noProof/>
        </w:rPr>
        <w:t>6.3.1</w:t>
      </w:r>
      <w:r>
        <w:rPr>
          <w:rFonts w:asciiTheme="minorHAnsi" w:eastAsiaTheme="minorEastAsia" w:hAnsiTheme="minorHAnsi" w:cstheme="minorBidi"/>
          <w:noProof/>
          <w:sz w:val="22"/>
          <w:szCs w:val="22"/>
          <w:lang w:eastAsia="fr-FR" w:bidi="ar-SA"/>
        </w:rPr>
        <w:tab/>
      </w:r>
      <w:r>
        <w:rPr>
          <w:noProof/>
        </w:rPr>
        <w:t>Gestion des statuts supplémentaires</w:t>
      </w:r>
      <w:r>
        <w:rPr>
          <w:noProof/>
        </w:rPr>
        <w:tab/>
      </w:r>
      <w:r>
        <w:rPr>
          <w:noProof/>
        </w:rPr>
        <w:fldChar w:fldCharType="begin"/>
      </w:r>
      <w:r>
        <w:rPr>
          <w:noProof/>
        </w:rPr>
        <w:instrText xml:space="preserve"> PAGEREF _Toc76661374 \h </w:instrText>
      </w:r>
      <w:r>
        <w:rPr>
          <w:noProof/>
        </w:rPr>
      </w:r>
      <w:r>
        <w:rPr>
          <w:noProof/>
        </w:rPr>
        <w:fldChar w:fldCharType="separate"/>
      </w:r>
      <w:r w:rsidR="00EA57BA">
        <w:rPr>
          <w:noProof/>
        </w:rPr>
        <w:t>29</w:t>
      </w:r>
      <w:r>
        <w:rPr>
          <w:noProof/>
        </w:rPr>
        <w:fldChar w:fldCharType="end"/>
      </w:r>
    </w:p>
    <w:p w14:paraId="29BF5941" w14:textId="77777777" w:rsidR="00926C97" w:rsidRDefault="00926C97">
      <w:pPr>
        <w:pStyle w:val="TM3"/>
        <w:tabs>
          <w:tab w:val="left" w:pos="1100"/>
          <w:tab w:val="right" w:leader="dot" w:pos="9628"/>
        </w:tabs>
        <w:rPr>
          <w:rFonts w:asciiTheme="minorHAnsi" w:eastAsiaTheme="minorEastAsia" w:hAnsiTheme="minorHAnsi" w:cstheme="minorBidi"/>
          <w:noProof/>
          <w:sz w:val="22"/>
          <w:szCs w:val="22"/>
          <w:lang w:eastAsia="fr-FR" w:bidi="ar-SA"/>
        </w:rPr>
      </w:pPr>
      <w:r>
        <w:rPr>
          <w:noProof/>
        </w:rPr>
        <w:t>6.3.2</w:t>
      </w:r>
      <w:r>
        <w:rPr>
          <w:rFonts w:asciiTheme="minorHAnsi" w:eastAsiaTheme="minorEastAsia" w:hAnsiTheme="minorHAnsi" w:cstheme="minorBidi"/>
          <w:noProof/>
          <w:sz w:val="22"/>
          <w:szCs w:val="22"/>
          <w:lang w:eastAsia="fr-FR" w:bidi="ar-SA"/>
        </w:rPr>
        <w:tab/>
      </w:r>
      <w:r>
        <w:rPr>
          <w:noProof/>
        </w:rPr>
        <w:t>Associations mesures et valeurs moyennes</w:t>
      </w:r>
      <w:r>
        <w:rPr>
          <w:noProof/>
        </w:rPr>
        <w:tab/>
      </w:r>
      <w:r>
        <w:rPr>
          <w:noProof/>
        </w:rPr>
        <w:fldChar w:fldCharType="begin"/>
      </w:r>
      <w:r>
        <w:rPr>
          <w:noProof/>
        </w:rPr>
        <w:instrText xml:space="preserve"> PAGEREF _Toc76661375 \h </w:instrText>
      </w:r>
      <w:r>
        <w:rPr>
          <w:noProof/>
        </w:rPr>
      </w:r>
      <w:r>
        <w:rPr>
          <w:noProof/>
        </w:rPr>
        <w:fldChar w:fldCharType="separate"/>
      </w:r>
      <w:r w:rsidR="00EA57BA">
        <w:rPr>
          <w:noProof/>
        </w:rPr>
        <w:t>30</w:t>
      </w:r>
      <w:r>
        <w:rPr>
          <w:noProof/>
        </w:rPr>
        <w:fldChar w:fldCharType="end"/>
      </w:r>
    </w:p>
    <w:p w14:paraId="2CCFDA3F" w14:textId="77777777" w:rsidR="00926C97" w:rsidRDefault="00926C97">
      <w:pPr>
        <w:pStyle w:val="TM2"/>
        <w:tabs>
          <w:tab w:val="left" w:pos="880"/>
        </w:tabs>
        <w:rPr>
          <w:rFonts w:asciiTheme="minorHAnsi" w:eastAsiaTheme="minorEastAsia" w:hAnsiTheme="minorHAnsi" w:cstheme="minorBidi"/>
          <w:noProof/>
          <w:sz w:val="22"/>
          <w:szCs w:val="22"/>
          <w:lang w:eastAsia="fr-FR" w:bidi="ar-SA"/>
        </w:rPr>
      </w:pPr>
      <w:r>
        <w:rPr>
          <w:noProof/>
        </w:rPr>
        <w:t>6.4</w:t>
      </w:r>
      <w:r>
        <w:rPr>
          <w:rFonts w:asciiTheme="minorHAnsi" w:eastAsiaTheme="minorEastAsia" w:hAnsiTheme="minorHAnsi" w:cstheme="minorBidi"/>
          <w:noProof/>
          <w:sz w:val="22"/>
          <w:szCs w:val="22"/>
          <w:lang w:eastAsia="fr-FR" w:bidi="ar-SA"/>
        </w:rPr>
        <w:tab/>
      </w:r>
      <w:r>
        <w:rPr>
          <w:noProof/>
        </w:rPr>
        <w:t>Paramétrage et suivi des imports</w:t>
      </w:r>
      <w:r>
        <w:rPr>
          <w:noProof/>
        </w:rPr>
        <w:tab/>
      </w:r>
      <w:r>
        <w:rPr>
          <w:noProof/>
        </w:rPr>
        <w:fldChar w:fldCharType="begin"/>
      </w:r>
      <w:r>
        <w:rPr>
          <w:noProof/>
        </w:rPr>
        <w:instrText xml:space="preserve"> PAGEREF _Toc76661376 \h </w:instrText>
      </w:r>
      <w:r>
        <w:rPr>
          <w:noProof/>
        </w:rPr>
      </w:r>
      <w:r>
        <w:rPr>
          <w:noProof/>
        </w:rPr>
        <w:fldChar w:fldCharType="separate"/>
      </w:r>
      <w:r w:rsidR="00EA57BA">
        <w:rPr>
          <w:noProof/>
        </w:rPr>
        <w:t>30</w:t>
      </w:r>
      <w:r>
        <w:rPr>
          <w:noProof/>
        </w:rPr>
        <w:fldChar w:fldCharType="end"/>
      </w:r>
    </w:p>
    <w:p w14:paraId="3CF46F3D" w14:textId="77777777" w:rsidR="00A93FA4" w:rsidRDefault="008B354C" w:rsidP="00683A73">
      <w:pPr>
        <w:jc w:val="both"/>
        <w:rPr>
          <w:rFonts w:ascii="Segoe UI" w:hAnsi="Segoe UI" w:cs="Segoe UI"/>
          <w:b/>
          <w:sz w:val="20"/>
        </w:rPr>
      </w:pPr>
      <w:r>
        <w:rPr>
          <w:rFonts w:ascii="Segoe UI" w:hAnsi="Segoe UI" w:cs="Segoe UI"/>
          <w:b/>
          <w:sz w:val="20"/>
        </w:rPr>
        <w:fldChar w:fldCharType="end"/>
      </w:r>
    </w:p>
    <w:p w14:paraId="085C5486" w14:textId="77777777" w:rsidR="00B0039E" w:rsidRDefault="00B0039E" w:rsidP="00270B0F">
      <w:pPr>
        <w:pStyle w:val="Titre1"/>
        <w:sectPr w:rsidR="00B0039E" w:rsidSect="00150D18">
          <w:pgSz w:w="11906" w:h="16838"/>
          <w:pgMar w:top="436" w:right="1134" w:bottom="1134" w:left="1134" w:header="709" w:footer="709" w:gutter="0"/>
          <w:cols w:space="708"/>
          <w:docGrid w:linePitch="360"/>
        </w:sectPr>
      </w:pPr>
      <w:bookmarkStart w:id="19" w:name="_Toc73049232"/>
    </w:p>
    <w:p w14:paraId="510C4B25" w14:textId="432BE3B5" w:rsidR="008C340D" w:rsidRPr="00643899" w:rsidRDefault="00912EA4" w:rsidP="008C340D">
      <w:pPr>
        <w:pStyle w:val="Titre1"/>
      </w:pPr>
      <w:bookmarkStart w:id="20" w:name="_Toc73049208"/>
      <w:bookmarkStart w:id="21" w:name="_Toc73696697"/>
      <w:bookmarkStart w:id="22" w:name="_Toc76661363"/>
      <w:bookmarkEnd w:id="19"/>
      <w:r>
        <w:lastRenderedPageBreak/>
        <w:t>Notes générales</w:t>
      </w:r>
    </w:p>
    <w:p w14:paraId="50C3808B" w14:textId="7FC3EBDF" w:rsidR="00293D43" w:rsidRDefault="008C340D" w:rsidP="00293D43">
      <w:pPr>
        <w:pStyle w:val="Titre2"/>
      </w:pPr>
      <w:r>
        <w:rPr>
          <w:rFonts w:ascii="Segoe UI" w:hAnsi="Segoe UI" w:cs="Segoe UI"/>
          <w:sz w:val="20"/>
        </w:rPr>
        <w:t xml:space="preserve"> </w:t>
      </w:r>
      <w:r w:rsidR="00293D43" w:rsidRPr="00736C5C">
        <w:rPr>
          <w:rStyle w:val="1Gnia-Heading1Char"/>
        </w:rPr>
        <w:t>kpi</w:t>
      </w:r>
    </w:p>
    <w:p w14:paraId="77273586" w14:textId="77777777" w:rsidR="00293D43" w:rsidRDefault="00293D43" w:rsidP="00293D43">
      <w:pPr>
        <w:rPr>
          <w:rFonts w:asciiTheme="minorHAnsi" w:eastAsiaTheme="minorHAnsi" w:hAnsiTheme="minorHAnsi"/>
        </w:rPr>
      </w:pPr>
      <w:r w:rsidRPr="00885DAD">
        <w:rPr>
          <w:rFonts w:asciiTheme="minorHAnsi" w:eastAsiaTheme="minorHAnsi" w:hAnsiTheme="minorHAnsi"/>
        </w:rPr>
        <w:t>Kpi = indicateurs de performances</w:t>
      </w:r>
    </w:p>
    <w:p w14:paraId="363D5E80" w14:textId="30046E40" w:rsidR="00293D43" w:rsidRDefault="0061704B" w:rsidP="00293D43">
      <w:pPr>
        <w:rPr>
          <w:rFonts w:asciiTheme="minorHAnsi" w:eastAsiaTheme="minorHAnsi" w:hAnsiTheme="minorHAnsi"/>
        </w:rPr>
      </w:pPr>
      <w:r>
        <w:rPr>
          <w:rFonts w:asciiTheme="minorHAnsi" w:eastAsiaTheme="minorHAnsi" w:hAnsiTheme="minorHAnsi"/>
        </w:rPr>
        <w:t xml:space="preserve">Voir  </w:t>
      </w:r>
      <w:hyperlink r:id="rId17" w:history="1">
        <w:r w:rsidRPr="00BC7C07">
          <w:rPr>
            <w:rStyle w:val="Lienhypertexte"/>
            <w:rFonts w:asciiTheme="minorHAnsi" w:eastAsiaTheme="minorHAnsi" w:hAnsiTheme="minorHAnsi"/>
          </w:rPr>
          <w:t>https://blog-gestion-de-projet.com/indicateurs-de-performance/</w:t>
        </w:r>
      </w:hyperlink>
    </w:p>
    <w:p w14:paraId="7D34D43A" w14:textId="77777777" w:rsidR="0061704B" w:rsidRDefault="0061704B" w:rsidP="00293D43">
      <w:pPr>
        <w:rPr>
          <w:rFonts w:asciiTheme="minorHAnsi" w:eastAsiaTheme="minorHAnsi" w:hAnsiTheme="minorHAnsi"/>
        </w:rPr>
      </w:pPr>
    </w:p>
    <w:p w14:paraId="6B5F220C" w14:textId="77777777" w:rsidR="00293D43" w:rsidRDefault="00293D43" w:rsidP="00293D43">
      <w:pPr>
        <w:rPr>
          <w:rFonts w:asciiTheme="minorHAnsi" w:eastAsiaTheme="minorHAnsi" w:hAnsiTheme="minorHAnsi"/>
        </w:rPr>
      </w:pPr>
      <w:r>
        <w:rPr>
          <w:rFonts w:asciiTheme="minorHAnsi" w:eastAsiaTheme="minorHAnsi" w:hAnsiTheme="minorHAnsi"/>
        </w:rPr>
        <w:t xml:space="preserve">En agile, </w:t>
      </w:r>
      <w:r w:rsidRPr="00736C5C">
        <w:rPr>
          <w:rFonts w:asciiTheme="minorHAnsi" w:eastAsiaTheme="minorHAnsi" w:hAnsiTheme="minorHAnsi"/>
        </w:rPr>
        <w:t>les indicateurs de performance</w:t>
      </w:r>
      <w:r>
        <w:rPr>
          <w:rFonts w:asciiTheme="minorHAnsi" w:eastAsiaTheme="minorHAnsi" w:hAnsiTheme="minorHAnsi"/>
        </w:rPr>
        <w:t xml:space="preserve"> concernent l’équipe.</w:t>
      </w:r>
    </w:p>
    <w:p w14:paraId="3BAA267D" w14:textId="77777777" w:rsidR="00293D43" w:rsidRDefault="00293D43" w:rsidP="00293D43">
      <w:pPr>
        <w:rPr>
          <w:rFonts w:asciiTheme="minorHAnsi" w:eastAsiaTheme="minorHAnsi" w:hAnsiTheme="minorHAnsi"/>
        </w:rPr>
      </w:pPr>
    </w:p>
    <w:p w14:paraId="09935444" w14:textId="77777777" w:rsidR="00293D43" w:rsidRPr="007F1895" w:rsidRDefault="00293D43" w:rsidP="00293D43">
      <w:pPr>
        <w:rPr>
          <w:rFonts w:asciiTheme="minorHAnsi" w:eastAsiaTheme="minorHAnsi" w:hAnsiTheme="minorHAnsi"/>
        </w:rPr>
      </w:pPr>
      <w:r w:rsidRPr="007F1895">
        <w:rPr>
          <w:rFonts w:asciiTheme="minorHAnsi" w:eastAsiaTheme="minorHAnsi" w:hAnsiTheme="minorHAnsi"/>
        </w:rPr>
        <w:t xml:space="preserve">L'efficacité d’une équipe Scrum se caractérise par la réussite de l’équipe à développer un certains nombre d’User Stories durant un Sprint. </w:t>
      </w:r>
    </w:p>
    <w:p w14:paraId="741479C9" w14:textId="77777777" w:rsidR="00293D43" w:rsidRPr="007F1895" w:rsidRDefault="00293D43" w:rsidP="00293D43">
      <w:pPr>
        <w:rPr>
          <w:rFonts w:asciiTheme="minorHAnsi" w:eastAsiaTheme="minorHAnsi" w:hAnsiTheme="minorHAnsi"/>
        </w:rPr>
      </w:pPr>
    </w:p>
    <w:p w14:paraId="5090FFFE" w14:textId="77777777" w:rsidR="00293D43" w:rsidRPr="007F1895" w:rsidRDefault="00293D43" w:rsidP="00293D43">
      <w:pPr>
        <w:rPr>
          <w:rFonts w:asciiTheme="minorHAnsi" w:eastAsiaTheme="minorHAnsi" w:hAnsiTheme="minorHAnsi"/>
        </w:rPr>
      </w:pPr>
      <w:r w:rsidRPr="007F1895">
        <w:rPr>
          <w:rFonts w:asciiTheme="minorHAnsi" w:eastAsiaTheme="minorHAnsi" w:hAnsiTheme="minorHAnsi"/>
        </w:rPr>
        <w:t xml:space="preserve">L’efficacité en agilité peut se mesurer avec deux indicateurs de performance Agile: </w:t>
      </w:r>
    </w:p>
    <w:p w14:paraId="65B9835F" w14:textId="77777777" w:rsidR="00293D43" w:rsidRPr="007F1895" w:rsidRDefault="00293D43" w:rsidP="00293D43">
      <w:pPr>
        <w:rPr>
          <w:rFonts w:asciiTheme="minorHAnsi" w:eastAsiaTheme="minorHAnsi" w:hAnsiTheme="minorHAnsi"/>
        </w:rPr>
      </w:pPr>
    </w:p>
    <w:p w14:paraId="18F1B406" w14:textId="77777777" w:rsidR="00293D43" w:rsidRPr="007F1895" w:rsidRDefault="00293D43" w:rsidP="00293D43">
      <w:pPr>
        <w:rPr>
          <w:rFonts w:asciiTheme="minorHAnsi" w:eastAsiaTheme="minorHAnsi" w:hAnsiTheme="minorHAnsi"/>
        </w:rPr>
      </w:pPr>
      <w:r w:rsidRPr="007F1895">
        <w:rPr>
          <w:rFonts w:asciiTheme="minorHAnsi" w:eastAsiaTheme="minorHAnsi" w:hAnsiTheme="minorHAnsi"/>
        </w:rPr>
        <w:t>1) La vélocité de l'Équipe</w:t>
      </w:r>
    </w:p>
    <w:p w14:paraId="0B93FBDC" w14:textId="77777777" w:rsidR="00293D43" w:rsidRDefault="00293D43" w:rsidP="00293D43">
      <w:pPr>
        <w:rPr>
          <w:rFonts w:asciiTheme="minorHAnsi" w:eastAsiaTheme="minorHAnsi" w:hAnsiTheme="minorHAnsi"/>
        </w:rPr>
      </w:pPr>
    </w:p>
    <w:p w14:paraId="4731EACF" w14:textId="77777777" w:rsidR="00293D43" w:rsidRDefault="00293D43" w:rsidP="00293D43">
      <w:pPr>
        <w:rPr>
          <w:rFonts w:asciiTheme="minorHAnsi" w:eastAsiaTheme="minorHAnsi" w:hAnsiTheme="minorHAnsi"/>
        </w:rPr>
      </w:pPr>
    </w:p>
    <w:p w14:paraId="6109D067" w14:textId="77777777" w:rsidR="00293D43" w:rsidRDefault="00293D43" w:rsidP="00293D43">
      <w:pPr>
        <w:rPr>
          <w:rFonts w:asciiTheme="minorHAnsi" w:eastAsiaTheme="minorHAnsi" w:hAnsiTheme="minorHAnsi"/>
        </w:rPr>
      </w:pPr>
      <w:r>
        <w:rPr>
          <w:noProof/>
        </w:rPr>
        <w:drawing>
          <wp:inline distT="0" distB="0" distL="0" distR="0" wp14:anchorId="4BB7DFAF" wp14:editId="680D145A">
            <wp:extent cx="4057650" cy="2195730"/>
            <wp:effectExtent l="0" t="0" r="0" b="0"/>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5007" cy="2205122"/>
                    </a:xfrm>
                    <a:prstGeom prst="rect">
                      <a:avLst/>
                    </a:prstGeom>
                  </pic:spPr>
                </pic:pic>
              </a:graphicData>
            </a:graphic>
          </wp:inline>
        </w:drawing>
      </w:r>
    </w:p>
    <w:p w14:paraId="508CEB04" w14:textId="77777777" w:rsidR="00293D43" w:rsidRPr="00E73ECB" w:rsidRDefault="00293D43" w:rsidP="00293D43">
      <w:pPr>
        <w:rPr>
          <w:rFonts w:asciiTheme="minorHAnsi" w:eastAsia="MS Mincho" w:hAnsiTheme="minorHAnsi" w:cstheme="minorHAnsi"/>
        </w:rPr>
      </w:pPr>
      <w:r w:rsidRPr="00E73ECB">
        <w:rPr>
          <w:rFonts w:asciiTheme="minorHAnsi" w:eastAsia="MS Mincho" w:hAnsiTheme="minorHAnsi" w:cstheme="minorHAnsi"/>
        </w:rPr>
        <w:t>La vélocité mesure la quantité de travail (un certain nombre d’US) accompli dans un sprint.</w:t>
      </w:r>
    </w:p>
    <w:p w14:paraId="4920CBFF" w14:textId="77777777" w:rsidR="00293D43" w:rsidRPr="00E73ECB" w:rsidRDefault="00293D43" w:rsidP="00293D43">
      <w:pPr>
        <w:rPr>
          <w:rFonts w:asciiTheme="minorHAnsi" w:eastAsia="MS Mincho" w:hAnsiTheme="minorHAnsi" w:cstheme="minorHAnsi"/>
        </w:rPr>
      </w:pPr>
    </w:p>
    <w:p w14:paraId="0A3EE3C9" w14:textId="77777777" w:rsidR="00293D43" w:rsidRPr="00E73ECB" w:rsidRDefault="00293D43" w:rsidP="00293D43">
      <w:pPr>
        <w:rPr>
          <w:rFonts w:asciiTheme="minorHAnsi" w:eastAsia="MS Mincho" w:hAnsiTheme="minorHAnsi" w:cstheme="minorHAnsi"/>
        </w:rPr>
      </w:pPr>
      <w:r w:rsidRPr="00E73ECB">
        <w:rPr>
          <w:rFonts w:asciiTheme="minorHAnsi" w:eastAsia="MS Mincho" w:hAnsiTheme="minorHAnsi" w:cstheme="minorHAnsi"/>
        </w:rPr>
        <w:t>Bien qu'il ne s'agisse pas d'un outil de prédiction ou de comparaison, la vélocité donne aux équipes une idée de la quantité de travail pouvant être effectuée lors du prochain sprint.</w:t>
      </w:r>
    </w:p>
    <w:p w14:paraId="29B549F2" w14:textId="77777777" w:rsidR="00293D43" w:rsidRPr="00E73ECB" w:rsidRDefault="00293D43" w:rsidP="00293D43">
      <w:pPr>
        <w:rPr>
          <w:rFonts w:asciiTheme="minorHAnsi" w:eastAsia="MS Mincho" w:hAnsiTheme="minorHAnsi" w:cstheme="minorHAnsi"/>
        </w:rPr>
      </w:pPr>
    </w:p>
    <w:p w14:paraId="2AE29E09" w14:textId="77777777" w:rsidR="00293D43" w:rsidRPr="00E73ECB" w:rsidRDefault="00293D43" w:rsidP="00293D43">
      <w:pPr>
        <w:rPr>
          <w:rFonts w:asciiTheme="minorHAnsi" w:eastAsia="MS Mincho" w:hAnsiTheme="minorHAnsi" w:cstheme="minorHAnsi"/>
        </w:rPr>
      </w:pPr>
      <w:r w:rsidRPr="00E73ECB">
        <w:rPr>
          <w:rFonts w:asciiTheme="minorHAnsi" w:eastAsia="MS Mincho" w:hAnsiTheme="minorHAnsi" w:cstheme="minorHAnsi"/>
        </w:rPr>
        <w:t xml:space="preserve">Elle se mesure en prenant en compte les Story Points des US considérées comme “Terminées” dans un Sprint. </w:t>
      </w:r>
    </w:p>
    <w:p w14:paraId="52D57FEF" w14:textId="77777777" w:rsidR="00293D43" w:rsidRPr="00E73ECB" w:rsidRDefault="00293D43" w:rsidP="00293D43">
      <w:pPr>
        <w:rPr>
          <w:rFonts w:asciiTheme="minorHAnsi" w:eastAsia="MS Mincho" w:hAnsiTheme="minorHAnsi" w:cstheme="minorHAnsi"/>
        </w:rPr>
      </w:pPr>
    </w:p>
    <w:p w14:paraId="6399C44C" w14:textId="77777777" w:rsidR="00293D43" w:rsidRPr="00E73ECB" w:rsidRDefault="00293D43" w:rsidP="00293D43">
      <w:pPr>
        <w:rPr>
          <w:rFonts w:asciiTheme="minorHAnsi" w:eastAsia="MS Mincho" w:hAnsiTheme="minorHAnsi" w:cstheme="minorHAnsi"/>
        </w:rPr>
      </w:pPr>
      <w:r w:rsidRPr="00E73ECB">
        <w:rPr>
          <w:rFonts w:asciiTheme="minorHAnsi" w:eastAsia="MS Mincho" w:hAnsiTheme="minorHAnsi" w:cstheme="minorHAnsi"/>
        </w:rPr>
        <w:t>Cette vélocité est unique pour chaque équipe et pour chaque produit.</w:t>
      </w:r>
    </w:p>
    <w:p w14:paraId="1D0C7499" w14:textId="77777777" w:rsidR="00293D43" w:rsidRPr="00E73ECB" w:rsidRDefault="00293D43" w:rsidP="00293D43">
      <w:pPr>
        <w:rPr>
          <w:rFonts w:asciiTheme="minorHAnsi" w:eastAsia="MS Mincho" w:hAnsiTheme="minorHAnsi" w:cstheme="minorHAnsi"/>
        </w:rPr>
      </w:pPr>
    </w:p>
    <w:p w14:paraId="01E1D506" w14:textId="77777777" w:rsidR="00293D43" w:rsidRPr="00E73ECB" w:rsidRDefault="00293D43" w:rsidP="00293D43">
      <w:pPr>
        <w:rPr>
          <w:rFonts w:asciiTheme="minorHAnsi" w:eastAsia="MS Mincho" w:hAnsiTheme="minorHAnsi" w:cstheme="minorHAnsi"/>
        </w:rPr>
      </w:pPr>
      <w:r w:rsidRPr="00E73ECB">
        <w:rPr>
          <w:rFonts w:asciiTheme="minorHAnsi" w:eastAsia="MS Mincho" w:hAnsiTheme="minorHAnsi" w:cstheme="minorHAnsi"/>
        </w:rPr>
        <w:t xml:space="preserve">Cependant ses variations sont intéressantes à regarder d’un sprint à l’autre. </w:t>
      </w:r>
    </w:p>
    <w:p w14:paraId="4FB5E693" w14:textId="77777777" w:rsidR="00293D43" w:rsidRPr="00E73ECB" w:rsidRDefault="00293D43" w:rsidP="00293D43">
      <w:pPr>
        <w:rPr>
          <w:rFonts w:asciiTheme="minorHAnsi" w:eastAsia="MS Mincho" w:hAnsiTheme="minorHAnsi" w:cstheme="minorHAnsi"/>
        </w:rPr>
      </w:pPr>
    </w:p>
    <w:p w14:paraId="105B735E" w14:textId="77777777" w:rsidR="00293D43" w:rsidRPr="00E73ECB" w:rsidRDefault="00293D43" w:rsidP="00293D43">
      <w:pPr>
        <w:rPr>
          <w:rFonts w:asciiTheme="minorHAnsi" w:eastAsia="MS Mincho" w:hAnsiTheme="minorHAnsi" w:cstheme="minorHAnsi"/>
        </w:rPr>
      </w:pPr>
      <w:r w:rsidRPr="00E73ECB">
        <w:rPr>
          <w:rFonts w:asciiTheme="minorHAnsi" w:eastAsia="MS Mincho" w:hAnsiTheme="minorHAnsi" w:cstheme="minorHAnsi"/>
        </w:rPr>
        <w:t xml:space="preserve">Si l’équipe Scrum est nouvelle ou que le projet vient de démarrer, la vélocité des premiers sprint ne sera sûrement pas fiable. </w:t>
      </w:r>
    </w:p>
    <w:p w14:paraId="1F659F16" w14:textId="77777777" w:rsidR="00293D43" w:rsidRPr="00E73ECB" w:rsidRDefault="00293D43" w:rsidP="00293D43">
      <w:pPr>
        <w:rPr>
          <w:rFonts w:asciiTheme="minorHAnsi" w:eastAsia="MS Mincho" w:hAnsiTheme="minorHAnsi" w:cstheme="minorHAnsi"/>
        </w:rPr>
      </w:pPr>
    </w:p>
    <w:p w14:paraId="1894E2D7" w14:textId="77777777" w:rsidR="00293D43" w:rsidRPr="00E73ECB" w:rsidRDefault="00293D43" w:rsidP="00293D43">
      <w:pPr>
        <w:rPr>
          <w:rFonts w:asciiTheme="minorHAnsi" w:eastAsia="MS Mincho" w:hAnsiTheme="minorHAnsi" w:cstheme="minorHAnsi"/>
        </w:rPr>
      </w:pPr>
      <w:r w:rsidRPr="00E73ECB">
        <w:rPr>
          <w:rFonts w:asciiTheme="minorHAnsi" w:eastAsia="MS Mincho" w:hAnsiTheme="minorHAnsi" w:cstheme="minorHAnsi"/>
        </w:rPr>
        <w:t xml:space="preserve">Au fur et à mesure que les équipes acquièrent de l'expérience, les sprints se stabilisent et le calendrier des cérémonies Scrum se fluidifie, la vélocité atteint son pic. </w:t>
      </w:r>
    </w:p>
    <w:p w14:paraId="22CF0F66" w14:textId="77777777" w:rsidR="00293D43" w:rsidRPr="00E73ECB" w:rsidRDefault="00293D43" w:rsidP="00293D43">
      <w:pPr>
        <w:rPr>
          <w:rFonts w:asciiTheme="minorHAnsi" w:eastAsia="MS Mincho" w:hAnsiTheme="minorHAnsi" w:cstheme="minorHAnsi"/>
        </w:rPr>
      </w:pPr>
    </w:p>
    <w:p w14:paraId="7C8E85DB" w14:textId="77777777" w:rsidR="00293D43" w:rsidRDefault="00293D43" w:rsidP="00293D43">
      <w:pPr>
        <w:rPr>
          <w:rFonts w:eastAsia="MS Mincho" w:cstheme="minorHAnsi"/>
        </w:rPr>
      </w:pPr>
      <w:r w:rsidRPr="00E73ECB">
        <w:rPr>
          <w:rFonts w:asciiTheme="minorHAnsi" w:eastAsia="MS Mincho" w:hAnsiTheme="minorHAnsi" w:cstheme="minorHAnsi"/>
        </w:rPr>
        <w:t>Si, après analyse, on voit une diminution de la vélocité, cela indique des problèmes et un besoin de changement.</w:t>
      </w:r>
    </w:p>
    <w:p w14:paraId="02B21F8B" w14:textId="77777777" w:rsidR="00293D43" w:rsidRPr="00E73ECB" w:rsidRDefault="00293D43" w:rsidP="00293D43">
      <w:pPr>
        <w:rPr>
          <w:rFonts w:asciiTheme="minorHAnsi" w:eastAsia="MS Mincho" w:hAnsiTheme="minorHAnsi" w:cstheme="minorHAnsi"/>
        </w:rPr>
      </w:pPr>
      <w:r w:rsidRPr="00AE3BE8">
        <w:rPr>
          <w:rFonts w:eastAsia="MS Mincho" w:cstheme="minorHAnsi"/>
        </w:rPr>
        <w:t>Pour analyser les performances de l’équipe, utilisez la moyenne des trois sprints précédents.</w:t>
      </w:r>
    </w:p>
    <w:p w14:paraId="0670CA14" w14:textId="77777777" w:rsidR="00293D43" w:rsidRPr="002A1344" w:rsidRDefault="00293D43" w:rsidP="00293D43">
      <w:pPr>
        <w:pStyle w:val="Paragraphedeliste"/>
        <w:numPr>
          <w:ilvl w:val="0"/>
          <w:numId w:val="30"/>
        </w:numPr>
        <w:spacing w:before="0" w:after="120" w:line="480" w:lineRule="auto"/>
        <w:jc w:val="both"/>
        <w:rPr>
          <w:rFonts w:eastAsiaTheme="minorHAnsi"/>
        </w:rPr>
      </w:pPr>
      <w:r w:rsidRPr="002A1344">
        <w:rPr>
          <w:rFonts w:eastAsiaTheme="minorHAnsi"/>
        </w:rPr>
        <w:t>Le sprint Burndown chart</w:t>
      </w:r>
    </w:p>
    <w:p w14:paraId="5FABA1CF" w14:textId="38E63BF3" w:rsidR="008C340D" w:rsidRPr="00EE0B01" w:rsidRDefault="007C3001" w:rsidP="008C340D">
      <w:pPr>
        <w:spacing w:before="0" w:after="120" w:line="240" w:lineRule="auto"/>
        <w:jc w:val="both"/>
        <w:rPr>
          <w:rFonts w:ascii="Segoe UI" w:hAnsi="Segoe UI" w:cs="Segoe UI"/>
          <w:color w:val="FF0000"/>
          <w:sz w:val="20"/>
        </w:rPr>
      </w:pPr>
      <w:r>
        <w:rPr>
          <w:noProof/>
        </w:rPr>
        <w:lastRenderedPageBreak/>
        <w:drawing>
          <wp:inline distT="0" distB="0" distL="0" distR="0" wp14:anchorId="7396A09B" wp14:editId="161FFC89">
            <wp:extent cx="4086225" cy="251662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2468" cy="2520469"/>
                    </a:xfrm>
                    <a:prstGeom prst="rect">
                      <a:avLst/>
                    </a:prstGeom>
                  </pic:spPr>
                </pic:pic>
              </a:graphicData>
            </a:graphic>
          </wp:inline>
        </w:drawing>
      </w:r>
    </w:p>
    <w:p w14:paraId="2EA4EC31"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color w:val="6A6B6C"/>
          <w:sz w:val="27"/>
          <w:szCs w:val="27"/>
          <w:lang w:eastAsia="fr-FR" w:bidi="ar-SA"/>
        </w:rPr>
        <w:t>Le graphique du Burndown chart indique la quantité de travail restant à effectuer avant la fin d'un sprint. </w:t>
      </w:r>
    </w:p>
    <w:p w14:paraId="0805EB52"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color w:val="6A6B6C"/>
          <w:sz w:val="27"/>
          <w:szCs w:val="27"/>
          <w:lang w:eastAsia="fr-FR" w:bidi="ar-SA"/>
        </w:rPr>
        <w:t>C’est un des indicateurs de performance les plus utilisés par les Scrum Masters et Product Owners car il affiche l’avancement de l’équipe vers son objectif de sprint. </w:t>
      </w:r>
    </w:p>
    <w:p w14:paraId="66216242"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color w:val="6A6B6C"/>
          <w:sz w:val="27"/>
          <w:szCs w:val="27"/>
          <w:lang w:eastAsia="fr-FR" w:bidi="ar-SA"/>
        </w:rPr>
        <w:t>Il ne répertorie pas seulement les éléments terminés, mais indique comment, </w:t>
      </w:r>
      <w:r w:rsidRPr="007C3001">
        <w:rPr>
          <w:rFonts w:ascii="Mulish" w:hAnsi="Mulish"/>
          <w:b/>
          <w:bCs/>
          <w:color w:val="6A6B6C"/>
          <w:sz w:val="27"/>
          <w:szCs w:val="27"/>
          <w:lang w:eastAsia="fr-FR" w:bidi="ar-SA"/>
        </w:rPr>
        <w:t>de manière collaborative</w:t>
      </w:r>
      <w:r w:rsidRPr="007C3001">
        <w:rPr>
          <w:rFonts w:ascii="Mulish" w:hAnsi="Mulish"/>
          <w:color w:val="6A6B6C"/>
          <w:sz w:val="27"/>
          <w:szCs w:val="27"/>
          <w:lang w:eastAsia="fr-FR" w:bidi="ar-SA"/>
        </w:rPr>
        <w:t>, l’équipe entière progresse vers la fin du sprint. </w:t>
      </w:r>
    </w:p>
    <w:p w14:paraId="29C36408"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color w:val="6A6B6C"/>
          <w:sz w:val="27"/>
          <w:szCs w:val="27"/>
          <w:lang w:eastAsia="fr-FR" w:bidi="ar-SA"/>
        </w:rPr>
        <w:t>Il est également très utile pour découvrir les </w:t>
      </w:r>
      <w:r w:rsidRPr="007C3001">
        <w:rPr>
          <w:rFonts w:ascii="Mulish" w:hAnsi="Mulish"/>
          <w:b/>
          <w:bCs/>
          <w:color w:val="6A6B6C"/>
          <w:sz w:val="27"/>
          <w:szCs w:val="27"/>
          <w:lang w:eastAsia="fr-FR" w:bidi="ar-SA"/>
        </w:rPr>
        <w:t>erreurs de planification</w:t>
      </w:r>
      <w:r w:rsidRPr="007C3001">
        <w:rPr>
          <w:rFonts w:ascii="Mulish" w:hAnsi="Mulish"/>
          <w:color w:val="6A6B6C"/>
          <w:sz w:val="27"/>
          <w:szCs w:val="27"/>
          <w:lang w:eastAsia="fr-FR" w:bidi="ar-SA"/>
        </w:rPr>
        <w:t> qu'une équipe peut commettre lors d’un </w:t>
      </w:r>
      <w:r w:rsidRPr="007C3001">
        <w:rPr>
          <w:rFonts w:ascii="Mulish" w:hAnsi="Mulish"/>
          <w:b/>
          <w:bCs/>
          <w:color w:val="6A6B6C"/>
          <w:sz w:val="27"/>
          <w:szCs w:val="27"/>
          <w:lang w:eastAsia="fr-FR" w:bidi="ar-SA"/>
        </w:rPr>
        <w:t>sprint planning</w:t>
      </w:r>
      <w:r w:rsidRPr="007C3001">
        <w:rPr>
          <w:rFonts w:ascii="Mulish" w:hAnsi="Mulish"/>
          <w:color w:val="6A6B6C"/>
          <w:sz w:val="27"/>
          <w:szCs w:val="27"/>
          <w:lang w:eastAsia="fr-FR" w:bidi="ar-SA"/>
        </w:rPr>
        <w:t>. </w:t>
      </w:r>
    </w:p>
    <w:p w14:paraId="47E14984"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color w:val="6A6B6C"/>
          <w:sz w:val="27"/>
          <w:szCs w:val="27"/>
          <w:lang w:eastAsia="fr-FR" w:bidi="ar-SA"/>
        </w:rPr>
        <w:t>Si il y a des erreurs d’estimation ou des US mal rédigées engagées dans le sprint, cela se répercute sur le Burndown chart</w:t>
      </w:r>
    </w:p>
    <w:p w14:paraId="28CE3927"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i/>
          <w:iCs/>
          <w:color w:val="6A6B6C"/>
          <w:sz w:val="27"/>
          <w:szCs w:val="27"/>
          <w:lang w:eastAsia="fr-FR" w:bidi="ar-SA"/>
        </w:rPr>
        <w:t>Sur le graphique ci-dessous, la ligne rouge représente la tendance idéale de la vitesse à laquelle l’équipe doit “brûler” (terminer) les story points pour que tous les story points soient réalisés lorsque sonne la fin du sprint.</w:t>
      </w:r>
    </w:p>
    <w:p w14:paraId="0A734BBD"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i/>
          <w:iCs/>
          <w:color w:val="6A6B6C"/>
          <w:sz w:val="27"/>
          <w:szCs w:val="27"/>
          <w:lang w:eastAsia="fr-FR" w:bidi="ar-SA"/>
        </w:rPr>
        <w:t>La ligne bleue indique la vitesse actuelle à laquelle l’équipe progresse. </w:t>
      </w:r>
    </w:p>
    <w:p w14:paraId="042D387A"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i/>
          <w:iCs/>
          <w:color w:val="6A6B6C"/>
          <w:sz w:val="27"/>
          <w:szCs w:val="27"/>
          <w:lang w:eastAsia="fr-FR" w:bidi="ar-SA"/>
        </w:rPr>
        <w:t>Si dans votre Burndown chart, la ligne bleue ne descend pas aussi vite que la tendance idéale, cela peut signifier que l’équipe sous-estime les US ou qu’il y a des ingérences dans le sprint.</w:t>
      </w:r>
      <w:r w:rsidRPr="007C3001">
        <w:rPr>
          <w:rFonts w:ascii="Mulish" w:hAnsi="Mulish"/>
          <w:color w:val="6A6B6C"/>
          <w:sz w:val="27"/>
          <w:szCs w:val="27"/>
          <w:lang w:eastAsia="fr-FR" w:bidi="ar-SA"/>
        </w:rPr>
        <w:t> </w:t>
      </w:r>
    </w:p>
    <w:p w14:paraId="55DC573E"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color w:val="6A6B6C"/>
          <w:sz w:val="27"/>
          <w:szCs w:val="27"/>
          <w:lang w:eastAsia="fr-FR" w:bidi="ar-SA"/>
        </w:rPr>
        <w:t>On peut aussi analyser l’instant exact de la résolution de problème. </w:t>
      </w:r>
    </w:p>
    <w:p w14:paraId="010BC4D6"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i/>
          <w:iCs/>
          <w:color w:val="6A6B6C"/>
          <w:sz w:val="27"/>
          <w:szCs w:val="27"/>
          <w:lang w:eastAsia="fr-FR" w:bidi="ar-SA"/>
        </w:rPr>
        <w:t>Par exemple si la courbe de votre équipe subi un plateau pendant plusieurs jours, cela indique que l’équipe fait face à un blocage.</w:t>
      </w:r>
    </w:p>
    <w:p w14:paraId="3B8AFB04"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i/>
          <w:iCs/>
          <w:color w:val="6A6B6C"/>
          <w:sz w:val="27"/>
          <w:szCs w:val="27"/>
          <w:lang w:eastAsia="fr-FR" w:bidi="ar-SA"/>
        </w:rPr>
        <w:t>Si d’un coup la courbe redescend cela représente la résolution du problème.</w:t>
      </w:r>
    </w:p>
    <w:p w14:paraId="5DCCA7E9" w14:textId="77777777" w:rsidR="007C3001" w:rsidRPr="007C3001" w:rsidRDefault="007C3001" w:rsidP="007C3001">
      <w:pPr>
        <w:shd w:val="clear" w:color="auto" w:fill="FFFFFF"/>
        <w:spacing w:before="0" w:after="0" w:line="240" w:lineRule="auto"/>
        <w:rPr>
          <w:rFonts w:ascii="Mulish" w:hAnsi="Mulish"/>
          <w:color w:val="6A6B6C"/>
          <w:sz w:val="27"/>
          <w:szCs w:val="27"/>
          <w:lang w:eastAsia="fr-FR" w:bidi="ar-SA"/>
        </w:rPr>
      </w:pPr>
      <w:r w:rsidRPr="007C3001">
        <w:rPr>
          <w:rFonts w:ascii="Mulish" w:hAnsi="Mulish"/>
          <w:color w:val="6A6B6C"/>
          <w:sz w:val="27"/>
          <w:szCs w:val="27"/>
          <w:lang w:eastAsia="fr-FR" w:bidi="ar-SA"/>
        </w:rPr>
        <w:t>Généralement, les blocages sont résolus lors des rituels Scrum. </w:t>
      </w:r>
    </w:p>
    <w:p w14:paraId="3008DE85" w14:textId="77777777" w:rsidR="00B250F3" w:rsidRDefault="00B250F3" w:rsidP="00B250F3">
      <w:pPr>
        <w:pStyle w:val="Titre3"/>
        <w:shd w:val="clear" w:color="auto" w:fill="FFFFFF"/>
        <w:spacing w:before="0" w:after="0" w:line="336" w:lineRule="atLeast"/>
        <w:rPr>
          <w:rFonts w:ascii="Literata" w:hAnsi="Literata"/>
          <w:color w:val="6A6B6C"/>
          <w:sz w:val="36"/>
          <w:szCs w:val="36"/>
          <w:lang w:eastAsia="fr-FR" w:bidi="ar-SA"/>
        </w:rPr>
      </w:pPr>
      <w:r>
        <w:rPr>
          <w:rStyle w:val="lev"/>
          <w:rFonts w:ascii="Literata" w:hAnsi="Literata"/>
          <w:b w:val="0"/>
          <w:bCs w:val="0"/>
          <w:color w:val="6A6B6C"/>
          <w:sz w:val="36"/>
          <w:szCs w:val="36"/>
        </w:rPr>
        <w:t>Les astuces pour aborder le Burndown chart</w:t>
      </w:r>
    </w:p>
    <w:p w14:paraId="5F4D556D" w14:textId="77777777" w:rsidR="00B250F3" w:rsidRDefault="00B250F3" w:rsidP="00B250F3">
      <w:pPr>
        <w:pStyle w:val="NormalWeb"/>
        <w:shd w:val="clear" w:color="auto" w:fill="FFFFFF"/>
        <w:jc w:val="center"/>
        <w:textAlignment w:val="center"/>
        <w:rPr>
          <w:rFonts w:ascii="Mulish" w:hAnsi="Mulish"/>
          <w:color w:val="6A6B6C"/>
          <w:sz w:val="27"/>
          <w:szCs w:val="27"/>
        </w:rPr>
      </w:pPr>
      <w:r>
        <w:rPr>
          <w:rFonts w:ascii="Mulish" w:hAnsi="Mulish"/>
          <w:color w:val="6A6B6C"/>
          <w:sz w:val="27"/>
          <w:szCs w:val="27"/>
        </w:rPr>
        <w:lastRenderedPageBreak/>
        <w:t>Pour analyser correctement le graphique du burndown, la vélocité doit être stable et prévisible. </w:t>
      </w:r>
    </w:p>
    <w:p w14:paraId="34D330E2" w14:textId="77777777" w:rsidR="00B250F3" w:rsidRDefault="00B250F3" w:rsidP="00B250F3">
      <w:pPr>
        <w:pStyle w:val="NormalWeb"/>
        <w:shd w:val="clear" w:color="auto" w:fill="FFFFFF"/>
        <w:spacing w:before="0" w:beforeAutospacing="0" w:after="0" w:afterAutospacing="0"/>
        <w:rPr>
          <w:rFonts w:ascii="Mulish" w:hAnsi="Mulish"/>
          <w:color w:val="6A6B6C"/>
          <w:sz w:val="27"/>
          <w:szCs w:val="27"/>
        </w:rPr>
      </w:pPr>
      <w:r>
        <w:rPr>
          <w:rFonts w:ascii="Mulish" w:hAnsi="Mulish"/>
          <w:color w:val="6A6B6C"/>
          <w:sz w:val="27"/>
          <w:szCs w:val="27"/>
        </w:rPr>
        <w:t>Il faut aussi que les US soit </w:t>
      </w:r>
      <w:r>
        <w:rPr>
          <w:rStyle w:val="lev"/>
          <w:rFonts w:ascii="Mulish" w:hAnsi="Mulish"/>
          <w:color w:val="6A6B6C"/>
          <w:sz w:val="27"/>
          <w:szCs w:val="27"/>
        </w:rPr>
        <w:t>rédigées et découpées proprement. </w:t>
      </w:r>
    </w:p>
    <w:p w14:paraId="2507125D" w14:textId="77777777" w:rsidR="00B250F3" w:rsidRDefault="00B250F3" w:rsidP="00B250F3">
      <w:pPr>
        <w:pStyle w:val="NormalWeb"/>
        <w:shd w:val="clear" w:color="auto" w:fill="FFFFFF"/>
        <w:spacing w:before="0" w:beforeAutospacing="0" w:after="0" w:afterAutospacing="0"/>
        <w:rPr>
          <w:rFonts w:ascii="Mulish" w:hAnsi="Mulish"/>
          <w:color w:val="6A6B6C"/>
          <w:sz w:val="27"/>
          <w:szCs w:val="27"/>
        </w:rPr>
      </w:pPr>
      <w:r>
        <w:rPr>
          <w:rFonts w:ascii="Mulish" w:hAnsi="Mulish"/>
          <w:color w:val="6A6B6C"/>
          <w:sz w:val="27"/>
          <w:szCs w:val="27"/>
        </w:rPr>
        <w:t>N’oubliez pas de </w:t>
      </w:r>
      <w:r>
        <w:rPr>
          <w:rStyle w:val="lev"/>
          <w:rFonts w:ascii="Mulish" w:hAnsi="Mulish"/>
          <w:color w:val="6A6B6C"/>
          <w:sz w:val="27"/>
          <w:szCs w:val="27"/>
        </w:rPr>
        <w:t>tenir compte des urgences et ingérences</w:t>
      </w:r>
      <w:r>
        <w:rPr>
          <w:rFonts w:ascii="Mulish" w:hAnsi="Mulish"/>
          <w:color w:val="6A6B6C"/>
          <w:sz w:val="27"/>
          <w:szCs w:val="27"/>
        </w:rPr>
        <w:t> dans les Sprints.</w:t>
      </w:r>
    </w:p>
    <w:p w14:paraId="1B583F79" w14:textId="77777777" w:rsidR="00B250F3" w:rsidRDefault="00B250F3" w:rsidP="00B250F3">
      <w:pPr>
        <w:pStyle w:val="NormalWeb"/>
        <w:shd w:val="clear" w:color="auto" w:fill="FFFFFF"/>
        <w:spacing w:before="0" w:beforeAutospacing="0" w:after="0" w:afterAutospacing="0"/>
        <w:rPr>
          <w:rFonts w:ascii="Mulish" w:hAnsi="Mulish"/>
          <w:color w:val="6A6B6C"/>
          <w:sz w:val="27"/>
          <w:szCs w:val="27"/>
        </w:rPr>
      </w:pPr>
      <w:r>
        <w:rPr>
          <w:rStyle w:val="Accentuation"/>
          <w:rFonts w:ascii="Mulish" w:hAnsi="Mulish"/>
          <w:color w:val="6A6B6C"/>
          <w:sz w:val="27"/>
          <w:szCs w:val="27"/>
        </w:rPr>
        <w:t>Si la courbe bleue augmente au lieu de diminuer, cela indique que le sprint a été ré-alimenté après son démarrage en tâches non estimées ou non planifiées.</w:t>
      </w:r>
    </w:p>
    <w:p w14:paraId="518839C2" w14:textId="77777777" w:rsidR="0061704B" w:rsidRDefault="0061704B" w:rsidP="0061704B">
      <w:pPr>
        <w:pStyle w:val="Titre2"/>
        <w:shd w:val="clear" w:color="auto" w:fill="FFFFFF"/>
        <w:spacing w:before="0" w:after="0" w:line="336" w:lineRule="atLeast"/>
        <w:rPr>
          <w:rFonts w:ascii="Arial" w:hAnsi="Arial" w:cs="Arial"/>
          <w:color w:val="0A0A0A"/>
          <w:sz w:val="42"/>
          <w:szCs w:val="42"/>
          <w:lang w:eastAsia="fr-FR" w:bidi="ar-SA"/>
        </w:rPr>
      </w:pPr>
      <w:r>
        <w:rPr>
          <w:rFonts w:ascii="Arial" w:hAnsi="Arial" w:cs="Arial"/>
          <w:color w:val="0A0A0A"/>
          <w:sz w:val="42"/>
          <w:szCs w:val="42"/>
        </w:rPr>
        <w:t>Les indicateurs de qualité</w:t>
      </w:r>
    </w:p>
    <w:p w14:paraId="0C557FBE" w14:textId="77777777" w:rsidR="007F51F0" w:rsidRDefault="007F51F0" w:rsidP="007F51F0">
      <w:pPr>
        <w:pStyle w:val="Titre3"/>
        <w:shd w:val="clear" w:color="auto" w:fill="FFFFFF"/>
        <w:spacing w:before="0" w:after="0" w:line="336" w:lineRule="atLeast"/>
        <w:rPr>
          <w:rFonts w:ascii="Literata" w:hAnsi="Literata"/>
          <w:color w:val="6A6B6C"/>
          <w:sz w:val="36"/>
          <w:szCs w:val="36"/>
          <w:lang w:eastAsia="fr-FR" w:bidi="ar-SA"/>
        </w:rPr>
      </w:pPr>
      <w:r>
        <w:rPr>
          <w:rFonts w:ascii="Literata" w:hAnsi="Literata"/>
          <w:color w:val="6A6B6C"/>
          <w:sz w:val="36"/>
          <w:szCs w:val="36"/>
        </w:rPr>
        <w:t>Le taux de couverture du code</w:t>
      </w:r>
    </w:p>
    <w:p w14:paraId="47126647" w14:textId="77777777" w:rsidR="007F51F0" w:rsidRDefault="007F51F0" w:rsidP="007F51F0">
      <w:pPr>
        <w:pStyle w:val="NormalWeb"/>
        <w:shd w:val="clear" w:color="auto" w:fill="FFFFFF"/>
        <w:spacing w:before="0" w:beforeAutospacing="0" w:after="0" w:afterAutospacing="0"/>
        <w:rPr>
          <w:rFonts w:ascii="Mulish" w:hAnsi="Mulish"/>
          <w:color w:val="6A6B6C"/>
          <w:sz w:val="27"/>
          <w:szCs w:val="27"/>
        </w:rPr>
      </w:pPr>
      <w:r>
        <w:rPr>
          <w:rFonts w:ascii="Mulish" w:hAnsi="Mulish"/>
          <w:color w:val="6A6B6C"/>
          <w:sz w:val="27"/>
          <w:szCs w:val="27"/>
        </w:rPr>
        <w:t>Il mesure le </w:t>
      </w:r>
      <w:r>
        <w:rPr>
          <w:rStyle w:val="lev"/>
          <w:rFonts w:ascii="Mulish" w:hAnsi="Mulish"/>
          <w:color w:val="6A6B6C"/>
          <w:sz w:val="27"/>
          <w:szCs w:val="27"/>
        </w:rPr>
        <w:t>pourcentage de code couvert par les tests unitaires</w:t>
      </w:r>
      <w:r>
        <w:rPr>
          <w:rFonts w:ascii="Mulish" w:hAnsi="Mulish"/>
          <w:color w:val="6A6B6C"/>
          <w:sz w:val="27"/>
          <w:szCs w:val="27"/>
        </w:rPr>
        <w:t>.</w:t>
      </w:r>
    </w:p>
    <w:p w14:paraId="27EA8BDC" w14:textId="77777777" w:rsidR="007F51F0" w:rsidRDefault="007F51F0" w:rsidP="007F51F0">
      <w:pPr>
        <w:pStyle w:val="NormalWeb"/>
        <w:shd w:val="clear" w:color="auto" w:fill="FFFFFF"/>
        <w:spacing w:before="0" w:beforeAutospacing="0" w:after="0" w:afterAutospacing="0"/>
        <w:rPr>
          <w:rFonts w:ascii="Mulish" w:hAnsi="Mulish"/>
          <w:color w:val="6A6B6C"/>
          <w:sz w:val="27"/>
          <w:szCs w:val="27"/>
        </w:rPr>
      </w:pPr>
      <w:r>
        <w:rPr>
          <w:rFonts w:ascii="Mulish" w:hAnsi="Mulish"/>
          <w:color w:val="6A6B6C"/>
          <w:sz w:val="27"/>
          <w:szCs w:val="27"/>
        </w:rPr>
        <w:t>Un produit avec un taux de couverture de code élevé à plus de chance de ne pas avoir de bug en production.</w:t>
      </w:r>
    </w:p>
    <w:p w14:paraId="6C043722" w14:textId="77777777" w:rsidR="007F51F0" w:rsidRDefault="007F51F0" w:rsidP="007F51F0">
      <w:pPr>
        <w:pStyle w:val="NormalWeb"/>
        <w:shd w:val="clear" w:color="auto" w:fill="FFFFFF"/>
        <w:jc w:val="center"/>
        <w:textAlignment w:val="center"/>
        <w:rPr>
          <w:rFonts w:ascii="Mulish" w:hAnsi="Mulish"/>
          <w:color w:val="6A6B6C"/>
          <w:sz w:val="27"/>
          <w:szCs w:val="27"/>
        </w:rPr>
      </w:pPr>
      <w:r>
        <w:rPr>
          <w:rFonts w:ascii="Mulish" w:hAnsi="Mulish"/>
          <w:color w:val="6A6B6C"/>
          <w:sz w:val="27"/>
          <w:szCs w:val="27"/>
        </w:rPr>
        <w:t>Attention, ce KPI technique ne couvre pas tous les types de tests. </w:t>
      </w:r>
    </w:p>
    <w:p w14:paraId="78C406BD" w14:textId="77777777" w:rsidR="007F51F0" w:rsidRDefault="007F51F0" w:rsidP="007F51F0">
      <w:pPr>
        <w:pStyle w:val="NormalWeb"/>
        <w:shd w:val="clear" w:color="auto" w:fill="FFFFFF"/>
        <w:spacing w:before="0" w:beforeAutospacing="0" w:after="0" w:afterAutospacing="0"/>
        <w:rPr>
          <w:rFonts w:ascii="Mulish" w:hAnsi="Mulish"/>
          <w:color w:val="6A6B6C"/>
          <w:sz w:val="27"/>
          <w:szCs w:val="27"/>
        </w:rPr>
      </w:pPr>
      <w:r>
        <w:rPr>
          <w:rFonts w:ascii="Mulish" w:hAnsi="Mulish"/>
          <w:color w:val="6A6B6C"/>
          <w:sz w:val="27"/>
          <w:szCs w:val="27"/>
        </w:rPr>
        <w:t>Un taux de couverture de code élevé ne représentent pas nécessairement une qualité élevée mais </w:t>
      </w:r>
      <w:r>
        <w:rPr>
          <w:rStyle w:val="lev"/>
          <w:rFonts w:ascii="Mulish" w:hAnsi="Mulish"/>
          <w:color w:val="6A6B6C"/>
          <w:sz w:val="27"/>
          <w:szCs w:val="27"/>
        </w:rPr>
        <w:t>les efforts mis en place par l'équipe</w:t>
      </w:r>
      <w:r>
        <w:rPr>
          <w:rFonts w:ascii="Mulish" w:hAnsi="Mulish"/>
          <w:color w:val="6A6B6C"/>
          <w:sz w:val="27"/>
          <w:szCs w:val="27"/>
        </w:rPr>
        <w:t> pour garantir la qualité du produit.</w:t>
      </w:r>
    </w:p>
    <w:p w14:paraId="13437660" w14:textId="77777777" w:rsidR="007F51F0" w:rsidRDefault="007F51F0" w:rsidP="007F51F0">
      <w:pPr>
        <w:pStyle w:val="Titre3"/>
        <w:shd w:val="clear" w:color="auto" w:fill="FFFFFF"/>
        <w:spacing w:before="0" w:after="0" w:line="336" w:lineRule="atLeast"/>
        <w:rPr>
          <w:rFonts w:ascii="Literata" w:hAnsi="Literata"/>
          <w:color w:val="6A6B6C"/>
          <w:sz w:val="36"/>
          <w:szCs w:val="36"/>
        </w:rPr>
      </w:pPr>
      <w:r>
        <w:rPr>
          <w:rFonts w:ascii="Literata" w:hAnsi="Literata"/>
          <w:color w:val="6A6B6C"/>
          <w:sz w:val="36"/>
          <w:szCs w:val="36"/>
        </w:rPr>
        <w:t>5) Les bogues en production</w:t>
      </w:r>
    </w:p>
    <w:p w14:paraId="566B6B19" w14:textId="77777777" w:rsidR="008C340D" w:rsidRDefault="008C340D" w:rsidP="008C340D">
      <w:pPr>
        <w:jc w:val="both"/>
        <w:rPr>
          <w:rFonts w:ascii="Segoe UI" w:hAnsi="Segoe UI" w:cs="Segoe UI"/>
          <w:sz w:val="20"/>
        </w:rPr>
      </w:pPr>
    </w:p>
    <w:p w14:paraId="71F8834F" w14:textId="77777777" w:rsidR="008C340D" w:rsidRDefault="008C340D" w:rsidP="008C340D">
      <w:pPr>
        <w:jc w:val="both"/>
        <w:rPr>
          <w:rFonts w:ascii="Segoe UI" w:hAnsi="Segoe UI" w:cs="Segoe UI"/>
          <w:sz w:val="20"/>
        </w:rPr>
      </w:pPr>
    </w:p>
    <w:bookmarkEnd w:id="20"/>
    <w:bookmarkEnd w:id="21"/>
    <w:bookmarkEnd w:id="22"/>
    <w:bookmarkEnd w:id="16"/>
    <w:bookmarkEnd w:id="17"/>
    <w:bookmarkEnd w:id="18"/>
    <w:bookmarkEnd w:id="14"/>
    <w:sectPr w:rsidR="008C340D" w:rsidSect="00150D18">
      <w:pgSz w:w="11906" w:h="16838"/>
      <w:pgMar w:top="436"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2D3F7" w14:textId="77777777" w:rsidR="006A7092" w:rsidRDefault="006A7092" w:rsidP="0039795C">
      <w:pPr>
        <w:spacing w:before="0" w:after="0" w:line="240" w:lineRule="auto"/>
      </w:pPr>
      <w:r>
        <w:separator/>
      </w:r>
    </w:p>
  </w:endnote>
  <w:endnote w:type="continuationSeparator" w:id="0">
    <w:p w14:paraId="0B7577FD" w14:textId="77777777" w:rsidR="006A7092" w:rsidRDefault="006A7092" w:rsidP="0039795C">
      <w:pPr>
        <w:spacing w:before="0" w:after="0" w:line="240" w:lineRule="auto"/>
      </w:pPr>
      <w:r>
        <w:continuationSeparator/>
      </w:r>
    </w:p>
  </w:endnote>
  <w:endnote w:type="continuationNotice" w:id="1">
    <w:p w14:paraId="03D8FD80" w14:textId="77777777" w:rsidR="006A7092" w:rsidRDefault="006A709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Book">
    <w:altName w:val="Tw Cen MT"/>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ankGothic Lt BT">
    <w:altName w:val="Arial"/>
    <w:charset w:val="00"/>
    <w:family w:val="swiss"/>
    <w:pitch w:val="variable"/>
    <w:sig w:usb0="00000087" w:usb1="00000000" w:usb2="00000000" w:usb3="00000000" w:csb0="0000001B" w:csb1="00000000"/>
  </w:font>
  <w:font w:name="MS Mincho">
    <w:altName w:val="ＭＳ 明朝"/>
    <w:panose1 w:val="02020609040205080304"/>
    <w:charset w:val="80"/>
    <w:family w:val="modern"/>
    <w:pitch w:val="fixed"/>
    <w:sig w:usb0="E00002FF" w:usb1="6AC7FDFB" w:usb2="08000012" w:usb3="00000000" w:csb0="0002009F" w:csb1="00000000"/>
  </w:font>
  <w:font w:name="Avenir Medium">
    <w:altName w:val="Calibri"/>
    <w:charset w:val="00"/>
    <w:family w:val="auto"/>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Mulish">
    <w:altName w:val="Cambria"/>
    <w:panose1 w:val="00000000000000000000"/>
    <w:charset w:val="00"/>
    <w:family w:val="roman"/>
    <w:notTrueType/>
    <w:pitch w:val="default"/>
  </w:font>
  <w:font w:name="Literat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F9720" w14:textId="77777777" w:rsidR="00955E1B" w:rsidRPr="006E3E35" w:rsidRDefault="00955E1B">
    <w:pPr>
      <w:pStyle w:val="Pieddepage"/>
      <w:rPr>
        <w:sz w:val="16"/>
        <w:szCs w:val="16"/>
      </w:rPr>
    </w:pPr>
  </w:p>
  <w:tbl>
    <w:tblPr>
      <w:tblStyle w:val="Grilledutableau2"/>
      <w:tblW w:w="5000" w:type="pct"/>
      <w:tblInd w:w="-3" w:type="dxa"/>
      <w:tblBorders>
        <w:top w:val="single" w:sz="2" w:space="0" w:color="404040"/>
        <w:left w:val="single" w:sz="2" w:space="0" w:color="404040"/>
        <w:bottom w:val="single" w:sz="2" w:space="0" w:color="404040"/>
        <w:right w:val="single" w:sz="2" w:space="0" w:color="404040"/>
        <w:insideH w:val="single" w:sz="2" w:space="0" w:color="404040"/>
        <w:insideV w:val="single" w:sz="2" w:space="0" w:color="404040"/>
      </w:tblBorders>
      <w:tblCellMar>
        <w:top w:w="28" w:type="dxa"/>
        <w:bottom w:w="28" w:type="dxa"/>
      </w:tblCellMar>
      <w:tblLook w:val="04A0" w:firstRow="1" w:lastRow="0" w:firstColumn="1" w:lastColumn="0" w:noHBand="0" w:noVBand="1"/>
    </w:tblPr>
    <w:tblGrid>
      <w:gridCol w:w="6954"/>
      <w:gridCol w:w="2678"/>
    </w:tblGrid>
    <w:tr w:rsidR="00F62572" w:rsidRPr="00150D18" w14:paraId="6DFB3AE0" w14:textId="77777777" w:rsidTr="000235C7">
      <w:trPr>
        <w:trHeight w:val="567"/>
      </w:trPr>
      <w:tc>
        <w:tcPr>
          <w:tcW w:w="3610" w:type="pct"/>
          <w:vAlign w:val="center"/>
        </w:tcPr>
        <w:p w14:paraId="4FF5730D" w14:textId="77777777" w:rsidR="00F62572" w:rsidRPr="00150D18" w:rsidRDefault="00F62572" w:rsidP="00F62572">
          <w:pPr>
            <w:tabs>
              <w:tab w:val="center" w:pos="4536"/>
              <w:tab w:val="right" w:pos="9072"/>
            </w:tabs>
            <w:spacing w:before="60" w:after="60" w:line="240" w:lineRule="auto"/>
            <w:jc w:val="both"/>
            <w:rPr>
              <w:rFonts w:ascii="Times New Roman" w:eastAsia="Arial Unicode MS" w:hAnsi="Times New Roman"/>
              <w:bCs/>
              <w:i/>
              <w:noProof/>
              <w:color w:val="262626"/>
              <w:sz w:val="16"/>
              <w:lang w:eastAsia="fr-FR" w:bidi="ar-SA"/>
            </w:rPr>
          </w:pPr>
          <w:r w:rsidRPr="00150D18">
            <w:rPr>
              <w:rFonts w:ascii="Segoe UI" w:eastAsia="Arial Unicode MS" w:hAnsi="Segoe UI" w:cs="Arial Unicode MS"/>
              <w:i/>
              <w:noProof/>
              <w:color w:val="262626"/>
              <w:sz w:val="16"/>
              <w:szCs w:val="16"/>
              <w:lang w:eastAsia="fr-FR" w:bidi="ar-SA"/>
            </w:rPr>
            <w:t>Ce document est la propriété du groupe STUDIA. Il ne peut être utilisé, reproduit, modifié ou communiqué sans autorisation préalable.</w:t>
          </w:r>
        </w:p>
      </w:tc>
      <w:tc>
        <w:tcPr>
          <w:tcW w:w="1390" w:type="pct"/>
          <w:tcMar>
            <w:top w:w="0" w:type="dxa"/>
            <w:left w:w="0" w:type="dxa"/>
            <w:right w:w="0" w:type="dxa"/>
          </w:tcMar>
          <w:vAlign w:val="center"/>
        </w:tcPr>
        <w:sdt>
          <w:sdtPr>
            <w:rPr>
              <w:rFonts w:ascii="Segoe UI" w:eastAsia="Arial Unicode MS" w:hAnsi="Segoe UI" w:cs="Arial Unicode MS"/>
              <w:i/>
              <w:noProof/>
              <w:color w:val="262626"/>
              <w:sz w:val="16"/>
              <w:szCs w:val="16"/>
              <w:lang w:eastAsia="fr-FR" w:bidi="ar-SA"/>
            </w:rPr>
            <w:id w:val="-1705238520"/>
            <w:docPartObj>
              <w:docPartGallery w:val="Page Numbers (Top of Page)"/>
              <w:docPartUnique/>
            </w:docPartObj>
          </w:sdtPr>
          <w:sdtEndPr/>
          <w:sdtContent>
            <w:p w14:paraId="164B9E0E" w14:textId="77777777" w:rsidR="00F62572" w:rsidRPr="00150D18" w:rsidRDefault="00F62572" w:rsidP="00F62572">
              <w:pPr>
                <w:tabs>
                  <w:tab w:val="center" w:pos="4536"/>
                  <w:tab w:val="right" w:pos="9072"/>
                </w:tabs>
                <w:spacing w:before="60" w:after="60" w:line="240" w:lineRule="auto"/>
                <w:jc w:val="center"/>
                <w:rPr>
                  <w:rFonts w:ascii="Segoe UI" w:eastAsia="Arial Unicode MS" w:hAnsi="Segoe UI" w:cs="Arial Unicode MS"/>
                  <w:i/>
                  <w:noProof/>
                  <w:color w:val="262626"/>
                  <w:sz w:val="16"/>
                  <w:szCs w:val="16"/>
                  <w:lang w:eastAsia="fr-FR" w:bidi="ar-SA"/>
                </w:rPr>
              </w:pPr>
              <w:r w:rsidRPr="00150D18">
                <w:rPr>
                  <w:rFonts w:ascii="Segoe UI" w:eastAsia="Arial Unicode MS" w:hAnsi="Segoe UI" w:cs="Arial Unicode MS"/>
                  <w:i/>
                  <w:noProof/>
                  <w:color w:val="262626"/>
                  <w:sz w:val="16"/>
                  <w:szCs w:val="16"/>
                  <w:lang w:eastAsia="fr-FR" w:bidi="ar-SA"/>
                </w:rPr>
                <w:t xml:space="preserve">Page </w:t>
              </w:r>
              <w:r w:rsidRPr="00150D18">
                <w:rPr>
                  <w:rFonts w:ascii="Segoe UI" w:eastAsia="Arial Unicode MS" w:hAnsi="Segoe UI" w:cs="Arial Unicode MS"/>
                  <w:bCs/>
                  <w:i/>
                  <w:noProof/>
                  <w:color w:val="262626"/>
                  <w:sz w:val="16"/>
                  <w:szCs w:val="16"/>
                  <w:lang w:eastAsia="fr-FR" w:bidi="ar-SA"/>
                </w:rPr>
                <w:fldChar w:fldCharType="begin"/>
              </w:r>
              <w:r w:rsidRPr="00150D18">
                <w:rPr>
                  <w:rFonts w:ascii="Segoe UI" w:eastAsia="Arial Unicode MS" w:hAnsi="Segoe UI" w:cs="Arial Unicode MS"/>
                  <w:i/>
                  <w:noProof/>
                  <w:color w:val="262626"/>
                  <w:sz w:val="16"/>
                  <w:szCs w:val="16"/>
                  <w:lang w:eastAsia="fr-FR" w:bidi="ar-SA"/>
                </w:rPr>
                <w:instrText>PAGE</w:instrText>
              </w:r>
              <w:r w:rsidRPr="00150D18">
                <w:rPr>
                  <w:rFonts w:ascii="Segoe UI" w:eastAsia="Arial Unicode MS" w:hAnsi="Segoe UI" w:cs="Arial Unicode MS"/>
                  <w:bCs/>
                  <w:i/>
                  <w:noProof/>
                  <w:color w:val="262626"/>
                  <w:sz w:val="16"/>
                  <w:szCs w:val="16"/>
                  <w:lang w:eastAsia="fr-FR" w:bidi="ar-SA"/>
                </w:rPr>
                <w:fldChar w:fldCharType="separate"/>
              </w:r>
              <w:r w:rsidRPr="00150D18">
                <w:rPr>
                  <w:rFonts w:ascii="Segoe UI" w:eastAsia="Arial Unicode MS" w:hAnsi="Segoe UI" w:cs="Arial Unicode MS"/>
                  <w:bCs/>
                  <w:i/>
                  <w:noProof/>
                  <w:color w:val="262626"/>
                  <w:sz w:val="16"/>
                  <w:szCs w:val="16"/>
                  <w:lang w:eastAsia="fr-FR" w:bidi="ar-SA"/>
                </w:rPr>
                <w:t>21</w:t>
              </w:r>
              <w:r w:rsidRPr="00150D18">
                <w:rPr>
                  <w:rFonts w:ascii="Segoe UI" w:eastAsia="Arial Unicode MS" w:hAnsi="Segoe UI" w:cs="Arial Unicode MS"/>
                  <w:bCs/>
                  <w:i/>
                  <w:noProof/>
                  <w:color w:val="262626"/>
                  <w:sz w:val="16"/>
                  <w:szCs w:val="16"/>
                  <w:lang w:eastAsia="fr-FR" w:bidi="ar-SA"/>
                </w:rPr>
                <w:fldChar w:fldCharType="end"/>
              </w:r>
              <w:r w:rsidRPr="00150D18">
                <w:rPr>
                  <w:rFonts w:ascii="Segoe UI" w:eastAsia="Arial Unicode MS" w:hAnsi="Segoe UI" w:cs="Arial Unicode MS"/>
                  <w:i/>
                  <w:noProof/>
                  <w:color w:val="262626"/>
                  <w:sz w:val="16"/>
                  <w:szCs w:val="16"/>
                  <w:lang w:eastAsia="fr-FR" w:bidi="ar-SA"/>
                </w:rPr>
                <w:t xml:space="preserve"> sur </w:t>
              </w:r>
              <w:r w:rsidRPr="00150D18">
                <w:rPr>
                  <w:rFonts w:ascii="Segoe UI" w:eastAsia="Arial Unicode MS" w:hAnsi="Segoe UI" w:cs="Arial Unicode MS"/>
                  <w:bCs/>
                  <w:i/>
                  <w:noProof/>
                  <w:color w:val="262626"/>
                  <w:sz w:val="16"/>
                  <w:szCs w:val="16"/>
                  <w:lang w:eastAsia="fr-FR" w:bidi="ar-SA"/>
                </w:rPr>
                <w:fldChar w:fldCharType="begin"/>
              </w:r>
              <w:r w:rsidRPr="00150D18">
                <w:rPr>
                  <w:rFonts w:ascii="Segoe UI" w:eastAsia="Arial Unicode MS" w:hAnsi="Segoe UI" w:cs="Arial Unicode MS"/>
                  <w:i/>
                  <w:noProof/>
                  <w:color w:val="262626"/>
                  <w:sz w:val="16"/>
                  <w:szCs w:val="16"/>
                  <w:lang w:eastAsia="fr-FR" w:bidi="ar-SA"/>
                </w:rPr>
                <w:instrText>NUMPAGES</w:instrText>
              </w:r>
              <w:r w:rsidRPr="00150D18">
                <w:rPr>
                  <w:rFonts w:ascii="Segoe UI" w:eastAsia="Arial Unicode MS" w:hAnsi="Segoe UI" w:cs="Arial Unicode MS"/>
                  <w:bCs/>
                  <w:i/>
                  <w:noProof/>
                  <w:color w:val="262626"/>
                  <w:sz w:val="16"/>
                  <w:szCs w:val="16"/>
                  <w:lang w:eastAsia="fr-FR" w:bidi="ar-SA"/>
                </w:rPr>
                <w:fldChar w:fldCharType="separate"/>
              </w:r>
              <w:r w:rsidRPr="00150D18">
                <w:rPr>
                  <w:rFonts w:ascii="Segoe UI" w:eastAsia="Arial Unicode MS" w:hAnsi="Segoe UI" w:cs="Arial Unicode MS"/>
                  <w:bCs/>
                  <w:i/>
                  <w:noProof/>
                  <w:color w:val="262626"/>
                  <w:sz w:val="16"/>
                  <w:szCs w:val="16"/>
                  <w:lang w:eastAsia="fr-FR" w:bidi="ar-SA"/>
                </w:rPr>
                <w:t>99</w:t>
              </w:r>
              <w:r w:rsidRPr="00150D18">
                <w:rPr>
                  <w:rFonts w:ascii="Segoe UI" w:eastAsia="Arial Unicode MS" w:hAnsi="Segoe UI" w:cs="Arial Unicode MS"/>
                  <w:bCs/>
                  <w:i/>
                  <w:noProof/>
                  <w:color w:val="262626"/>
                  <w:sz w:val="16"/>
                  <w:szCs w:val="16"/>
                  <w:lang w:eastAsia="fr-FR" w:bidi="ar-SA"/>
                </w:rPr>
                <w:fldChar w:fldCharType="end"/>
              </w:r>
            </w:p>
          </w:sdtContent>
        </w:sdt>
      </w:tc>
    </w:tr>
  </w:tbl>
  <w:p w14:paraId="5A0EA1A1" w14:textId="77777777" w:rsidR="00955E1B" w:rsidRPr="00150D18" w:rsidRDefault="00955E1B" w:rsidP="00F625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7C4A4" w14:textId="77777777" w:rsidR="00955E1B" w:rsidRDefault="00955E1B" w:rsidP="00516562">
    <w:pPr>
      <w:jc w:val="center"/>
      <w:rPr>
        <w:rFonts w:ascii="Avenir Medium" w:hAnsi="Avenir Medium"/>
        <w:sz w:val="16"/>
        <w:szCs w:val="16"/>
      </w:rPr>
    </w:pPr>
    <w:r w:rsidRPr="007B09BC">
      <w:rPr>
        <w:rFonts w:ascii="Avenir Medium" w:hAnsi="Avenir Medium"/>
        <w:sz w:val="16"/>
        <w:szCs w:val="16"/>
      </w:rPr>
      <w:t>STUDIA DIGITAL – 12 RUE DES PETITS RUISSEAUX, 91370 VERRIERES LE BUISSON</w:t>
    </w:r>
  </w:p>
  <w:p w14:paraId="4CAFC83B" w14:textId="77777777" w:rsidR="00955E1B" w:rsidRDefault="00955E1B" w:rsidP="00516562">
    <w:pPr>
      <w:jc w:val="center"/>
      <w:rPr>
        <w:rFonts w:ascii="Avenir Medium" w:hAnsi="Avenir Medium"/>
        <w:sz w:val="16"/>
        <w:szCs w:val="16"/>
      </w:rPr>
    </w:pPr>
    <w:r w:rsidRPr="007B09BC">
      <w:rPr>
        <w:rFonts w:ascii="Avenir Medium" w:hAnsi="Avenir Medium"/>
        <w:sz w:val="16"/>
        <w:szCs w:val="16"/>
      </w:rPr>
      <w:t xml:space="preserve">Tél. +33 1 69 53 68 68 – Fax +33 1 69 53 68 69 – </w:t>
    </w:r>
    <w:hyperlink r:id="rId1" w:history="1">
      <w:r w:rsidRPr="007B09BC">
        <w:rPr>
          <w:rFonts w:ascii="Avenir Medium" w:hAnsi="Avenir Medium"/>
          <w:sz w:val="16"/>
          <w:szCs w:val="16"/>
        </w:rPr>
        <w:t>https://www.telino.com</w:t>
      </w:r>
    </w:hyperlink>
    <w:r w:rsidRPr="007B09BC">
      <w:rPr>
        <w:rFonts w:ascii="Avenir Medium" w:hAnsi="Avenir Medium"/>
        <w:sz w:val="16"/>
        <w:szCs w:val="16"/>
      </w:rPr>
      <w:t xml:space="preserve"> – </w:t>
    </w:r>
    <w:hyperlink r:id="rId2" w:history="1">
      <w:r w:rsidRPr="007B09BC">
        <w:rPr>
          <w:rFonts w:ascii="Avenir Medium" w:hAnsi="Avenir Medium"/>
          <w:sz w:val="16"/>
          <w:szCs w:val="16"/>
        </w:rPr>
        <w:t>contact@telino.com</w:t>
      </w:r>
    </w:hyperlink>
  </w:p>
  <w:p w14:paraId="0EA154A1" w14:textId="77777777" w:rsidR="00955E1B" w:rsidRPr="007B09BC" w:rsidRDefault="00955E1B" w:rsidP="00516562">
    <w:pPr>
      <w:pStyle w:val="Pieddepage"/>
      <w:tabs>
        <w:tab w:val="clear" w:pos="4536"/>
        <w:tab w:val="clear" w:pos="9072"/>
      </w:tabs>
      <w:jc w:val="center"/>
      <w:rPr>
        <w:rStyle w:val="Appelnotedebasdep"/>
        <w:rFonts w:ascii="Avenir Medium" w:hAnsi="Avenir Medium"/>
        <w:i/>
      </w:rPr>
    </w:pPr>
    <w:r w:rsidRPr="007B09BC">
      <w:rPr>
        <w:rFonts w:ascii="Avenir Medium" w:hAnsi="Avenir Medium"/>
      </w:rPr>
      <w:t>RCS Aix-en-Provence 831 498 209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E5F9B" w14:textId="77777777" w:rsidR="006A7092" w:rsidRDefault="006A7092" w:rsidP="0039795C">
      <w:pPr>
        <w:spacing w:before="0" w:after="0" w:line="240" w:lineRule="auto"/>
      </w:pPr>
      <w:r>
        <w:separator/>
      </w:r>
    </w:p>
  </w:footnote>
  <w:footnote w:type="continuationSeparator" w:id="0">
    <w:p w14:paraId="652AC0EF" w14:textId="77777777" w:rsidR="006A7092" w:rsidRDefault="006A7092" w:rsidP="0039795C">
      <w:pPr>
        <w:spacing w:before="0" w:after="0" w:line="240" w:lineRule="auto"/>
      </w:pPr>
      <w:r>
        <w:continuationSeparator/>
      </w:r>
    </w:p>
  </w:footnote>
  <w:footnote w:type="continuationNotice" w:id="1">
    <w:p w14:paraId="738BEB7D" w14:textId="77777777" w:rsidR="006A7092" w:rsidRDefault="006A709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1"/>
      <w:tblW w:w="5000" w:type="pct"/>
      <w:tblBorders>
        <w:top w:val="single" w:sz="2" w:space="0" w:color="00374F"/>
        <w:left w:val="single" w:sz="2" w:space="0" w:color="00374F"/>
        <w:bottom w:val="single" w:sz="2" w:space="0" w:color="00374F"/>
        <w:right w:val="single" w:sz="2" w:space="0" w:color="00374F"/>
        <w:insideH w:val="none" w:sz="0" w:space="0" w:color="auto"/>
        <w:insideV w:val="single" w:sz="4" w:space="0" w:color="21122A"/>
      </w:tblBorders>
      <w:tblLook w:val="04A0" w:firstRow="1" w:lastRow="0" w:firstColumn="1" w:lastColumn="0" w:noHBand="0" w:noVBand="1"/>
    </w:tblPr>
    <w:tblGrid>
      <w:gridCol w:w="2832"/>
      <w:gridCol w:w="3968"/>
      <w:gridCol w:w="2832"/>
    </w:tblGrid>
    <w:tr w:rsidR="00955E1B" w:rsidRPr="00DE4D1A" w14:paraId="39D5C2D7" w14:textId="77777777" w:rsidTr="00516562">
      <w:trPr>
        <w:trHeight w:val="704"/>
      </w:trPr>
      <w:tc>
        <w:tcPr>
          <w:tcW w:w="1470" w:type="pct"/>
          <w:vMerge w:val="restart"/>
          <w:tcBorders>
            <w:top w:val="single" w:sz="2" w:space="0" w:color="404040"/>
            <w:left w:val="single" w:sz="2" w:space="0" w:color="404040"/>
            <w:bottom w:val="single" w:sz="2" w:space="0" w:color="404040"/>
            <w:right w:val="single" w:sz="2" w:space="0" w:color="404040"/>
          </w:tcBorders>
          <w:vAlign w:val="center"/>
        </w:tcPr>
        <w:p w14:paraId="2A328311" w14:textId="77777777" w:rsidR="00955E1B" w:rsidRPr="00DE4D1A" w:rsidRDefault="00955E1B" w:rsidP="00D25A7E">
          <w:pPr>
            <w:spacing w:before="60" w:after="120" w:line="240" w:lineRule="auto"/>
            <w:jc w:val="center"/>
            <w:rPr>
              <w:rFonts w:ascii="Segoe UI" w:hAnsi="Segoe UI" w:cs="Segoe UI"/>
              <w:color w:val="262626"/>
              <w:sz w:val="20"/>
              <w:lang w:eastAsia="fr-FR" w:bidi="ar-SA"/>
            </w:rPr>
          </w:pPr>
        </w:p>
      </w:tc>
      <w:tc>
        <w:tcPr>
          <w:tcW w:w="2060" w:type="pct"/>
          <w:tcBorders>
            <w:left w:val="single" w:sz="2" w:space="0" w:color="404040"/>
          </w:tcBorders>
          <w:vAlign w:val="center"/>
        </w:tcPr>
        <w:p w14:paraId="6EDAE5EF" w14:textId="77777777" w:rsidR="00955E1B" w:rsidRPr="005708A7" w:rsidRDefault="00A321AA" w:rsidP="003A297A">
          <w:pPr>
            <w:spacing w:before="0" w:after="0" w:line="240" w:lineRule="auto"/>
            <w:jc w:val="center"/>
            <w:rPr>
              <w:rFonts w:ascii="Segoe UI" w:hAnsi="Segoe UI"/>
              <w:b/>
              <w:bCs/>
              <w:color w:val="00374F"/>
              <w:sz w:val="20"/>
              <w:lang w:val="fr-FR" w:eastAsia="fr-FR" w:bidi="ar-SA"/>
            </w:rPr>
          </w:pPr>
          <w:r w:rsidRPr="00A321AA">
            <w:rPr>
              <w:rFonts w:ascii="Segoe UI" w:hAnsi="Segoe UI"/>
              <w:color w:val="00374F"/>
              <w:sz w:val="20"/>
              <w:lang w:val="fr-FR" w:eastAsia="fr-FR" w:bidi="ar-SA"/>
            </w:rPr>
            <w:t>Mise en place d’un environnement de développement pour le projet Aquedi</w:t>
          </w:r>
        </w:p>
      </w:tc>
      <w:tc>
        <w:tcPr>
          <w:tcW w:w="1470" w:type="pct"/>
          <w:vMerge w:val="restart"/>
          <w:tcBorders>
            <w:left w:val="single" w:sz="2" w:space="0" w:color="404040"/>
          </w:tcBorders>
          <w:vAlign w:val="center"/>
        </w:tcPr>
        <w:p w14:paraId="5EB3FBF5" w14:textId="77777777" w:rsidR="00955E1B" w:rsidRPr="00DE4D1A" w:rsidRDefault="00955E1B" w:rsidP="00D25A7E">
          <w:pPr>
            <w:spacing w:before="60" w:after="120" w:line="240" w:lineRule="auto"/>
            <w:jc w:val="center"/>
            <w:rPr>
              <w:rFonts w:ascii="Segoe UI" w:hAnsi="Segoe UI"/>
              <w:b/>
              <w:bCs/>
              <w:color w:val="00374F"/>
              <w:sz w:val="20"/>
              <w:lang w:eastAsia="fr-FR" w:bidi="ar-SA"/>
            </w:rPr>
          </w:pPr>
          <w:r w:rsidRPr="00DE4D1A">
            <w:rPr>
              <w:rFonts w:ascii="Segoe UI" w:hAnsi="Segoe UI" w:cs="Segoe UI"/>
              <w:b/>
              <w:bCs/>
              <w:noProof/>
              <w:color w:val="262626"/>
              <w:sz w:val="48"/>
              <w:szCs w:val="48"/>
              <w:lang w:eastAsia="fr-FR" w:bidi="ar-SA"/>
            </w:rPr>
            <w:drawing>
              <wp:inline distT="0" distB="0" distL="0" distR="0" wp14:anchorId="3D493D65" wp14:editId="3DC531F8">
                <wp:extent cx="1343025" cy="495625"/>
                <wp:effectExtent l="0" t="0" r="0" b="0"/>
                <wp:docPr id="32" name="Image 32"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ia rectangle blanc.jfif"/>
                        <pic:cNvPicPr/>
                      </pic:nvPicPr>
                      <pic:blipFill>
                        <a:blip r:embed="rId1"/>
                        <a:stretch>
                          <a:fillRect/>
                        </a:stretch>
                      </pic:blipFill>
                      <pic:spPr>
                        <a:xfrm>
                          <a:off x="0" y="0"/>
                          <a:ext cx="1414122" cy="521862"/>
                        </a:xfrm>
                        <a:prstGeom prst="rect">
                          <a:avLst/>
                        </a:prstGeom>
                      </pic:spPr>
                    </pic:pic>
                  </a:graphicData>
                </a:graphic>
              </wp:inline>
            </w:drawing>
          </w:r>
        </w:p>
      </w:tc>
    </w:tr>
    <w:tr w:rsidR="00955E1B" w:rsidRPr="00DE4D1A" w14:paraId="08277CCE" w14:textId="77777777" w:rsidTr="00516562">
      <w:trPr>
        <w:trHeight w:val="75"/>
      </w:trPr>
      <w:tc>
        <w:tcPr>
          <w:tcW w:w="1470" w:type="pct"/>
          <w:vMerge/>
          <w:tcBorders>
            <w:top w:val="nil"/>
            <w:left w:val="single" w:sz="2" w:space="0" w:color="404040"/>
            <w:bottom w:val="single" w:sz="2" w:space="0" w:color="404040"/>
            <w:right w:val="single" w:sz="2" w:space="0" w:color="404040"/>
          </w:tcBorders>
          <w:vAlign w:val="center"/>
        </w:tcPr>
        <w:p w14:paraId="58A08DF7" w14:textId="77777777" w:rsidR="00955E1B" w:rsidRPr="00DE4D1A" w:rsidRDefault="00955E1B" w:rsidP="00D25A7E">
          <w:pPr>
            <w:spacing w:before="60" w:after="120" w:line="240" w:lineRule="auto"/>
            <w:jc w:val="both"/>
            <w:rPr>
              <w:rFonts w:ascii="Segoe UI" w:hAnsi="Segoe UI" w:cs="Segoe UI"/>
              <w:noProof/>
              <w:color w:val="262626"/>
              <w:sz w:val="20"/>
              <w:lang w:eastAsia="fr-FR" w:bidi="ar-SA"/>
            </w:rPr>
          </w:pPr>
        </w:p>
      </w:tc>
      <w:tc>
        <w:tcPr>
          <w:tcW w:w="2060" w:type="pct"/>
          <w:tcBorders>
            <w:left w:val="single" w:sz="2" w:space="0" w:color="404040"/>
          </w:tcBorders>
          <w:vAlign w:val="center"/>
        </w:tcPr>
        <w:p w14:paraId="22733119" w14:textId="77777777" w:rsidR="00955E1B" w:rsidRPr="005708A7" w:rsidRDefault="00955E1B" w:rsidP="00D25A7E">
          <w:pPr>
            <w:spacing w:before="60" w:after="120" w:line="240" w:lineRule="auto"/>
            <w:jc w:val="center"/>
            <w:rPr>
              <w:rFonts w:ascii="Segoe UI" w:hAnsi="Segoe UI" w:cs="Segoe UI"/>
              <w:color w:val="262626"/>
              <w:sz w:val="16"/>
              <w:szCs w:val="16"/>
              <w:lang w:val="fr-FR" w:eastAsia="fr-FR" w:bidi="ar-SA"/>
            </w:rPr>
          </w:pPr>
          <w:r w:rsidRPr="005708A7">
            <w:rPr>
              <w:rFonts w:ascii="Segoe UI" w:hAnsi="Segoe UI" w:cs="Segoe UI"/>
              <w:color w:val="262626"/>
              <w:sz w:val="16"/>
              <w:szCs w:val="16"/>
              <w:lang w:val="fr-FR" w:eastAsia="fr-FR" w:bidi="ar-SA"/>
            </w:rPr>
            <w:t xml:space="preserve">v. </w:t>
          </w:r>
          <w:r>
            <w:rPr>
              <w:rFonts w:ascii="Segoe UI" w:hAnsi="Segoe UI" w:cs="Segoe UI"/>
              <w:color w:val="262626"/>
              <w:sz w:val="16"/>
              <w:szCs w:val="16"/>
              <w:lang w:val="fr-FR" w:eastAsia="fr-FR" w:bidi="ar-SA"/>
            </w:rPr>
            <w:t>1</w:t>
          </w:r>
          <w:r w:rsidRPr="005708A7">
            <w:rPr>
              <w:rFonts w:ascii="Segoe UI" w:hAnsi="Segoe UI" w:cs="Segoe UI"/>
              <w:color w:val="262626"/>
              <w:sz w:val="16"/>
              <w:szCs w:val="16"/>
              <w:lang w:val="fr-FR" w:eastAsia="fr-FR" w:bidi="ar-SA"/>
            </w:rPr>
            <w:t xml:space="preserve">.0 du </w:t>
          </w:r>
          <w:r w:rsidRPr="005708A7">
            <w:rPr>
              <w:rFonts w:ascii="Segoe UI" w:hAnsi="Segoe UI" w:cs="Segoe UI"/>
              <w:color w:val="262626"/>
              <w:sz w:val="16"/>
              <w:szCs w:val="16"/>
              <w:lang w:eastAsia="fr-FR" w:bidi="ar-SA"/>
            </w:rPr>
            <w:fldChar w:fldCharType="begin"/>
          </w:r>
          <w:r w:rsidRPr="005708A7">
            <w:rPr>
              <w:rFonts w:ascii="Segoe UI" w:hAnsi="Segoe UI" w:cs="Segoe UI"/>
              <w:color w:val="262626"/>
              <w:sz w:val="16"/>
              <w:szCs w:val="16"/>
              <w:lang w:val="fr-FR" w:eastAsia="fr-FR" w:bidi="ar-SA"/>
            </w:rPr>
            <w:instrText xml:space="preserve"> DATE   \* MERGEFORMAT </w:instrText>
          </w:r>
          <w:r w:rsidRPr="005708A7">
            <w:rPr>
              <w:rFonts w:ascii="Segoe UI" w:hAnsi="Segoe UI" w:cs="Segoe UI"/>
              <w:color w:val="262626"/>
              <w:sz w:val="16"/>
              <w:szCs w:val="16"/>
              <w:lang w:eastAsia="fr-FR" w:bidi="ar-SA"/>
            </w:rPr>
            <w:fldChar w:fldCharType="separate"/>
          </w:r>
          <w:r w:rsidR="006A7092">
            <w:rPr>
              <w:rFonts w:ascii="Segoe UI" w:hAnsi="Segoe UI" w:cs="Segoe UI"/>
              <w:noProof/>
              <w:color w:val="262626"/>
              <w:sz w:val="16"/>
              <w:szCs w:val="16"/>
              <w:lang w:val="fr-FR" w:eastAsia="fr-FR" w:bidi="ar-SA"/>
            </w:rPr>
            <w:t>03/09/2021</w:t>
          </w:r>
          <w:r w:rsidRPr="005708A7">
            <w:rPr>
              <w:rFonts w:ascii="Segoe UI" w:hAnsi="Segoe UI" w:cs="Segoe UI"/>
              <w:color w:val="262626"/>
              <w:sz w:val="16"/>
              <w:szCs w:val="16"/>
              <w:lang w:eastAsia="fr-FR" w:bidi="ar-SA"/>
            </w:rPr>
            <w:fldChar w:fldCharType="end"/>
          </w:r>
        </w:p>
      </w:tc>
      <w:tc>
        <w:tcPr>
          <w:tcW w:w="1470" w:type="pct"/>
          <w:vMerge/>
          <w:tcBorders>
            <w:left w:val="single" w:sz="2" w:space="0" w:color="404040"/>
          </w:tcBorders>
          <w:vAlign w:val="center"/>
        </w:tcPr>
        <w:p w14:paraId="382F42EE" w14:textId="77777777" w:rsidR="00955E1B" w:rsidRPr="00DE4D1A" w:rsidRDefault="00955E1B" w:rsidP="00D25A7E">
          <w:pPr>
            <w:spacing w:before="60" w:after="120" w:line="240" w:lineRule="auto"/>
            <w:jc w:val="center"/>
            <w:rPr>
              <w:rFonts w:ascii="Segoe UI" w:hAnsi="Segoe UI" w:cs="Segoe UI"/>
              <w:color w:val="262626"/>
              <w:sz w:val="16"/>
              <w:szCs w:val="16"/>
              <w:lang w:eastAsia="fr-FR" w:bidi="ar-SA"/>
            </w:rPr>
          </w:pPr>
        </w:p>
      </w:tc>
    </w:tr>
  </w:tbl>
  <w:p w14:paraId="6DEBA43B" w14:textId="77777777" w:rsidR="00955E1B" w:rsidRDefault="00955E1B" w:rsidP="00D25A7E">
    <w:pPr>
      <w:spacing w:before="0" w:after="120"/>
      <w:rPr>
        <w:b/>
        <w:color w:val="A6A6A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tblBorders>
        <w:top w:val="single" w:sz="2" w:space="0" w:color="00374F"/>
        <w:left w:val="single" w:sz="2" w:space="0" w:color="00374F"/>
        <w:bottom w:val="single" w:sz="2" w:space="0" w:color="00374F"/>
        <w:right w:val="single" w:sz="2" w:space="0" w:color="00374F"/>
        <w:insideH w:val="none" w:sz="0" w:space="0" w:color="auto"/>
        <w:insideV w:val="single" w:sz="4" w:space="0" w:color="21122A"/>
      </w:tblBorders>
      <w:tblLook w:val="04A0" w:firstRow="1" w:lastRow="0" w:firstColumn="1" w:lastColumn="0" w:noHBand="0" w:noVBand="1"/>
    </w:tblPr>
    <w:tblGrid>
      <w:gridCol w:w="2676"/>
      <w:gridCol w:w="6956"/>
    </w:tblGrid>
    <w:tr w:rsidR="00955E1B" w:rsidRPr="00DC47F8" w14:paraId="6BE020D2" w14:textId="77777777" w:rsidTr="00516562">
      <w:trPr>
        <w:trHeight w:val="704"/>
        <w:ins w:id="0" w:author="Carl LAURIER" w:date="2020-01-13T17:24:00Z"/>
      </w:trPr>
      <w:tc>
        <w:tcPr>
          <w:tcW w:w="1389" w:type="pct"/>
          <w:vMerge w:val="restart"/>
          <w:tc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tcBorders>
          <w:vAlign w:val="center"/>
        </w:tcPr>
        <w:p w14:paraId="165F5ECB" w14:textId="77777777" w:rsidR="00955E1B" w:rsidRPr="00BF6530" w:rsidRDefault="00955E1B" w:rsidP="00516562">
          <w:pPr>
            <w:jc w:val="center"/>
            <w:rPr>
              <w:ins w:id="1" w:author="Carl LAURIER" w:date="2020-01-13T17:24:00Z"/>
            </w:rPr>
          </w:pPr>
          <w:ins w:id="2" w:author="Carl LAURIER" w:date="2020-01-13T17:24:00Z">
            <w:r>
              <w:rPr>
                <w:noProof/>
              </w:rPr>
              <w:drawing>
                <wp:inline distT="0" distB="0" distL="0" distR="0" wp14:anchorId="511ACE9C" wp14:editId="0C751682">
                  <wp:extent cx="1326188" cy="360000"/>
                  <wp:effectExtent l="0" t="0" r="7620" b="2540"/>
                  <wp:docPr id="33" name="Image 33" descr="C:\Users\e.decobecq\Documents\OneDrive Entreprise\LOGOS HD GROUPE STUDIA 03 06 14\Logo-Groupe-Studia\Logo-Groupe-Studia-RV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ecobecq\Documents\OneDrive Entreprise\LOGOS HD GROUPE STUDIA 03 06 14\Logo-Groupe-Studia\Logo-Groupe-Studia-RVB.tif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6188" cy="360000"/>
                          </a:xfrm>
                          <a:prstGeom prst="rect">
                            <a:avLst/>
                          </a:prstGeom>
                          <a:noFill/>
                          <a:ln>
                            <a:noFill/>
                          </a:ln>
                        </pic:spPr>
                      </pic:pic>
                    </a:graphicData>
                  </a:graphic>
                </wp:inline>
              </w:drawing>
            </w:r>
          </w:ins>
        </w:p>
      </w:tc>
      <w:tc>
        <w:tcPr>
          <w:tcW w:w="3611" w:type="pct"/>
          <w:tcBorders>
            <w:left w:val="single" w:sz="2" w:space="0" w:color="404040" w:themeColor="text1" w:themeTint="BF"/>
          </w:tcBorders>
          <w:vAlign w:val="center"/>
        </w:tcPr>
        <w:p w14:paraId="63C4521C" w14:textId="77777777" w:rsidR="00955E1B" w:rsidRDefault="00955E1B" w:rsidP="00516562">
          <w:pPr>
            <w:jc w:val="center"/>
            <w:rPr>
              <w:ins w:id="3" w:author="Carl LAURIER" w:date="2020-01-13T17:24:00Z"/>
              <w:b/>
              <w:bCs/>
              <w:color w:val="00374F"/>
              <w:szCs w:val="24"/>
            </w:rPr>
          </w:pPr>
          <w:ins w:id="4" w:author="Carl LAURIER" w:date="2020-01-13T17:24:00Z">
            <w:r>
              <w:rPr>
                <w:b/>
                <w:bCs/>
                <w:color w:val="00374F"/>
                <w:szCs w:val="24"/>
              </w:rPr>
              <w:t>SIAAP – Outil Bilan</w:t>
            </w:r>
          </w:ins>
        </w:p>
        <w:p w14:paraId="7D8ED722" w14:textId="77777777" w:rsidR="00955E1B" w:rsidRPr="002F2862" w:rsidRDefault="00955E1B" w:rsidP="00516562">
          <w:pPr>
            <w:jc w:val="center"/>
            <w:rPr>
              <w:ins w:id="5" w:author="Carl LAURIER" w:date="2020-01-13T17:24:00Z"/>
              <w:b/>
              <w:bCs/>
              <w:color w:val="00374F"/>
              <w:szCs w:val="24"/>
            </w:rPr>
          </w:pPr>
          <w:ins w:id="6" w:author="Carl LAURIER" w:date="2020-01-13T17:24:00Z">
            <w:r w:rsidRPr="008A21BD">
              <w:rPr>
                <w:b/>
                <w:bCs/>
                <w:color w:val="00374F"/>
                <w:szCs w:val="24"/>
              </w:rPr>
              <w:t>Listing des demandes d’évolution</w:t>
            </w:r>
          </w:ins>
        </w:p>
      </w:tc>
    </w:tr>
    <w:tr w:rsidR="00955E1B" w:rsidRPr="00060AC2" w14:paraId="75A22471" w14:textId="77777777" w:rsidTr="00516562">
      <w:trPr>
        <w:trHeight w:val="293"/>
        <w:ins w:id="7" w:author="Carl LAURIER" w:date="2020-01-13T17:24:00Z"/>
      </w:trPr>
      <w:tc>
        <w:tcPr>
          <w:tcW w:w="1389" w:type="pct"/>
          <w:vMerge/>
          <w:tcBorders>
            <w:top w:val="nil"/>
            <w:left w:val="single" w:sz="2" w:space="0" w:color="404040" w:themeColor="text1" w:themeTint="BF"/>
            <w:bottom w:val="single" w:sz="2" w:space="0" w:color="404040" w:themeColor="text1" w:themeTint="BF"/>
            <w:right w:val="single" w:sz="2" w:space="0" w:color="404040" w:themeColor="text1" w:themeTint="BF"/>
          </w:tcBorders>
          <w:vAlign w:val="center"/>
        </w:tcPr>
        <w:p w14:paraId="105800AB" w14:textId="77777777" w:rsidR="00955E1B" w:rsidRDefault="00955E1B" w:rsidP="00516562">
          <w:pPr>
            <w:rPr>
              <w:ins w:id="8" w:author="Carl LAURIER" w:date="2020-01-13T17:24:00Z"/>
              <w:noProof/>
            </w:rPr>
          </w:pPr>
        </w:p>
      </w:tc>
      <w:tc>
        <w:tcPr>
          <w:tcW w:w="3611" w:type="pct"/>
          <w:tcBorders>
            <w:left w:val="single" w:sz="2" w:space="0" w:color="404040" w:themeColor="text1" w:themeTint="BF"/>
          </w:tcBorders>
          <w:vAlign w:val="center"/>
        </w:tcPr>
        <w:p w14:paraId="1B1E54A6" w14:textId="77777777" w:rsidR="00955E1B" w:rsidRPr="00625341" w:rsidRDefault="00955E1B" w:rsidP="00516562">
          <w:pPr>
            <w:jc w:val="center"/>
            <w:rPr>
              <w:ins w:id="9" w:author="Carl LAURIER" w:date="2020-01-13T17:24:00Z"/>
              <w:sz w:val="16"/>
              <w:szCs w:val="16"/>
            </w:rPr>
          </w:pPr>
          <w:ins w:id="10" w:author="Carl LAURIER" w:date="2020-01-13T17:24:00Z">
            <w:r w:rsidRPr="00625341">
              <w:rPr>
                <w:sz w:val="16"/>
                <w:szCs w:val="16"/>
              </w:rPr>
              <w:t xml:space="preserve">v. </w:t>
            </w:r>
            <w:r>
              <w:rPr>
                <w:sz w:val="16"/>
                <w:szCs w:val="16"/>
              </w:rPr>
              <w:fldChar w:fldCharType="begin"/>
            </w:r>
            <w:r>
              <w:rPr>
                <w:sz w:val="16"/>
                <w:szCs w:val="16"/>
              </w:rPr>
              <w:instrText xml:space="preserve"> DOCPROPERTY  Version  \* MERGEFORMAT </w:instrText>
            </w:r>
            <w:r>
              <w:rPr>
                <w:sz w:val="16"/>
                <w:szCs w:val="16"/>
              </w:rPr>
              <w:fldChar w:fldCharType="separate"/>
            </w:r>
          </w:ins>
          <w:r w:rsidR="006A7092">
            <w:rPr>
              <w:b/>
              <w:bCs/>
              <w:sz w:val="16"/>
              <w:szCs w:val="16"/>
            </w:rPr>
            <w:t>Erreur ! Nom de propriété de document inconnu.</w:t>
          </w:r>
          <w:ins w:id="11" w:author="Carl LAURIER" w:date="2020-01-13T17:24:00Z">
            <w:r>
              <w:rPr>
                <w:sz w:val="16"/>
                <w:szCs w:val="16"/>
              </w:rPr>
              <w:fldChar w:fldCharType="end"/>
            </w:r>
            <w:r w:rsidRPr="00625341">
              <w:rPr>
                <w:sz w:val="16"/>
                <w:szCs w:val="16"/>
              </w:rPr>
              <w:t xml:space="preserve"> du </w:t>
            </w:r>
            <w:r>
              <w:rPr>
                <w:sz w:val="16"/>
                <w:szCs w:val="16"/>
              </w:rPr>
              <w:fldChar w:fldCharType="begin"/>
            </w:r>
            <w:r>
              <w:rPr>
                <w:sz w:val="16"/>
                <w:szCs w:val="16"/>
              </w:rPr>
              <w:instrText xml:space="preserve"> DATE   \* MERGEFORMAT </w:instrText>
            </w:r>
            <w:r>
              <w:rPr>
                <w:sz w:val="16"/>
                <w:szCs w:val="16"/>
              </w:rPr>
              <w:fldChar w:fldCharType="separate"/>
            </w:r>
          </w:ins>
          <w:r w:rsidR="006A7092">
            <w:rPr>
              <w:noProof/>
              <w:sz w:val="16"/>
              <w:szCs w:val="16"/>
            </w:rPr>
            <w:t>03/09/2021</w:t>
          </w:r>
          <w:ins w:id="12" w:author="Carl LAURIER" w:date="2020-01-13T17:24:00Z">
            <w:r>
              <w:rPr>
                <w:sz w:val="16"/>
                <w:szCs w:val="16"/>
              </w:rPr>
              <w:fldChar w:fldCharType="end"/>
            </w:r>
          </w:ins>
        </w:p>
      </w:tc>
    </w:tr>
  </w:tbl>
  <w:p w14:paraId="685CEF78" w14:textId="77777777" w:rsidR="00955E1B" w:rsidRPr="00D81788" w:rsidRDefault="00955E1B" w:rsidP="005165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129C6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31_"/>
      </v:shape>
    </w:pict>
  </w:numPicBullet>
  <w:abstractNum w:abstractNumId="0" w15:restartNumberingAfterBreak="0">
    <w:nsid w:val="00A264AB"/>
    <w:multiLevelType w:val="hybridMultilevel"/>
    <w:tmpl w:val="6A4C7D7C"/>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1C03D2"/>
    <w:multiLevelType w:val="hybridMultilevel"/>
    <w:tmpl w:val="9D485708"/>
    <w:lvl w:ilvl="0" w:tplc="2F88BDDC">
      <w:start w:val="1"/>
      <w:numFmt w:val="decimal"/>
      <w:pStyle w:val="Listenumros"/>
      <w:lvlText w:val="%1."/>
      <w:lvlJc w:val="left"/>
      <w:pPr>
        <w:tabs>
          <w:tab w:val="num" w:pos="1429"/>
        </w:tabs>
        <w:ind w:left="1429" w:hanging="360"/>
      </w:pPr>
      <w:rPr>
        <w:rFonts w:ascii="Avenir Book" w:eastAsia="Times New Roman" w:hAnsi="Avenir Book" w:cs="Arial"/>
      </w:rPr>
    </w:lvl>
    <w:lvl w:ilvl="1" w:tplc="61EC07D4">
      <w:start w:val="1"/>
      <w:numFmt w:val="decimal"/>
      <w:pStyle w:val="Listenumros2"/>
      <w:lvlText w:val="%2."/>
      <w:lvlJc w:val="left"/>
      <w:pPr>
        <w:ind w:left="2149" w:hanging="360"/>
      </w:pPr>
      <w:rPr>
        <w:rFonts w:hint="default"/>
      </w:rPr>
    </w:lvl>
    <w:lvl w:ilvl="2" w:tplc="60F64602" w:tentative="1">
      <w:start w:val="1"/>
      <w:numFmt w:val="bullet"/>
      <w:lvlText w:val="•"/>
      <w:lvlJc w:val="left"/>
      <w:pPr>
        <w:tabs>
          <w:tab w:val="num" w:pos="2869"/>
        </w:tabs>
        <w:ind w:left="2869" w:hanging="360"/>
      </w:pPr>
      <w:rPr>
        <w:rFonts w:ascii="Arial" w:hAnsi="Arial" w:hint="default"/>
      </w:rPr>
    </w:lvl>
    <w:lvl w:ilvl="3" w:tplc="1A6AB3CA" w:tentative="1">
      <w:start w:val="1"/>
      <w:numFmt w:val="bullet"/>
      <w:lvlText w:val="•"/>
      <w:lvlJc w:val="left"/>
      <w:pPr>
        <w:tabs>
          <w:tab w:val="num" w:pos="3589"/>
        </w:tabs>
        <w:ind w:left="3589" w:hanging="360"/>
      </w:pPr>
      <w:rPr>
        <w:rFonts w:ascii="Arial" w:hAnsi="Arial" w:hint="default"/>
      </w:rPr>
    </w:lvl>
    <w:lvl w:ilvl="4" w:tplc="C2CC9DDC" w:tentative="1">
      <w:start w:val="1"/>
      <w:numFmt w:val="bullet"/>
      <w:lvlText w:val="•"/>
      <w:lvlJc w:val="left"/>
      <w:pPr>
        <w:tabs>
          <w:tab w:val="num" w:pos="4309"/>
        </w:tabs>
        <w:ind w:left="4309" w:hanging="360"/>
      </w:pPr>
      <w:rPr>
        <w:rFonts w:ascii="Arial" w:hAnsi="Arial" w:hint="default"/>
      </w:rPr>
    </w:lvl>
    <w:lvl w:ilvl="5" w:tplc="AC9A04B6" w:tentative="1">
      <w:start w:val="1"/>
      <w:numFmt w:val="bullet"/>
      <w:lvlText w:val="•"/>
      <w:lvlJc w:val="left"/>
      <w:pPr>
        <w:tabs>
          <w:tab w:val="num" w:pos="5029"/>
        </w:tabs>
        <w:ind w:left="5029" w:hanging="360"/>
      </w:pPr>
      <w:rPr>
        <w:rFonts w:ascii="Arial" w:hAnsi="Arial" w:hint="default"/>
      </w:rPr>
    </w:lvl>
    <w:lvl w:ilvl="6" w:tplc="F7C85B9E" w:tentative="1">
      <w:start w:val="1"/>
      <w:numFmt w:val="bullet"/>
      <w:lvlText w:val="•"/>
      <w:lvlJc w:val="left"/>
      <w:pPr>
        <w:tabs>
          <w:tab w:val="num" w:pos="5749"/>
        </w:tabs>
        <w:ind w:left="5749" w:hanging="360"/>
      </w:pPr>
      <w:rPr>
        <w:rFonts w:ascii="Arial" w:hAnsi="Arial" w:hint="default"/>
      </w:rPr>
    </w:lvl>
    <w:lvl w:ilvl="7" w:tplc="4BB857B8" w:tentative="1">
      <w:start w:val="1"/>
      <w:numFmt w:val="bullet"/>
      <w:lvlText w:val="•"/>
      <w:lvlJc w:val="left"/>
      <w:pPr>
        <w:tabs>
          <w:tab w:val="num" w:pos="6469"/>
        </w:tabs>
        <w:ind w:left="6469" w:hanging="360"/>
      </w:pPr>
      <w:rPr>
        <w:rFonts w:ascii="Arial" w:hAnsi="Arial" w:hint="default"/>
      </w:rPr>
    </w:lvl>
    <w:lvl w:ilvl="8" w:tplc="C0227054" w:tentative="1">
      <w:start w:val="1"/>
      <w:numFmt w:val="bullet"/>
      <w:lvlText w:val="•"/>
      <w:lvlJc w:val="left"/>
      <w:pPr>
        <w:tabs>
          <w:tab w:val="num" w:pos="7189"/>
        </w:tabs>
        <w:ind w:left="7189" w:hanging="360"/>
      </w:pPr>
      <w:rPr>
        <w:rFonts w:ascii="Arial" w:hAnsi="Arial" w:hint="default"/>
      </w:rPr>
    </w:lvl>
  </w:abstractNum>
  <w:abstractNum w:abstractNumId="2" w15:restartNumberingAfterBreak="0">
    <w:nsid w:val="03987D6E"/>
    <w:multiLevelType w:val="hybridMultilevel"/>
    <w:tmpl w:val="7780D34A"/>
    <w:lvl w:ilvl="0" w:tplc="354069F6">
      <w:start w:val="2"/>
      <w:numFmt w:val="bullet"/>
      <w:lvlText w:val="-"/>
      <w:lvlJc w:val="left"/>
      <w:pPr>
        <w:ind w:left="1068" w:hanging="360"/>
      </w:pPr>
      <w:rPr>
        <w:rFonts w:ascii="Segoe UI" w:eastAsia="Times New Roman"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7F14D51"/>
    <w:multiLevelType w:val="hybridMultilevel"/>
    <w:tmpl w:val="A6349774"/>
    <w:lvl w:ilvl="0" w:tplc="040C0001">
      <w:start w:val="1"/>
      <w:numFmt w:val="bullet"/>
      <w:lvlText w:val=""/>
      <w:lvlJc w:val="left"/>
      <w:pPr>
        <w:ind w:left="900" w:hanging="54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873400"/>
    <w:multiLevelType w:val="hybridMultilevel"/>
    <w:tmpl w:val="49BE59F0"/>
    <w:lvl w:ilvl="0" w:tplc="F6944D1E">
      <w:numFmt w:val="bullet"/>
      <w:lvlText w:val="-"/>
      <w:lvlJc w:val="left"/>
      <w:pPr>
        <w:ind w:left="1428" w:hanging="360"/>
      </w:pPr>
      <w:rPr>
        <w:rFonts w:ascii="Segoe UI" w:eastAsia="Times New Roman" w:hAnsi="Segoe UI" w:cs="Segoe U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17D21944"/>
    <w:multiLevelType w:val="hybridMultilevel"/>
    <w:tmpl w:val="304C5FBE"/>
    <w:lvl w:ilvl="0" w:tplc="FFFFFFFF">
      <w:start w:val="1"/>
      <w:numFmt w:val="bullet"/>
      <w:pStyle w:val="1-NormalA"/>
      <w:lvlText w:val=""/>
      <w:lvlJc w:val="left"/>
      <w:pPr>
        <w:tabs>
          <w:tab w:val="num" w:pos="927"/>
        </w:tabs>
        <w:ind w:left="927" w:hanging="360"/>
      </w:pPr>
      <w:rPr>
        <w:rFonts w:ascii="Wingdings 2" w:hAnsi="Wingdings 2" w:hint="default"/>
        <w:color w:val="FF6600"/>
        <w:sz w:val="20"/>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7415F7"/>
    <w:multiLevelType w:val="hybridMultilevel"/>
    <w:tmpl w:val="AF500B66"/>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150983"/>
    <w:multiLevelType w:val="hybridMultilevel"/>
    <w:tmpl w:val="FCD4F8E4"/>
    <w:lvl w:ilvl="0" w:tplc="8AEE37E0">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8C1967"/>
    <w:multiLevelType w:val="hybridMultilevel"/>
    <w:tmpl w:val="EA5094AA"/>
    <w:lvl w:ilvl="0" w:tplc="CB588392">
      <w:numFmt w:val="bullet"/>
      <w:lvlText w:val="•"/>
      <w:lvlJc w:val="left"/>
      <w:pPr>
        <w:ind w:left="1416" w:hanging="708"/>
      </w:pPr>
      <w:rPr>
        <w:rFonts w:ascii="Segoe UI" w:eastAsia="Times New Roman"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290310C7"/>
    <w:multiLevelType w:val="hybridMultilevel"/>
    <w:tmpl w:val="5468742A"/>
    <w:lvl w:ilvl="0" w:tplc="E9DC23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167BC3"/>
    <w:multiLevelType w:val="hybridMultilevel"/>
    <w:tmpl w:val="25488FEC"/>
    <w:lvl w:ilvl="0" w:tplc="354069F6">
      <w:start w:val="2"/>
      <w:numFmt w:val="bullet"/>
      <w:lvlText w:val="-"/>
      <w:lvlJc w:val="left"/>
      <w:pPr>
        <w:ind w:left="928" w:hanging="360"/>
      </w:pPr>
      <w:rPr>
        <w:rFonts w:ascii="Segoe UI" w:eastAsia="Times New Roman" w:hAnsi="Segoe UI" w:cs="Segoe UI" w:hint="default"/>
      </w:rPr>
    </w:lvl>
    <w:lvl w:ilvl="1" w:tplc="319A2E6C">
      <w:numFmt w:val="bullet"/>
      <w:lvlText w:val=""/>
      <w:lvlJc w:val="left"/>
      <w:pPr>
        <w:ind w:left="1648" w:hanging="360"/>
      </w:pPr>
      <w:rPr>
        <w:rFonts w:ascii="Calibri" w:eastAsia="Times New Roman" w:hAnsi="Calibri" w:cs="Calibri"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11" w15:restartNumberingAfterBreak="0">
    <w:nsid w:val="35036F2B"/>
    <w:multiLevelType w:val="multilevel"/>
    <w:tmpl w:val="C540E5A4"/>
    <w:styleLink w:val="PucesCreafrica"/>
    <w:lvl w:ilvl="0">
      <w:start w:val="1"/>
      <w:numFmt w:val="bullet"/>
      <w:lvlText w:val=""/>
      <w:lvlJc w:val="left"/>
      <w:pPr>
        <w:tabs>
          <w:tab w:val="num" w:pos="720"/>
        </w:tabs>
        <w:ind w:left="720" w:hanging="360"/>
      </w:pPr>
      <w:rPr>
        <w:rFonts w:ascii="Symbol" w:hAnsi="Symbol" w:hint="default"/>
        <w:color w:val="auto"/>
      </w:rPr>
    </w:lvl>
    <w:lvl w:ilvl="1">
      <w:numFmt w:val="bullet"/>
      <w:lvlText w:val="-"/>
      <w:lvlJc w:val="left"/>
      <w:pPr>
        <w:tabs>
          <w:tab w:val="num" w:pos="1440"/>
        </w:tabs>
        <w:ind w:left="1440" w:hanging="360"/>
      </w:pPr>
      <w:rPr>
        <w:rFonts w:ascii="Verdana" w:eastAsia="Times New Roman" w:hAnsi="Verdana"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55B2FCF"/>
    <w:multiLevelType w:val="hybridMultilevel"/>
    <w:tmpl w:val="B0F0834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64D3541"/>
    <w:multiLevelType w:val="hybridMultilevel"/>
    <w:tmpl w:val="7F94E6C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465E4710"/>
    <w:multiLevelType w:val="hybridMultilevel"/>
    <w:tmpl w:val="C2EE9C70"/>
    <w:lvl w:ilvl="0" w:tplc="354069F6">
      <w:start w:val="2"/>
      <w:numFmt w:val="bullet"/>
      <w:lvlText w:val="-"/>
      <w:lvlJc w:val="left"/>
      <w:pPr>
        <w:ind w:left="928"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6E5B14"/>
    <w:multiLevelType w:val="hybridMultilevel"/>
    <w:tmpl w:val="C37041D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52292D0D"/>
    <w:multiLevelType w:val="hybridMultilevel"/>
    <w:tmpl w:val="1BECAA9C"/>
    <w:lvl w:ilvl="0" w:tplc="E1E80E12">
      <w:numFmt w:val="bullet"/>
      <w:lvlText w:val="-"/>
      <w:lvlJc w:val="left"/>
      <w:pPr>
        <w:ind w:left="1416" w:hanging="708"/>
      </w:pPr>
      <w:rPr>
        <w:rFonts w:ascii="Segoe UI" w:eastAsia="Times New Roman"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54E81E88"/>
    <w:multiLevelType w:val="hybridMultilevel"/>
    <w:tmpl w:val="F17EF394"/>
    <w:lvl w:ilvl="0" w:tplc="1E0AA724">
      <w:start w:val="1"/>
      <w:numFmt w:val="bullet"/>
      <w:pStyle w:val="11-NormalPuceBcheck"/>
      <w:lvlText w:val=""/>
      <w:lvlJc w:val="left"/>
      <w:pPr>
        <w:tabs>
          <w:tab w:val="num" w:pos="1571"/>
        </w:tabs>
        <w:ind w:left="1211" w:hanging="360"/>
      </w:pPr>
      <w:rPr>
        <w:rFonts w:ascii="Wingdings 2" w:hAnsi="Wingdings 2"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3104A8"/>
    <w:multiLevelType w:val="hybridMultilevel"/>
    <w:tmpl w:val="7B92FBE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566531DA"/>
    <w:multiLevelType w:val="hybridMultilevel"/>
    <w:tmpl w:val="F6CC8C9E"/>
    <w:lvl w:ilvl="0" w:tplc="F6944D1E">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8E116E"/>
    <w:multiLevelType w:val="hybridMultilevel"/>
    <w:tmpl w:val="BB24DA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B906CA"/>
    <w:multiLevelType w:val="hybridMultilevel"/>
    <w:tmpl w:val="278EC9F2"/>
    <w:lvl w:ilvl="0" w:tplc="354069F6">
      <w:start w:val="2"/>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7943C0"/>
    <w:multiLevelType w:val="hybridMultilevel"/>
    <w:tmpl w:val="CD5CF8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EC4C58"/>
    <w:multiLevelType w:val="multilevel"/>
    <w:tmpl w:val="DF80B23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15:restartNumberingAfterBreak="0">
    <w:nsid w:val="5F17520E"/>
    <w:multiLevelType w:val="multilevel"/>
    <w:tmpl w:val="B02AE4A0"/>
    <w:lvl w:ilvl="0">
      <w:start w:val="1"/>
      <w:numFmt w:val="decimal"/>
      <w:lvlText w:val="%1"/>
      <w:lvlJc w:val="left"/>
      <w:pPr>
        <w:ind w:left="720" w:hanging="360"/>
      </w:pPr>
      <w:rPr>
        <w:rFonts w:hint="default"/>
        <w:spacing w:val="2"/>
      </w:rPr>
    </w:lvl>
    <w:lvl w:ilvl="1">
      <w:start w:val="1"/>
      <w:numFmt w:val="decimal"/>
      <w:isLgl/>
      <w:lvlText w:val="%1.%2"/>
      <w:lvlJc w:val="left"/>
      <w:pPr>
        <w:ind w:left="862"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510" w:hanging="1440"/>
      </w:pPr>
      <w:rPr>
        <w:rFonts w:hint="default"/>
      </w:rPr>
    </w:lvl>
    <w:lvl w:ilvl="6">
      <w:start w:val="1"/>
      <w:numFmt w:val="decimal"/>
      <w:isLgl/>
      <w:lvlText w:val="%1.%2.%3.%4.%5.%6.%7"/>
      <w:lvlJc w:val="left"/>
      <w:pPr>
        <w:ind w:left="2652" w:hanging="1440"/>
      </w:pPr>
      <w:rPr>
        <w:rFonts w:hint="default"/>
      </w:rPr>
    </w:lvl>
    <w:lvl w:ilvl="7">
      <w:start w:val="1"/>
      <w:numFmt w:val="decimal"/>
      <w:isLgl/>
      <w:lvlText w:val="%1.%2.%3.%4.%5.%6.%7.%8"/>
      <w:lvlJc w:val="left"/>
      <w:pPr>
        <w:ind w:left="3154" w:hanging="1800"/>
      </w:pPr>
      <w:rPr>
        <w:rFonts w:hint="default"/>
      </w:rPr>
    </w:lvl>
    <w:lvl w:ilvl="8">
      <w:start w:val="1"/>
      <w:numFmt w:val="decimal"/>
      <w:isLgl/>
      <w:lvlText w:val="%1.%2.%3.%4.%5.%6.%7.%8.%9"/>
      <w:lvlJc w:val="left"/>
      <w:pPr>
        <w:ind w:left="3296" w:hanging="1800"/>
      </w:pPr>
      <w:rPr>
        <w:rFonts w:hint="default"/>
      </w:rPr>
    </w:lvl>
  </w:abstractNum>
  <w:abstractNum w:abstractNumId="25" w15:restartNumberingAfterBreak="0">
    <w:nsid w:val="649C6F9F"/>
    <w:multiLevelType w:val="hybridMultilevel"/>
    <w:tmpl w:val="FE489CA0"/>
    <w:lvl w:ilvl="0" w:tplc="8230F4B6">
      <w:start w:val="3"/>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8B416F6"/>
    <w:multiLevelType w:val="hybridMultilevel"/>
    <w:tmpl w:val="FEC440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D84353B"/>
    <w:multiLevelType w:val="hybridMultilevel"/>
    <w:tmpl w:val="09321984"/>
    <w:lvl w:ilvl="0" w:tplc="A1CCA0BE">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E2600E8"/>
    <w:multiLevelType w:val="multilevel"/>
    <w:tmpl w:val="B48E46F2"/>
    <w:lvl w:ilvl="0">
      <w:start w:val="1"/>
      <w:numFmt w:val="upperRoman"/>
      <w:pStyle w:val="1Gnia-Heading1"/>
      <w:lvlText w:val="%1."/>
      <w:lvlJc w:val="right"/>
      <w:pPr>
        <w:ind w:left="720" w:hanging="360"/>
      </w:pPr>
      <w:rPr>
        <w:rFonts w:hint="default"/>
      </w:rPr>
    </w:lvl>
    <w:lvl w:ilvl="1">
      <w:start w:val="1"/>
      <w:numFmt w:val="decimal"/>
      <w:pStyle w:val="1Gnia-Heading2"/>
      <w:lvlText w:val="%2."/>
      <w:lvlJc w:val="right"/>
      <w:pPr>
        <w:ind w:left="1440" w:hanging="360"/>
      </w:pPr>
      <w:rPr>
        <w:rFonts w:hint="default"/>
      </w:rPr>
    </w:lvl>
    <w:lvl w:ilvl="2">
      <w:start w:val="1"/>
      <w:numFmt w:val="decimal"/>
      <w:pStyle w:val="1Gnia-Heading3"/>
      <w:lvlText w:val="%2.%3"/>
      <w:lvlJc w:val="right"/>
      <w:pPr>
        <w:ind w:left="2160" w:hanging="180"/>
      </w:pPr>
      <w:rPr>
        <w:rFonts w:hint="default"/>
      </w:rPr>
    </w:lvl>
    <w:lvl w:ilvl="3">
      <w:start w:val="1"/>
      <w:numFmt w:val="decimal"/>
      <w:pStyle w:val="1Gnia-Heading4"/>
      <w:lvlText w:val="%2.%3.%4"/>
      <w:lvlJc w:val="righ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D487CFA"/>
    <w:multiLevelType w:val="hybridMultilevel"/>
    <w:tmpl w:val="5922F4AC"/>
    <w:lvl w:ilvl="0" w:tplc="D6028E02">
      <w:numFmt w:val="bullet"/>
      <w:lvlText w:val="·"/>
      <w:lvlJc w:val="left"/>
      <w:pPr>
        <w:ind w:left="900" w:hanging="54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5"/>
  </w:num>
  <w:num w:numId="4">
    <w:abstractNumId w:val="2"/>
  </w:num>
  <w:num w:numId="5">
    <w:abstractNumId w:val="1"/>
  </w:num>
  <w:num w:numId="6">
    <w:abstractNumId w:val="25"/>
  </w:num>
  <w:num w:numId="7">
    <w:abstractNumId w:val="23"/>
  </w:num>
  <w:num w:numId="8">
    <w:abstractNumId w:val="0"/>
  </w:num>
  <w:num w:numId="9">
    <w:abstractNumId w:val="21"/>
  </w:num>
  <w:num w:numId="10">
    <w:abstractNumId w:val="10"/>
  </w:num>
  <w:num w:numId="11">
    <w:abstractNumId w:val="27"/>
  </w:num>
  <w:num w:numId="12">
    <w:abstractNumId w:val="14"/>
  </w:num>
  <w:num w:numId="13">
    <w:abstractNumId w:val="26"/>
  </w:num>
  <w:num w:numId="14">
    <w:abstractNumId w:val="29"/>
  </w:num>
  <w:num w:numId="15">
    <w:abstractNumId w:val="3"/>
  </w:num>
  <w:num w:numId="16">
    <w:abstractNumId w:val="13"/>
  </w:num>
  <w:num w:numId="17">
    <w:abstractNumId w:val="8"/>
  </w:num>
  <w:num w:numId="18">
    <w:abstractNumId w:val="18"/>
  </w:num>
  <w:num w:numId="19">
    <w:abstractNumId w:val="22"/>
  </w:num>
  <w:num w:numId="20">
    <w:abstractNumId w:val="24"/>
  </w:num>
  <w:num w:numId="21">
    <w:abstractNumId w:val="9"/>
  </w:num>
  <w:num w:numId="22">
    <w:abstractNumId w:val="20"/>
  </w:num>
  <w:num w:numId="23">
    <w:abstractNumId w:val="7"/>
  </w:num>
  <w:num w:numId="24">
    <w:abstractNumId w:val="19"/>
  </w:num>
  <w:num w:numId="25">
    <w:abstractNumId w:val="4"/>
  </w:num>
  <w:num w:numId="26">
    <w:abstractNumId w:val="16"/>
  </w:num>
  <w:num w:numId="27">
    <w:abstractNumId w:val="12"/>
  </w:num>
  <w:num w:numId="28">
    <w:abstractNumId w:val="15"/>
  </w:num>
  <w:num w:numId="29">
    <w:abstractNumId w:val="28"/>
  </w:num>
  <w:num w:numId="30">
    <w:abstractNumId w:val="6"/>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l LAURIER">
    <w15:presenceInfo w15:providerId="None" w15:userId="Carl LAUR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092"/>
    <w:rsid w:val="000011FA"/>
    <w:rsid w:val="000015D4"/>
    <w:rsid w:val="000038D8"/>
    <w:rsid w:val="00003DCE"/>
    <w:rsid w:val="000045CC"/>
    <w:rsid w:val="00005229"/>
    <w:rsid w:val="00005892"/>
    <w:rsid w:val="000066CE"/>
    <w:rsid w:val="00006ACA"/>
    <w:rsid w:val="00007236"/>
    <w:rsid w:val="0001087F"/>
    <w:rsid w:val="00010949"/>
    <w:rsid w:val="000129B5"/>
    <w:rsid w:val="000132A9"/>
    <w:rsid w:val="00013977"/>
    <w:rsid w:val="00013E79"/>
    <w:rsid w:val="000154A5"/>
    <w:rsid w:val="0001607B"/>
    <w:rsid w:val="000163EE"/>
    <w:rsid w:val="00016BA9"/>
    <w:rsid w:val="00016CC0"/>
    <w:rsid w:val="00017161"/>
    <w:rsid w:val="000177C0"/>
    <w:rsid w:val="00020C10"/>
    <w:rsid w:val="000212EB"/>
    <w:rsid w:val="0002135F"/>
    <w:rsid w:val="00022351"/>
    <w:rsid w:val="00022BED"/>
    <w:rsid w:val="000238D7"/>
    <w:rsid w:val="000257D1"/>
    <w:rsid w:val="000260FF"/>
    <w:rsid w:val="00027B48"/>
    <w:rsid w:val="00030000"/>
    <w:rsid w:val="000302E3"/>
    <w:rsid w:val="0003113E"/>
    <w:rsid w:val="000322C4"/>
    <w:rsid w:val="00032ACF"/>
    <w:rsid w:val="000331D5"/>
    <w:rsid w:val="0003326F"/>
    <w:rsid w:val="000338E5"/>
    <w:rsid w:val="00040CA6"/>
    <w:rsid w:val="0004251A"/>
    <w:rsid w:val="000428DF"/>
    <w:rsid w:val="000440A4"/>
    <w:rsid w:val="0004427F"/>
    <w:rsid w:val="000448F5"/>
    <w:rsid w:val="0004523D"/>
    <w:rsid w:val="00045484"/>
    <w:rsid w:val="000454D9"/>
    <w:rsid w:val="0004685F"/>
    <w:rsid w:val="00047E1B"/>
    <w:rsid w:val="00050AF7"/>
    <w:rsid w:val="00050B1D"/>
    <w:rsid w:val="000522A1"/>
    <w:rsid w:val="00054254"/>
    <w:rsid w:val="00054C87"/>
    <w:rsid w:val="000563C0"/>
    <w:rsid w:val="000571BB"/>
    <w:rsid w:val="00057F20"/>
    <w:rsid w:val="00061EA7"/>
    <w:rsid w:val="000627BF"/>
    <w:rsid w:val="000627DA"/>
    <w:rsid w:val="00062F4B"/>
    <w:rsid w:val="0006350B"/>
    <w:rsid w:val="000637F4"/>
    <w:rsid w:val="000654AF"/>
    <w:rsid w:val="0006552C"/>
    <w:rsid w:val="00066DF6"/>
    <w:rsid w:val="00070D97"/>
    <w:rsid w:val="000717CE"/>
    <w:rsid w:val="000719EF"/>
    <w:rsid w:val="00071D83"/>
    <w:rsid w:val="00072659"/>
    <w:rsid w:val="0007269B"/>
    <w:rsid w:val="00072F62"/>
    <w:rsid w:val="0007313D"/>
    <w:rsid w:val="000731BD"/>
    <w:rsid w:val="00073DF7"/>
    <w:rsid w:val="00075709"/>
    <w:rsid w:val="00076119"/>
    <w:rsid w:val="000768D1"/>
    <w:rsid w:val="00077900"/>
    <w:rsid w:val="00080871"/>
    <w:rsid w:val="00081809"/>
    <w:rsid w:val="00081F36"/>
    <w:rsid w:val="0008256C"/>
    <w:rsid w:val="00082B29"/>
    <w:rsid w:val="00085BE2"/>
    <w:rsid w:val="00087216"/>
    <w:rsid w:val="00087A2A"/>
    <w:rsid w:val="00090EC2"/>
    <w:rsid w:val="00091752"/>
    <w:rsid w:val="00092695"/>
    <w:rsid w:val="0009269A"/>
    <w:rsid w:val="000954DF"/>
    <w:rsid w:val="0009625C"/>
    <w:rsid w:val="00096665"/>
    <w:rsid w:val="000966C7"/>
    <w:rsid w:val="00096B3C"/>
    <w:rsid w:val="000976E5"/>
    <w:rsid w:val="00097D08"/>
    <w:rsid w:val="000A1059"/>
    <w:rsid w:val="000A15F2"/>
    <w:rsid w:val="000A1AF2"/>
    <w:rsid w:val="000A1DB2"/>
    <w:rsid w:val="000A49A9"/>
    <w:rsid w:val="000A65FB"/>
    <w:rsid w:val="000A6B31"/>
    <w:rsid w:val="000A6D13"/>
    <w:rsid w:val="000A722F"/>
    <w:rsid w:val="000A7EFC"/>
    <w:rsid w:val="000B0365"/>
    <w:rsid w:val="000B07E4"/>
    <w:rsid w:val="000B0EDE"/>
    <w:rsid w:val="000B1D2D"/>
    <w:rsid w:val="000B35FA"/>
    <w:rsid w:val="000B472D"/>
    <w:rsid w:val="000B4F8C"/>
    <w:rsid w:val="000B5D51"/>
    <w:rsid w:val="000B71BC"/>
    <w:rsid w:val="000B7E24"/>
    <w:rsid w:val="000C0510"/>
    <w:rsid w:val="000C1209"/>
    <w:rsid w:val="000C13E6"/>
    <w:rsid w:val="000C143D"/>
    <w:rsid w:val="000C1B51"/>
    <w:rsid w:val="000C354B"/>
    <w:rsid w:val="000C37A0"/>
    <w:rsid w:val="000C3AB4"/>
    <w:rsid w:val="000C436C"/>
    <w:rsid w:val="000C459E"/>
    <w:rsid w:val="000C4A3A"/>
    <w:rsid w:val="000C4A9A"/>
    <w:rsid w:val="000C766F"/>
    <w:rsid w:val="000D2B47"/>
    <w:rsid w:val="000D34BB"/>
    <w:rsid w:val="000D3ABB"/>
    <w:rsid w:val="000D5975"/>
    <w:rsid w:val="000D5B9D"/>
    <w:rsid w:val="000D72F8"/>
    <w:rsid w:val="000E1576"/>
    <w:rsid w:val="000E48FC"/>
    <w:rsid w:val="000E4942"/>
    <w:rsid w:val="000E49DA"/>
    <w:rsid w:val="000E54B0"/>
    <w:rsid w:val="000E6BAE"/>
    <w:rsid w:val="000E72D4"/>
    <w:rsid w:val="000E73F8"/>
    <w:rsid w:val="000E75CE"/>
    <w:rsid w:val="000F0885"/>
    <w:rsid w:val="000F0C73"/>
    <w:rsid w:val="000F1848"/>
    <w:rsid w:val="000F1940"/>
    <w:rsid w:val="000F1F40"/>
    <w:rsid w:val="000F2EF1"/>
    <w:rsid w:val="000F4E59"/>
    <w:rsid w:val="000F52A5"/>
    <w:rsid w:val="000F5939"/>
    <w:rsid w:val="000F6516"/>
    <w:rsid w:val="000F6D34"/>
    <w:rsid w:val="000F6DAC"/>
    <w:rsid w:val="00100FAB"/>
    <w:rsid w:val="0010331E"/>
    <w:rsid w:val="00103E65"/>
    <w:rsid w:val="00103F9A"/>
    <w:rsid w:val="0010417D"/>
    <w:rsid w:val="00104303"/>
    <w:rsid w:val="001053E0"/>
    <w:rsid w:val="00105BDC"/>
    <w:rsid w:val="00107C0D"/>
    <w:rsid w:val="00107F22"/>
    <w:rsid w:val="00110B42"/>
    <w:rsid w:val="00111DAE"/>
    <w:rsid w:val="0011215A"/>
    <w:rsid w:val="00112399"/>
    <w:rsid w:val="001133A1"/>
    <w:rsid w:val="001135EF"/>
    <w:rsid w:val="00114234"/>
    <w:rsid w:val="00116298"/>
    <w:rsid w:val="0011706E"/>
    <w:rsid w:val="00117DC1"/>
    <w:rsid w:val="00117E0B"/>
    <w:rsid w:val="00117EB0"/>
    <w:rsid w:val="00120005"/>
    <w:rsid w:val="001217DA"/>
    <w:rsid w:val="00121B01"/>
    <w:rsid w:val="00121BF7"/>
    <w:rsid w:val="00121D54"/>
    <w:rsid w:val="0012279F"/>
    <w:rsid w:val="00122DB7"/>
    <w:rsid w:val="0012439A"/>
    <w:rsid w:val="001245A0"/>
    <w:rsid w:val="00124F20"/>
    <w:rsid w:val="00125DEA"/>
    <w:rsid w:val="0012636B"/>
    <w:rsid w:val="00126790"/>
    <w:rsid w:val="001268B1"/>
    <w:rsid w:val="00126C74"/>
    <w:rsid w:val="001301D5"/>
    <w:rsid w:val="00130C7C"/>
    <w:rsid w:val="00131605"/>
    <w:rsid w:val="001317CF"/>
    <w:rsid w:val="00131803"/>
    <w:rsid w:val="00132F61"/>
    <w:rsid w:val="00133CDF"/>
    <w:rsid w:val="00133E8C"/>
    <w:rsid w:val="00134D88"/>
    <w:rsid w:val="001354B4"/>
    <w:rsid w:val="00135B52"/>
    <w:rsid w:val="001363ED"/>
    <w:rsid w:val="00136CAF"/>
    <w:rsid w:val="00140289"/>
    <w:rsid w:val="001403F1"/>
    <w:rsid w:val="00140554"/>
    <w:rsid w:val="00143040"/>
    <w:rsid w:val="00144634"/>
    <w:rsid w:val="00144FA6"/>
    <w:rsid w:val="00145011"/>
    <w:rsid w:val="001456BC"/>
    <w:rsid w:val="00146748"/>
    <w:rsid w:val="00146876"/>
    <w:rsid w:val="00146C0A"/>
    <w:rsid w:val="0014754E"/>
    <w:rsid w:val="00147D81"/>
    <w:rsid w:val="00150C29"/>
    <w:rsid w:val="00150D18"/>
    <w:rsid w:val="0015101C"/>
    <w:rsid w:val="00151796"/>
    <w:rsid w:val="00153296"/>
    <w:rsid w:val="0015435E"/>
    <w:rsid w:val="0015487C"/>
    <w:rsid w:val="00154BCA"/>
    <w:rsid w:val="0015586C"/>
    <w:rsid w:val="001575D3"/>
    <w:rsid w:val="0016146B"/>
    <w:rsid w:val="0016242B"/>
    <w:rsid w:val="00162C82"/>
    <w:rsid w:val="00165498"/>
    <w:rsid w:val="00165C88"/>
    <w:rsid w:val="0016675A"/>
    <w:rsid w:val="00166760"/>
    <w:rsid w:val="00166B40"/>
    <w:rsid w:val="0016749E"/>
    <w:rsid w:val="00170562"/>
    <w:rsid w:val="001712FF"/>
    <w:rsid w:val="00171988"/>
    <w:rsid w:val="00171B8A"/>
    <w:rsid w:val="00172055"/>
    <w:rsid w:val="00172E9E"/>
    <w:rsid w:val="00174203"/>
    <w:rsid w:val="00174BB5"/>
    <w:rsid w:val="00174F42"/>
    <w:rsid w:val="001751B3"/>
    <w:rsid w:val="00175F32"/>
    <w:rsid w:val="00176529"/>
    <w:rsid w:val="001766D3"/>
    <w:rsid w:val="00176E1D"/>
    <w:rsid w:val="00176FFB"/>
    <w:rsid w:val="00177385"/>
    <w:rsid w:val="00177397"/>
    <w:rsid w:val="00177B23"/>
    <w:rsid w:val="0018068C"/>
    <w:rsid w:val="00182F47"/>
    <w:rsid w:val="001831B0"/>
    <w:rsid w:val="001865B3"/>
    <w:rsid w:val="00191B3B"/>
    <w:rsid w:val="001947C5"/>
    <w:rsid w:val="0019484E"/>
    <w:rsid w:val="00194EC5"/>
    <w:rsid w:val="001951D1"/>
    <w:rsid w:val="001955EF"/>
    <w:rsid w:val="00195D11"/>
    <w:rsid w:val="0019653A"/>
    <w:rsid w:val="001969F7"/>
    <w:rsid w:val="001970E1"/>
    <w:rsid w:val="001978BB"/>
    <w:rsid w:val="00197C79"/>
    <w:rsid w:val="001A02B3"/>
    <w:rsid w:val="001A12B7"/>
    <w:rsid w:val="001A2832"/>
    <w:rsid w:val="001A3058"/>
    <w:rsid w:val="001A3D23"/>
    <w:rsid w:val="001A41EE"/>
    <w:rsid w:val="001A4FEB"/>
    <w:rsid w:val="001A5CFB"/>
    <w:rsid w:val="001A608F"/>
    <w:rsid w:val="001A670B"/>
    <w:rsid w:val="001B0728"/>
    <w:rsid w:val="001B1546"/>
    <w:rsid w:val="001B24B3"/>
    <w:rsid w:val="001B2B15"/>
    <w:rsid w:val="001B5368"/>
    <w:rsid w:val="001B564C"/>
    <w:rsid w:val="001B5675"/>
    <w:rsid w:val="001B58DF"/>
    <w:rsid w:val="001B5B66"/>
    <w:rsid w:val="001B712A"/>
    <w:rsid w:val="001B7473"/>
    <w:rsid w:val="001B7BB5"/>
    <w:rsid w:val="001C08A0"/>
    <w:rsid w:val="001C19BF"/>
    <w:rsid w:val="001C1B79"/>
    <w:rsid w:val="001C3474"/>
    <w:rsid w:val="001C38D3"/>
    <w:rsid w:val="001C56D7"/>
    <w:rsid w:val="001C578D"/>
    <w:rsid w:val="001C587B"/>
    <w:rsid w:val="001C5CAE"/>
    <w:rsid w:val="001D0C3E"/>
    <w:rsid w:val="001D11DA"/>
    <w:rsid w:val="001D3C2A"/>
    <w:rsid w:val="001D3D00"/>
    <w:rsid w:val="001D4343"/>
    <w:rsid w:val="001D4576"/>
    <w:rsid w:val="001D4E31"/>
    <w:rsid w:val="001D60D4"/>
    <w:rsid w:val="001D6531"/>
    <w:rsid w:val="001D68B3"/>
    <w:rsid w:val="001D6D95"/>
    <w:rsid w:val="001D7C5A"/>
    <w:rsid w:val="001E093D"/>
    <w:rsid w:val="001E0AF8"/>
    <w:rsid w:val="001E17AB"/>
    <w:rsid w:val="001E3AC9"/>
    <w:rsid w:val="001E48BB"/>
    <w:rsid w:val="001E500A"/>
    <w:rsid w:val="001E63F5"/>
    <w:rsid w:val="001E699C"/>
    <w:rsid w:val="001F09DC"/>
    <w:rsid w:val="001F1744"/>
    <w:rsid w:val="001F2BDD"/>
    <w:rsid w:val="001F490A"/>
    <w:rsid w:val="001F4F7F"/>
    <w:rsid w:val="001F5DB3"/>
    <w:rsid w:val="001F6EF8"/>
    <w:rsid w:val="00200337"/>
    <w:rsid w:val="002005C5"/>
    <w:rsid w:val="002010C6"/>
    <w:rsid w:val="00201261"/>
    <w:rsid w:val="00202400"/>
    <w:rsid w:val="00202EF8"/>
    <w:rsid w:val="00203414"/>
    <w:rsid w:val="0020380C"/>
    <w:rsid w:val="002067C2"/>
    <w:rsid w:val="00210634"/>
    <w:rsid w:val="0021164B"/>
    <w:rsid w:val="00211E6B"/>
    <w:rsid w:val="00212931"/>
    <w:rsid w:val="00213788"/>
    <w:rsid w:val="00213A3A"/>
    <w:rsid w:val="00216442"/>
    <w:rsid w:val="002171B0"/>
    <w:rsid w:val="002176C6"/>
    <w:rsid w:val="00221C5A"/>
    <w:rsid w:val="00222686"/>
    <w:rsid w:val="0022280C"/>
    <w:rsid w:val="00223303"/>
    <w:rsid w:val="0022353C"/>
    <w:rsid w:val="0022589A"/>
    <w:rsid w:val="002266FA"/>
    <w:rsid w:val="002276B7"/>
    <w:rsid w:val="00230BC7"/>
    <w:rsid w:val="00230C13"/>
    <w:rsid w:val="00232136"/>
    <w:rsid w:val="00232FFC"/>
    <w:rsid w:val="002347FF"/>
    <w:rsid w:val="00235028"/>
    <w:rsid w:val="002366F8"/>
    <w:rsid w:val="00236DF3"/>
    <w:rsid w:val="00237A41"/>
    <w:rsid w:val="00237C98"/>
    <w:rsid w:val="002403AD"/>
    <w:rsid w:val="00241B9A"/>
    <w:rsid w:val="0024349A"/>
    <w:rsid w:val="00244C42"/>
    <w:rsid w:val="00246363"/>
    <w:rsid w:val="002466E5"/>
    <w:rsid w:val="002466FC"/>
    <w:rsid w:val="0024724A"/>
    <w:rsid w:val="00247982"/>
    <w:rsid w:val="0025072E"/>
    <w:rsid w:val="00250C32"/>
    <w:rsid w:val="00254186"/>
    <w:rsid w:val="00255967"/>
    <w:rsid w:val="00255B02"/>
    <w:rsid w:val="00256366"/>
    <w:rsid w:val="00256688"/>
    <w:rsid w:val="002604B6"/>
    <w:rsid w:val="00260AF1"/>
    <w:rsid w:val="0026301A"/>
    <w:rsid w:val="00263704"/>
    <w:rsid w:val="00264423"/>
    <w:rsid w:val="00264E44"/>
    <w:rsid w:val="002653AF"/>
    <w:rsid w:val="0026647D"/>
    <w:rsid w:val="00270AF6"/>
    <w:rsid w:val="00270B0F"/>
    <w:rsid w:val="002727E6"/>
    <w:rsid w:val="0027389F"/>
    <w:rsid w:val="002773E1"/>
    <w:rsid w:val="0027799C"/>
    <w:rsid w:val="00277E67"/>
    <w:rsid w:val="0028037C"/>
    <w:rsid w:val="00280CC7"/>
    <w:rsid w:val="00281807"/>
    <w:rsid w:val="0028212E"/>
    <w:rsid w:val="00282600"/>
    <w:rsid w:val="00283105"/>
    <w:rsid w:val="00284132"/>
    <w:rsid w:val="00284F68"/>
    <w:rsid w:val="002857C9"/>
    <w:rsid w:val="00285AF6"/>
    <w:rsid w:val="00285D62"/>
    <w:rsid w:val="002864A6"/>
    <w:rsid w:val="00286949"/>
    <w:rsid w:val="00286E4F"/>
    <w:rsid w:val="00286F1A"/>
    <w:rsid w:val="00287248"/>
    <w:rsid w:val="00287ADB"/>
    <w:rsid w:val="0029040B"/>
    <w:rsid w:val="00292C76"/>
    <w:rsid w:val="00292EE0"/>
    <w:rsid w:val="0029398B"/>
    <w:rsid w:val="00293D43"/>
    <w:rsid w:val="002949E1"/>
    <w:rsid w:val="002955FC"/>
    <w:rsid w:val="00296047"/>
    <w:rsid w:val="0029703A"/>
    <w:rsid w:val="00297CF3"/>
    <w:rsid w:val="00297E91"/>
    <w:rsid w:val="002A0210"/>
    <w:rsid w:val="002A0819"/>
    <w:rsid w:val="002A0866"/>
    <w:rsid w:val="002A144A"/>
    <w:rsid w:val="002A166F"/>
    <w:rsid w:val="002A2016"/>
    <w:rsid w:val="002A2EA2"/>
    <w:rsid w:val="002A303E"/>
    <w:rsid w:val="002A3758"/>
    <w:rsid w:val="002A4EC7"/>
    <w:rsid w:val="002A56FA"/>
    <w:rsid w:val="002A5B5D"/>
    <w:rsid w:val="002A6932"/>
    <w:rsid w:val="002A762F"/>
    <w:rsid w:val="002B096C"/>
    <w:rsid w:val="002B34C9"/>
    <w:rsid w:val="002B371F"/>
    <w:rsid w:val="002B3896"/>
    <w:rsid w:val="002B5565"/>
    <w:rsid w:val="002B6B06"/>
    <w:rsid w:val="002B7527"/>
    <w:rsid w:val="002C064D"/>
    <w:rsid w:val="002C0C3D"/>
    <w:rsid w:val="002C0D50"/>
    <w:rsid w:val="002C26DC"/>
    <w:rsid w:val="002C2972"/>
    <w:rsid w:val="002C3E9D"/>
    <w:rsid w:val="002C3F41"/>
    <w:rsid w:val="002C3F85"/>
    <w:rsid w:val="002C466F"/>
    <w:rsid w:val="002C4941"/>
    <w:rsid w:val="002C5BA5"/>
    <w:rsid w:val="002C6C9C"/>
    <w:rsid w:val="002C6DA6"/>
    <w:rsid w:val="002C7832"/>
    <w:rsid w:val="002D0746"/>
    <w:rsid w:val="002D07DF"/>
    <w:rsid w:val="002D1657"/>
    <w:rsid w:val="002D1760"/>
    <w:rsid w:val="002D3797"/>
    <w:rsid w:val="002D46D0"/>
    <w:rsid w:val="002D4E6E"/>
    <w:rsid w:val="002D73F6"/>
    <w:rsid w:val="002D75D8"/>
    <w:rsid w:val="002E0329"/>
    <w:rsid w:val="002E10E4"/>
    <w:rsid w:val="002E1D93"/>
    <w:rsid w:val="002E215D"/>
    <w:rsid w:val="002E28FF"/>
    <w:rsid w:val="002E2AF4"/>
    <w:rsid w:val="002E32D6"/>
    <w:rsid w:val="002E3428"/>
    <w:rsid w:val="002E3E8B"/>
    <w:rsid w:val="002E68DD"/>
    <w:rsid w:val="002F0975"/>
    <w:rsid w:val="002F0E3D"/>
    <w:rsid w:val="002F16DB"/>
    <w:rsid w:val="002F191A"/>
    <w:rsid w:val="002F1EEE"/>
    <w:rsid w:val="002F2DA3"/>
    <w:rsid w:val="002F2E4E"/>
    <w:rsid w:val="002F2EA3"/>
    <w:rsid w:val="002F3500"/>
    <w:rsid w:val="002F3560"/>
    <w:rsid w:val="002F5052"/>
    <w:rsid w:val="002F5C92"/>
    <w:rsid w:val="002F5E86"/>
    <w:rsid w:val="002F6C54"/>
    <w:rsid w:val="002F727E"/>
    <w:rsid w:val="002F7B89"/>
    <w:rsid w:val="00300EA6"/>
    <w:rsid w:val="00301372"/>
    <w:rsid w:val="00302CA4"/>
    <w:rsid w:val="003050D2"/>
    <w:rsid w:val="00305820"/>
    <w:rsid w:val="00305A1E"/>
    <w:rsid w:val="00305C98"/>
    <w:rsid w:val="003070B5"/>
    <w:rsid w:val="00307F86"/>
    <w:rsid w:val="003103C6"/>
    <w:rsid w:val="00310B0F"/>
    <w:rsid w:val="00310B6B"/>
    <w:rsid w:val="0031270B"/>
    <w:rsid w:val="00312CDF"/>
    <w:rsid w:val="00312E87"/>
    <w:rsid w:val="00313766"/>
    <w:rsid w:val="00313E6C"/>
    <w:rsid w:val="0031451E"/>
    <w:rsid w:val="0031454A"/>
    <w:rsid w:val="003150FD"/>
    <w:rsid w:val="003151EB"/>
    <w:rsid w:val="00316B85"/>
    <w:rsid w:val="003170C5"/>
    <w:rsid w:val="00320DE1"/>
    <w:rsid w:val="003211FC"/>
    <w:rsid w:val="003213D7"/>
    <w:rsid w:val="0032165A"/>
    <w:rsid w:val="00321D61"/>
    <w:rsid w:val="003224E8"/>
    <w:rsid w:val="003228C7"/>
    <w:rsid w:val="00324309"/>
    <w:rsid w:val="0032476A"/>
    <w:rsid w:val="00325DF3"/>
    <w:rsid w:val="003262B5"/>
    <w:rsid w:val="00327416"/>
    <w:rsid w:val="003275CA"/>
    <w:rsid w:val="003275E0"/>
    <w:rsid w:val="00327F03"/>
    <w:rsid w:val="0033067B"/>
    <w:rsid w:val="00330937"/>
    <w:rsid w:val="00333128"/>
    <w:rsid w:val="00334301"/>
    <w:rsid w:val="0033556F"/>
    <w:rsid w:val="00335831"/>
    <w:rsid w:val="00336ABF"/>
    <w:rsid w:val="00337DBF"/>
    <w:rsid w:val="0034092F"/>
    <w:rsid w:val="003413AE"/>
    <w:rsid w:val="00341741"/>
    <w:rsid w:val="00341BFC"/>
    <w:rsid w:val="003420DC"/>
    <w:rsid w:val="0034214B"/>
    <w:rsid w:val="00342FE3"/>
    <w:rsid w:val="00343674"/>
    <w:rsid w:val="0034372A"/>
    <w:rsid w:val="00344F54"/>
    <w:rsid w:val="00346247"/>
    <w:rsid w:val="00346EE9"/>
    <w:rsid w:val="00347C1C"/>
    <w:rsid w:val="00347CAD"/>
    <w:rsid w:val="003503F0"/>
    <w:rsid w:val="003527CF"/>
    <w:rsid w:val="003528CC"/>
    <w:rsid w:val="00352C30"/>
    <w:rsid w:val="003533B6"/>
    <w:rsid w:val="003536AD"/>
    <w:rsid w:val="00353956"/>
    <w:rsid w:val="00354356"/>
    <w:rsid w:val="0035563C"/>
    <w:rsid w:val="0036058C"/>
    <w:rsid w:val="00362C2F"/>
    <w:rsid w:val="003636C9"/>
    <w:rsid w:val="00363707"/>
    <w:rsid w:val="00363935"/>
    <w:rsid w:val="0036403A"/>
    <w:rsid w:val="003646CA"/>
    <w:rsid w:val="00364C2F"/>
    <w:rsid w:val="00365121"/>
    <w:rsid w:val="0036574F"/>
    <w:rsid w:val="00365F08"/>
    <w:rsid w:val="003671EC"/>
    <w:rsid w:val="003673A3"/>
    <w:rsid w:val="00370216"/>
    <w:rsid w:val="0037044B"/>
    <w:rsid w:val="00370854"/>
    <w:rsid w:val="00371553"/>
    <w:rsid w:val="00372EDE"/>
    <w:rsid w:val="00373A4F"/>
    <w:rsid w:val="00374DE5"/>
    <w:rsid w:val="003772B7"/>
    <w:rsid w:val="00380061"/>
    <w:rsid w:val="00382EC7"/>
    <w:rsid w:val="003832D5"/>
    <w:rsid w:val="00385026"/>
    <w:rsid w:val="003854F1"/>
    <w:rsid w:val="00386D4F"/>
    <w:rsid w:val="003926B3"/>
    <w:rsid w:val="00393EFD"/>
    <w:rsid w:val="00394412"/>
    <w:rsid w:val="00394B98"/>
    <w:rsid w:val="00395B59"/>
    <w:rsid w:val="00395D02"/>
    <w:rsid w:val="00396E34"/>
    <w:rsid w:val="00397239"/>
    <w:rsid w:val="00397407"/>
    <w:rsid w:val="0039795C"/>
    <w:rsid w:val="00397BA2"/>
    <w:rsid w:val="003A297A"/>
    <w:rsid w:val="003A417C"/>
    <w:rsid w:val="003A576E"/>
    <w:rsid w:val="003A5BEC"/>
    <w:rsid w:val="003A5CA1"/>
    <w:rsid w:val="003A6380"/>
    <w:rsid w:val="003A6E01"/>
    <w:rsid w:val="003A7910"/>
    <w:rsid w:val="003A7E5C"/>
    <w:rsid w:val="003B06B3"/>
    <w:rsid w:val="003B26F0"/>
    <w:rsid w:val="003B2822"/>
    <w:rsid w:val="003B46D0"/>
    <w:rsid w:val="003B4C74"/>
    <w:rsid w:val="003B5189"/>
    <w:rsid w:val="003B6582"/>
    <w:rsid w:val="003B66B6"/>
    <w:rsid w:val="003B6D96"/>
    <w:rsid w:val="003C09FF"/>
    <w:rsid w:val="003C0B42"/>
    <w:rsid w:val="003C13D2"/>
    <w:rsid w:val="003C1556"/>
    <w:rsid w:val="003C26C8"/>
    <w:rsid w:val="003C2DE7"/>
    <w:rsid w:val="003C3566"/>
    <w:rsid w:val="003C370A"/>
    <w:rsid w:val="003C4570"/>
    <w:rsid w:val="003C639F"/>
    <w:rsid w:val="003C7E97"/>
    <w:rsid w:val="003D008B"/>
    <w:rsid w:val="003D1B0C"/>
    <w:rsid w:val="003D1C4F"/>
    <w:rsid w:val="003D2BCB"/>
    <w:rsid w:val="003D2D56"/>
    <w:rsid w:val="003D43C0"/>
    <w:rsid w:val="003D49C4"/>
    <w:rsid w:val="003D5635"/>
    <w:rsid w:val="003D622A"/>
    <w:rsid w:val="003D6469"/>
    <w:rsid w:val="003D7DF4"/>
    <w:rsid w:val="003E0816"/>
    <w:rsid w:val="003E29EC"/>
    <w:rsid w:val="003E2C50"/>
    <w:rsid w:val="003E2F02"/>
    <w:rsid w:val="003E3FF0"/>
    <w:rsid w:val="003E4B2F"/>
    <w:rsid w:val="003E4D5A"/>
    <w:rsid w:val="003E7415"/>
    <w:rsid w:val="003E7D8E"/>
    <w:rsid w:val="003F1395"/>
    <w:rsid w:val="003F407E"/>
    <w:rsid w:val="003F54AA"/>
    <w:rsid w:val="003F5AE8"/>
    <w:rsid w:val="003F6323"/>
    <w:rsid w:val="003F7518"/>
    <w:rsid w:val="003F7948"/>
    <w:rsid w:val="0040061B"/>
    <w:rsid w:val="00401220"/>
    <w:rsid w:val="004018A5"/>
    <w:rsid w:val="00401C6D"/>
    <w:rsid w:val="00401DEB"/>
    <w:rsid w:val="00402D73"/>
    <w:rsid w:val="00403BC1"/>
    <w:rsid w:val="004065CC"/>
    <w:rsid w:val="004068B5"/>
    <w:rsid w:val="00410D6A"/>
    <w:rsid w:val="0041129F"/>
    <w:rsid w:val="0041302F"/>
    <w:rsid w:val="0041339C"/>
    <w:rsid w:val="00414520"/>
    <w:rsid w:val="0041570D"/>
    <w:rsid w:val="00415F24"/>
    <w:rsid w:val="00416B6E"/>
    <w:rsid w:val="0041703B"/>
    <w:rsid w:val="00420320"/>
    <w:rsid w:val="00420551"/>
    <w:rsid w:val="004206CD"/>
    <w:rsid w:val="00422884"/>
    <w:rsid w:val="004255CE"/>
    <w:rsid w:val="00425CA4"/>
    <w:rsid w:val="00426DA5"/>
    <w:rsid w:val="004300FF"/>
    <w:rsid w:val="0043086B"/>
    <w:rsid w:val="00430CA9"/>
    <w:rsid w:val="00431622"/>
    <w:rsid w:val="00432018"/>
    <w:rsid w:val="00432046"/>
    <w:rsid w:val="004320BA"/>
    <w:rsid w:val="004321EB"/>
    <w:rsid w:val="00432B1F"/>
    <w:rsid w:val="00432B6B"/>
    <w:rsid w:val="0043317E"/>
    <w:rsid w:val="00433F55"/>
    <w:rsid w:val="004346BB"/>
    <w:rsid w:val="00434C14"/>
    <w:rsid w:val="00436A9B"/>
    <w:rsid w:val="004372C9"/>
    <w:rsid w:val="004373D1"/>
    <w:rsid w:val="004375F1"/>
    <w:rsid w:val="00437EA8"/>
    <w:rsid w:val="0044150A"/>
    <w:rsid w:val="00441814"/>
    <w:rsid w:val="00441C2C"/>
    <w:rsid w:val="00441D1A"/>
    <w:rsid w:val="00445146"/>
    <w:rsid w:val="00445E0E"/>
    <w:rsid w:val="00446B27"/>
    <w:rsid w:val="00447297"/>
    <w:rsid w:val="00447C12"/>
    <w:rsid w:val="00450C5F"/>
    <w:rsid w:val="00450E85"/>
    <w:rsid w:val="004514B9"/>
    <w:rsid w:val="00451B94"/>
    <w:rsid w:val="0045275E"/>
    <w:rsid w:val="0045441D"/>
    <w:rsid w:val="00454639"/>
    <w:rsid w:val="00454664"/>
    <w:rsid w:val="004548D7"/>
    <w:rsid w:val="00456809"/>
    <w:rsid w:val="004576D0"/>
    <w:rsid w:val="00457B5D"/>
    <w:rsid w:val="00460537"/>
    <w:rsid w:val="00461022"/>
    <w:rsid w:val="0046212D"/>
    <w:rsid w:val="00462873"/>
    <w:rsid w:val="0046400D"/>
    <w:rsid w:val="00465B93"/>
    <w:rsid w:val="004669B8"/>
    <w:rsid w:val="004674ED"/>
    <w:rsid w:val="00467992"/>
    <w:rsid w:val="00470F59"/>
    <w:rsid w:val="004714EF"/>
    <w:rsid w:val="00471B29"/>
    <w:rsid w:val="00472293"/>
    <w:rsid w:val="00473434"/>
    <w:rsid w:val="00474054"/>
    <w:rsid w:val="004744BC"/>
    <w:rsid w:val="00474953"/>
    <w:rsid w:val="004757F6"/>
    <w:rsid w:val="004770EE"/>
    <w:rsid w:val="00477115"/>
    <w:rsid w:val="00481627"/>
    <w:rsid w:val="00481FD8"/>
    <w:rsid w:val="00482181"/>
    <w:rsid w:val="0048430C"/>
    <w:rsid w:val="00484665"/>
    <w:rsid w:val="00484EAC"/>
    <w:rsid w:val="00485F5B"/>
    <w:rsid w:val="004865E2"/>
    <w:rsid w:val="0048680B"/>
    <w:rsid w:val="00487682"/>
    <w:rsid w:val="00487704"/>
    <w:rsid w:val="004905D0"/>
    <w:rsid w:val="00491133"/>
    <w:rsid w:val="00491A3D"/>
    <w:rsid w:val="0049295C"/>
    <w:rsid w:val="00492D2B"/>
    <w:rsid w:val="00492E06"/>
    <w:rsid w:val="0049360C"/>
    <w:rsid w:val="00493B5B"/>
    <w:rsid w:val="00494566"/>
    <w:rsid w:val="0049492D"/>
    <w:rsid w:val="00494DCD"/>
    <w:rsid w:val="00495560"/>
    <w:rsid w:val="0049571E"/>
    <w:rsid w:val="00495893"/>
    <w:rsid w:val="004958DC"/>
    <w:rsid w:val="004A01E7"/>
    <w:rsid w:val="004A094F"/>
    <w:rsid w:val="004A0CDB"/>
    <w:rsid w:val="004A1201"/>
    <w:rsid w:val="004A1583"/>
    <w:rsid w:val="004A1BCC"/>
    <w:rsid w:val="004A2589"/>
    <w:rsid w:val="004A267E"/>
    <w:rsid w:val="004A37CD"/>
    <w:rsid w:val="004A3BDC"/>
    <w:rsid w:val="004A3F15"/>
    <w:rsid w:val="004A604B"/>
    <w:rsid w:val="004A730A"/>
    <w:rsid w:val="004A7D45"/>
    <w:rsid w:val="004B35FF"/>
    <w:rsid w:val="004B3849"/>
    <w:rsid w:val="004B52ED"/>
    <w:rsid w:val="004B6A4A"/>
    <w:rsid w:val="004B6B8A"/>
    <w:rsid w:val="004B6C52"/>
    <w:rsid w:val="004C01E6"/>
    <w:rsid w:val="004C0843"/>
    <w:rsid w:val="004C24BF"/>
    <w:rsid w:val="004C347A"/>
    <w:rsid w:val="004C41C7"/>
    <w:rsid w:val="004C4474"/>
    <w:rsid w:val="004C4C5D"/>
    <w:rsid w:val="004C4EEE"/>
    <w:rsid w:val="004C5A72"/>
    <w:rsid w:val="004C5D1C"/>
    <w:rsid w:val="004C6644"/>
    <w:rsid w:val="004C6B96"/>
    <w:rsid w:val="004C7077"/>
    <w:rsid w:val="004C7320"/>
    <w:rsid w:val="004C73FF"/>
    <w:rsid w:val="004C7F76"/>
    <w:rsid w:val="004D1B5E"/>
    <w:rsid w:val="004D26C1"/>
    <w:rsid w:val="004D39C2"/>
    <w:rsid w:val="004D5054"/>
    <w:rsid w:val="004D5498"/>
    <w:rsid w:val="004D587B"/>
    <w:rsid w:val="004D5AC0"/>
    <w:rsid w:val="004D7B0E"/>
    <w:rsid w:val="004E13E0"/>
    <w:rsid w:val="004E14A5"/>
    <w:rsid w:val="004E1DD6"/>
    <w:rsid w:val="004E2C58"/>
    <w:rsid w:val="004E3C9F"/>
    <w:rsid w:val="004E3DA1"/>
    <w:rsid w:val="004E50DB"/>
    <w:rsid w:val="004E5132"/>
    <w:rsid w:val="004E5A49"/>
    <w:rsid w:val="004E6AED"/>
    <w:rsid w:val="004E6D4B"/>
    <w:rsid w:val="004E7F56"/>
    <w:rsid w:val="004F03E2"/>
    <w:rsid w:val="004F0FB3"/>
    <w:rsid w:val="004F1772"/>
    <w:rsid w:val="004F1B61"/>
    <w:rsid w:val="004F254B"/>
    <w:rsid w:val="004F26CC"/>
    <w:rsid w:val="004F376A"/>
    <w:rsid w:val="004F3B5C"/>
    <w:rsid w:val="004F42DA"/>
    <w:rsid w:val="004F48D0"/>
    <w:rsid w:val="004F5A6B"/>
    <w:rsid w:val="004F68E1"/>
    <w:rsid w:val="004F78EF"/>
    <w:rsid w:val="005020C7"/>
    <w:rsid w:val="00502B4A"/>
    <w:rsid w:val="00504316"/>
    <w:rsid w:val="00504FCD"/>
    <w:rsid w:val="005077DF"/>
    <w:rsid w:val="00507D55"/>
    <w:rsid w:val="00507E3A"/>
    <w:rsid w:val="00510870"/>
    <w:rsid w:val="00511D43"/>
    <w:rsid w:val="005131A9"/>
    <w:rsid w:val="00513400"/>
    <w:rsid w:val="005137AD"/>
    <w:rsid w:val="00514AE0"/>
    <w:rsid w:val="00514AEE"/>
    <w:rsid w:val="00514C95"/>
    <w:rsid w:val="00515355"/>
    <w:rsid w:val="00516154"/>
    <w:rsid w:val="0051652A"/>
    <w:rsid w:val="00516562"/>
    <w:rsid w:val="00516575"/>
    <w:rsid w:val="00516938"/>
    <w:rsid w:val="00516DAA"/>
    <w:rsid w:val="00517AB4"/>
    <w:rsid w:val="00520E80"/>
    <w:rsid w:val="005214B8"/>
    <w:rsid w:val="00522B7C"/>
    <w:rsid w:val="00522DD1"/>
    <w:rsid w:val="00522FC1"/>
    <w:rsid w:val="00523565"/>
    <w:rsid w:val="00524386"/>
    <w:rsid w:val="005244DA"/>
    <w:rsid w:val="00524AFF"/>
    <w:rsid w:val="00525CDB"/>
    <w:rsid w:val="00525D76"/>
    <w:rsid w:val="0052658F"/>
    <w:rsid w:val="00527752"/>
    <w:rsid w:val="00527990"/>
    <w:rsid w:val="005279D1"/>
    <w:rsid w:val="00527E6F"/>
    <w:rsid w:val="00530F01"/>
    <w:rsid w:val="00531597"/>
    <w:rsid w:val="005318DA"/>
    <w:rsid w:val="00532151"/>
    <w:rsid w:val="005341DC"/>
    <w:rsid w:val="005358C4"/>
    <w:rsid w:val="00535A12"/>
    <w:rsid w:val="005370B0"/>
    <w:rsid w:val="005375DF"/>
    <w:rsid w:val="00537643"/>
    <w:rsid w:val="00540865"/>
    <w:rsid w:val="005419D1"/>
    <w:rsid w:val="00541F9C"/>
    <w:rsid w:val="00542018"/>
    <w:rsid w:val="005436AF"/>
    <w:rsid w:val="005436E0"/>
    <w:rsid w:val="005445B5"/>
    <w:rsid w:val="00544648"/>
    <w:rsid w:val="005464FD"/>
    <w:rsid w:val="00546A40"/>
    <w:rsid w:val="005478F2"/>
    <w:rsid w:val="00547944"/>
    <w:rsid w:val="005479D1"/>
    <w:rsid w:val="00547EC0"/>
    <w:rsid w:val="00550666"/>
    <w:rsid w:val="00550962"/>
    <w:rsid w:val="00551AC3"/>
    <w:rsid w:val="0055282E"/>
    <w:rsid w:val="00553817"/>
    <w:rsid w:val="0055450C"/>
    <w:rsid w:val="005549A0"/>
    <w:rsid w:val="0055507C"/>
    <w:rsid w:val="0055724E"/>
    <w:rsid w:val="00557E47"/>
    <w:rsid w:val="005620F8"/>
    <w:rsid w:val="0056223B"/>
    <w:rsid w:val="00565308"/>
    <w:rsid w:val="00565735"/>
    <w:rsid w:val="0056631F"/>
    <w:rsid w:val="00566380"/>
    <w:rsid w:val="005667EB"/>
    <w:rsid w:val="005708A7"/>
    <w:rsid w:val="005711C9"/>
    <w:rsid w:val="005713E5"/>
    <w:rsid w:val="005722BA"/>
    <w:rsid w:val="005742CA"/>
    <w:rsid w:val="005777CD"/>
    <w:rsid w:val="0058260F"/>
    <w:rsid w:val="00582D6E"/>
    <w:rsid w:val="00582EC3"/>
    <w:rsid w:val="00583AA4"/>
    <w:rsid w:val="00583B28"/>
    <w:rsid w:val="00584345"/>
    <w:rsid w:val="005852F7"/>
    <w:rsid w:val="00585AD0"/>
    <w:rsid w:val="00585CE7"/>
    <w:rsid w:val="00586A7B"/>
    <w:rsid w:val="00586B22"/>
    <w:rsid w:val="00587E4A"/>
    <w:rsid w:val="00590041"/>
    <w:rsid w:val="005902EF"/>
    <w:rsid w:val="005905AF"/>
    <w:rsid w:val="00590AD3"/>
    <w:rsid w:val="00590AF0"/>
    <w:rsid w:val="00590EA9"/>
    <w:rsid w:val="00590F3A"/>
    <w:rsid w:val="00594B43"/>
    <w:rsid w:val="00596095"/>
    <w:rsid w:val="005964E8"/>
    <w:rsid w:val="00596891"/>
    <w:rsid w:val="00596E57"/>
    <w:rsid w:val="00597B5C"/>
    <w:rsid w:val="005A0C36"/>
    <w:rsid w:val="005A166A"/>
    <w:rsid w:val="005A3213"/>
    <w:rsid w:val="005A3523"/>
    <w:rsid w:val="005A3540"/>
    <w:rsid w:val="005A4AF3"/>
    <w:rsid w:val="005A4B1B"/>
    <w:rsid w:val="005A5D30"/>
    <w:rsid w:val="005A6338"/>
    <w:rsid w:val="005A69E0"/>
    <w:rsid w:val="005B0E60"/>
    <w:rsid w:val="005B1CDC"/>
    <w:rsid w:val="005B23A2"/>
    <w:rsid w:val="005B251B"/>
    <w:rsid w:val="005B25E3"/>
    <w:rsid w:val="005B304E"/>
    <w:rsid w:val="005B367B"/>
    <w:rsid w:val="005B37E0"/>
    <w:rsid w:val="005B3903"/>
    <w:rsid w:val="005B42EC"/>
    <w:rsid w:val="005B4865"/>
    <w:rsid w:val="005B4CBB"/>
    <w:rsid w:val="005B5C78"/>
    <w:rsid w:val="005B6063"/>
    <w:rsid w:val="005B6889"/>
    <w:rsid w:val="005B6FF1"/>
    <w:rsid w:val="005C0EC8"/>
    <w:rsid w:val="005C29E3"/>
    <w:rsid w:val="005C366A"/>
    <w:rsid w:val="005C3CD1"/>
    <w:rsid w:val="005C44F0"/>
    <w:rsid w:val="005C4CEB"/>
    <w:rsid w:val="005C5057"/>
    <w:rsid w:val="005C5FB7"/>
    <w:rsid w:val="005C636F"/>
    <w:rsid w:val="005D0E08"/>
    <w:rsid w:val="005D18C7"/>
    <w:rsid w:val="005D2978"/>
    <w:rsid w:val="005D3455"/>
    <w:rsid w:val="005D4580"/>
    <w:rsid w:val="005D5249"/>
    <w:rsid w:val="005D61F1"/>
    <w:rsid w:val="005D6388"/>
    <w:rsid w:val="005D6CE9"/>
    <w:rsid w:val="005D7CE0"/>
    <w:rsid w:val="005E00FE"/>
    <w:rsid w:val="005E1271"/>
    <w:rsid w:val="005E1404"/>
    <w:rsid w:val="005E167A"/>
    <w:rsid w:val="005E17CD"/>
    <w:rsid w:val="005E2550"/>
    <w:rsid w:val="005E2827"/>
    <w:rsid w:val="005E48AB"/>
    <w:rsid w:val="005E4BF0"/>
    <w:rsid w:val="005E57B1"/>
    <w:rsid w:val="005E5C19"/>
    <w:rsid w:val="005E705A"/>
    <w:rsid w:val="005E75B6"/>
    <w:rsid w:val="005F0795"/>
    <w:rsid w:val="005F1FDD"/>
    <w:rsid w:val="005F4F9A"/>
    <w:rsid w:val="005F5D78"/>
    <w:rsid w:val="005F6A63"/>
    <w:rsid w:val="005F6BDD"/>
    <w:rsid w:val="006004E6"/>
    <w:rsid w:val="0060104D"/>
    <w:rsid w:val="00601B2A"/>
    <w:rsid w:val="00601B77"/>
    <w:rsid w:val="00603D1D"/>
    <w:rsid w:val="00603FD6"/>
    <w:rsid w:val="00604A98"/>
    <w:rsid w:val="00604C81"/>
    <w:rsid w:val="00604D98"/>
    <w:rsid w:val="006054B1"/>
    <w:rsid w:val="006067B4"/>
    <w:rsid w:val="00606BC2"/>
    <w:rsid w:val="00607848"/>
    <w:rsid w:val="006100FB"/>
    <w:rsid w:val="006115CB"/>
    <w:rsid w:val="00613034"/>
    <w:rsid w:val="006143DD"/>
    <w:rsid w:val="00614D18"/>
    <w:rsid w:val="0061556B"/>
    <w:rsid w:val="00616EFC"/>
    <w:rsid w:val="0061704B"/>
    <w:rsid w:val="00617AEF"/>
    <w:rsid w:val="00617F04"/>
    <w:rsid w:val="006217DB"/>
    <w:rsid w:val="006219D4"/>
    <w:rsid w:val="006219FC"/>
    <w:rsid w:val="00621CEC"/>
    <w:rsid w:val="006227ED"/>
    <w:rsid w:val="00622E9C"/>
    <w:rsid w:val="00623DDE"/>
    <w:rsid w:val="006249D4"/>
    <w:rsid w:val="00624A17"/>
    <w:rsid w:val="0062501F"/>
    <w:rsid w:val="00625352"/>
    <w:rsid w:val="006300A3"/>
    <w:rsid w:val="00631061"/>
    <w:rsid w:val="00632049"/>
    <w:rsid w:val="00632994"/>
    <w:rsid w:val="00632A1A"/>
    <w:rsid w:val="00632B1D"/>
    <w:rsid w:val="0063339C"/>
    <w:rsid w:val="00633475"/>
    <w:rsid w:val="006335D0"/>
    <w:rsid w:val="0063484E"/>
    <w:rsid w:val="00635180"/>
    <w:rsid w:val="0063582D"/>
    <w:rsid w:val="00635D1B"/>
    <w:rsid w:val="00636FC9"/>
    <w:rsid w:val="00637ED9"/>
    <w:rsid w:val="006429FD"/>
    <w:rsid w:val="00642EDA"/>
    <w:rsid w:val="00643274"/>
    <w:rsid w:val="00643899"/>
    <w:rsid w:val="006447A3"/>
    <w:rsid w:val="00644E47"/>
    <w:rsid w:val="006457F6"/>
    <w:rsid w:val="00645998"/>
    <w:rsid w:val="006466FF"/>
    <w:rsid w:val="0064678A"/>
    <w:rsid w:val="0064724B"/>
    <w:rsid w:val="006474E8"/>
    <w:rsid w:val="006476B6"/>
    <w:rsid w:val="00647E2E"/>
    <w:rsid w:val="00647FAD"/>
    <w:rsid w:val="0065184F"/>
    <w:rsid w:val="00651CCF"/>
    <w:rsid w:val="00654126"/>
    <w:rsid w:val="006544D1"/>
    <w:rsid w:val="00655899"/>
    <w:rsid w:val="00655DAF"/>
    <w:rsid w:val="00655DB0"/>
    <w:rsid w:val="006575B3"/>
    <w:rsid w:val="006610E4"/>
    <w:rsid w:val="00662635"/>
    <w:rsid w:val="00662D56"/>
    <w:rsid w:val="006637A7"/>
    <w:rsid w:val="00663A30"/>
    <w:rsid w:val="0066768E"/>
    <w:rsid w:val="006705A7"/>
    <w:rsid w:val="006707E4"/>
    <w:rsid w:val="006724CA"/>
    <w:rsid w:val="00673493"/>
    <w:rsid w:val="00674D24"/>
    <w:rsid w:val="00675AC4"/>
    <w:rsid w:val="00675BAB"/>
    <w:rsid w:val="00676D78"/>
    <w:rsid w:val="00677C93"/>
    <w:rsid w:val="00677DF5"/>
    <w:rsid w:val="00680848"/>
    <w:rsid w:val="00681E60"/>
    <w:rsid w:val="00681E6A"/>
    <w:rsid w:val="00683A73"/>
    <w:rsid w:val="0068630F"/>
    <w:rsid w:val="00686DA9"/>
    <w:rsid w:val="00690338"/>
    <w:rsid w:val="006912A3"/>
    <w:rsid w:val="00691814"/>
    <w:rsid w:val="00691C31"/>
    <w:rsid w:val="00692138"/>
    <w:rsid w:val="00692740"/>
    <w:rsid w:val="00692F41"/>
    <w:rsid w:val="00693312"/>
    <w:rsid w:val="00693578"/>
    <w:rsid w:val="00693801"/>
    <w:rsid w:val="00693CAC"/>
    <w:rsid w:val="0069403B"/>
    <w:rsid w:val="006946E1"/>
    <w:rsid w:val="00696BB1"/>
    <w:rsid w:val="00697E14"/>
    <w:rsid w:val="006A020E"/>
    <w:rsid w:val="006A021A"/>
    <w:rsid w:val="006A17AD"/>
    <w:rsid w:val="006A269B"/>
    <w:rsid w:val="006A27E4"/>
    <w:rsid w:val="006A45BD"/>
    <w:rsid w:val="006A4693"/>
    <w:rsid w:val="006A47CF"/>
    <w:rsid w:val="006A4A70"/>
    <w:rsid w:val="006A4BDF"/>
    <w:rsid w:val="006A4D98"/>
    <w:rsid w:val="006A52E7"/>
    <w:rsid w:val="006A5AC9"/>
    <w:rsid w:val="006A68D6"/>
    <w:rsid w:val="006A6ED5"/>
    <w:rsid w:val="006A7067"/>
    <w:rsid w:val="006A7092"/>
    <w:rsid w:val="006A78DD"/>
    <w:rsid w:val="006B0097"/>
    <w:rsid w:val="006B04AF"/>
    <w:rsid w:val="006B1F24"/>
    <w:rsid w:val="006B4738"/>
    <w:rsid w:val="006B4799"/>
    <w:rsid w:val="006B4874"/>
    <w:rsid w:val="006B6C31"/>
    <w:rsid w:val="006C017A"/>
    <w:rsid w:val="006C05FD"/>
    <w:rsid w:val="006C070E"/>
    <w:rsid w:val="006C0A66"/>
    <w:rsid w:val="006C13B1"/>
    <w:rsid w:val="006C1D0C"/>
    <w:rsid w:val="006C2EB7"/>
    <w:rsid w:val="006C385E"/>
    <w:rsid w:val="006C42FD"/>
    <w:rsid w:val="006C70D0"/>
    <w:rsid w:val="006C7306"/>
    <w:rsid w:val="006C7442"/>
    <w:rsid w:val="006D072C"/>
    <w:rsid w:val="006D0880"/>
    <w:rsid w:val="006D0EE0"/>
    <w:rsid w:val="006D12D9"/>
    <w:rsid w:val="006D1694"/>
    <w:rsid w:val="006D1F8D"/>
    <w:rsid w:val="006D2BE7"/>
    <w:rsid w:val="006D390C"/>
    <w:rsid w:val="006D3B72"/>
    <w:rsid w:val="006D5FC4"/>
    <w:rsid w:val="006D60BC"/>
    <w:rsid w:val="006D6426"/>
    <w:rsid w:val="006D6F97"/>
    <w:rsid w:val="006D7C1E"/>
    <w:rsid w:val="006E00FC"/>
    <w:rsid w:val="006E2EFC"/>
    <w:rsid w:val="006E33A0"/>
    <w:rsid w:val="006E35FB"/>
    <w:rsid w:val="006E3E35"/>
    <w:rsid w:val="006E5689"/>
    <w:rsid w:val="006E587F"/>
    <w:rsid w:val="006E5D3E"/>
    <w:rsid w:val="006E6120"/>
    <w:rsid w:val="006E6891"/>
    <w:rsid w:val="006E6E95"/>
    <w:rsid w:val="006F0AF3"/>
    <w:rsid w:val="006F0D3E"/>
    <w:rsid w:val="006F1400"/>
    <w:rsid w:val="006F242B"/>
    <w:rsid w:val="006F24C2"/>
    <w:rsid w:val="006F26F8"/>
    <w:rsid w:val="006F2EE2"/>
    <w:rsid w:val="006F54CC"/>
    <w:rsid w:val="006F5FDF"/>
    <w:rsid w:val="006F6324"/>
    <w:rsid w:val="006F7063"/>
    <w:rsid w:val="007006EF"/>
    <w:rsid w:val="00700BCE"/>
    <w:rsid w:val="00701DD6"/>
    <w:rsid w:val="00702782"/>
    <w:rsid w:val="007033A4"/>
    <w:rsid w:val="00703A8E"/>
    <w:rsid w:val="00704766"/>
    <w:rsid w:val="00706556"/>
    <w:rsid w:val="00707D31"/>
    <w:rsid w:val="007102A4"/>
    <w:rsid w:val="0071114B"/>
    <w:rsid w:val="00712A33"/>
    <w:rsid w:val="00712A85"/>
    <w:rsid w:val="00714246"/>
    <w:rsid w:val="0071448B"/>
    <w:rsid w:val="00715D33"/>
    <w:rsid w:val="0071605F"/>
    <w:rsid w:val="00720751"/>
    <w:rsid w:val="0072088A"/>
    <w:rsid w:val="00720FE2"/>
    <w:rsid w:val="007210C9"/>
    <w:rsid w:val="0072123C"/>
    <w:rsid w:val="007223C0"/>
    <w:rsid w:val="00722647"/>
    <w:rsid w:val="007227B2"/>
    <w:rsid w:val="00724444"/>
    <w:rsid w:val="00725E92"/>
    <w:rsid w:val="00726352"/>
    <w:rsid w:val="00730C91"/>
    <w:rsid w:val="00733256"/>
    <w:rsid w:val="00735A18"/>
    <w:rsid w:val="00736EB7"/>
    <w:rsid w:val="0074029E"/>
    <w:rsid w:val="00741D06"/>
    <w:rsid w:val="0074317A"/>
    <w:rsid w:val="0074470A"/>
    <w:rsid w:val="0074529B"/>
    <w:rsid w:val="007457F4"/>
    <w:rsid w:val="00745CB6"/>
    <w:rsid w:val="007467B3"/>
    <w:rsid w:val="00746C8C"/>
    <w:rsid w:val="007471EC"/>
    <w:rsid w:val="007471F6"/>
    <w:rsid w:val="0074731B"/>
    <w:rsid w:val="0074744D"/>
    <w:rsid w:val="00747C04"/>
    <w:rsid w:val="007504F9"/>
    <w:rsid w:val="00750647"/>
    <w:rsid w:val="00750DA5"/>
    <w:rsid w:val="00750E8D"/>
    <w:rsid w:val="007510CF"/>
    <w:rsid w:val="0075168A"/>
    <w:rsid w:val="007527BF"/>
    <w:rsid w:val="0075395D"/>
    <w:rsid w:val="00753D91"/>
    <w:rsid w:val="0075411B"/>
    <w:rsid w:val="0075479F"/>
    <w:rsid w:val="00756379"/>
    <w:rsid w:val="00756DC9"/>
    <w:rsid w:val="00757972"/>
    <w:rsid w:val="00760D3B"/>
    <w:rsid w:val="0076199D"/>
    <w:rsid w:val="00761C3A"/>
    <w:rsid w:val="0076270A"/>
    <w:rsid w:val="00762E8B"/>
    <w:rsid w:val="00762F38"/>
    <w:rsid w:val="007648DB"/>
    <w:rsid w:val="00766468"/>
    <w:rsid w:val="00766541"/>
    <w:rsid w:val="00766A1D"/>
    <w:rsid w:val="00767500"/>
    <w:rsid w:val="00767583"/>
    <w:rsid w:val="00767CCB"/>
    <w:rsid w:val="00770DC4"/>
    <w:rsid w:val="00770DC6"/>
    <w:rsid w:val="00771094"/>
    <w:rsid w:val="0077346C"/>
    <w:rsid w:val="0077350D"/>
    <w:rsid w:val="00774533"/>
    <w:rsid w:val="0077474C"/>
    <w:rsid w:val="007749BA"/>
    <w:rsid w:val="007757E8"/>
    <w:rsid w:val="00775884"/>
    <w:rsid w:val="00775E6A"/>
    <w:rsid w:val="007771B2"/>
    <w:rsid w:val="00777669"/>
    <w:rsid w:val="007810BB"/>
    <w:rsid w:val="0078235F"/>
    <w:rsid w:val="007823E5"/>
    <w:rsid w:val="00783702"/>
    <w:rsid w:val="007855DE"/>
    <w:rsid w:val="00786600"/>
    <w:rsid w:val="00786978"/>
    <w:rsid w:val="00790721"/>
    <w:rsid w:val="00790E66"/>
    <w:rsid w:val="007921A3"/>
    <w:rsid w:val="00792595"/>
    <w:rsid w:val="00792E4E"/>
    <w:rsid w:val="00793E54"/>
    <w:rsid w:val="007952D5"/>
    <w:rsid w:val="00796087"/>
    <w:rsid w:val="00796CE8"/>
    <w:rsid w:val="0079790E"/>
    <w:rsid w:val="007A37C6"/>
    <w:rsid w:val="007A39D1"/>
    <w:rsid w:val="007A43C4"/>
    <w:rsid w:val="007A4E46"/>
    <w:rsid w:val="007A57ED"/>
    <w:rsid w:val="007A5CE6"/>
    <w:rsid w:val="007A67E6"/>
    <w:rsid w:val="007A69B5"/>
    <w:rsid w:val="007A7BAC"/>
    <w:rsid w:val="007B0C16"/>
    <w:rsid w:val="007B1B55"/>
    <w:rsid w:val="007B1CF3"/>
    <w:rsid w:val="007B303E"/>
    <w:rsid w:val="007B3BB5"/>
    <w:rsid w:val="007B41D1"/>
    <w:rsid w:val="007B5BB2"/>
    <w:rsid w:val="007B5BE5"/>
    <w:rsid w:val="007B6155"/>
    <w:rsid w:val="007B738B"/>
    <w:rsid w:val="007B7D3D"/>
    <w:rsid w:val="007B7DCF"/>
    <w:rsid w:val="007C1A42"/>
    <w:rsid w:val="007C3001"/>
    <w:rsid w:val="007C3032"/>
    <w:rsid w:val="007C4082"/>
    <w:rsid w:val="007C599D"/>
    <w:rsid w:val="007C6C64"/>
    <w:rsid w:val="007D0D3D"/>
    <w:rsid w:val="007D11F6"/>
    <w:rsid w:val="007D1DF2"/>
    <w:rsid w:val="007D3F77"/>
    <w:rsid w:val="007D47E0"/>
    <w:rsid w:val="007D498D"/>
    <w:rsid w:val="007D4CA7"/>
    <w:rsid w:val="007D4D10"/>
    <w:rsid w:val="007D500C"/>
    <w:rsid w:val="007D7BCA"/>
    <w:rsid w:val="007E0B12"/>
    <w:rsid w:val="007E1135"/>
    <w:rsid w:val="007E15BA"/>
    <w:rsid w:val="007E273C"/>
    <w:rsid w:val="007E2C92"/>
    <w:rsid w:val="007E2DAE"/>
    <w:rsid w:val="007E3B6A"/>
    <w:rsid w:val="007E4C6F"/>
    <w:rsid w:val="007E5365"/>
    <w:rsid w:val="007E53DB"/>
    <w:rsid w:val="007E5D15"/>
    <w:rsid w:val="007E6210"/>
    <w:rsid w:val="007F11A3"/>
    <w:rsid w:val="007F1445"/>
    <w:rsid w:val="007F1FA4"/>
    <w:rsid w:val="007F2535"/>
    <w:rsid w:val="007F3F96"/>
    <w:rsid w:val="007F4651"/>
    <w:rsid w:val="007F51A6"/>
    <w:rsid w:val="007F51F0"/>
    <w:rsid w:val="007F53A1"/>
    <w:rsid w:val="007F54EF"/>
    <w:rsid w:val="007F5FF6"/>
    <w:rsid w:val="007F6D18"/>
    <w:rsid w:val="007F7F48"/>
    <w:rsid w:val="0080007F"/>
    <w:rsid w:val="0080042A"/>
    <w:rsid w:val="00800EDA"/>
    <w:rsid w:val="008027BA"/>
    <w:rsid w:val="00802CBD"/>
    <w:rsid w:val="008031AD"/>
    <w:rsid w:val="00803A05"/>
    <w:rsid w:val="00803C79"/>
    <w:rsid w:val="0080442C"/>
    <w:rsid w:val="00804498"/>
    <w:rsid w:val="00806FFE"/>
    <w:rsid w:val="00807C57"/>
    <w:rsid w:val="00810B0A"/>
    <w:rsid w:val="00810D31"/>
    <w:rsid w:val="008112B0"/>
    <w:rsid w:val="00812281"/>
    <w:rsid w:val="008125AB"/>
    <w:rsid w:val="00812810"/>
    <w:rsid w:val="00814F6B"/>
    <w:rsid w:val="008159B9"/>
    <w:rsid w:val="00816374"/>
    <w:rsid w:val="0081641E"/>
    <w:rsid w:val="00816467"/>
    <w:rsid w:val="008172A2"/>
    <w:rsid w:val="00817376"/>
    <w:rsid w:val="00820001"/>
    <w:rsid w:val="00820FB0"/>
    <w:rsid w:val="00822066"/>
    <w:rsid w:val="0082215F"/>
    <w:rsid w:val="00824325"/>
    <w:rsid w:val="008244A3"/>
    <w:rsid w:val="008249AA"/>
    <w:rsid w:val="00825DD5"/>
    <w:rsid w:val="008267C1"/>
    <w:rsid w:val="00826BD0"/>
    <w:rsid w:val="0082787F"/>
    <w:rsid w:val="0082790C"/>
    <w:rsid w:val="00830010"/>
    <w:rsid w:val="0083008F"/>
    <w:rsid w:val="00831BFC"/>
    <w:rsid w:val="00833161"/>
    <w:rsid w:val="0083371D"/>
    <w:rsid w:val="00833EBF"/>
    <w:rsid w:val="00835E2F"/>
    <w:rsid w:val="00837A2B"/>
    <w:rsid w:val="008414ED"/>
    <w:rsid w:val="0084152F"/>
    <w:rsid w:val="00841BFC"/>
    <w:rsid w:val="00842A43"/>
    <w:rsid w:val="00842F46"/>
    <w:rsid w:val="0084443A"/>
    <w:rsid w:val="008449E4"/>
    <w:rsid w:val="00844ADC"/>
    <w:rsid w:val="00845420"/>
    <w:rsid w:val="00846D61"/>
    <w:rsid w:val="00846D63"/>
    <w:rsid w:val="00846E49"/>
    <w:rsid w:val="008502C2"/>
    <w:rsid w:val="00851BCE"/>
    <w:rsid w:val="00852553"/>
    <w:rsid w:val="00852751"/>
    <w:rsid w:val="00852E4F"/>
    <w:rsid w:val="00853017"/>
    <w:rsid w:val="00853349"/>
    <w:rsid w:val="00853B55"/>
    <w:rsid w:val="00853B5F"/>
    <w:rsid w:val="00853C99"/>
    <w:rsid w:val="00853D7F"/>
    <w:rsid w:val="00861398"/>
    <w:rsid w:val="00861DE7"/>
    <w:rsid w:val="00862E93"/>
    <w:rsid w:val="0086370E"/>
    <w:rsid w:val="00865123"/>
    <w:rsid w:val="00866CB4"/>
    <w:rsid w:val="008674DC"/>
    <w:rsid w:val="008675A9"/>
    <w:rsid w:val="00867A0D"/>
    <w:rsid w:val="008715B2"/>
    <w:rsid w:val="00871770"/>
    <w:rsid w:val="00871DB8"/>
    <w:rsid w:val="0087286C"/>
    <w:rsid w:val="00874096"/>
    <w:rsid w:val="00874753"/>
    <w:rsid w:val="00874E2F"/>
    <w:rsid w:val="00875603"/>
    <w:rsid w:val="00876348"/>
    <w:rsid w:val="008776A5"/>
    <w:rsid w:val="00880582"/>
    <w:rsid w:val="0088059C"/>
    <w:rsid w:val="00880635"/>
    <w:rsid w:val="00881A83"/>
    <w:rsid w:val="008822EF"/>
    <w:rsid w:val="00882BF4"/>
    <w:rsid w:val="00883156"/>
    <w:rsid w:val="008831A6"/>
    <w:rsid w:val="00884233"/>
    <w:rsid w:val="008854C1"/>
    <w:rsid w:val="008859C7"/>
    <w:rsid w:val="00885FCA"/>
    <w:rsid w:val="008869DC"/>
    <w:rsid w:val="00886B79"/>
    <w:rsid w:val="00886CE9"/>
    <w:rsid w:val="00887363"/>
    <w:rsid w:val="00890A53"/>
    <w:rsid w:val="008912A5"/>
    <w:rsid w:val="008918D4"/>
    <w:rsid w:val="00891B6F"/>
    <w:rsid w:val="00894103"/>
    <w:rsid w:val="008949F4"/>
    <w:rsid w:val="00895DE2"/>
    <w:rsid w:val="0089661B"/>
    <w:rsid w:val="00896B1A"/>
    <w:rsid w:val="0089763D"/>
    <w:rsid w:val="008A039F"/>
    <w:rsid w:val="008A096E"/>
    <w:rsid w:val="008A1319"/>
    <w:rsid w:val="008A15A5"/>
    <w:rsid w:val="008A1A59"/>
    <w:rsid w:val="008A2AD1"/>
    <w:rsid w:val="008A323D"/>
    <w:rsid w:val="008A3637"/>
    <w:rsid w:val="008A392C"/>
    <w:rsid w:val="008A41CB"/>
    <w:rsid w:val="008A6210"/>
    <w:rsid w:val="008A6A5A"/>
    <w:rsid w:val="008A72D6"/>
    <w:rsid w:val="008B0EA6"/>
    <w:rsid w:val="008B1169"/>
    <w:rsid w:val="008B1FBB"/>
    <w:rsid w:val="008B278A"/>
    <w:rsid w:val="008B2827"/>
    <w:rsid w:val="008B2D6C"/>
    <w:rsid w:val="008B354C"/>
    <w:rsid w:val="008B59F0"/>
    <w:rsid w:val="008B5D3F"/>
    <w:rsid w:val="008B6096"/>
    <w:rsid w:val="008B6A8C"/>
    <w:rsid w:val="008B72B3"/>
    <w:rsid w:val="008B7908"/>
    <w:rsid w:val="008B7C06"/>
    <w:rsid w:val="008C199D"/>
    <w:rsid w:val="008C1C21"/>
    <w:rsid w:val="008C2D14"/>
    <w:rsid w:val="008C340D"/>
    <w:rsid w:val="008C3D07"/>
    <w:rsid w:val="008C5FB9"/>
    <w:rsid w:val="008C680A"/>
    <w:rsid w:val="008C692C"/>
    <w:rsid w:val="008C7435"/>
    <w:rsid w:val="008C7630"/>
    <w:rsid w:val="008D0BE6"/>
    <w:rsid w:val="008D1943"/>
    <w:rsid w:val="008D1A26"/>
    <w:rsid w:val="008D357B"/>
    <w:rsid w:val="008D453E"/>
    <w:rsid w:val="008D6B3B"/>
    <w:rsid w:val="008D750F"/>
    <w:rsid w:val="008D75C2"/>
    <w:rsid w:val="008D7965"/>
    <w:rsid w:val="008E1685"/>
    <w:rsid w:val="008E23E1"/>
    <w:rsid w:val="008E2974"/>
    <w:rsid w:val="008E304F"/>
    <w:rsid w:val="008E322C"/>
    <w:rsid w:val="008E4085"/>
    <w:rsid w:val="008E5352"/>
    <w:rsid w:val="008E5A47"/>
    <w:rsid w:val="008E681F"/>
    <w:rsid w:val="008E6ADA"/>
    <w:rsid w:val="008E6C72"/>
    <w:rsid w:val="008E7FFD"/>
    <w:rsid w:val="008F068D"/>
    <w:rsid w:val="008F0745"/>
    <w:rsid w:val="008F0B78"/>
    <w:rsid w:val="008F158B"/>
    <w:rsid w:val="008F2064"/>
    <w:rsid w:val="008F36F7"/>
    <w:rsid w:val="008F411A"/>
    <w:rsid w:val="008F4664"/>
    <w:rsid w:val="008F4DC1"/>
    <w:rsid w:val="008F4F1F"/>
    <w:rsid w:val="008F4F24"/>
    <w:rsid w:val="008F50FD"/>
    <w:rsid w:val="008F58E7"/>
    <w:rsid w:val="008F5F2B"/>
    <w:rsid w:val="008F5FDF"/>
    <w:rsid w:val="008F6309"/>
    <w:rsid w:val="008F6876"/>
    <w:rsid w:val="008F6A06"/>
    <w:rsid w:val="008F6ACE"/>
    <w:rsid w:val="008F79F2"/>
    <w:rsid w:val="008F7E0A"/>
    <w:rsid w:val="009004E1"/>
    <w:rsid w:val="00901262"/>
    <w:rsid w:val="00901C01"/>
    <w:rsid w:val="00901FE1"/>
    <w:rsid w:val="009023C3"/>
    <w:rsid w:val="00903033"/>
    <w:rsid w:val="00906083"/>
    <w:rsid w:val="0090633D"/>
    <w:rsid w:val="00912AA4"/>
    <w:rsid w:val="00912BB9"/>
    <w:rsid w:val="00912EA4"/>
    <w:rsid w:val="00913B48"/>
    <w:rsid w:val="00914A3C"/>
    <w:rsid w:val="00916520"/>
    <w:rsid w:val="00916A26"/>
    <w:rsid w:val="00916B16"/>
    <w:rsid w:val="00920281"/>
    <w:rsid w:val="00920438"/>
    <w:rsid w:val="00920C44"/>
    <w:rsid w:val="00922D11"/>
    <w:rsid w:val="00924213"/>
    <w:rsid w:val="009246AF"/>
    <w:rsid w:val="009249B3"/>
    <w:rsid w:val="009250C3"/>
    <w:rsid w:val="0092599B"/>
    <w:rsid w:val="00925D88"/>
    <w:rsid w:val="00926C97"/>
    <w:rsid w:val="00927567"/>
    <w:rsid w:val="00931001"/>
    <w:rsid w:val="00932529"/>
    <w:rsid w:val="00932DB3"/>
    <w:rsid w:val="00933769"/>
    <w:rsid w:val="00934C4D"/>
    <w:rsid w:val="0093515D"/>
    <w:rsid w:val="0093640B"/>
    <w:rsid w:val="00936696"/>
    <w:rsid w:val="00936D0E"/>
    <w:rsid w:val="00936F4F"/>
    <w:rsid w:val="00936FF8"/>
    <w:rsid w:val="00937617"/>
    <w:rsid w:val="00937BED"/>
    <w:rsid w:val="00937DDF"/>
    <w:rsid w:val="00940B0A"/>
    <w:rsid w:val="00940F5D"/>
    <w:rsid w:val="0094171C"/>
    <w:rsid w:val="00942282"/>
    <w:rsid w:val="00942953"/>
    <w:rsid w:val="00943A79"/>
    <w:rsid w:val="00944A19"/>
    <w:rsid w:val="00945879"/>
    <w:rsid w:val="0094621B"/>
    <w:rsid w:val="00947DB5"/>
    <w:rsid w:val="0095020D"/>
    <w:rsid w:val="00951BB2"/>
    <w:rsid w:val="00952AAE"/>
    <w:rsid w:val="00954394"/>
    <w:rsid w:val="0095448B"/>
    <w:rsid w:val="00954F38"/>
    <w:rsid w:val="00954FC3"/>
    <w:rsid w:val="00954FD9"/>
    <w:rsid w:val="00955BB5"/>
    <w:rsid w:val="00955E1B"/>
    <w:rsid w:val="00956D34"/>
    <w:rsid w:val="00957209"/>
    <w:rsid w:val="00960437"/>
    <w:rsid w:val="00960988"/>
    <w:rsid w:val="009619ED"/>
    <w:rsid w:val="00961CE6"/>
    <w:rsid w:val="00961E74"/>
    <w:rsid w:val="00961EA8"/>
    <w:rsid w:val="00962614"/>
    <w:rsid w:val="00963198"/>
    <w:rsid w:val="009635A5"/>
    <w:rsid w:val="0096406C"/>
    <w:rsid w:val="009642E4"/>
    <w:rsid w:val="009662A8"/>
    <w:rsid w:val="00966DEE"/>
    <w:rsid w:val="0097214B"/>
    <w:rsid w:val="00973794"/>
    <w:rsid w:val="00974749"/>
    <w:rsid w:val="009771F1"/>
    <w:rsid w:val="0097774D"/>
    <w:rsid w:val="00977F81"/>
    <w:rsid w:val="009804DF"/>
    <w:rsid w:val="00981E62"/>
    <w:rsid w:val="00981F02"/>
    <w:rsid w:val="009842BD"/>
    <w:rsid w:val="009845B8"/>
    <w:rsid w:val="009856CD"/>
    <w:rsid w:val="00986FBE"/>
    <w:rsid w:val="009873F8"/>
    <w:rsid w:val="0098770E"/>
    <w:rsid w:val="00987CF8"/>
    <w:rsid w:val="00993542"/>
    <w:rsid w:val="00993751"/>
    <w:rsid w:val="00994AE9"/>
    <w:rsid w:val="00994B60"/>
    <w:rsid w:val="00995027"/>
    <w:rsid w:val="0099553D"/>
    <w:rsid w:val="009956E5"/>
    <w:rsid w:val="00996ED1"/>
    <w:rsid w:val="009A0AC0"/>
    <w:rsid w:val="009A379B"/>
    <w:rsid w:val="009A43CE"/>
    <w:rsid w:val="009A5666"/>
    <w:rsid w:val="009A57A7"/>
    <w:rsid w:val="009A5A96"/>
    <w:rsid w:val="009A5C93"/>
    <w:rsid w:val="009A5CDC"/>
    <w:rsid w:val="009A692C"/>
    <w:rsid w:val="009A746D"/>
    <w:rsid w:val="009A76B9"/>
    <w:rsid w:val="009A7A90"/>
    <w:rsid w:val="009B012B"/>
    <w:rsid w:val="009B0659"/>
    <w:rsid w:val="009B1C8C"/>
    <w:rsid w:val="009B2109"/>
    <w:rsid w:val="009B420D"/>
    <w:rsid w:val="009B48DF"/>
    <w:rsid w:val="009B4C65"/>
    <w:rsid w:val="009B5400"/>
    <w:rsid w:val="009B71FD"/>
    <w:rsid w:val="009C0708"/>
    <w:rsid w:val="009C0DC8"/>
    <w:rsid w:val="009C0EDF"/>
    <w:rsid w:val="009C1271"/>
    <w:rsid w:val="009C4123"/>
    <w:rsid w:val="009C60E4"/>
    <w:rsid w:val="009C6377"/>
    <w:rsid w:val="009C7EBA"/>
    <w:rsid w:val="009D044B"/>
    <w:rsid w:val="009D0EBB"/>
    <w:rsid w:val="009D1A6E"/>
    <w:rsid w:val="009D25DA"/>
    <w:rsid w:val="009D3B38"/>
    <w:rsid w:val="009D4D26"/>
    <w:rsid w:val="009D502E"/>
    <w:rsid w:val="009D54AB"/>
    <w:rsid w:val="009D581B"/>
    <w:rsid w:val="009D7C16"/>
    <w:rsid w:val="009E2CC9"/>
    <w:rsid w:val="009E374D"/>
    <w:rsid w:val="009E37F6"/>
    <w:rsid w:val="009E42E4"/>
    <w:rsid w:val="009E4A56"/>
    <w:rsid w:val="009E4CC4"/>
    <w:rsid w:val="009E5E88"/>
    <w:rsid w:val="009E6BC4"/>
    <w:rsid w:val="009E6C7A"/>
    <w:rsid w:val="009F0C74"/>
    <w:rsid w:val="009F12B6"/>
    <w:rsid w:val="009F157F"/>
    <w:rsid w:val="009F18D9"/>
    <w:rsid w:val="009F1B91"/>
    <w:rsid w:val="009F274E"/>
    <w:rsid w:val="009F29CE"/>
    <w:rsid w:val="009F3604"/>
    <w:rsid w:val="009F3B77"/>
    <w:rsid w:val="009F438B"/>
    <w:rsid w:val="009F4879"/>
    <w:rsid w:val="009F5DFC"/>
    <w:rsid w:val="009F6BED"/>
    <w:rsid w:val="00A00829"/>
    <w:rsid w:val="00A00DF5"/>
    <w:rsid w:val="00A03069"/>
    <w:rsid w:val="00A04D72"/>
    <w:rsid w:val="00A05D5C"/>
    <w:rsid w:val="00A06749"/>
    <w:rsid w:val="00A06825"/>
    <w:rsid w:val="00A06C41"/>
    <w:rsid w:val="00A1021C"/>
    <w:rsid w:val="00A11635"/>
    <w:rsid w:val="00A12873"/>
    <w:rsid w:val="00A13B79"/>
    <w:rsid w:val="00A13DCD"/>
    <w:rsid w:val="00A14851"/>
    <w:rsid w:val="00A166EC"/>
    <w:rsid w:val="00A16753"/>
    <w:rsid w:val="00A167F2"/>
    <w:rsid w:val="00A167F8"/>
    <w:rsid w:val="00A16E73"/>
    <w:rsid w:val="00A1700E"/>
    <w:rsid w:val="00A1735F"/>
    <w:rsid w:val="00A17831"/>
    <w:rsid w:val="00A17FB3"/>
    <w:rsid w:val="00A20DA6"/>
    <w:rsid w:val="00A212FA"/>
    <w:rsid w:val="00A22E33"/>
    <w:rsid w:val="00A23200"/>
    <w:rsid w:val="00A23E22"/>
    <w:rsid w:val="00A2572F"/>
    <w:rsid w:val="00A258C9"/>
    <w:rsid w:val="00A26F14"/>
    <w:rsid w:val="00A27C15"/>
    <w:rsid w:val="00A3076C"/>
    <w:rsid w:val="00A30A57"/>
    <w:rsid w:val="00A311F0"/>
    <w:rsid w:val="00A31227"/>
    <w:rsid w:val="00A31450"/>
    <w:rsid w:val="00A321AA"/>
    <w:rsid w:val="00A321CF"/>
    <w:rsid w:val="00A32BF6"/>
    <w:rsid w:val="00A33DAD"/>
    <w:rsid w:val="00A340E1"/>
    <w:rsid w:val="00A34C91"/>
    <w:rsid w:val="00A35462"/>
    <w:rsid w:val="00A35BB4"/>
    <w:rsid w:val="00A35D9A"/>
    <w:rsid w:val="00A36D06"/>
    <w:rsid w:val="00A37138"/>
    <w:rsid w:val="00A37993"/>
    <w:rsid w:val="00A40763"/>
    <w:rsid w:val="00A41B92"/>
    <w:rsid w:val="00A41D7A"/>
    <w:rsid w:val="00A42DB1"/>
    <w:rsid w:val="00A4316B"/>
    <w:rsid w:val="00A44E21"/>
    <w:rsid w:val="00A45B14"/>
    <w:rsid w:val="00A45D63"/>
    <w:rsid w:val="00A47231"/>
    <w:rsid w:val="00A47C70"/>
    <w:rsid w:val="00A501E0"/>
    <w:rsid w:val="00A5096F"/>
    <w:rsid w:val="00A50FF0"/>
    <w:rsid w:val="00A52925"/>
    <w:rsid w:val="00A5340A"/>
    <w:rsid w:val="00A53B5D"/>
    <w:rsid w:val="00A53FAD"/>
    <w:rsid w:val="00A55830"/>
    <w:rsid w:val="00A56726"/>
    <w:rsid w:val="00A56C5A"/>
    <w:rsid w:val="00A5741A"/>
    <w:rsid w:val="00A574AC"/>
    <w:rsid w:val="00A60BFA"/>
    <w:rsid w:val="00A60C16"/>
    <w:rsid w:val="00A6161B"/>
    <w:rsid w:val="00A627FA"/>
    <w:rsid w:val="00A6323A"/>
    <w:rsid w:val="00A649A7"/>
    <w:rsid w:val="00A6557A"/>
    <w:rsid w:val="00A66376"/>
    <w:rsid w:val="00A6642F"/>
    <w:rsid w:val="00A664BB"/>
    <w:rsid w:val="00A66810"/>
    <w:rsid w:val="00A66A8F"/>
    <w:rsid w:val="00A66EC7"/>
    <w:rsid w:val="00A675AA"/>
    <w:rsid w:val="00A70E39"/>
    <w:rsid w:val="00A71C65"/>
    <w:rsid w:val="00A72570"/>
    <w:rsid w:val="00A72BFF"/>
    <w:rsid w:val="00A72DAE"/>
    <w:rsid w:val="00A7397C"/>
    <w:rsid w:val="00A75BE9"/>
    <w:rsid w:val="00A7668C"/>
    <w:rsid w:val="00A7709E"/>
    <w:rsid w:val="00A802DD"/>
    <w:rsid w:val="00A81664"/>
    <w:rsid w:val="00A81809"/>
    <w:rsid w:val="00A8377C"/>
    <w:rsid w:val="00A86451"/>
    <w:rsid w:val="00A90421"/>
    <w:rsid w:val="00A91311"/>
    <w:rsid w:val="00A929DE"/>
    <w:rsid w:val="00A92A3F"/>
    <w:rsid w:val="00A92A92"/>
    <w:rsid w:val="00A92D0B"/>
    <w:rsid w:val="00A9376F"/>
    <w:rsid w:val="00A93FA4"/>
    <w:rsid w:val="00A9426A"/>
    <w:rsid w:val="00A94542"/>
    <w:rsid w:val="00A957C7"/>
    <w:rsid w:val="00A969E0"/>
    <w:rsid w:val="00A9726D"/>
    <w:rsid w:val="00A972F4"/>
    <w:rsid w:val="00A97AAE"/>
    <w:rsid w:val="00AA0055"/>
    <w:rsid w:val="00AA00F5"/>
    <w:rsid w:val="00AA01E7"/>
    <w:rsid w:val="00AA06DA"/>
    <w:rsid w:val="00AA0B3C"/>
    <w:rsid w:val="00AA1BB9"/>
    <w:rsid w:val="00AA1E1C"/>
    <w:rsid w:val="00AA211F"/>
    <w:rsid w:val="00AA27FD"/>
    <w:rsid w:val="00AA3958"/>
    <w:rsid w:val="00AA413D"/>
    <w:rsid w:val="00AA4478"/>
    <w:rsid w:val="00AA4B9E"/>
    <w:rsid w:val="00AA5D37"/>
    <w:rsid w:val="00AA5FE8"/>
    <w:rsid w:val="00AA65CF"/>
    <w:rsid w:val="00AA67D3"/>
    <w:rsid w:val="00AA6FA6"/>
    <w:rsid w:val="00AA7A68"/>
    <w:rsid w:val="00AB0BE4"/>
    <w:rsid w:val="00AB1BEE"/>
    <w:rsid w:val="00AB1DB0"/>
    <w:rsid w:val="00AB292A"/>
    <w:rsid w:val="00AB391A"/>
    <w:rsid w:val="00AB3AF6"/>
    <w:rsid w:val="00AB3E25"/>
    <w:rsid w:val="00AB41CC"/>
    <w:rsid w:val="00AB48C4"/>
    <w:rsid w:val="00AB5876"/>
    <w:rsid w:val="00AB62F0"/>
    <w:rsid w:val="00AB67EA"/>
    <w:rsid w:val="00AB6CE4"/>
    <w:rsid w:val="00AC0E37"/>
    <w:rsid w:val="00AC1E2C"/>
    <w:rsid w:val="00AC31E7"/>
    <w:rsid w:val="00AC389A"/>
    <w:rsid w:val="00AC4918"/>
    <w:rsid w:val="00AC4AFE"/>
    <w:rsid w:val="00AC559D"/>
    <w:rsid w:val="00AC5FB3"/>
    <w:rsid w:val="00AC60D3"/>
    <w:rsid w:val="00AC6126"/>
    <w:rsid w:val="00AC6ABA"/>
    <w:rsid w:val="00AC6CFD"/>
    <w:rsid w:val="00AC77F3"/>
    <w:rsid w:val="00AD03A3"/>
    <w:rsid w:val="00AD061F"/>
    <w:rsid w:val="00AD12D4"/>
    <w:rsid w:val="00AD15F3"/>
    <w:rsid w:val="00AD2B5D"/>
    <w:rsid w:val="00AD32DF"/>
    <w:rsid w:val="00AD36D2"/>
    <w:rsid w:val="00AD63D2"/>
    <w:rsid w:val="00AE0C2C"/>
    <w:rsid w:val="00AE1C5A"/>
    <w:rsid w:val="00AE22F3"/>
    <w:rsid w:val="00AE2A30"/>
    <w:rsid w:val="00AE324F"/>
    <w:rsid w:val="00AE4880"/>
    <w:rsid w:val="00AE4B5E"/>
    <w:rsid w:val="00AE51E2"/>
    <w:rsid w:val="00AE622C"/>
    <w:rsid w:val="00AE6C8E"/>
    <w:rsid w:val="00AE7FD1"/>
    <w:rsid w:val="00AF2538"/>
    <w:rsid w:val="00AF4E36"/>
    <w:rsid w:val="00AF5461"/>
    <w:rsid w:val="00AF5AAF"/>
    <w:rsid w:val="00AF6BFE"/>
    <w:rsid w:val="00AF728C"/>
    <w:rsid w:val="00B00224"/>
    <w:rsid w:val="00B0039E"/>
    <w:rsid w:val="00B00AC8"/>
    <w:rsid w:val="00B01AAC"/>
    <w:rsid w:val="00B01D91"/>
    <w:rsid w:val="00B01F97"/>
    <w:rsid w:val="00B020D1"/>
    <w:rsid w:val="00B029B0"/>
    <w:rsid w:val="00B03B70"/>
    <w:rsid w:val="00B042DA"/>
    <w:rsid w:val="00B0490D"/>
    <w:rsid w:val="00B05FF4"/>
    <w:rsid w:val="00B0755A"/>
    <w:rsid w:val="00B11397"/>
    <w:rsid w:val="00B1229A"/>
    <w:rsid w:val="00B128B2"/>
    <w:rsid w:val="00B129BF"/>
    <w:rsid w:val="00B137FF"/>
    <w:rsid w:val="00B13DDB"/>
    <w:rsid w:val="00B14EC3"/>
    <w:rsid w:val="00B155BC"/>
    <w:rsid w:val="00B16042"/>
    <w:rsid w:val="00B16212"/>
    <w:rsid w:val="00B162E0"/>
    <w:rsid w:val="00B1649E"/>
    <w:rsid w:val="00B16D15"/>
    <w:rsid w:val="00B17016"/>
    <w:rsid w:val="00B17F1E"/>
    <w:rsid w:val="00B202C3"/>
    <w:rsid w:val="00B2120F"/>
    <w:rsid w:val="00B22881"/>
    <w:rsid w:val="00B23529"/>
    <w:rsid w:val="00B2406F"/>
    <w:rsid w:val="00B246A6"/>
    <w:rsid w:val="00B24705"/>
    <w:rsid w:val="00B250F3"/>
    <w:rsid w:val="00B25266"/>
    <w:rsid w:val="00B25CC2"/>
    <w:rsid w:val="00B260E5"/>
    <w:rsid w:val="00B2682F"/>
    <w:rsid w:val="00B300C2"/>
    <w:rsid w:val="00B31776"/>
    <w:rsid w:val="00B31D46"/>
    <w:rsid w:val="00B337BA"/>
    <w:rsid w:val="00B34794"/>
    <w:rsid w:val="00B35D4C"/>
    <w:rsid w:val="00B373DE"/>
    <w:rsid w:val="00B41547"/>
    <w:rsid w:val="00B417B2"/>
    <w:rsid w:val="00B42012"/>
    <w:rsid w:val="00B425AF"/>
    <w:rsid w:val="00B42BE8"/>
    <w:rsid w:val="00B42F12"/>
    <w:rsid w:val="00B43430"/>
    <w:rsid w:val="00B435A9"/>
    <w:rsid w:val="00B449B1"/>
    <w:rsid w:val="00B46CDC"/>
    <w:rsid w:val="00B50CBB"/>
    <w:rsid w:val="00B51216"/>
    <w:rsid w:val="00B51AD4"/>
    <w:rsid w:val="00B51B45"/>
    <w:rsid w:val="00B51E1C"/>
    <w:rsid w:val="00B5200D"/>
    <w:rsid w:val="00B5202E"/>
    <w:rsid w:val="00B5335F"/>
    <w:rsid w:val="00B5354B"/>
    <w:rsid w:val="00B55F4D"/>
    <w:rsid w:val="00B6162B"/>
    <w:rsid w:val="00B62432"/>
    <w:rsid w:val="00B628E2"/>
    <w:rsid w:val="00B63563"/>
    <w:rsid w:val="00B639B0"/>
    <w:rsid w:val="00B63A5E"/>
    <w:rsid w:val="00B640E6"/>
    <w:rsid w:val="00B64A57"/>
    <w:rsid w:val="00B64F56"/>
    <w:rsid w:val="00B67850"/>
    <w:rsid w:val="00B7099B"/>
    <w:rsid w:val="00B70E02"/>
    <w:rsid w:val="00B7183B"/>
    <w:rsid w:val="00B725C6"/>
    <w:rsid w:val="00B72E25"/>
    <w:rsid w:val="00B73571"/>
    <w:rsid w:val="00B76228"/>
    <w:rsid w:val="00B76B12"/>
    <w:rsid w:val="00B77C12"/>
    <w:rsid w:val="00B808D5"/>
    <w:rsid w:val="00B8126A"/>
    <w:rsid w:val="00B81511"/>
    <w:rsid w:val="00B83412"/>
    <w:rsid w:val="00B83DBF"/>
    <w:rsid w:val="00B84280"/>
    <w:rsid w:val="00B84CF6"/>
    <w:rsid w:val="00B85070"/>
    <w:rsid w:val="00B85A35"/>
    <w:rsid w:val="00B85F15"/>
    <w:rsid w:val="00B86111"/>
    <w:rsid w:val="00B863B1"/>
    <w:rsid w:val="00B863E9"/>
    <w:rsid w:val="00B86C3C"/>
    <w:rsid w:val="00B87734"/>
    <w:rsid w:val="00B87EB9"/>
    <w:rsid w:val="00B90745"/>
    <w:rsid w:val="00B9276A"/>
    <w:rsid w:val="00B9366D"/>
    <w:rsid w:val="00B9430C"/>
    <w:rsid w:val="00B96E8A"/>
    <w:rsid w:val="00B97998"/>
    <w:rsid w:val="00B97B63"/>
    <w:rsid w:val="00BA0A95"/>
    <w:rsid w:val="00BA3400"/>
    <w:rsid w:val="00BA35A6"/>
    <w:rsid w:val="00BA6121"/>
    <w:rsid w:val="00BB0E36"/>
    <w:rsid w:val="00BB0E6D"/>
    <w:rsid w:val="00BB2E2A"/>
    <w:rsid w:val="00BB413B"/>
    <w:rsid w:val="00BB521B"/>
    <w:rsid w:val="00BB5E0B"/>
    <w:rsid w:val="00BB6DF6"/>
    <w:rsid w:val="00BB72F6"/>
    <w:rsid w:val="00BB7B70"/>
    <w:rsid w:val="00BC05F4"/>
    <w:rsid w:val="00BC0BFB"/>
    <w:rsid w:val="00BC1B6C"/>
    <w:rsid w:val="00BC1DF7"/>
    <w:rsid w:val="00BC2134"/>
    <w:rsid w:val="00BC29AE"/>
    <w:rsid w:val="00BC340C"/>
    <w:rsid w:val="00BC49B8"/>
    <w:rsid w:val="00BC73BE"/>
    <w:rsid w:val="00BD017E"/>
    <w:rsid w:val="00BD0AD3"/>
    <w:rsid w:val="00BD0C2B"/>
    <w:rsid w:val="00BD1417"/>
    <w:rsid w:val="00BD2137"/>
    <w:rsid w:val="00BD237F"/>
    <w:rsid w:val="00BD2726"/>
    <w:rsid w:val="00BD4D57"/>
    <w:rsid w:val="00BD5C12"/>
    <w:rsid w:val="00BD6E9B"/>
    <w:rsid w:val="00BD79A8"/>
    <w:rsid w:val="00BE0BAF"/>
    <w:rsid w:val="00BE12BC"/>
    <w:rsid w:val="00BE2148"/>
    <w:rsid w:val="00BE229A"/>
    <w:rsid w:val="00BE3B3D"/>
    <w:rsid w:val="00BE4470"/>
    <w:rsid w:val="00BE4643"/>
    <w:rsid w:val="00BE4D9C"/>
    <w:rsid w:val="00BE5AB6"/>
    <w:rsid w:val="00BE6532"/>
    <w:rsid w:val="00BE744C"/>
    <w:rsid w:val="00BE7648"/>
    <w:rsid w:val="00BE788A"/>
    <w:rsid w:val="00BF006D"/>
    <w:rsid w:val="00BF0853"/>
    <w:rsid w:val="00BF094E"/>
    <w:rsid w:val="00BF12B6"/>
    <w:rsid w:val="00BF15FE"/>
    <w:rsid w:val="00BF1AF2"/>
    <w:rsid w:val="00BF24DB"/>
    <w:rsid w:val="00BF2BF0"/>
    <w:rsid w:val="00BF2D7E"/>
    <w:rsid w:val="00BF4D96"/>
    <w:rsid w:val="00C002BE"/>
    <w:rsid w:val="00C00C5F"/>
    <w:rsid w:val="00C0173E"/>
    <w:rsid w:val="00C018BB"/>
    <w:rsid w:val="00C01F2F"/>
    <w:rsid w:val="00C02AF1"/>
    <w:rsid w:val="00C034B4"/>
    <w:rsid w:val="00C03A04"/>
    <w:rsid w:val="00C03A37"/>
    <w:rsid w:val="00C0452B"/>
    <w:rsid w:val="00C0491E"/>
    <w:rsid w:val="00C06728"/>
    <w:rsid w:val="00C10CD3"/>
    <w:rsid w:val="00C115F0"/>
    <w:rsid w:val="00C118F8"/>
    <w:rsid w:val="00C12A3E"/>
    <w:rsid w:val="00C1476C"/>
    <w:rsid w:val="00C163B9"/>
    <w:rsid w:val="00C1712E"/>
    <w:rsid w:val="00C17545"/>
    <w:rsid w:val="00C20C5E"/>
    <w:rsid w:val="00C21D76"/>
    <w:rsid w:val="00C22534"/>
    <w:rsid w:val="00C2526E"/>
    <w:rsid w:val="00C253E3"/>
    <w:rsid w:val="00C2618C"/>
    <w:rsid w:val="00C26EC3"/>
    <w:rsid w:val="00C31948"/>
    <w:rsid w:val="00C32D4E"/>
    <w:rsid w:val="00C330BB"/>
    <w:rsid w:val="00C3404A"/>
    <w:rsid w:val="00C3437B"/>
    <w:rsid w:val="00C3529B"/>
    <w:rsid w:val="00C37833"/>
    <w:rsid w:val="00C50567"/>
    <w:rsid w:val="00C516F1"/>
    <w:rsid w:val="00C51785"/>
    <w:rsid w:val="00C51A58"/>
    <w:rsid w:val="00C51DDC"/>
    <w:rsid w:val="00C53ED4"/>
    <w:rsid w:val="00C55DB5"/>
    <w:rsid w:val="00C5652D"/>
    <w:rsid w:val="00C5675A"/>
    <w:rsid w:val="00C57068"/>
    <w:rsid w:val="00C57451"/>
    <w:rsid w:val="00C57AC9"/>
    <w:rsid w:val="00C63938"/>
    <w:rsid w:val="00C63E50"/>
    <w:rsid w:val="00C645FE"/>
    <w:rsid w:val="00C64980"/>
    <w:rsid w:val="00C65203"/>
    <w:rsid w:val="00C66351"/>
    <w:rsid w:val="00C70462"/>
    <w:rsid w:val="00C705C6"/>
    <w:rsid w:val="00C70790"/>
    <w:rsid w:val="00C7277A"/>
    <w:rsid w:val="00C74159"/>
    <w:rsid w:val="00C742EB"/>
    <w:rsid w:val="00C743D9"/>
    <w:rsid w:val="00C74BA0"/>
    <w:rsid w:val="00C75B0F"/>
    <w:rsid w:val="00C76668"/>
    <w:rsid w:val="00C804D8"/>
    <w:rsid w:val="00C8072D"/>
    <w:rsid w:val="00C81874"/>
    <w:rsid w:val="00C82E8F"/>
    <w:rsid w:val="00C834F5"/>
    <w:rsid w:val="00C837CA"/>
    <w:rsid w:val="00C84A77"/>
    <w:rsid w:val="00C86642"/>
    <w:rsid w:val="00C87420"/>
    <w:rsid w:val="00C87D11"/>
    <w:rsid w:val="00C90B36"/>
    <w:rsid w:val="00C928FA"/>
    <w:rsid w:val="00C92E8F"/>
    <w:rsid w:val="00C935C3"/>
    <w:rsid w:val="00C93738"/>
    <w:rsid w:val="00C94008"/>
    <w:rsid w:val="00C941D7"/>
    <w:rsid w:val="00C94864"/>
    <w:rsid w:val="00C94B27"/>
    <w:rsid w:val="00C94C65"/>
    <w:rsid w:val="00C94E79"/>
    <w:rsid w:val="00C95418"/>
    <w:rsid w:val="00C9558F"/>
    <w:rsid w:val="00C96854"/>
    <w:rsid w:val="00C96CD5"/>
    <w:rsid w:val="00CA0233"/>
    <w:rsid w:val="00CA1711"/>
    <w:rsid w:val="00CA1C4E"/>
    <w:rsid w:val="00CA1C64"/>
    <w:rsid w:val="00CA1ED1"/>
    <w:rsid w:val="00CA1F9A"/>
    <w:rsid w:val="00CA2E33"/>
    <w:rsid w:val="00CA3D5F"/>
    <w:rsid w:val="00CA41BC"/>
    <w:rsid w:val="00CA44AF"/>
    <w:rsid w:val="00CA4545"/>
    <w:rsid w:val="00CA49AA"/>
    <w:rsid w:val="00CA4AC6"/>
    <w:rsid w:val="00CA5058"/>
    <w:rsid w:val="00CA5C4C"/>
    <w:rsid w:val="00CA5E1E"/>
    <w:rsid w:val="00CA5F4A"/>
    <w:rsid w:val="00CB0FB8"/>
    <w:rsid w:val="00CB1B51"/>
    <w:rsid w:val="00CB22F6"/>
    <w:rsid w:val="00CB32BA"/>
    <w:rsid w:val="00CB352D"/>
    <w:rsid w:val="00CB3686"/>
    <w:rsid w:val="00CB59AC"/>
    <w:rsid w:val="00CB5D2D"/>
    <w:rsid w:val="00CB6800"/>
    <w:rsid w:val="00CB6F0E"/>
    <w:rsid w:val="00CC0309"/>
    <w:rsid w:val="00CC08DD"/>
    <w:rsid w:val="00CC117A"/>
    <w:rsid w:val="00CC1351"/>
    <w:rsid w:val="00CC1366"/>
    <w:rsid w:val="00CC3EAC"/>
    <w:rsid w:val="00CC4161"/>
    <w:rsid w:val="00CC47AC"/>
    <w:rsid w:val="00CC4961"/>
    <w:rsid w:val="00CC56AA"/>
    <w:rsid w:val="00CC64E9"/>
    <w:rsid w:val="00CC79B8"/>
    <w:rsid w:val="00CD01F2"/>
    <w:rsid w:val="00CD1236"/>
    <w:rsid w:val="00CD19DF"/>
    <w:rsid w:val="00CD2065"/>
    <w:rsid w:val="00CD4158"/>
    <w:rsid w:val="00CD443F"/>
    <w:rsid w:val="00CD5DAC"/>
    <w:rsid w:val="00CD6B88"/>
    <w:rsid w:val="00CD6FDF"/>
    <w:rsid w:val="00CD7C95"/>
    <w:rsid w:val="00CE0265"/>
    <w:rsid w:val="00CE09E2"/>
    <w:rsid w:val="00CE167E"/>
    <w:rsid w:val="00CE25FD"/>
    <w:rsid w:val="00CE3F01"/>
    <w:rsid w:val="00CE421A"/>
    <w:rsid w:val="00CE4B45"/>
    <w:rsid w:val="00CE6D0B"/>
    <w:rsid w:val="00CE7254"/>
    <w:rsid w:val="00CE7B31"/>
    <w:rsid w:val="00CF0394"/>
    <w:rsid w:val="00CF100D"/>
    <w:rsid w:val="00CF2D3A"/>
    <w:rsid w:val="00CF335F"/>
    <w:rsid w:val="00CF388D"/>
    <w:rsid w:val="00CF390D"/>
    <w:rsid w:val="00CF3A2A"/>
    <w:rsid w:val="00CF5365"/>
    <w:rsid w:val="00CF5E5B"/>
    <w:rsid w:val="00CF6A92"/>
    <w:rsid w:val="00CF6FB2"/>
    <w:rsid w:val="00CF799C"/>
    <w:rsid w:val="00D00356"/>
    <w:rsid w:val="00D00A38"/>
    <w:rsid w:val="00D01FEA"/>
    <w:rsid w:val="00D026C1"/>
    <w:rsid w:val="00D03B30"/>
    <w:rsid w:val="00D03E43"/>
    <w:rsid w:val="00D052BB"/>
    <w:rsid w:val="00D05DA1"/>
    <w:rsid w:val="00D0618B"/>
    <w:rsid w:val="00D07436"/>
    <w:rsid w:val="00D1097B"/>
    <w:rsid w:val="00D10B53"/>
    <w:rsid w:val="00D1123E"/>
    <w:rsid w:val="00D12036"/>
    <w:rsid w:val="00D1271E"/>
    <w:rsid w:val="00D12A6B"/>
    <w:rsid w:val="00D13122"/>
    <w:rsid w:val="00D13686"/>
    <w:rsid w:val="00D14744"/>
    <w:rsid w:val="00D1677F"/>
    <w:rsid w:val="00D167DB"/>
    <w:rsid w:val="00D17010"/>
    <w:rsid w:val="00D2129A"/>
    <w:rsid w:val="00D2490F"/>
    <w:rsid w:val="00D25A7E"/>
    <w:rsid w:val="00D26586"/>
    <w:rsid w:val="00D31008"/>
    <w:rsid w:val="00D31AB7"/>
    <w:rsid w:val="00D3451E"/>
    <w:rsid w:val="00D348FD"/>
    <w:rsid w:val="00D354B2"/>
    <w:rsid w:val="00D35CBB"/>
    <w:rsid w:val="00D35E4E"/>
    <w:rsid w:val="00D3630D"/>
    <w:rsid w:val="00D36E77"/>
    <w:rsid w:val="00D3724E"/>
    <w:rsid w:val="00D40FFC"/>
    <w:rsid w:val="00D410D0"/>
    <w:rsid w:val="00D41FA9"/>
    <w:rsid w:val="00D435B4"/>
    <w:rsid w:val="00D442D6"/>
    <w:rsid w:val="00D445A1"/>
    <w:rsid w:val="00D45A3E"/>
    <w:rsid w:val="00D46369"/>
    <w:rsid w:val="00D4657F"/>
    <w:rsid w:val="00D474ED"/>
    <w:rsid w:val="00D4777F"/>
    <w:rsid w:val="00D507D9"/>
    <w:rsid w:val="00D50F54"/>
    <w:rsid w:val="00D5191C"/>
    <w:rsid w:val="00D51A67"/>
    <w:rsid w:val="00D52083"/>
    <w:rsid w:val="00D520FA"/>
    <w:rsid w:val="00D5242D"/>
    <w:rsid w:val="00D524F2"/>
    <w:rsid w:val="00D5268E"/>
    <w:rsid w:val="00D52B27"/>
    <w:rsid w:val="00D54293"/>
    <w:rsid w:val="00D54AFD"/>
    <w:rsid w:val="00D54C0A"/>
    <w:rsid w:val="00D56A69"/>
    <w:rsid w:val="00D571A1"/>
    <w:rsid w:val="00D572E1"/>
    <w:rsid w:val="00D57B05"/>
    <w:rsid w:val="00D60D5C"/>
    <w:rsid w:val="00D614CD"/>
    <w:rsid w:val="00D61D26"/>
    <w:rsid w:val="00D61E1E"/>
    <w:rsid w:val="00D6214B"/>
    <w:rsid w:val="00D621C4"/>
    <w:rsid w:val="00D63CC8"/>
    <w:rsid w:val="00D63FE2"/>
    <w:rsid w:val="00D645B3"/>
    <w:rsid w:val="00D65360"/>
    <w:rsid w:val="00D66A99"/>
    <w:rsid w:val="00D67B54"/>
    <w:rsid w:val="00D67CB2"/>
    <w:rsid w:val="00D707D9"/>
    <w:rsid w:val="00D709DC"/>
    <w:rsid w:val="00D70E03"/>
    <w:rsid w:val="00D7189B"/>
    <w:rsid w:val="00D73697"/>
    <w:rsid w:val="00D73A61"/>
    <w:rsid w:val="00D74F51"/>
    <w:rsid w:val="00D75E9C"/>
    <w:rsid w:val="00D765ED"/>
    <w:rsid w:val="00D770FE"/>
    <w:rsid w:val="00D772EE"/>
    <w:rsid w:val="00D7762B"/>
    <w:rsid w:val="00D77C29"/>
    <w:rsid w:val="00D8082B"/>
    <w:rsid w:val="00D8177C"/>
    <w:rsid w:val="00D817A3"/>
    <w:rsid w:val="00D817BB"/>
    <w:rsid w:val="00D81DC5"/>
    <w:rsid w:val="00D8226A"/>
    <w:rsid w:val="00D82E4A"/>
    <w:rsid w:val="00D8310B"/>
    <w:rsid w:val="00D83279"/>
    <w:rsid w:val="00D83287"/>
    <w:rsid w:val="00D833EC"/>
    <w:rsid w:val="00D834A7"/>
    <w:rsid w:val="00D83C12"/>
    <w:rsid w:val="00D84077"/>
    <w:rsid w:val="00D843EE"/>
    <w:rsid w:val="00D8476E"/>
    <w:rsid w:val="00D84AB9"/>
    <w:rsid w:val="00D86682"/>
    <w:rsid w:val="00D908D6"/>
    <w:rsid w:val="00D90A7C"/>
    <w:rsid w:val="00D90DB3"/>
    <w:rsid w:val="00D91C09"/>
    <w:rsid w:val="00D91F10"/>
    <w:rsid w:val="00D92854"/>
    <w:rsid w:val="00D92AAD"/>
    <w:rsid w:val="00D93662"/>
    <w:rsid w:val="00D9555F"/>
    <w:rsid w:val="00D95A5D"/>
    <w:rsid w:val="00D967D8"/>
    <w:rsid w:val="00D9761B"/>
    <w:rsid w:val="00DA077F"/>
    <w:rsid w:val="00DA0852"/>
    <w:rsid w:val="00DA08A3"/>
    <w:rsid w:val="00DA0AB3"/>
    <w:rsid w:val="00DA18A2"/>
    <w:rsid w:val="00DA2667"/>
    <w:rsid w:val="00DA32CB"/>
    <w:rsid w:val="00DA3A81"/>
    <w:rsid w:val="00DA3F27"/>
    <w:rsid w:val="00DA41B0"/>
    <w:rsid w:val="00DA4DC4"/>
    <w:rsid w:val="00DA6966"/>
    <w:rsid w:val="00DB0D96"/>
    <w:rsid w:val="00DB33EF"/>
    <w:rsid w:val="00DB384C"/>
    <w:rsid w:val="00DB39D7"/>
    <w:rsid w:val="00DB4D79"/>
    <w:rsid w:val="00DB4F1C"/>
    <w:rsid w:val="00DB54A1"/>
    <w:rsid w:val="00DB55E8"/>
    <w:rsid w:val="00DB5EAA"/>
    <w:rsid w:val="00DB687C"/>
    <w:rsid w:val="00DB6E63"/>
    <w:rsid w:val="00DC0BEB"/>
    <w:rsid w:val="00DC124C"/>
    <w:rsid w:val="00DC143F"/>
    <w:rsid w:val="00DC2272"/>
    <w:rsid w:val="00DC2717"/>
    <w:rsid w:val="00DC3525"/>
    <w:rsid w:val="00DC4DEB"/>
    <w:rsid w:val="00DC5038"/>
    <w:rsid w:val="00DC5304"/>
    <w:rsid w:val="00DC60E8"/>
    <w:rsid w:val="00DC648F"/>
    <w:rsid w:val="00DC64B7"/>
    <w:rsid w:val="00DD01BF"/>
    <w:rsid w:val="00DD041C"/>
    <w:rsid w:val="00DD0942"/>
    <w:rsid w:val="00DD18B0"/>
    <w:rsid w:val="00DD1A48"/>
    <w:rsid w:val="00DD203C"/>
    <w:rsid w:val="00DD2821"/>
    <w:rsid w:val="00DD455D"/>
    <w:rsid w:val="00DD596A"/>
    <w:rsid w:val="00DD5F05"/>
    <w:rsid w:val="00DD5F60"/>
    <w:rsid w:val="00DD624D"/>
    <w:rsid w:val="00DD64B6"/>
    <w:rsid w:val="00DD7CCC"/>
    <w:rsid w:val="00DD7DD0"/>
    <w:rsid w:val="00DD7F34"/>
    <w:rsid w:val="00DE1DA6"/>
    <w:rsid w:val="00DE26F1"/>
    <w:rsid w:val="00DE31B8"/>
    <w:rsid w:val="00DE34AF"/>
    <w:rsid w:val="00DE4940"/>
    <w:rsid w:val="00DE4D1A"/>
    <w:rsid w:val="00DE4E89"/>
    <w:rsid w:val="00DE50E7"/>
    <w:rsid w:val="00DE5DF7"/>
    <w:rsid w:val="00DE5E1B"/>
    <w:rsid w:val="00DE74A0"/>
    <w:rsid w:val="00DE7E90"/>
    <w:rsid w:val="00DF1418"/>
    <w:rsid w:val="00DF2492"/>
    <w:rsid w:val="00DF2A19"/>
    <w:rsid w:val="00DF33AC"/>
    <w:rsid w:val="00DF4FFA"/>
    <w:rsid w:val="00DF61FC"/>
    <w:rsid w:val="00E00251"/>
    <w:rsid w:val="00E02348"/>
    <w:rsid w:val="00E025CC"/>
    <w:rsid w:val="00E03A4D"/>
    <w:rsid w:val="00E04419"/>
    <w:rsid w:val="00E045E3"/>
    <w:rsid w:val="00E04979"/>
    <w:rsid w:val="00E04DB1"/>
    <w:rsid w:val="00E063B3"/>
    <w:rsid w:val="00E077E1"/>
    <w:rsid w:val="00E11EFB"/>
    <w:rsid w:val="00E14079"/>
    <w:rsid w:val="00E14109"/>
    <w:rsid w:val="00E14F8F"/>
    <w:rsid w:val="00E1533A"/>
    <w:rsid w:val="00E15F67"/>
    <w:rsid w:val="00E16A61"/>
    <w:rsid w:val="00E20610"/>
    <w:rsid w:val="00E21FD7"/>
    <w:rsid w:val="00E2207F"/>
    <w:rsid w:val="00E22153"/>
    <w:rsid w:val="00E228E5"/>
    <w:rsid w:val="00E234C1"/>
    <w:rsid w:val="00E23A34"/>
    <w:rsid w:val="00E23D2D"/>
    <w:rsid w:val="00E23E5F"/>
    <w:rsid w:val="00E24879"/>
    <w:rsid w:val="00E2502F"/>
    <w:rsid w:val="00E25845"/>
    <w:rsid w:val="00E27D56"/>
    <w:rsid w:val="00E3076D"/>
    <w:rsid w:val="00E31DAB"/>
    <w:rsid w:val="00E31FDD"/>
    <w:rsid w:val="00E3430F"/>
    <w:rsid w:val="00E3466C"/>
    <w:rsid w:val="00E34AC4"/>
    <w:rsid w:val="00E36845"/>
    <w:rsid w:val="00E369F9"/>
    <w:rsid w:val="00E423F5"/>
    <w:rsid w:val="00E43158"/>
    <w:rsid w:val="00E442C5"/>
    <w:rsid w:val="00E445FD"/>
    <w:rsid w:val="00E464AA"/>
    <w:rsid w:val="00E46A28"/>
    <w:rsid w:val="00E46C7B"/>
    <w:rsid w:val="00E46DC6"/>
    <w:rsid w:val="00E47ACD"/>
    <w:rsid w:val="00E50152"/>
    <w:rsid w:val="00E5066E"/>
    <w:rsid w:val="00E50B79"/>
    <w:rsid w:val="00E50E4C"/>
    <w:rsid w:val="00E50E6D"/>
    <w:rsid w:val="00E512AD"/>
    <w:rsid w:val="00E5274E"/>
    <w:rsid w:val="00E53BF3"/>
    <w:rsid w:val="00E54565"/>
    <w:rsid w:val="00E54958"/>
    <w:rsid w:val="00E54C98"/>
    <w:rsid w:val="00E5607D"/>
    <w:rsid w:val="00E56BA9"/>
    <w:rsid w:val="00E56FC0"/>
    <w:rsid w:val="00E5722A"/>
    <w:rsid w:val="00E572A6"/>
    <w:rsid w:val="00E573F6"/>
    <w:rsid w:val="00E57A96"/>
    <w:rsid w:val="00E57BBB"/>
    <w:rsid w:val="00E609EC"/>
    <w:rsid w:val="00E60AE1"/>
    <w:rsid w:val="00E6333E"/>
    <w:rsid w:val="00E6426B"/>
    <w:rsid w:val="00E64B4C"/>
    <w:rsid w:val="00E64D9A"/>
    <w:rsid w:val="00E659FB"/>
    <w:rsid w:val="00E663CD"/>
    <w:rsid w:val="00E66B6A"/>
    <w:rsid w:val="00E66C40"/>
    <w:rsid w:val="00E67310"/>
    <w:rsid w:val="00E676D1"/>
    <w:rsid w:val="00E7017B"/>
    <w:rsid w:val="00E70C6E"/>
    <w:rsid w:val="00E7167B"/>
    <w:rsid w:val="00E71797"/>
    <w:rsid w:val="00E72604"/>
    <w:rsid w:val="00E72A9E"/>
    <w:rsid w:val="00E73730"/>
    <w:rsid w:val="00E73970"/>
    <w:rsid w:val="00E739DD"/>
    <w:rsid w:val="00E73AD6"/>
    <w:rsid w:val="00E73CFA"/>
    <w:rsid w:val="00E74498"/>
    <w:rsid w:val="00E76559"/>
    <w:rsid w:val="00E77902"/>
    <w:rsid w:val="00E80589"/>
    <w:rsid w:val="00E81B13"/>
    <w:rsid w:val="00E8356E"/>
    <w:rsid w:val="00E83786"/>
    <w:rsid w:val="00E83F25"/>
    <w:rsid w:val="00E84646"/>
    <w:rsid w:val="00E85E32"/>
    <w:rsid w:val="00E863B9"/>
    <w:rsid w:val="00E8647A"/>
    <w:rsid w:val="00E86886"/>
    <w:rsid w:val="00E87669"/>
    <w:rsid w:val="00E87871"/>
    <w:rsid w:val="00E90C7C"/>
    <w:rsid w:val="00E91075"/>
    <w:rsid w:val="00E91757"/>
    <w:rsid w:val="00E92546"/>
    <w:rsid w:val="00E92FF6"/>
    <w:rsid w:val="00E94F4C"/>
    <w:rsid w:val="00E96FC9"/>
    <w:rsid w:val="00E97F14"/>
    <w:rsid w:val="00E97F5A"/>
    <w:rsid w:val="00EA0E8B"/>
    <w:rsid w:val="00EA0F8F"/>
    <w:rsid w:val="00EA30FB"/>
    <w:rsid w:val="00EA333C"/>
    <w:rsid w:val="00EA3C95"/>
    <w:rsid w:val="00EA400E"/>
    <w:rsid w:val="00EA4353"/>
    <w:rsid w:val="00EA4C37"/>
    <w:rsid w:val="00EA57BA"/>
    <w:rsid w:val="00EA5F5F"/>
    <w:rsid w:val="00EA72CF"/>
    <w:rsid w:val="00EA735C"/>
    <w:rsid w:val="00EA73FB"/>
    <w:rsid w:val="00EA759A"/>
    <w:rsid w:val="00EA7608"/>
    <w:rsid w:val="00EA76D8"/>
    <w:rsid w:val="00EA7D76"/>
    <w:rsid w:val="00EB03F1"/>
    <w:rsid w:val="00EB0EB9"/>
    <w:rsid w:val="00EB1081"/>
    <w:rsid w:val="00EB2D14"/>
    <w:rsid w:val="00EB34EA"/>
    <w:rsid w:val="00EB3DF4"/>
    <w:rsid w:val="00EB3DFC"/>
    <w:rsid w:val="00EB60AF"/>
    <w:rsid w:val="00EB6679"/>
    <w:rsid w:val="00EB6BD0"/>
    <w:rsid w:val="00EB7FC9"/>
    <w:rsid w:val="00EC00D7"/>
    <w:rsid w:val="00EC049C"/>
    <w:rsid w:val="00EC0B1C"/>
    <w:rsid w:val="00EC0BD2"/>
    <w:rsid w:val="00EC2630"/>
    <w:rsid w:val="00EC37F3"/>
    <w:rsid w:val="00EC3D33"/>
    <w:rsid w:val="00EC433F"/>
    <w:rsid w:val="00EC48E3"/>
    <w:rsid w:val="00EC4B5D"/>
    <w:rsid w:val="00EC4E0B"/>
    <w:rsid w:val="00EC500B"/>
    <w:rsid w:val="00EC5553"/>
    <w:rsid w:val="00EC628B"/>
    <w:rsid w:val="00EC7D09"/>
    <w:rsid w:val="00EC7E7E"/>
    <w:rsid w:val="00ED090A"/>
    <w:rsid w:val="00ED0B53"/>
    <w:rsid w:val="00ED1F63"/>
    <w:rsid w:val="00ED2DC6"/>
    <w:rsid w:val="00ED3F6A"/>
    <w:rsid w:val="00ED5FFE"/>
    <w:rsid w:val="00ED62CB"/>
    <w:rsid w:val="00ED7305"/>
    <w:rsid w:val="00ED731A"/>
    <w:rsid w:val="00EE0654"/>
    <w:rsid w:val="00EE0B01"/>
    <w:rsid w:val="00EE1442"/>
    <w:rsid w:val="00EE37C8"/>
    <w:rsid w:val="00EE394A"/>
    <w:rsid w:val="00EE3DB6"/>
    <w:rsid w:val="00EE4342"/>
    <w:rsid w:val="00EE5435"/>
    <w:rsid w:val="00EE58E9"/>
    <w:rsid w:val="00EE5E07"/>
    <w:rsid w:val="00EE617B"/>
    <w:rsid w:val="00EE6719"/>
    <w:rsid w:val="00EE702E"/>
    <w:rsid w:val="00EE79B4"/>
    <w:rsid w:val="00EE7D4F"/>
    <w:rsid w:val="00EF1576"/>
    <w:rsid w:val="00EF1DA4"/>
    <w:rsid w:val="00EF22F6"/>
    <w:rsid w:val="00EF2FC9"/>
    <w:rsid w:val="00EF38FC"/>
    <w:rsid w:val="00EF3E27"/>
    <w:rsid w:val="00EF4E29"/>
    <w:rsid w:val="00EF5739"/>
    <w:rsid w:val="00EF5A0D"/>
    <w:rsid w:val="00EF6B72"/>
    <w:rsid w:val="00EF73C9"/>
    <w:rsid w:val="00F007F0"/>
    <w:rsid w:val="00F016C6"/>
    <w:rsid w:val="00F02131"/>
    <w:rsid w:val="00F023AE"/>
    <w:rsid w:val="00F024FC"/>
    <w:rsid w:val="00F03C58"/>
    <w:rsid w:val="00F03D51"/>
    <w:rsid w:val="00F03F12"/>
    <w:rsid w:val="00F063D4"/>
    <w:rsid w:val="00F068AF"/>
    <w:rsid w:val="00F06FE0"/>
    <w:rsid w:val="00F07216"/>
    <w:rsid w:val="00F07EAC"/>
    <w:rsid w:val="00F105BA"/>
    <w:rsid w:val="00F128F1"/>
    <w:rsid w:val="00F13EA0"/>
    <w:rsid w:val="00F177FF"/>
    <w:rsid w:val="00F17F04"/>
    <w:rsid w:val="00F20311"/>
    <w:rsid w:val="00F20751"/>
    <w:rsid w:val="00F217EC"/>
    <w:rsid w:val="00F21F66"/>
    <w:rsid w:val="00F22607"/>
    <w:rsid w:val="00F2283D"/>
    <w:rsid w:val="00F235DE"/>
    <w:rsid w:val="00F2366C"/>
    <w:rsid w:val="00F23944"/>
    <w:rsid w:val="00F243D1"/>
    <w:rsid w:val="00F24629"/>
    <w:rsid w:val="00F24BE3"/>
    <w:rsid w:val="00F24C23"/>
    <w:rsid w:val="00F251BE"/>
    <w:rsid w:val="00F26075"/>
    <w:rsid w:val="00F260CD"/>
    <w:rsid w:val="00F266F1"/>
    <w:rsid w:val="00F277E1"/>
    <w:rsid w:val="00F30126"/>
    <w:rsid w:val="00F30617"/>
    <w:rsid w:val="00F30F75"/>
    <w:rsid w:val="00F32163"/>
    <w:rsid w:val="00F32239"/>
    <w:rsid w:val="00F3339C"/>
    <w:rsid w:val="00F33FEE"/>
    <w:rsid w:val="00F3484D"/>
    <w:rsid w:val="00F34C83"/>
    <w:rsid w:val="00F34F21"/>
    <w:rsid w:val="00F354C8"/>
    <w:rsid w:val="00F35F87"/>
    <w:rsid w:val="00F3606D"/>
    <w:rsid w:val="00F36890"/>
    <w:rsid w:val="00F36C60"/>
    <w:rsid w:val="00F37106"/>
    <w:rsid w:val="00F374BC"/>
    <w:rsid w:val="00F37B20"/>
    <w:rsid w:val="00F37E49"/>
    <w:rsid w:val="00F40679"/>
    <w:rsid w:val="00F407D1"/>
    <w:rsid w:val="00F40BF0"/>
    <w:rsid w:val="00F40D65"/>
    <w:rsid w:val="00F40D6E"/>
    <w:rsid w:val="00F40E05"/>
    <w:rsid w:val="00F4247D"/>
    <w:rsid w:val="00F42486"/>
    <w:rsid w:val="00F43B98"/>
    <w:rsid w:val="00F462AE"/>
    <w:rsid w:val="00F46AC4"/>
    <w:rsid w:val="00F50934"/>
    <w:rsid w:val="00F50A6C"/>
    <w:rsid w:val="00F50F52"/>
    <w:rsid w:val="00F511CF"/>
    <w:rsid w:val="00F513EF"/>
    <w:rsid w:val="00F52C77"/>
    <w:rsid w:val="00F54911"/>
    <w:rsid w:val="00F54B8E"/>
    <w:rsid w:val="00F56740"/>
    <w:rsid w:val="00F56FB3"/>
    <w:rsid w:val="00F6131C"/>
    <w:rsid w:val="00F61A3B"/>
    <w:rsid w:val="00F61FE3"/>
    <w:rsid w:val="00F62572"/>
    <w:rsid w:val="00F62FF1"/>
    <w:rsid w:val="00F63E0A"/>
    <w:rsid w:val="00F63E37"/>
    <w:rsid w:val="00F6471A"/>
    <w:rsid w:val="00F65888"/>
    <w:rsid w:val="00F67586"/>
    <w:rsid w:val="00F70DCE"/>
    <w:rsid w:val="00F710E6"/>
    <w:rsid w:val="00F7136F"/>
    <w:rsid w:val="00F71C9E"/>
    <w:rsid w:val="00F72BAE"/>
    <w:rsid w:val="00F72D01"/>
    <w:rsid w:val="00F72E96"/>
    <w:rsid w:val="00F74837"/>
    <w:rsid w:val="00F751FF"/>
    <w:rsid w:val="00F7676B"/>
    <w:rsid w:val="00F76EEF"/>
    <w:rsid w:val="00F8021D"/>
    <w:rsid w:val="00F80EE4"/>
    <w:rsid w:val="00F831F6"/>
    <w:rsid w:val="00F834AF"/>
    <w:rsid w:val="00F84B80"/>
    <w:rsid w:val="00F85E2C"/>
    <w:rsid w:val="00F87700"/>
    <w:rsid w:val="00F87B52"/>
    <w:rsid w:val="00F87FE8"/>
    <w:rsid w:val="00F9039A"/>
    <w:rsid w:val="00F90E7A"/>
    <w:rsid w:val="00F9106E"/>
    <w:rsid w:val="00F91740"/>
    <w:rsid w:val="00F91A86"/>
    <w:rsid w:val="00F92E8A"/>
    <w:rsid w:val="00F949F5"/>
    <w:rsid w:val="00F95955"/>
    <w:rsid w:val="00F959A8"/>
    <w:rsid w:val="00F96088"/>
    <w:rsid w:val="00F96156"/>
    <w:rsid w:val="00F961BE"/>
    <w:rsid w:val="00FA02C3"/>
    <w:rsid w:val="00FA04E9"/>
    <w:rsid w:val="00FA0779"/>
    <w:rsid w:val="00FA0DAB"/>
    <w:rsid w:val="00FA26E5"/>
    <w:rsid w:val="00FA3594"/>
    <w:rsid w:val="00FA5778"/>
    <w:rsid w:val="00FA5806"/>
    <w:rsid w:val="00FA581D"/>
    <w:rsid w:val="00FA6BB8"/>
    <w:rsid w:val="00FA7B91"/>
    <w:rsid w:val="00FB152C"/>
    <w:rsid w:val="00FB20AF"/>
    <w:rsid w:val="00FB229B"/>
    <w:rsid w:val="00FB2E91"/>
    <w:rsid w:val="00FB32FA"/>
    <w:rsid w:val="00FB3CEF"/>
    <w:rsid w:val="00FB4088"/>
    <w:rsid w:val="00FB4748"/>
    <w:rsid w:val="00FB5286"/>
    <w:rsid w:val="00FB54B2"/>
    <w:rsid w:val="00FB7DAD"/>
    <w:rsid w:val="00FC0216"/>
    <w:rsid w:val="00FC2BA8"/>
    <w:rsid w:val="00FC2E6C"/>
    <w:rsid w:val="00FC32BC"/>
    <w:rsid w:val="00FC5DD3"/>
    <w:rsid w:val="00FC5FFF"/>
    <w:rsid w:val="00FC672D"/>
    <w:rsid w:val="00FC6AD8"/>
    <w:rsid w:val="00FC6C46"/>
    <w:rsid w:val="00FC7B0B"/>
    <w:rsid w:val="00FC7C57"/>
    <w:rsid w:val="00FC7FA0"/>
    <w:rsid w:val="00FD39D9"/>
    <w:rsid w:val="00FD48A2"/>
    <w:rsid w:val="00FD6477"/>
    <w:rsid w:val="00FD69FE"/>
    <w:rsid w:val="00FD774E"/>
    <w:rsid w:val="00FD77EF"/>
    <w:rsid w:val="00FD7C90"/>
    <w:rsid w:val="00FE0325"/>
    <w:rsid w:val="00FE064F"/>
    <w:rsid w:val="00FE0966"/>
    <w:rsid w:val="00FE0C94"/>
    <w:rsid w:val="00FE0EC4"/>
    <w:rsid w:val="00FE149E"/>
    <w:rsid w:val="00FE166F"/>
    <w:rsid w:val="00FE2BF7"/>
    <w:rsid w:val="00FE2CF7"/>
    <w:rsid w:val="00FE36C6"/>
    <w:rsid w:val="00FE5A1B"/>
    <w:rsid w:val="00FE7797"/>
    <w:rsid w:val="00FE7B0F"/>
    <w:rsid w:val="00FF080C"/>
    <w:rsid w:val="00FF15F3"/>
    <w:rsid w:val="00FF16BC"/>
    <w:rsid w:val="00FF16FF"/>
    <w:rsid w:val="00FF271B"/>
    <w:rsid w:val="00FF3FF8"/>
    <w:rsid w:val="00FF42A7"/>
    <w:rsid w:val="00FF483A"/>
    <w:rsid w:val="00FF48D0"/>
    <w:rsid w:val="00FF77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D51FB"/>
  <w15:docId w15:val="{FFF12F86-040C-4764-8985-08489FEB8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B54"/>
    <w:pPr>
      <w:spacing w:before="200" w:after="200" w:line="276" w:lineRule="auto"/>
    </w:pPr>
    <w:rPr>
      <w:sz w:val="24"/>
      <w:lang w:eastAsia="en-US" w:bidi="en-US"/>
    </w:rPr>
  </w:style>
  <w:style w:type="paragraph" w:styleId="Titre1">
    <w:name w:val="heading 1"/>
    <w:basedOn w:val="Normal"/>
    <w:next w:val="Normal"/>
    <w:link w:val="Titre1Car"/>
    <w:uiPriority w:val="9"/>
    <w:qFormat/>
    <w:rsid w:val="00715D33"/>
    <w:pPr>
      <w:numPr>
        <w:numId w:val="7"/>
      </w:numPr>
      <w:pBdr>
        <w:top w:val="single" w:sz="24" w:space="0" w:color="306694"/>
        <w:left w:val="single" w:sz="24" w:space="0" w:color="306694"/>
        <w:bottom w:val="single" w:sz="24" w:space="0" w:color="306694"/>
        <w:right w:val="single" w:sz="24" w:space="0" w:color="306694"/>
      </w:pBdr>
      <w:shd w:val="clear" w:color="auto" w:fill="306694"/>
      <w:spacing w:after="120"/>
      <w:outlineLvl w:val="0"/>
    </w:pPr>
    <w:rPr>
      <w:b/>
      <w:bCs/>
      <w:caps/>
      <w:color w:val="FFFFFF"/>
      <w:spacing w:val="15"/>
      <w:sz w:val="22"/>
      <w:szCs w:val="22"/>
    </w:rPr>
  </w:style>
  <w:style w:type="paragraph" w:styleId="Titre2">
    <w:name w:val="heading 2"/>
    <w:basedOn w:val="Normal"/>
    <w:next w:val="Normal"/>
    <w:link w:val="Titre2Car"/>
    <w:uiPriority w:val="9"/>
    <w:unhideWhenUsed/>
    <w:qFormat/>
    <w:rsid w:val="009842BD"/>
    <w:pPr>
      <w:numPr>
        <w:ilvl w:val="1"/>
        <w:numId w:val="7"/>
      </w:numPr>
      <w:pBdr>
        <w:top w:val="single" w:sz="24" w:space="0" w:color="E9F0F6"/>
        <w:left w:val="single" w:sz="24" w:space="0" w:color="E9F0F6"/>
        <w:bottom w:val="single" w:sz="24" w:space="0" w:color="E9F0F6"/>
        <w:right w:val="single" w:sz="24" w:space="0" w:color="E9F0F6"/>
      </w:pBdr>
      <w:shd w:val="clear" w:color="auto" w:fill="E9F0F6"/>
      <w:spacing w:before="240" w:after="120"/>
      <w:outlineLvl w:val="1"/>
    </w:pPr>
    <w:rPr>
      <w:caps/>
      <w:spacing w:val="15"/>
      <w:sz w:val="22"/>
      <w:szCs w:val="22"/>
    </w:rPr>
  </w:style>
  <w:style w:type="paragraph" w:styleId="Titre3">
    <w:name w:val="heading 3"/>
    <w:basedOn w:val="Normal"/>
    <w:next w:val="Normal"/>
    <w:link w:val="Titre3Car"/>
    <w:uiPriority w:val="9"/>
    <w:unhideWhenUsed/>
    <w:qFormat/>
    <w:rsid w:val="00DD596A"/>
    <w:pPr>
      <w:numPr>
        <w:ilvl w:val="2"/>
        <w:numId w:val="7"/>
      </w:numPr>
      <w:pBdr>
        <w:top w:val="single" w:sz="6" w:space="2" w:color="94B6D2"/>
        <w:left w:val="single" w:sz="6" w:space="2" w:color="94B6D2"/>
      </w:pBdr>
      <w:spacing w:before="360" w:after="120"/>
      <w:outlineLvl w:val="2"/>
    </w:pPr>
    <w:rPr>
      <w:caps/>
      <w:color w:val="345C7D"/>
      <w:spacing w:val="15"/>
      <w:sz w:val="22"/>
      <w:szCs w:val="22"/>
    </w:rPr>
  </w:style>
  <w:style w:type="paragraph" w:styleId="Titre4">
    <w:name w:val="heading 4"/>
    <w:basedOn w:val="Normal"/>
    <w:next w:val="Normal"/>
    <w:link w:val="Titre4Car"/>
    <w:uiPriority w:val="9"/>
    <w:unhideWhenUsed/>
    <w:qFormat/>
    <w:rsid w:val="0024349A"/>
    <w:pPr>
      <w:numPr>
        <w:ilvl w:val="3"/>
        <w:numId w:val="7"/>
      </w:numPr>
      <w:pBdr>
        <w:top w:val="dotted" w:sz="6" w:space="2" w:color="94B6D2"/>
        <w:left w:val="dotted" w:sz="6" w:space="2" w:color="94B6D2"/>
      </w:pBdr>
      <w:spacing w:before="300" w:after="0"/>
      <w:outlineLvl w:val="3"/>
    </w:pPr>
    <w:rPr>
      <w:caps/>
      <w:color w:val="548AB7"/>
      <w:spacing w:val="10"/>
      <w:sz w:val="22"/>
      <w:szCs w:val="22"/>
    </w:rPr>
  </w:style>
  <w:style w:type="paragraph" w:styleId="Titre5">
    <w:name w:val="heading 5"/>
    <w:basedOn w:val="Normal"/>
    <w:next w:val="Normal"/>
    <w:link w:val="Titre5Car"/>
    <w:uiPriority w:val="9"/>
    <w:unhideWhenUsed/>
    <w:qFormat/>
    <w:rsid w:val="0024349A"/>
    <w:pPr>
      <w:numPr>
        <w:ilvl w:val="4"/>
        <w:numId w:val="7"/>
      </w:numPr>
      <w:pBdr>
        <w:bottom w:val="single" w:sz="6" w:space="1" w:color="94B6D2"/>
      </w:pBdr>
      <w:spacing w:before="300" w:after="0"/>
      <w:outlineLvl w:val="4"/>
    </w:pPr>
    <w:rPr>
      <w:caps/>
      <w:color w:val="548AB7"/>
      <w:spacing w:val="10"/>
      <w:sz w:val="22"/>
      <w:szCs w:val="22"/>
    </w:rPr>
  </w:style>
  <w:style w:type="paragraph" w:styleId="Titre6">
    <w:name w:val="heading 6"/>
    <w:basedOn w:val="Normal"/>
    <w:next w:val="Normal"/>
    <w:link w:val="Titre6Car"/>
    <w:uiPriority w:val="9"/>
    <w:unhideWhenUsed/>
    <w:qFormat/>
    <w:rsid w:val="00D81DC5"/>
    <w:pPr>
      <w:numPr>
        <w:ilvl w:val="5"/>
        <w:numId w:val="7"/>
      </w:numPr>
      <w:pBdr>
        <w:bottom w:val="dotted" w:sz="6" w:space="1" w:color="94B6D2"/>
      </w:pBdr>
      <w:spacing w:before="300" w:after="0"/>
      <w:outlineLvl w:val="5"/>
    </w:pPr>
    <w:rPr>
      <w:caps/>
      <w:color w:val="548AB7"/>
      <w:spacing w:val="10"/>
      <w:sz w:val="22"/>
      <w:szCs w:val="22"/>
    </w:rPr>
  </w:style>
  <w:style w:type="paragraph" w:styleId="Titre7">
    <w:name w:val="heading 7"/>
    <w:basedOn w:val="Normal"/>
    <w:next w:val="Normal"/>
    <w:link w:val="Titre7Car"/>
    <w:uiPriority w:val="9"/>
    <w:semiHidden/>
    <w:unhideWhenUsed/>
    <w:qFormat/>
    <w:rsid w:val="00D81DC5"/>
    <w:pPr>
      <w:numPr>
        <w:ilvl w:val="6"/>
        <w:numId w:val="7"/>
      </w:numPr>
      <w:spacing w:before="300" w:after="0"/>
      <w:outlineLvl w:val="6"/>
    </w:pPr>
    <w:rPr>
      <w:caps/>
      <w:color w:val="548AB7"/>
      <w:spacing w:val="10"/>
      <w:sz w:val="22"/>
      <w:szCs w:val="22"/>
    </w:rPr>
  </w:style>
  <w:style w:type="paragraph" w:styleId="Titre8">
    <w:name w:val="heading 8"/>
    <w:basedOn w:val="Normal"/>
    <w:next w:val="Normal"/>
    <w:link w:val="Titre8Car"/>
    <w:uiPriority w:val="9"/>
    <w:semiHidden/>
    <w:unhideWhenUsed/>
    <w:qFormat/>
    <w:rsid w:val="00D81DC5"/>
    <w:pPr>
      <w:numPr>
        <w:ilvl w:val="7"/>
        <w:numId w:val="7"/>
      </w:num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D81DC5"/>
    <w:pPr>
      <w:numPr>
        <w:ilvl w:val="8"/>
        <w:numId w:val="7"/>
      </w:num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D9555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eclaire-Accent11">
    <w:name w:val="Liste claire - Accent 11"/>
    <w:basedOn w:val="TableauNormal"/>
    <w:uiPriority w:val="61"/>
    <w:rsid w:val="00D9555F"/>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pPr>
        <w:spacing w:before="0" w:after="0" w:line="240" w:lineRule="auto"/>
      </w:pPr>
      <w:rPr>
        <w:b/>
        <w:bCs/>
        <w:color w:val="FFFFFF"/>
      </w:rPr>
      <w:tblPr/>
      <w:tcPr>
        <w:shd w:val="clear" w:color="auto" w:fill="DDDDDD"/>
      </w:tcPr>
    </w:tblStylePr>
    <w:tblStylePr w:type="lastRow">
      <w:pPr>
        <w:spacing w:before="0" w:after="0" w:line="240" w:lineRule="auto"/>
      </w:pPr>
      <w:rPr>
        <w:b/>
        <w:bCs/>
      </w:rPr>
      <w:tblPr/>
      <w:tcPr>
        <w:tcBorders>
          <w:top w:val="double" w:sz="6" w:space="0" w:color="DDDDDD"/>
          <w:left w:val="single" w:sz="8" w:space="0" w:color="DDDDDD"/>
          <w:bottom w:val="single" w:sz="8" w:space="0" w:color="DDDDDD"/>
          <w:right w:val="single" w:sz="8" w:space="0" w:color="DDDDDD"/>
        </w:tcBorders>
      </w:tcPr>
    </w:tblStylePr>
    <w:tblStylePr w:type="firstCol">
      <w:rPr>
        <w:b/>
        <w:bCs/>
      </w:rPr>
    </w:tblStylePr>
    <w:tblStylePr w:type="lastCol">
      <w:rPr>
        <w:b/>
        <w:bCs/>
      </w:rPr>
    </w:tblStylePr>
    <w:tblStylePr w:type="band1Vert">
      <w:tblPr/>
      <w:tcPr>
        <w:tcBorders>
          <w:top w:val="single" w:sz="8" w:space="0" w:color="DDDDDD"/>
          <w:left w:val="single" w:sz="8" w:space="0" w:color="DDDDDD"/>
          <w:bottom w:val="single" w:sz="8" w:space="0" w:color="DDDDDD"/>
          <w:right w:val="single" w:sz="8" w:space="0" w:color="DDDDDD"/>
        </w:tcBorders>
      </w:tcPr>
    </w:tblStylePr>
    <w:tblStylePr w:type="band1Horz">
      <w:tblPr/>
      <w:tcPr>
        <w:tcBorders>
          <w:top w:val="single" w:sz="8" w:space="0" w:color="DDDDDD"/>
          <w:left w:val="single" w:sz="8" w:space="0" w:color="DDDDDD"/>
          <w:bottom w:val="single" w:sz="8" w:space="0" w:color="DDDDDD"/>
          <w:right w:val="single" w:sz="8" w:space="0" w:color="DDDDDD"/>
        </w:tcBorders>
      </w:tcPr>
    </w:tblStylePr>
  </w:style>
  <w:style w:type="character" w:customStyle="1" w:styleId="Titre1Car">
    <w:name w:val="Titre 1 Car"/>
    <w:basedOn w:val="Policepardfaut"/>
    <w:link w:val="Titre1"/>
    <w:uiPriority w:val="9"/>
    <w:rsid w:val="00715D33"/>
    <w:rPr>
      <w:b/>
      <w:bCs/>
      <w:caps/>
      <w:color w:val="FFFFFF"/>
      <w:spacing w:val="15"/>
      <w:sz w:val="22"/>
      <w:szCs w:val="22"/>
      <w:shd w:val="clear" w:color="auto" w:fill="306694"/>
      <w:lang w:eastAsia="en-US" w:bidi="en-US"/>
    </w:rPr>
  </w:style>
  <w:style w:type="character" w:customStyle="1" w:styleId="Titre2Car">
    <w:name w:val="Titre 2 Car"/>
    <w:basedOn w:val="Policepardfaut"/>
    <w:link w:val="Titre2"/>
    <w:uiPriority w:val="9"/>
    <w:rsid w:val="009842BD"/>
    <w:rPr>
      <w:caps/>
      <w:spacing w:val="15"/>
      <w:sz w:val="22"/>
      <w:szCs w:val="22"/>
      <w:shd w:val="clear" w:color="auto" w:fill="E9F0F6"/>
      <w:lang w:eastAsia="en-US" w:bidi="en-US"/>
    </w:rPr>
  </w:style>
  <w:style w:type="character" w:customStyle="1" w:styleId="Titre3Car">
    <w:name w:val="Titre 3 Car"/>
    <w:basedOn w:val="Policepardfaut"/>
    <w:link w:val="Titre3"/>
    <w:uiPriority w:val="9"/>
    <w:rsid w:val="00DD596A"/>
    <w:rPr>
      <w:caps/>
      <w:color w:val="345C7D"/>
      <w:spacing w:val="15"/>
      <w:sz w:val="22"/>
      <w:szCs w:val="22"/>
      <w:lang w:eastAsia="en-US" w:bidi="en-US"/>
    </w:rPr>
  </w:style>
  <w:style w:type="character" w:customStyle="1" w:styleId="Titre4Car">
    <w:name w:val="Titre 4 Car"/>
    <w:basedOn w:val="Policepardfaut"/>
    <w:link w:val="Titre4"/>
    <w:uiPriority w:val="9"/>
    <w:rsid w:val="0024349A"/>
    <w:rPr>
      <w:caps/>
      <w:color w:val="548AB7"/>
      <w:spacing w:val="10"/>
      <w:sz w:val="22"/>
      <w:szCs w:val="22"/>
      <w:lang w:eastAsia="en-US" w:bidi="en-US"/>
    </w:rPr>
  </w:style>
  <w:style w:type="character" w:customStyle="1" w:styleId="Titre5Car">
    <w:name w:val="Titre 5 Car"/>
    <w:basedOn w:val="Policepardfaut"/>
    <w:link w:val="Titre5"/>
    <w:uiPriority w:val="9"/>
    <w:rsid w:val="0024349A"/>
    <w:rPr>
      <w:caps/>
      <w:color w:val="548AB7"/>
      <w:spacing w:val="10"/>
      <w:sz w:val="22"/>
      <w:szCs w:val="22"/>
      <w:lang w:eastAsia="en-US" w:bidi="en-US"/>
    </w:rPr>
  </w:style>
  <w:style w:type="character" w:customStyle="1" w:styleId="Titre6Car">
    <w:name w:val="Titre 6 Car"/>
    <w:basedOn w:val="Policepardfaut"/>
    <w:link w:val="Titre6"/>
    <w:uiPriority w:val="9"/>
    <w:rsid w:val="00D81DC5"/>
    <w:rPr>
      <w:caps/>
      <w:color w:val="548AB7"/>
      <w:spacing w:val="10"/>
      <w:sz w:val="22"/>
      <w:szCs w:val="22"/>
      <w:lang w:eastAsia="en-US" w:bidi="en-US"/>
    </w:rPr>
  </w:style>
  <w:style w:type="character" w:customStyle="1" w:styleId="Titre7Car">
    <w:name w:val="Titre 7 Car"/>
    <w:basedOn w:val="Policepardfaut"/>
    <w:link w:val="Titre7"/>
    <w:uiPriority w:val="9"/>
    <w:semiHidden/>
    <w:rsid w:val="00D81DC5"/>
    <w:rPr>
      <w:caps/>
      <w:color w:val="548AB7"/>
      <w:spacing w:val="10"/>
      <w:sz w:val="22"/>
      <w:szCs w:val="22"/>
      <w:lang w:eastAsia="en-US" w:bidi="en-US"/>
    </w:rPr>
  </w:style>
  <w:style w:type="character" w:customStyle="1" w:styleId="Titre8Car">
    <w:name w:val="Titre 8 Car"/>
    <w:basedOn w:val="Policepardfaut"/>
    <w:link w:val="Titre8"/>
    <w:uiPriority w:val="9"/>
    <w:semiHidden/>
    <w:rsid w:val="00D81DC5"/>
    <w:rPr>
      <w:caps/>
      <w:spacing w:val="10"/>
      <w:sz w:val="18"/>
      <w:szCs w:val="18"/>
      <w:lang w:eastAsia="en-US" w:bidi="en-US"/>
    </w:rPr>
  </w:style>
  <w:style w:type="character" w:customStyle="1" w:styleId="Titre9Car">
    <w:name w:val="Titre 9 Car"/>
    <w:basedOn w:val="Policepardfaut"/>
    <w:link w:val="Titre9"/>
    <w:uiPriority w:val="9"/>
    <w:semiHidden/>
    <w:rsid w:val="00D81DC5"/>
    <w:rPr>
      <w:i/>
      <w:caps/>
      <w:spacing w:val="10"/>
      <w:sz w:val="18"/>
      <w:szCs w:val="18"/>
      <w:lang w:eastAsia="en-US" w:bidi="en-US"/>
    </w:rPr>
  </w:style>
  <w:style w:type="paragraph" w:styleId="Lgende">
    <w:name w:val="caption"/>
    <w:basedOn w:val="Normal"/>
    <w:next w:val="Normal"/>
    <w:unhideWhenUsed/>
    <w:qFormat/>
    <w:rsid w:val="00D81DC5"/>
    <w:rPr>
      <w:b/>
      <w:bCs/>
      <w:color w:val="548AB7"/>
      <w:sz w:val="16"/>
      <w:szCs w:val="16"/>
    </w:rPr>
  </w:style>
  <w:style w:type="paragraph" w:styleId="Titre">
    <w:name w:val="Title"/>
    <w:basedOn w:val="Normal"/>
    <w:next w:val="Normal"/>
    <w:link w:val="TitreCar"/>
    <w:uiPriority w:val="10"/>
    <w:qFormat/>
    <w:rsid w:val="00D81DC5"/>
    <w:pPr>
      <w:spacing w:before="720"/>
    </w:pPr>
    <w:rPr>
      <w:caps/>
      <w:color w:val="94B6D2"/>
      <w:spacing w:val="10"/>
      <w:kern w:val="28"/>
      <w:sz w:val="52"/>
      <w:szCs w:val="52"/>
    </w:rPr>
  </w:style>
  <w:style w:type="character" w:customStyle="1" w:styleId="TitreCar">
    <w:name w:val="Titre Car"/>
    <w:basedOn w:val="Policepardfaut"/>
    <w:link w:val="Titre"/>
    <w:uiPriority w:val="10"/>
    <w:rsid w:val="00D81DC5"/>
    <w:rPr>
      <w:caps/>
      <w:color w:val="94B6D2"/>
      <w:spacing w:val="10"/>
      <w:kern w:val="28"/>
      <w:sz w:val="52"/>
      <w:szCs w:val="52"/>
    </w:rPr>
  </w:style>
  <w:style w:type="paragraph" w:styleId="Sous-titre">
    <w:name w:val="Subtitle"/>
    <w:basedOn w:val="Normal"/>
    <w:next w:val="Normal"/>
    <w:link w:val="Sous-titreCar"/>
    <w:uiPriority w:val="11"/>
    <w:qFormat/>
    <w:rsid w:val="00D81DC5"/>
    <w:pPr>
      <w:spacing w:after="1000" w:line="240" w:lineRule="auto"/>
    </w:pPr>
    <w:rPr>
      <w:caps/>
      <w:color w:val="595959"/>
      <w:spacing w:val="10"/>
      <w:szCs w:val="24"/>
    </w:rPr>
  </w:style>
  <w:style w:type="character" w:customStyle="1" w:styleId="Sous-titreCar">
    <w:name w:val="Sous-titre Car"/>
    <w:basedOn w:val="Policepardfaut"/>
    <w:link w:val="Sous-titre"/>
    <w:uiPriority w:val="11"/>
    <w:rsid w:val="00D81DC5"/>
    <w:rPr>
      <w:caps/>
      <w:color w:val="595959"/>
      <w:spacing w:val="10"/>
      <w:sz w:val="24"/>
      <w:szCs w:val="24"/>
    </w:rPr>
  </w:style>
  <w:style w:type="character" w:styleId="lev">
    <w:name w:val="Strong"/>
    <w:uiPriority w:val="22"/>
    <w:qFormat/>
    <w:rsid w:val="00D81DC5"/>
    <w:rPr>
      <w:b/>
      <w:bCs/>
    </w:rPr>
  </w:style>
  <w:style w:type="character" w:styleId="Accentuation">
    <w:name w:val="Emphasis"/>
    <w:uiPriority w:val="20"/>
    <w:qFormat/>
    <w:rsid w:val="00D81DC5"/>
    <w:rPr>
      <w:caps/>
      <w:color w:val="345C7D"/>
      <w:spacing w:val="5"/>
    </w:rPr>
  </w:style>
  <w:style w:type="paragraph" w:styleId="Sansinterligne">
    <w:name w:val="No Spacing"/>
    <w:basedOn w:val="Normal"/>
    <w:link w:val="SansinterligneCar"/>
    <w:uiPriority w:val="1"/>
    <w:qFormat/>
    <w:rsid w:val="00D81DC5"/>
    <w:pPr>
      <w:spacing w:before="0" w:after="0" w:line="240" w:lineRule="auto"/>
    </w:pPr>
  </w:style>
  <w:style w:type="character" w:customStyle="1" w:styleId="SansinterligneCar">
    <w:name w:val="Sans interligne Car"/>
    <w:basedOn w:val="Policepardfaut"/>
    <w:link w:val="Sansinterligne"/>
    <w:uiPriority w:val="1"/>
    <w:rsid w:val="00D81DC5"/>
    <w:rPr>
      <w:sz w:val="20"/>
      <w:szCs w:val="20"/>
    </w:rPr>
  </w:style>
  <w:style w:type="paragraph" w:styleId="Paragraphedeliste">
    <w:name w:val="List Paragraph"/>
    <w:basedOn w:val="Normal"/>
    <w:uiPriority w:val="34"/>
    <w:qFormat/>
    <w:rsid w:val="00D81DC5"/>
    <w:pPr>
      <w:ind w:left="720"/>
      <w:contextualSpacing/>
    </w:pPr>
  </w:style>
  <w:style w:type="paragraph" w:styleId="Citation">
    <w:name w:val="Quote"/>
    <w:basedOn w:val="Normal"/>
    <w:next w:val="Normal"/>
    <w:link w:val="CitationCar"/>
    <w:uiPriority w:val="29"/>
    <w:qFormat/>
    <w:rsid w:val="00D81DC5"/>
    <w:rPr>
      <w:i/>
      <w:iCs/>
    </w:rPr>
  </w:style>
  <w:style w:type="character" w:customStyle="1" w:styleId="CitationCar">
    <w:name w:val="Citation Car"/>
    <w:basedOn w:val="Policepardfaut"/>
    <w:link w:val="Citation"/>
    <w:uiPriority w:val="29"/>
    <w:rsid w:val="00D81DC5"/>
    <w:rPr>
      <w:i/>
      <w:iCs/>
      <w:sz w:val="20"/>
      <w:szCs w:val="20"/>
    </w:rPr>
  </w:style>
  <w:style w:type="paragraph" w:styleId="Citationintense">
    <w:name w:val="Intense Quote"/>
    <w:basedOn w:val="Normal"/>
    <w:next w:val="Normal"/>
    <w:link w:val="CitationintenseCar"/>
    <w:uiPriority w:val="30"/>
    <w:qFormat/>
    <w:rsid w:val="00D81DC5"/>
    <w:pPr>
      <w:pBdr>
        <w:top w:val="single" w:sz="4" w:space="10" w:color="94B6D2"/>
        <w:left w:val="single" w:sz="4" w:space="10" w:color="94B6D2"/>
      </w:pBdr>
      <w:spacing w:after="0"/>
      <w:ind w:left="1296" w:right="1152"/>
      <w:jc w:val="both"/>
    </w:pPr>
    <w:rPr>
      <w:i/>
      <w:iCs/>
      <w:color w:val="94B6D2"/>
    </w:rPr>
  </w:style>
  <w:style w:type="character" w:customStyle="1" w:styleId="CitationintenseCar">
    <w:name w:val="Citation intense Car"/>
    <w:basedOn w:val="Policepardfaut"/>
    <w:link w:val="Citationintense"/>
    <w:uiPriority w:val="30"/>
    <w:rsid w:val="00D81DC5"/>
    <w:rPr>
      <w:i/>
      <w:iCs/>
      <w:color w:val="94B6D2"/>
      <w:sz w:val="20"/>
      <w:szCs w:val="20"/>
    </w:rPr>
  </w:style>
  <w:style w:type="character" w:styleId="Accentuationlgre">
    <w:name w:val="Subtle Emphasis"/>
    <w:uiPriority w:val="19"/>
    <w:qFormat/>
    <w:rsid w:val="00D81DC5"/>
    <w:rPr>
      <w:i/>
      <w:iCs/>
      <w:color w:val="345C7D"/>
    </w:rPr>
  </w:style>
  <w:style w:type="character" w:styleId="Accentuationintense">
    <w:name w:val="Intense Emphasis"/>
    <w:uiPriority w:val="21"/>
    <w:qFormat/>
    <w:rsid w:val="00D81DC5"/>
    <w:rPr>
      <w:b/>
      <w:bCs/>
      <w:caps/>
      <w:color w:val="345C7D"/>
      <w:spacing w:val="10"/>
    </w:rPr>
  </w:style>
  <w:style w:type="character" w:styleId="Rfrencelgre">
    <w:name w:val="Subtle Reference"/>
    <w:uiPriority w:val="31"/>
    <w:qFormat/>
    <w:rsid w:val="00D81DC5"/>
    <w:rPr>
      <w:b/>
      <w:bCs/>
      <w:color w:val="94B6D2"/>
    </w:rPr>
  </w:style>
  <w:style w:type="character" w:styleId="Rfrenceintense">
    <w:name w:val="Intense Reference"/>
    <w:uiPriority w:val="32"/>
    <w:qFormat/>
    <w:rsid w:val="00454664"/>
    <w:rPr>
      <w:rFonts w:ascii="Calibri" w:hAnsi="Calibri"/>
      <w:b/>
      <w:bCs/>
      <w:i/>
      <w:iCs/>
      <w:caps/>
      <w:color w:val="548AB7"/>
      <w:sz w:val="22"/>
    </w:rPr>
  </w:style>
  <w:style w:type="character" w:styleId="Titredulivre">
    <w:name w:val="Book Title"/>
    <w:uiPriority w:val="33"/>
    <w:qFormat/>
    <w:rsid w:val="00D81DC5"/>
    <w:rPr>
      <w:b/>
      <w:bCs/>
      <w:i/>
      <w:iCs/>
      <w:spacing w:val="9"/>
    </w:rPr>
  </w:style>
  <w:style w:type="paragraph" w:styleId="En-ttedetabledesmatires">
    <w:name w:val="TOC Heading"/>
    <w:basedOn w:val="Titre1"/>
    <w:next w:val="Normal"/>
    <w:uiPriority w:val="39"/>
    <w:unhideWhenUsed/>
    <w:qFormat/>
    <w:rsid w:val="00D81DC5"/>
    <w:pPr>
      <w:outlineLvl w:val="9"/>
    </w:pPr>
  </w:style>
  <w:style w:type="paragraph" w:styleId="NormalWeb">
    <w:name w:val="Normal (Web)"/>
    <w:basedOn w:val="Normal"/>
    <w:uiPriority w:val="99"/>
    <w:unhideWhenUsed/>
    <w:rsid w:val="0039795C"/>
    <w:pPr>
      <w:spacing w:before="100" w:beforeAutospacing="1" w:after="100" w:afterAutospacing="1" w:line="240" w:lineRule="auto"/>
    </w:pPr>
    <w:rPr>
      <w:rFonts w:ascii="Times New Roman" w:hAnsi="Times New Roman"/>
      <w:szCs w:val="24"/>
    </w:rPr>
  </w:style>
  <w:style w:type="paragraph" w:styleId="Notedefin">
    <w:name w:val="endnote text"/>
    <w:basedOn w:val="Normal"/>
    <w:link w:val="NotedefinCar"/>
    <w:uiPriority w:val="99"/>
    <w:semiHidden/>
    <w:unhideWhenUsed/>
    <w:rsid w:val="0039795C"/>
  </w:style>
  <w:style w:type="character" w:customStyle="1" w:styleId="NotedefinCar">
    <w:name w:val="Note de fin Car"/>
    <w:basedOn w:val="Policepardfaut"/>
    <w:link w:val="Notedefin"/>
    <w:uiPriority w:val="99"/>
    <w:semiHidden/>
    <w:rsid w:val="0039795C"/>
    <w:rPr>
      <w:rFonts w:ascii="Calibri" w:eastAsia="Times New Roman" w:hAnsi="Calibri" w:cs="Times New Roman"/>
      <w:sz w:val="20"/>
      <w:szCs w:val="20"/>
      <w:lang w:val="fr-FR"/>
    </w:rPr>
  </w:style>
  <w:style w:type="character" w:styleId="Appeldenotedefin">
    <w:name w:val="endnote reference"/>
    <w:basedOn w:val="Policepardfaut"/>
    <w:uiPriority w:val="99"/>
    <w:semiHidden/>
    <w:unhideWhenUsed/>
    <w:rsid w:val="0039795C"/>
    <w:rPr>
      <w:vertAlign w:val="superscript"/>
    </w:rPr>
  </w:style>
  <w:style w:type="paragraph" w:styleId="Textedebulles">
    <w:name w:val="Balloon Text"/>
    <w:basedOn w:val="Normal"/>
    <w:link w:val="TextedebullesCar"/>
    <w:uiPriority w:val="99"/>
    <w:semiHidden/>
    <w:unhideWhenUsed/>
    <w:rsid w:val="00504316"/>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04316"/>
    <w:rPr>
      <w:rFonts w:ascii="Tahoma" w:hAnsi="Tahoma" w:cs="Tahoma"/>
      <w:sz w:val="16"/>
      <w:szCs w:val="16"/>
      <w:lang w:val="fr-FR"/>
    </w:rPr>
  </w:style>
  <w:style w:type="character" w:customStyle="1" w:styleId="apple-style-span">
    <w:name w:val="apple-style-span"/>
    <w:basedOn w:val="Policepardfaut"/>
    <w:rsid w:val="0089661B"/>
  </w:style>
  <w:style w:type="character" w:customStyle="1" w:styleId="apple-converted-space">
    <w:name w:val="apple-converted-space"/>
    <w:basedOn w:val="Policepardfaut"/>
    <w:rsid w:val="0089661B"/>
  </w:style>
  <w:style w:type="character" w:styleId="Lienhypertexte">
    <w:name w:val="Hyperlink"/>
    <w:basedOn w:val="Policepardfaut"/>
    <w:uiPriority w:val="99"/>
    <w:unhideWhenUsed/>
    <w:rsid w:val="00810B0A"/>
    <w:rPr>
      <w:color w:val="0000FF"/>
      <w:u w:val="single"/>
    </w:rPr>
  </w:style>
  <w:style w:type="paragraph" w:styleId="Explorateurdedocuments">
    <w:name w:val="Document Map"/>
    <w:basedOn w:val="Normal"/>
    <w:link w:val="ExplorateurdedocumentsCar"/>
    <w:uiPriority w:val="99"/>
    <w:semiHidden/>
    <w:unhideWhenUsed/>
    <w:rsid w:val="00B97998"/>
    <w:pPr>
      <w:spacing w:before="0"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B97998"/>
    <w:rPr>
      <w:rFonts w:ascii="Tahoma" w:hAnsi="Tahoma" w:cs="Tahoma"/>
      <w:sz w:val="16"/>
      <w:szCs w:val="16"/>
      <w:lang w:val="fr-FR"/>
    </w:rPr>
  </w:style>
  <w:style w:type="character" w:customStyle="1" w:styleId="spipsurligneconditionnel">
    <w:name w:val="spip_surligneconditionnel"/>
    <w:basedOn w:val="Policepardfaut"/>
    <w:rsid w:val="003B4C74"/>
  </w:style>
  <w:style w:type="table" w:customStyle="1" w:styleId="Listeclaire-Accent12">
    <w:name w:val="Liste claire - Accent 12"/>
    <w:basedOn w:val="TableauNormal"/>
    <w:uiPriority w:val="61"/>
    <w:rsid w:val="00846E49"/>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pPr>
        <w:spacing w:before="0" w:after="0" w:line="240" w:lineRule="auto"/>
      </w:pPr>
      <w:rPr>
        <w:b/>
        <w:bCs/>
        <w:color w:val="FFFFFF"/>
      </w:rPr>
      <w:tblPr/>
      <w:tcPr>
        <w:shd w:val="clear" w:color="auto" w:fill="DDDDDD"/>
      </w:tcPr>
    </w:tblStylePr>
    <w:tblStylePr w:type="lastRow">
      <w:pPr>
        <w:spacing w:before="0" w:after="0" w:line="240" w:lineRule="auto"/>
      </w:pPr>
      <w:rPr>
        <w:b/>
        <w:bCs/>
      </w:rPr>
      <w:tblPr/>
      <w:tcPr>
        <w:tcBorders>
          <w:top w:val="double" w:sz="6" w:space="0" w:color="DDDDDD"/>
          <w:left w:val="single" w:sz="8" w:space="0" w:color="DDDDDD"/>
          <w:bottom w:val="single" w:sz="8" w:space="0" w:color="DDDDDD"/>
          <w:right w:val="single" w:sz="8" w:space="0" w:color="DDDDDD"/>
        </w:tcBorders>
      </w:tcPr>
    </w:tblStylePr>
    <w:tblStylePr w:type="firstCol">
      <w:rPr>
        <w:b/>
        <w:bCs/>
      </w:rPr>
    </w:tblStylePr>
    <w:tblStylePr w:type="lastCol">
      <w:rPr>
        <w:b/>
        <w:bCs/>
      </w:rPr>
    </w:tblStylePr>
    <w:tblStylePr w:type="band1Vert">
      <w:tblPr/>
      <w:tcPr>
        <w:tcBorders>
          <w:top w:val="single" w:sz="8" w:space="0" w:color="DDDDDD"/>
          <w:left w:val="single" w:sz="8" w:space="0" w:color="DDDDDD"/>
          <w:bottom w:val="single" w:sz="8" w:space="0" w:color="DDDDDD"/>
          <w:right w:val="single" w:sz="8" w:space="0" w:color="DDDDDD"/>
        </w:tcBorders>
      </w:tcPr>
    </w:tblStylePr>
    <w:tblStylePr w:type="band1Horz">
      <w:tblPr/>
      <w:tcPr>
        <w:tcBorders>
          <w:top w:val="single" w:sz="8" w:space="0" w:color="DDDDDD"/>
          <w:left w:val="single" w:sz="8" w:space="0" w:color="DDDDDD"/>
          <w:bottom w:val="single" w:sz="8" w:space="0" w:color="DDDDDD"/>
          <w:right w:val="single" w:sz="8" w:space="0" w:color="DDDDDD"/>
        </w:tcBorders>
      </w:tcPr>
    </w:tblStylePr>
  </w:style>
  <w:style w:type="numbering" w:customStyle="1" w:styleId="PucesCreafrica">
    <w:name w:val="Puces Creafrica"/>
    <w:basedOn w:val="Aucuneliste"/>
    <w:rsid w:val="00027B48"/>
    <w:pPr>
      <w:numPr>
        <w:numId w:val="1"/>
      </w:numPr>
    </w:pPr>
  </w:style>
  <w:style w:type="paragraph" w:styleId="En-tte">
    <w:name w:val="header"/>
    <w:basedOn w:val="Normal"/>
    <w:link w:val="En-tteCar"/>
    <w:unhideWhenUsed/>
    <w:rsid w:val="00D524F2"/>
    <w:pPr>
      <w:tabs>
        <w:tab w:val="center" w:pos="4536"/>
        <w:tab w:val="right" w:pos="9072"/>
      </w:tabs>
      <w:spacing w:before="0" w:after="0" w:line="240" w:lineRule="auto"/>
    </w:pPr>
  </w:style>
  <w:style w:type="character" w:customStyle="1" w:styleId="En-tteCar">
    <w:name w:val="En-tête Car"/>
    <w:basedOn w:val="Policepardfaut"/>
    <w:link w:val="En-tte"/>
    <w:rsid w:val="00D524F2"/>
    <w:rPr>
      <w:sz w:val="20"/>
      <w:szCs w:val="20"/>
      <w:lang w:val="fr-FR"/>
    </w:rPr>
  </w:style>
  <w:style w:type="paragraph" w:styleId="Pieddepage">
    <w:name w:val="footer"/>
    <w:basedOn w:val="Normal"/>
    <w:link w:val="PieddepageCar"/>
    <w:uiPriority w:val="99"/>
    <w:unhideWhenUsed/>
    <w:rsid w:val="00D524F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D524F2"/>
    <w:rPr>
      <w:sz w:val="20"/>
      <w:szCs w:val="20"/>
      <w:lang w:val="fr-FR"/>
    </w:rPr>
  </w:style>
  <w:style w:type="paragraph" w:customStyle="1" w:styleId="Default">
    <w:name w:val="Default"/>
    <w:rsid w:val="00E7167B"/>
    <w:pPr>
      <w:autoSpaceDE w:val="0"/>
      <w:autoSpaceDN w:val="0"/>
      <w:adjustRightInd w:val="0"/>
      <w:spacing w:before="200" w:after="200" w:line="276" w:lineRule="auto"/>
    </w:pPr>
    <w:rPr>
      <w:rFonts w:ascii="Arial" w:hAnsi="Arial" w:cs="Arial"/>
      <w:color w:val="000000"/>
      <w:sz w:val="24"/>
      <w:szCs w:val="24"/>
      <w:lang w:val="en-US" w:eastAsia="en-US" w:bidi="en-US"/>
    </w:rPr>
  </w:style>
  <w:style w:type="paragraph" w:styleId="TM1">
    <w:name w:val="toc 1"/>
    <w:basedOn w:val="Normal"/>
    <w:next w:val="Normal"/>
    <w:autoRedefine/>
    <w:uiPriority w:val="39"/>
    <w:unhideWhenUsed/>
    <w:rsid w:val="00285D62"/>
    <w:pPr>
      <w:tabs>
        <w:tab w:val="left" w:pos="403"/>
        <w:tab w:val="right" w:leader="dot" w:pos="9628"/>
      </w:tabs>
      <w:spacing w:before="0" w:after="60" w:line="240" w:lineRule="auto"/>
    </w:pPr>
    <w:rPr>
      <w:rFonts w:ascii="Franklin Gothic Book" w:hAnsi="Franklin Gothic Book"/>
      <w:b/>
    </w:rPr>
  </w:style>
  <w:style w:type="paragraph" w:styleId="TM2">
    <w:name w:val="toc 2"/>
    <w:basedOn w:val="Normal"/>
    <w:next w:val="Normal"/>
    <w:autoRedefine/>
    <w:uiPriority w:val="39"/>
    <w:unhideWhenUsed/>
    <w:rsid w:val="00D4777F"/>
    <w:pPr>
      <w:tabs>
        <w:tab w:val="right" w:leader="dot" w:pos="9628"/>
      </w:tabs>
      <w:spacing w:before="0" w:after="60" w:line="240" w:lineRule="auto"/>
      <w:ind w:left="198"/>
    </w:pPr>
    <w:rPr>
      <w:rFonts w:ascii="Franklin Gothic Book" w:hAnsi="Franklin Gothic Book"/>
    </w:rPr>
  </w:style>
  <w:style w:type="paragraph" w:styleId="TM3">
    <w:name w:val="toc 3"/>
    <w:basedOn w:val="Normal"/>
    <w:next w:val="Normal"/>
    <w:autoRedefine/>
    <w:uiPriority w:val="39"/>
    <w:unhideWhenUsed/>
    <w:rsid w:val="008B354C"/>
    <w:pPr>
      <w:spacing w:before="0" w:after="0" w:line="240" w:lineRule="auto"/>
      <w:ind w:left="403"/>
    </w:pPr>
    <w:rPr>
      <w:rFonts w:ascii="Franklin Gothic Book" w:hAnsi="Franklin Gothic Book"/>
      <w:sz w:val="20"/>
    </w:rPr>
  </w:style>
  <w:style w:type="paragraph" w:styleId="Corpsdetexte">
    <w:name w:val="Body Text"/>
    <w:aliases w:val="Body Text"/>
    <w:basedOn w:val="Normal"/>
    <w:link w:val="CorpsdetexteCar"/>
    <w:rsid w:val="00531597"/>
    <w:pPr>
      <w:spacing w:before="0" w:after="0" w:line="240" w:lineRule="auto"/>
      <w:jc w:val="both"/>
    </w:pPr>
    <w:rPr>
      <w:rFonts w:ascii="Arial" w:hAnsi="Arial" w:cs="Arial"/>
      <w:lang w:eastAsia="fr-FR" w:bidi="ar-SA"/>
    </w:rPr>
  </w:style>
  <w:style w:type="character" w:customStyle="1" w:styleId="CorpsdetexteCar">
    <w:name w:val="Corps de texte Car"/>
    <w:aliases w:val="Body Text Car"/>
    <w:basedOn w:val="Policepardfaut"/>
    <w:link w:val="Corpsdetexte"/>
    <w:rsid w:val="00531597"/>
    <w:rPr>
      <w:rFonts w:ascii="Arial" w:hAnsi="Arial" w:cs="Arial"/>
    </w:rPr>
  </w:style>
  <w:style w:type="paragraph" w:customStyle="1" w:styleId="textenote">
    <w:name w:val="texte note"/>
    <w:basedOn w:val="Normal"/>
    <w:uiPriority w:val="99"/>
    <w:rsid w:val="00D03B30"/>
    <w:pPr>
      <w:autoSpaceDE w:val="0"/>
      <w:autoSpaceDN w:val="0"/>
      <w:spacing w:before="0" w:after="0" w:line="240" w:lineRule="auto"/>
    </w:pPr>
    <w:rPr>
      <w:rFonts w:ascii="Bookman" w:hAnsi="Bookman" w:cs="Bookman"/>
      <w:lang w:eastAsia="fr-FR" w:bidi="ar-SA"/>
    </w:rPr>
  </w:style>
  <w:style w:type="character" w:styleId="Lienhypertextesuivivisit">
    <w:name w:val="FollowedHyperlink"/>
    <w:basedOn w:val="Policepardfaut"/>
    <w:uiPriority w:val="99"/>
    <w:semiHidden/>
    <w:unhideWhenUsed/>
    <w:rsid w:val="001C08A0"/>
    <w:rPr>
      <w:color w:val="800080"/>
      <w:u w:val="single"/>
    </w:rPr>
  </w:style>
  <w:style w:type="character" w:styleId="Marquedecommentaire">
    <w:name w:val="annotation reference"/>
    <w:basedOn w:val="Policepardfaut"/>
    <w:uiPriority w:val="99"/>
    <w:semiHidden/>
    <w:unhideWhenUsed/>
    <w:rsid w:val="006A68D6"/>
    <w:rPr>
      <w:sz w:val="16"/>
      <w:szCs w:val="16"/>
    </w:rPr>
  </w:style>
  <w:style w:type="paragraph" w:styleId="Commentaire">
    <w:name w:val="annotation text"/>
    <w:basedOn w:val="Normal"/>
    <w:link w:val="CommentaireCar"/>
    <w:uiPriority w:val="99"/>
    <w:semiHidden/>
    <w:unhideWhenUsed/>
    <w:rsid w:val="006A68D6"/>
  </w:style>
  <w:style w:type="character" w:customStyle="1" w:styleId="CommentaireCar">
    <w:name w:val="Commentaire Car"/>
    <w:basedOn w:val="Policepardfaut"/>
    <w:link w:val="Commentaire"/>
    <w:uiPriority w:val="99"/>
    <w:semiHidden/>
    <w:rsid w:val="006A68D6"/>
    <w:rPr>
      <w:lang w:eastAsia="en-US" w:bidi="en-US"/>
    </w:rPr>
  </w:style>
  <w:style w:type="paragraph" w:styleId="Objetducommentaire">
    <w:name w:val="annotation subject"/>
    <w:basedOn w:val="Commentaire"/>
    <w:next w:val="Commentaire"/>
    <w:link w:val="ObjetducommentaireCar"/>
    <w:uiPriority w:val="99"/>
    <w:semiHidden/>
    <w:unhideWhenUsed/>
    <w:rsid w:val="006A68D6"/>
    <w:rPr>
      <w:b/>
      <w:bCs/>
    </w:rPr>
  </w:style>
  <w:style w:type="character" w:customStyle="1" w:styleId="ObjetducommentaireCar">
    <w:name w:val="Objet du commentaire Car"/>
    <w:basedOn w:val="CommentaireCar"/>
    <w:link w:val="Objetducommentaire"/>
    <w:uiPriority w:val="99"/>
    <w:semiHidden/>
    <w:rsid w:val="006A68D6"/>
    <w:rPr>
      <w:b/>
      <w:bCs/>
      <w:lang w:eastAsia="en-US" w:bidi="en-US"/>
    </w:rPr>
  </w:style>
  <w:style w:type="paragraph" w:styleId="Notedebasdepage">
    <w:name w:val="footnote text"/>
    <w:basedOn w:val="Normal"/>
    <w:link w:val="NotedebasdepageCar"/>
    <w:semiHidden/>
    <w:unhideWhenUsed/>
    <w:rsid w:val="00DB6E63"/>
    <w:pPr>
      <w:spacing w:before="0" w:after="0" w:line="240" w:lineRule="auto"/>
    </w:pPr>
  </w:style>
  <w:style w:type="character" w:customStyle="1" w:styleId="NotedebasdepageCar">
    <w:name w:val="Note de bas de page Car"/>
    <w:basedOn w:val="Policepardfaut"/>
    <w:link w:val="Notedebasdepage"/>
    <w:uiPriority w:val="99"/>
    <w:semiHidden/>
    <w:rsid w:val="00DB6E63"/>
    <w:rPr>
      <w:lang w:eastAsia="en-US" w:bidi="en-US"/>
    </w:rPr>
  </w:style>
  <w:style w:type="character" w:styleId="Appelnotedebasdep">
    <w:name w:val="footnote reference"/>
    <w:basedOn w:val="Policepardfaut"/>
    <w:semiHidden/>
    <w:unhideWhenUsed/>
    <w:rsid w:val="00DB6E63"/>
    <w:rPr>
      <w:vertAlign w:val="superscript"/>
    </w:rPr>
  </w:style>
  <w:style w:type="character" w:styleId="CitationHTML">
    <w:name w:val="HTML Cite"/>
    <w:basedOn w:val="Policepardfaut"/>
    <w:uiPriority w:val="99"/>
    <w:semiHidden/>
    <w:unhideWhenUsed/>
    <w:rsid w:val="00D81DC5"/>
    <w:rPr>
      <w:i/>
      <w:iCs/>
    </w:rPr>
  </w:style>
  <w:style w:type="table" w:customStyle="1" w:styleId="Trameclaire-Accent11">
    <w:name w:val="Trame claire - Accent 11"/>
    <w:basedOn w:val="TableauNormal"/>
    <w:uiPriority w:val="60"/>
    <w:rsid w:val="00EF38FC"/>
    <w:tblPr>
      <w:tblStyleRowBandSize w:val="1"/>
      <w:tblStyleColBandSize w:val="1"/>
      <w:tblBorders>
        <w:top w:val="single" w:sz="8" w:space="0" w:color="94B6D2"/>
        <w:bottom w:val="single" w:sz="8" w:space="0" w:color="94B6D2"/>
      </w:tblBorders>
    </w:tblPr>
    <w:tblStylePr w:type="firstRow">
      <w:pPr>
        <w:spacing w:before="0" w:after="0" w:line="240" w:lineRule="auto"/>
      </w:pPr>
      <w:rPr>
        <w:b/>
        <w:bCs/>
      </w:rPr>
      <w:tblPr/>
      <w:tcPr>
        <w:tcBorders>
          <w:top w:val="single" w:sz="8" w:space="0" w:color="94B6D2"/>
          <w:left w:val="nil"/>
          <w:bottom w:val="single" w:sz="8" w:space="0" w:color="94B6D2"/>
          <w:right w:val="nil"/>
          <w:insideH w:val="nil"/>
          <w:insideV w:val="nil"/>
        </w:tcBorders>
      </w:tcPr>
    </w:tblStylePr>
    <w:tblStylePr w:type="lastRow">
      <w:pPr>
        <w:spacing w:before="0" w:after="0" w:line="240" w:lineRule="auto"/>
      </w:pPr>
      <w:rPr>
        <w:b/>
        <w:bCs/>
      </w:rPr>
      <w:tblPr/>
      <w:tcPr>
        <w:tcBorders>
          <w:top w:val="single" w:sz="8" w:space="0" w:color="94B6D2"/>
          <w:left w:val="nil"/>
          <w:bottom w:val="single" w:sz="8" w:space="0" w:color="94B6D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cPr>
    </w:tblStylePr>
    <w:tblStylePr w:type="band1Horz">
      <w:tblPr/>
      <w:tcPr>
        <w:tcBorders>
          <w:left w:val="nil"/>
          <w:right w:val="nil"/>
          <w:insideH w:val="nil"/>
          <w:insideV w:val="nil"/>
        </w:tcBorders>
        <w:shd w:val="clear" w:color="auto" w:fill="E4ECF4"/>
      </w:tcPr>
    </w:tblStylePr>
  </w:style>
  <w:style w:type="character" w:customStyle="1" w:styleId="il">
    <w:name w:val="il"/>
    <w:basedOn w:val="Policepardfaut"/>
    <w:rsid w:val="00B97B63"/>
  </w:style>
  <w:style w:type="table" w:customStyle="1" w:styleId="Trameclaire-Accent12">
    <w:name w:val="Trame claire - Accent 12"/>
    <w:basedOn w:val="TableauNormal"/>
    <w:uiPriority w:val="60"/>
    <w:rsid w:val="004B6B8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Lettre">
    <w:name w:val="Lettre"/>
    <w:basedOn w:val="Normal"/>
    <w:rsid w:val="006A78DD"/>
    <w:pPr>
      <w:spacing w:before="40" w:after="40" w:line="280" w:lineRule="atLeast"/>
      <w:ind w:left="560"/>
    </w:pPr>
    <w:rPr>
      <w:rFonts w:ascii="Arial" w:hAnsi="Arial"/>
      <w:i/>
      <w:sz w:val="22"/>
      <w:lang w:eastAsia="fr-FR" w:bidi="ar-SA"/>
    </w:rPr>
  </w:style>
  <w:style w:type="paragraph" w:styleId="Normalcentr">
    <w:name w:val="Block Text"/>
    <w:basedOn w:val="Normal"/>
    <w:rsid w:val="006A78DD"/>
    <w:pPr>
      <w:autoSpaceDE w:val="0"/>
      <w:autoSpaceDN w:val="0"/>
      <w:spacing w:before="40" w:after="120" w:line="240" w:lineRule="auto"/>
      <w:ind w:left="1440" w:right="1440"/>
    </w:pPr>
    <w:rPr>
      <w:rFonts w:ascii="Tahoma" w:hAnsi="Tahoma"/>
      <w:iCs/>
      <w:szCs w:val="24"/>
      <w:lang w:eastAsia="fr-FR" w:bidi="ar-SA"/>
    </w:rPr>
  </w:style>
  <w:style w:type="paragraph" w:customStyle="1" w:styleId="1-Normal">
    <w:name w:val="1 - Normal"/>
    <w:basedOn w:val="Normal"/>
    <w:rsid w:val="00D67B54"/>
    <w:pPr>
      <w:tabs>
        <w:tab w:val="left" w:pos="993"/>
      </w:tabs>
      <w:autoSpaceDE w:val="0"/>
      <w:autoSpaceDN w:val="0"/>
      <w:spacing w:before="40" w:after="40" w:line="240" w:lineRule="auto"/>
      <w:jc w:val="both"/>
    </w:pPr>
    <w:rPr>
      <w:rFonts w:ascii="Times New Roman" w:hAnsi="Times New Roman"/>
      <w:iCs/>
      <w:sz w:val="22"/>
      <w:szCs w:val="24"/>
      <w:lang w:val="en-US" w:eastAsia="fr-FR" w:bidi="ar-SA"/>
    </w:rPr>
  </w:style>
  <w:style w:type="paragraph" w:customStyle="1" w:styleId="11-Normal">
    <w:name w:val="11 - Normal"/>
    <w:autoRedefine/>
    <w:rsid w:val="00D67B54"/>
    <w:pPr>
      <w:keepNext/>
      <w:spacing w:before="60" w:after="60" w:line="260" w:lineRule="atLeast"/>
      <w:ind w:left="709"/>
      <w:jc w:val="both"/>
    </w:pPr>
    <w:rPr>
      <w:rFonts w:ascii="Times New Roman" w:hAnsi="Times New Roman"/>
      <w:color w:val="000000"/>
      <w:sz w:val="22"/>
      <w:szCs w:val="14"/>
      <w:lang w:val="en-US"/>
    </w:rPr>
  </w:style>
  <w:style w:type="paragraph" w:customStyle="1" w:styleId="1-NormalPuceCcarr">
    <w:name w:val="1 - NormalPuce C (carré)"/>
    <w:basedOn w:val="Listepuces2"/>
    <w:autoRedefine/>
    <w:rsid w:val="00D67B54"/>
    <w:pPr>
      <w:autoSpaceDE w:val="0"/>
      <w:autoSpaceDN w:val="0"/>
      <w:spacing w:before="40" w:after="40" w:line="240" w:lineRule="auto"/>
      <w:contextualSpacing w:val="0"/>
      <w:jc w:val="both"/>
    </w:pPr>
    <w:rPr>
      <w:rFonts w:ascii="Times New Roman" w:hAnsi="Times New Roman"/>
      <w:iCs/>
      <w:sz w:val="22"/>
      <w:szCs w:val="24"/>
      <w:lang w:val="en-US" w:eastAsia="fr-FR" w:bidi="ar-SA"/>
    </w:rPr>
  </w:style>
  <w:style w:type="paragraph" w:customStyle="1" w:styleId="11-NormalPuceBcheck">
    <w:name w:val="11 - NormalPuceB (check)"/>
    <w:basedOn w:val="Listepuces3"/>
    <w:autoRedefine/>
    <w:rsid w:val="00D67B54"/>
    <w:pPr>
      <w:numPr>
        <w:numId w:val="2"/>
      </w:numPr>
      <w:autoSpaceDE w:val="0"/>
      <w:autoSpaceDN w:val="0"/>
      <w:spacing w:before="40" w:after="40" w:line="240" w:lineRule="auto"/>
      <w:ind w:left="1560" w:hanging="426"/>
      <w:contextualSpacing w:val="0"/>
      <w:jc w:val="both"/>
    </w:pPr>
    <w:rPr>
      <w:rFonts w:ascii="Times New Roman" w:hAnsi="Times New Roman"/>
      <w:iCs/>
      <w:sz w:val="22"/>
      <w:szCs w:val="24"/>
      <w:lang w:eastAsia="fr-FR" w:bidi="ar-SA"/>
    </w:rPr>
  </w:style>
  <w:style w:type="paragraph" w:customStyle="1" w:styleId="Paragraphe">
    <w:name w:val="Paragraphe"/>
    <w:basedOn w:val="Normal"/>
    <w:rsid w:val="00D67B54"/>
    <w:pPr>
      <w:spacing w:before="120" w:after="0" w:line="240" w:lineRule="auto"/>
      <w:jc w:val="both"/>
    </w:pPr>
    <w:rPr>
      <w:rFonts w:ascii="Times New Roman" w:hAnsi="Times New Roman"/>
      <w:sz w:val="22"/>
      <w:szCs w:val="24"/>
      <w:lang w:eastAsia="fr-FR" w:bidi="ar-SA"/>
    </w:rPr>
  </w:style>
  <w:style w:type="paragraph" w:customStyle="1" w:styleId="SujetGras">
    <w:name w:val="Sujet Gras"/>
    <w:basedOn w:val="Normal"/>
    <w:next w:val="Normal"/>
    <w:rsid w:val="00D67B54"/>
    <w:pPr>
      <w:spacing w:before="100" w:after="0" w:line="240" w:lineRule="auto"/>
      <w:ind w:left="288"/>
      <w:jc w:val="both"/>
    </w:pPr>
    <w:rPr>
      <w:rFonts w:ascii="Tahoma" w:hAnsi="Tahoma"/>
      <w:b/>
      <w:bCs/>
      <w:sz w:val="22"/>
      <w:lang w:eastAsia="fr-FR" w:bidi="ar-SA"/>
    </w:rPr>
  </w:style>
  <w:style w:type="paragraph" w:styleId="Listepuces2">
    <w:name w:val="List Bullet 2"/>
    <w:basedOn w:val="Normal"/>
    <w:uiPriority w:val="99"/>
    <w:semiHidden/>
    <w:unhideWhenUsed/>
    <w:rsid w:val="00D67B54"/>
    <w:pPr>
      <w:tabs>
        <w:tab w:val="num" w:pos="530"/>
      </w:tabs>
      <w:ind w:left="530" w:hanging="360"/>
      <w:contextualSpacing/>
    </w:pPr>
  </w:style>
  <w:style w:type="paragraph" w:styleId="Listepuces3">
    <w:name w:val="List Bullet 3"/>
    <w:basedOn w:val="Normal"/>
    <w:uiPriority w:val="99"/>
    <w:semiHidden/>
    <w:unhideWhenUsed/>
    <w:rsid w:val="00D67B54"/>
    <w:pPr>
      <w:tabs>
        <w:tab w:val="num" w:pos="360"/>
      </w:tabs>
      <w:ind w:left="360" w:hanging="360"/>
      <w:contextualSpacing/>
    </w:pPr>
  </w:style>
  <w:style w:type="paragraph" w:customStyle="1" w:styleId="1-NormalPuceA">
    <w:name w:val="1 - NormalPuce A"/>
    <w:basedOn w:val="Listepuces"/>
    <w:next w:val="1-Normal"/>
    <w:autoRedefine/>
    <w:rsid w:val="00603FD6"/>
    <w:pPr>
      <w:widowControl w:val="0"/>
      <w:tabs>
        <w:tab w:val="num" w:pos="539"/>
      </w:tabs>
      <w:autoSpaceDE w:val="0"/>
      <w:autoSpaceDN w:val="0"/>
      <w:spacing w:before="40" w:after="40" w:line="240" w:lineRule="auto"/>
      <w:ind w:left="539" w:hanging="284"/>
      <w:contextualSpacing w:val="0"/>
      <w:jc w:val="both"/>
    </w:pPr>
    <w:rPr>
      <w:rFonts w:ascii="Times New Roman" w:hAnsi="Times New Roman"/>
      <w:iCs/>
      <w:sz w:val="22"/>
      <w:szCs w:val="24"/>
      <w:lang w:val="en-US" w:eastAsia="fr-FR" w:bidi="ar-SA"/>
    </w:rPr>
  </w:style>
  <w:style w:type="paragraph" w:customStyle="1" w:styleId="1-NormalA">
    <w:name w:val="1 - Normal A"/>
    <w:basedOn w:val="En-tte"/>
    <w:next w:val="11-Normal"/>
    <w:autoRedefine/>
    <w:rsid w:val="00603FD6"/>
    <w:pPr>
      <w:keepNext/>
      <w:numPr>
        <w:numId w:val="3"/>
      </w:numPr>
      <w:tabs>
        <w:tab w:val="clear" w:pos="927"/>
        <w:tab w:val="clear" w:pos="4536"/>
        <w:tab w:val="clear" w:pos="9072"/>
        <w:tab w:val="num" w:pos="426"/>
      </w:tabs>
      <w:autoSpaceDE w:val="0"/>
      <w:autoSpaceDN w:val="0"/>
      <w:spacing w:before="120" w:after="120"/>
      <w:ind w:left="425" w:hanging="425"/>
    </w:pPr>
    <w:rPr>
      <w:rFonts w:ascii="BankGothic Lt BT" w:hAnsi="BankGothic Lt BT"/>
      <w:b/>
      <w:bCs/>
      <w:iCs/>
      <w:color w:val="FF6600"/>
      <w:sz w:val="22"/>
      <w:szCs w:val="24"/>
      <w:lang w:val="en-US" w:eastAsia="fr-FR" w:bidi="ar-SA"/>
    </w:rPr>
  </w:style>
  <w:style w:type="paragraph" w:customStyle="1" w:styleId="1-NormalPuceB">
    <w:name w:val="1 - NormalPuce B"/>
    <w:basedOn w:val="Normal"/>
    <w:autoRedefine/>
    <w:rsid w:val="00603FD6"/>
    <w:pPr>
      <w:keepLines/>
      <w:widowControl w:val="0"/>
      <w:tabs>
        <w:tab w:val="num" w:pos="1276"/>
      </w:tabs>
      <w:spacing w:before="40" w:after="40" w:line="240" w:lineRule="auto"/>
      <w:jc w:val="both"/>
    </w:pPr>
    <w:rPr>
      <w:rFonts w:ascii="Times New Roman" w:hAnsi="Times New Roman"/>
      <w:sz w:val="22"/>
      <w:lang w:val="en-GB" w:eastAsia="fr-FR" w:bidi="ar-SA"/>
    </w:rPr>
  </w:style>
  <w:style w:type="paragraph" w:customStyle="1" w:styleId="Normal1-LeNormal1">
    <w:name w:val="Normal.1 - Le Normal1"/>
    <w:next w:val="Normalcentr"/>
    <w:rsid w:val="00603FD6"/>
    <w:pPr>
      <w:spacing w:before="40" w:after="40"/>
      <w:jc w:val="both"/>
    </w:pPr>
    <w:rPr>
      <w:rFonts w:ascii="Tahoma" w:hAnsi="Tahoma"/>
      <w:sz w:val="22"/>
    </w:rPr>
  </w:style>
  <w:style w:type="paragraph" w:styleId="Listepuces">
    <w:name w:val="List Bullet"/>
    <w:basedOn w:val="Normal"/>
    <w:uiPriority w:val="99"/>
    <w:unhideWhenUsed/>
    <w:rsid w:val="00603FD6"/>
    <w:pPr>
      <w:tabs>
        <w:tab w:val="num" w:pos="4949"/>
      </w:tabs>
      <w:ind w:left="4949" w:hanging="360"/>
      <w:contextualSpacing/>
    </w:pPr>
  </w:style>
  <w:style w:type="table" w:styleId="Listeclaire-Accent5">
    <w:name w:val="Light List Accent 5"/>
    <w:basedOn w:val="TableauNormal"/>
    <w:uiPriority w:val="61"/>
    <w:rsid w:val="00CD6B8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1">
    <w:name w:val="Light List Accent 1"/>
    <w:basedOn w:val="TableauNormal"/>
    <w:uiPriority w:val="61"/>
    <w:rsid w:val="00CD6B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auListe3-Accentuation1">
    <w:name w:val="List Table 3 Accent 1"/>
    <w:basedOn w:val="TableauNormal"/>
    <w:uiPriority w:val="48"/>
    <w:rsid w:val="0068630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3-Accentuation6">
    <w:name w:val="List Table 3 Accent 6"/>
    <w:basedOn w:val="TableauNormal"/>
    <w:uiPriority w:val="48"/>
    <w:rsid w:val="0068630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eauGrille1Clair-Accentuation1">
    <w:name w:val="Grid Table 1 Light Accent 1"/>
    <w:basedOn w:val="TableauNormal"/>
    <w:uiPriority w:val="46"/>
    <w:rsid w:val="00BA3400"/>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BA340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
    <w:name w:val="b"/>
    <w:basedOn w:val="Policepardfaut"/>
    <w:rsid w:val="00986FBE"/>
  </w:style>
  <w:style w:type="character" w:customStyle="1" w:styleId="kvov">
    <w:name w:val="kvov"/>
    <w:basedOn w:val="Policepardfaut"/>
    <w:rsid w:val="00986FBE"/>
  </w:style>
  <w:style w:type="character" w:customStyle="1" w:styleId="k">
    <w:name w:val="k"/>
    <w:basedOn w:val="Policepardfaut"/>
    <w:rsid w:val="00986FBE"/>
  </w:style>
  <w:style w:type="character" w:customStyle="1" w:styleId="s">
    <w:name w:val="s"/>
    <w:basedOn w:val="Policepardfaut"/>
    <w:rsid w:val="00986FBE"/>
  </w:style>
  <w:style w:type="character" w:styleId="Mentionnonrsolue">
    <w:name w:val="Unresolved Mention"/>
    <w:basedOn w:val="Policepardfaut"/>
    <w:uiPriority w:val="99"/>
    <w:semiHidden/>
    <w:unhideWhenUsed/>
    <w:rsid w:val="00986FBE"/>
    <w:rPr>
      <w:color w:val="605E5C"/>
      <w:shd w:val="clear" w:color="auto" w:fill="E1DFDD"/>
    </w:rPr>
  </w:style>
  <w:style w:type="table" w:customStyle="1" w:styleId="Grilledutableau1">
    <w:name w:val="Grille du tableau1"/>
    <w:basedOn w:val="TableauNormal"/>
    <w:next w:val="Grilledutableau"/>
    <w:uiPriority w:val="39"/>
    <w:rsid w:val="00DE4D1A"/>
    <w:rPr>
      <w:rFonts w:ascii="Tahoma" w:eastAsia="MS Mincho" w:hAnsi="Tahoma"/>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DA0AB3"/>
    <w:pPr>
      <w:spacing w:after="100"/>
      <w:ind w:left="720"/>
    </w:pPr>
  </w:style>
  <w:style w:type="paragraph" w:styleId="Listenumros2">
    <w:name w:val="List Number 2"/>
    <w:basedOn w:val="Listenumros"/>
    <w:rsid w:val="00F20751"/>
    <w:pPr>
      <w:numPr>
        <w:ilvl w:val="1"/>
      </w:numPr>
      <w:tabs>
        <w:tab w:val="left" w:pos="1701"/>
      </w:tabs>
      <w:ind w:left="1701" w:hanging="425"/>
    </w:pPr>
  </w:style>
  <w:style w:type="paragraph" w:styleId="Listenumros">
    <w:name w:val="List Number"/>
    <w:basedOn w:val="Corpsdetexte"/>
    <w:uiPriority w:val="99"/>
    <w:unhideWhenUsed/>
    <w:qFormat/>
    <w:rsid w:val="00F20751"/>
    <w:pPr>
      <w:numPr>
        <w:numId w:val="5"/>
      </w:numPr>
      <w:tabs>
        <w:tab w:val="clear" w:pos="1429"/>
        <w:tab w:val="num" w:pos="1276"/>
      </w:tabs>
      <w:spacing w:before="60" w:after="60" w:line="264" w:lineRule="auto"/>
      <w:ind w:left="1276" w:hanging="425"/>
    </w:pPr>
    <w:rPr>
      <w:rFonts w:ascii="Segoe UI" w:hAnsi="Segoe UI" w:cs="Segoe UI"/>
      <w:color w:val="262626" w:themeColor="text1" w:themeTint="D9"/>
      <w:sz w:val="20"/>
    </w:rPr>
  </w:style>
  <w:style w:type="paragraph" w:customStyle="1" w:styleId="StyleLgendeGauche0cm">
    <w:name w:val="Style Légende + Gauche :  0 cm"/>
    <w:basedOn w:val="Lgende"/>
    <w:rsid w:val="009D4D26"/>
    <w:pPr>
      <w:keepNext/>
      <w:keepLines/>
      <w:spacing w:before="240" w:after="240" w:line="240" w:lineRule="auto"/>
      <w:jc w:val="center"/>
    </w:pPr>
    <w:rPr>
      <w:rFonts w:ascii="Avenir Medium" w:hAnsi="Avenir Medium"/>
      <w:color w:val="262626" w:themeColor="text1" w:themeTint="D9"/>
      <w:sz w:val="20"/>
      <w:szCs w:val="20"/>
      <w:u w:val="single"/>
      <w:lang w:eastAsia="fr-FR" w:bidi="ar-SA"/>
    </w:rPr>
  </w:style>
  <w:style w:type="table" w:customStyle="1" w:styleId="Grilledutableau2">
    <w:name w:val="Grille du tableau2"/>
    <w:basedOn w:val="TableauNormal"/>
    <w:next w:val="Grilledutableau"/>
    <w:uiPriority w:val="39"/>
    <w:rsid w:val="00150D18"/>
    <w:rPr>
      <w:rFonts w:ascii="Tahoma" w:eastAsia="MS Mincho" w:hAnsi="Tahoma"/>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Policepardfaut"/>
    <w:rsid w:val="003413AE"/>
  </w:style>
  <w:style w:type="paragraph" w:customStyle="1" w:styleId="paragraph">
    <w:name w:val="paragraph"/>
    <w:basedOn w:val="Normal"/>
    <w:rsid w:val="00C742EB"/>
    <w:pPr>
      <w:spacing w:before="100" w:beforeAutospacing="1" w:after="100" w:afterAutospacing="1" w:line="240" w:lineRule="auto"/>
    </w:pPr>
    <w:rPr>
      <w:rFonts w:ascii="Times New Roman" w:hAnsi="Times New Roman"/>
      <w:szCs w:val="24"/>
      <w:lang w:eastAsia="fr-FR" w:bidi="ar-SA"/>
    </w:rPr>
  </w:style>
  <w:style w:type="character" w:customStyle="1" w:styleId="eop">
    <w:name w:val="eop"/>
    <w:basedOn w:val="Policepardfaut"/>
    <w:rsid w:val="00C742EB"/>
  </w:style>
  <w:style w:type="character" w:customStyle="1" w:styleId="scxw78341913">
    <w:name w:val="scxw78341913"/>
    <w:basedOn w:val="Policepardfaut"/>
    <w:rsid w:val="00C742EB"/>
  </w:style>
  <w:style w:type="paragraph" w:styleId="Rvision">
    <w:name w:val="Revision"/>
    <w:hidden/>
    <w:uiPriority w:val="99"/>
    <w:semiHidden/>
    <w:rsid w:val="0063484E"/>
    <w:rPr>
      <w:sz w:val="24"/>
      <w:lang w:eastAsia="en-US" w:bidi="en-US"/>
    </w:rPr>
  </w:style>
  <w:style w:type="paragraph" w:customStyle="1" w:styleId="1Gnia-Heading1">
    <w:name w:val="1Génia - Heading 1"/>
    <w:basedOn w:val="Titre1"/>
    <w:next w:val="Normal"/>
    <w:link w:val="1Gnia-Heading1Char"/>
    <w:uiPriority w:val="99"/>
    <w:qFormat/>
    <w:rsid w:val="00293D43"/>
    <w:pPr>
      <w:keepNext/>
      <w:keepLines/>
      <w:widowControl w:val="0"/>
      <w:numPr>
        <w:numId w:val="29"/>
      </w:numPr>
      <w:pBdr>
        <w:top w:val="none" w:sz="0" w:space="0" w:color="auto"/>
        <w:left w:val="none" w:sz="0" w:space="0" w:color="auto"/>
        <w:bottom w:val="none" w:sz="0" w:space="0" w:color="auto"/>
        <w:right w:val="none" w:sz="0" w:space="0" w:color="auto"/>
      </w:pBdr>
      <w:shd w:val="clear" w:color="auto" w:fill="auto"/>
      <w:adjustRightInd w:val="0"/>
      <w:spacing w:before="480" w:after="100"/>
      <w:contextualSpacing/>
      <w:jc w:val="both"/>
      <w:textAlignment w:val="baseline"/>
    </w:pPr>
    <w:rPr>
      <w:rFonts w:ascii="Cambria" w:hAnsi="Cambria"/>
      <w:caps w:val="0"/>
      <w:color w:val="4F6228"/>
      <w:spacing w:val="0"/>
      <w:sz w:val="28"/>
      <w:szCs w:val="28"/>
      <w:lang w:bidi="ar-SA"/>
    </w:rPr>
  </w:style>
  <w:style w:type="character" w:customStyle="1" w:styleId="1Gnia-Heading1Char">
    <w:name w:val="1Génia - Heading 1 Char"/>
    <w:basedOn w:val="Policepardfaut"/>
    <w:link w:val="1Gnia-Heading1"/>
    <w:uiPriority w:val="99"/>
    <w:rsid w:val="00293D43"/>
    <w:rPr>
      <w:rFonts w:ascii="Cambria" w:hAnsi="Cambria"/>
      <w:b/>
      <w:bCs/>
      <w:color w:val="4F6228"/>
      <w:sz w:val="28"/>
      <w:szCs w:val="28"/>
      <w:lang w:eastAsia="en-US"/>
    </w:rPr>
  </w:style>
  <w:style w:type="paragraph" w:customStyle="1" w:styleId="1Gnia-Heading2">
    <w:name w:val="1Génia - Heading 2"/>
    <w:basedOn w:val="Titre2"/>
    <w:next w:val="Normal"/>
    <w:uiPriority w:val="99"/>
    <w:qFormat/>
    <w:rsid w:val="00293D43"/>
    <w:pPr>
      <w:keepNext/>
      <w:keepLines/>
      <w:widowControl w:val="0"/>
      <w:numPr>
        <w:numId w:val="29"/>
      </w:numPr>
      <w:pBdr>
        <w:top w:val="none" w:sz="0" w:space="0" w:color="auto"/>
        <w:left w:val="none" w:sz="0" w:space="0" w:color="auto"/>
        <w:bottom w:val="none" w:sz="0" w:space="0" w:color="auto"/>
        <w:right w:val="none" w:sz="0" w:space="0" w:color="auto"/>
      </w:pBdr>
      <w:shd w:val="clear" w:color="auto" w:fill="auto"/>
      <w:adjustRightInd w:val="0"/>
      <w:spacing w:before="280" w:after="160"/>
      <w:ind w:left="1378" w:hanging="357"/>
      <w:contextualSpacing/>
      <w:jc w:val="both"/>
      <w:textAlignment w:val="baseline"/>
    </w:pPr>
    <w:rPr>
      <w:rFonts w:ascii="Cambria" w:hAnsi="Cambria"/>
      <w:b/>
      <w:bCs/>
      <w:caps w:val="0"/>
      <w:color w:val="76923C"/>
      <w:spacing w:val="0"/>
      <w:sz w:val="28"/>
      <w:szCs w:val="26"/>
      <w:lang w:bidi="ar-SA"/>
    </w:rPr>
  </w:style>
  <w:style w:type="paragraph" w:customStyle="1" w:styleId="1Gnia-Heading3">
    <w:name w:val="1Génia - Heading 3"/>
    <w:basedOn w:val="Titre3"/>
    <w:uiPriority w:val="99"/>
    <w:qFormat/>
    <w:rsid w:val="00293D43"/>
    <w:pPr>
      <w:keepNext/>
      <w:keepLines/>
      <w:widowControl w:val="0"/>
      <w:numPr>
        <w:numId w:val="29"/>
      </w:numPr>
      <w:pBdr>
        <w:top w:val="none" w:sz="0" w:space="0" w:color="auto"/>
        <w:left w:val="none" w:sz="0" w:space="0" w:color="auto"/>
      </w:pBdr>
      <w:adjustRightInd w:val="0"/>
      <w:spacing w:before="260" w:after="160"/>
      <w:ind w:left="1882" w:hanging="181"/>
      <w:contextualSpacing/>
      <w:jc w:val="both"/>
      <w:textAlignment w:val="baseline"/>
    </w:pPr>
    <w:rPr>
      <w:rFonts w:ascii="Cambria" w:hAnsi="Cambria"/>
      <w:b/>
      <w:bCs/>
      <w:caps w:val="0"/>
      <w:color w:val="4F6228"/>
      <w:spacing w:val="0"/>
      <w:sz w:val="26"/>
      <w:lang w:bidi="ar-SA"/>
    </w:rPr>
  </w:style>
  <w:style w:type="paragraph" w:customStyle="1" w:styleId="1Gnia-Heading4">
    <w:name w:val="1Génia - Heading 4"/>
    <w:basedOn w:val="Titre4"/>
    <w:uiPriority w:val="99"/>
    <w:qFormat/>
    <w:rsid w:val="00293D43"/>
    <w:pPr>
      <w:keepNext/>
      <w:keepLines/>
      <w:widowControl w:val="0"/>
      <w:numPr>
        <w:numId w:val="29"/>
      </w:numPr>
      <w:pBdr>
        <w:top w:val="none" w:sz="0" w:space="0" w:color="auto"/>
        <w:left w:val="none" w:sz="0" w:space="0" w:color="auto"/>
      </w:pBdr>
      <w:adjustRightInd w:val="0"/>
      <w:spacing w:before="200" w:after="120"/>
      <w:ind w:left="867" w:hanging="357"/>
      <w:contextualSpacing/>
      <w:jc w:val="both"/>
      <w:textAlignment w:val="baseline"/>
    </w:pPr>
    <w:rPr>
      <w:rFonts w:ascii="Cambria" w:hAnsi="Cambria"/>
      <w:b/>
      <w:bCs/>
      <w:iCs/>
      <w:caps w:val="0"/>
      <w:color w:val="76923C"/>
      <w:spacing w:val="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76">
      <w:bodyDiv w:val="1"/>
      <w:marLeft w:val="0"/>
      <w:marRight w:val="0"/>
      <w:marTop w:val="0"/>
      <w:marBottom w:val="0"/>
      <w:divBdr>
        <w:top w:val="none" w:sz="0" w:space="0" w:color="auto"/>
        <w:left w:val="none" w:sz="0" w:space="0" w:color="auto"/>
        <w:bottom w:val="none" w:sz="0" w:space="0" w:color="auto"/>
        <w:right w:val="none" w:sz="0" w:space="0" w:color="auto"/>
      </w:divBdr>
    </w:div>
    <w:div w:id="16515592">
      <w:bodyDiv w:val="1"/>
      <w:marLeft w:val="0"/>
      <w:marRight w:val="0"/>
      <w:marTop w:val="0"/>
      <w:marBottom w:val="0"/>
      <w:divBdr>
        <w:top w:val="none" w:sz="0" w:space="0" w:color="auto"/>
        <w:left w:val="none" w:sz="0" w:space="0" w:color="auto"/>
        <w:bottom w:val="none" w:sz="0" w:space="0" w:color="auto"/>
        <w:right w:val="none" w:sz="0" w:space="0" w:color="auto"/>
      </w:divBdr>
    </w:div>
    <w:div w:id="58217572">
      <w:bodyDiv w:val="1"/>
      <w:marLeft w:val="0"/>
      <w:marRight w:val="0"/>
      <w:marTop w:val="0"/>
      <w:marBottom w:val="0"/>
      <w:divBdr>
        <w:top w:val="none" w:sz="0" w:space="0" w:color="auto"/>
        <w:left w:val="none" w:sz="0" w:space="0" w:color="auto"/>
        <w:bottom w:val="none" w:sz="0" w:space="0" w:color="auto"/>
        <w:right w:val="none" w:sz="0" w:space="0" w:color="auto"/>
      </w:divBdr>
      <w:divsChild>
        <w:div w:id="70204215">
          <w:marLeft w:val="0"/>
          <w:marRight w:val="0"/>
          <w:marTop w:val="0"/>
          <w:marBottom w:val="0"/>
          <w:divBdr>
            <w:top w:val="none" w:sz="0" w:space="0" w:color="auto"/>
            <w:left w:val="none" w:sz="0" w:space="0" w:color="auto"/>
            <w:bottom w:val="none" w:sz="0" w:space="0" w:color="auto"/>
            <w:right w:val="none" w:sz="0" w:space="0" w:color="auto"/>
          </w:divBdr>
        </w:div>
        <w:div w:id="70464801">
          <w:marLeft w:val="0"/>
          <w:marRight w:val="0"/>
          <w:marTop w:val="0"/>
          <w:marBottom w:val="0"/>
          <w:divBdr>
            <w:top w:val="none" w:sz="0" w:space="0" w:color="auto"/>
            <w:left w:val="none" w:sz="0" w:space="0" w:color="auto"/>
            <w:bottom w:val="none" w:sz="0" w:space="0" w:color="auto"/>
            <w:right w:val="none" w:sz="0" w:space="0" w:color="auto"/>
          </w:divBdr>
        </w:div>
        <w:div w:id="481393045">
          <w:marLeft w:val="0"/>
          <w:marRight w:val="0"/>
          <w:marTop w:val="0"/>
          <w:marBottom w:val="0"/>
          <w:divBdr>
            <w:top w:val="none" w:sz="0" w:space="0" w:color="auto"/>
            <w:left w:val="none" w:sz="0" w:space="0" w:color="auto"/>
            <w:bottom w:val="none" w:sz="0" w:space="0" w:color="auto"/>
            <w:right w:val="none" w:sz="0" w:space="0" w:color="auto"/>
          </w:divBdr>
        </w:div>
        <w:div w:id="658853525">
          <w:marLeft w:val="0"/>
          <w:marRight w:val="0"/>
          <w:marTop w:val="0"/>
          <w:marBottom w:val="0"/>
          <w:divBdr>
            <w:top w:val="none" w:sz="0" w:space="0" w:color="auto"/>
            <w:left w:val="none" w:sz="0" w:space="0" w:color="auto"/>
            <w:bottom w:val="none" w:sz="0" w:space="0" w:color="auto"/>
            <w:right w:val="none" w:sz="0" w:space="0" w:color="auto"/>
          </w:divBdr>
        </w:div>
        <w:div w:id="988703433">
          <w:marLeft w:val="0"/>
          <w:marRight w:val="0"/>
          <w:marTop w:val="0"/>
          <w:marBottom w:val="0"/>
          <w:divBdr>
            <w:top w:val="none" w:sz="0" w:space="0" w:color="auto"/>
            <w:left w:val="none" w:sz="0" w:space="0" w:color="auto"/>
            <w:bottom w:val="none" w:sz="0" w:space="0" w:color="auto"/>
            <w:right w:val="none" w:sz="0" w:space="0" w:color="auto"/>
          </w:divBdr>
        </w:div>
        <w:div w:id="1044720046">
          <w:marLeft w:val="0"/>
          <w:marRight w:val="0"/>
          <w:marTop w:val="0"/>
          <w:marBottom w:val="0"/>
          <w:divBdr>
            <w:top w:val="none" w:sz="0" w:space="0" w:color="auto"/>
            <w:left w:val="none" w:sz="0" w:space="0" w:color="auto"/>
            <w:bottom w:val="none" w:sz="0" w:space="0" w:color="auto"/>
            <w:right w:val="none" w:sz="0" w:space="0" w:color="auto"/>
          </w:divBdr>
        </w:div>
        <w:div w:id="1074012663">
          <w:marLeft w:val="0"/>
          <w:marRight w:val="0"/>
          <w:marTop w:val="0"/>
          <w:marBottom w:val="0"/>
          <w:divBdr>
            <w:top w:val="none" w:sz="0" w:space="0" w:color="auto"/>
            <w:left w:val="none" w:sz="0" w:space="0" w:color="auto"/>
            <w:bottom w:val="none" w:sz="0" w:space="0" w:color="auto"/>
            <w:right w:val="none" w:sz="0" w:space="0" w:color="auto"/>
          </w:divBdr>
        </w:div>
        <w:div w:id="1129936730">
          <w:marLeft w:val="0"/>
          <w:marRight w:val="0"/>
          <w:marTop w:val="0"/>
          <w:marBottom w:val="0"/>
          <w:divBdr>
            <w:top w:val="none" w:sz="0" w:space="0" w:color="auto"/>
            <w:left w:val="none" w:sz="0" w:space="0" w:color="auto"/>
            <w:bottom w:val="none" w:sz="0" w:space="0" w:color="auto"/>
            <w:right w:val="none" w:sz="0" w:space="0" w:color="auto"/>
          </w:divBdr>
        </w:div>
        <w:div w:id="1252203933">
          <w:marLeft w:val="0"/>
          <w:marRight w:val="0"/>
          <w:marTop w:val="0"/>
          <w:marBottom w:val="0"/>
          <w:divBdr>
            <w:top w:val="none" w:sz="0" w:space="0" w:color="auto"/>
            <w:left w:val="none" w:sz="0" w:space="0" w:color="auto"/>
            <w:bottom w:val="none" w:sz="0" w:space="0" w:color="auto"/>
            <w:right w:val="none" w:sz="0" w:space="0" w:color="auto"/>
          </w:divBdr>
        </w:div>
        <w:div w:id="1267038775">
          <w:marLeft w:val="0"/>
          <w:marRight w:val="0"/>
          <w:marTop w:val="0"/>
          <w:marBottom w:val="0"/>
          <w:divBdr>
            <w:top w:val="none" w:sz="0" w:space="0" w:color="auto"/>
            <w:left w:val="none" w:sz="0" w:space="0" w:color="auto"/>
            <w:bottom w:val="none" w:sz="0" w:space="0" w:color="auto"/>
            <w:right w:val="none" w:sz="0" w:space="0" w:color="auto"/>
          </w:divBdr>
        </w:div>
        <w:div w:id="1383560975">
          <w:marLeft w:val="0"/>
          <w:marRight w:val="0"/>
          <w:marTop w:val="0"/>
          <w:marBottom w:val="0"/>
          <w:divBdr>
            <w:top w:val="none" w:sz="0" w:space="0" w:color="auto"/>
            <w:left w:val="none" w:sz="0" w:space="0" w:color="auto"/>
            <w:bottom w:val="none" w:sz="0" w:space="0" w:color="auto"/>
            <w:right w:val="none" w:sz="0" w:space="0" w:color="auto"/>
          </w:divBdr>
        </w:div>
        <w:div w:id="1997176576">
          <w:marLeft w:val="0"/>
          <w:marRight w:val="0"/>
          <w:marTop w:val="0"/>
          <w:marBottom w:val="0"/>
          <w:divBdr>
            <w:top w:val="none" w:sz="0" w:space="0" w:color="auto"/>
            <w:left w:val="none" w:sz="0" w:space="0" w:color="auto"/>
            <w:bottom w:val="none" w:sz="0" w:space="0" w:color="auto"/>
            <w:right w:val="none" w:sz="0" w:space="0" w:color="auto"/>
          </w:divBdr>
        </w:div>
        <w:div w:id="2052728708">
          <w:marLeft w:val="0"/>
          <w:marRight w:val="0"/>
          <w:marTop w:val="0"/>
          <w:marBottom w:val="0"/>
          <w:divBdr>
            <w:top w:val="none" w:sz="0" w:space="0" w:color="auto"/>
            <w:left w:val="none" w:sz="0" w:space="0" w:color="auto"/>
            <w:bottom w:val="none" w:sz="0" w:space="0" w:color="auto"/>
            <w:right w:val="none" w:sz="0" w:space="0" w:color="auto"/>
          </w:divBdr>
        </w:div>
        <w:div w:id="2123567198">
          <w:marLeft w:val="0"/>
          <w:marRight w:val="0"/>
          <w:marTop w:val="0"/>
          <w:marBottom w:val="0"/>
          <w:divBdr>
            <w:top w:val="none" w:sz="0" w:space="0" w:color="auto"/>
            <w:left w:val="none" w:sz="0" w:space="0" w:color="auto"/>
            <w:bottom w:val="none" w:sz="0" w:space="0" w:color="auto"/>
            <w:right w:val="none" w:sz="0" w:space="0" w:color="auto"/>
          </w:divBdr>
        </w:div>
      </w:divsChild>
    </w:div>
    <w:div w:id="66419997">
      <w:bodyDiv w:val="1"/>
      <w:marLeft w:val="0"/>
      <w:marRight w:val="0"/>
      <w:marTop w:val="0"/>
      <w:marBottom w:val="0"/>
      <w:divBdr>
        <w:top w:val="none" w:sz="0" w:space="0" w:color="auto"/>
        <w:left w:val="none" w:sz="0" w:space="0" w:color="auto"/>
        <w:bottom w:val="none" w:sz="0" w:space="0" w:color="auto"/>
        <w:right w:val="none" w:sz="0" w:space="0" w:color="auto"/>
      </w:divBdr>
    </w:div>
    <w:div w:id="79837339">
      <w:bodyDiv w:val="1"/>
      <w:marLeft w:val="0"/>
      <w:marRight w:val="0"/>
      <w:marTop w:val="0"/>
      <w:marBottom w:val="0"/>
      <w:divBdr>
        <w:top w:val="none" w:sz="0" w:space="0" w:color="auto"/>
        <w:left w:val="none" w:sz="0" w:space="0" w:color="auto"/>
        <w:bottom w:val="none" w:sz="0" w:space="0" w:color="auto"/>
        <w:right w:val="none" w:sz="0" w:space="0" w:color="auto"/>
      </w:divBdr>
    </w:div>
    <w:div w:id="112751834">
      <w:bodyDiv w:val="1"/>
      <w:marLeft w:val="0"/>
      <w:marRight w:val="0"/>
      <w:marTop w:val="0"/>
      <w:marBottom w:val="0"/>
      <w:divBdr>
        <w:top w:val="none" w:sz="0" w:space="0" w:color="auto"/>
        <w:left w:val="none" w:sz="0" w:space="0" w:color="auto"/>
        <w:bottom w:val="none" w:sz="0" w:space="0" w:color="auto"/>
        <w:right w:val="none" w:sz="0" w:space="0" w:color="auto"/>
      </w:divBdr>
    </w:div>
    <w:div w:id="121386519">
      <w:bodyDiv w:val="1"/>
      <w:marLeft w:val="0"/>
      <w:marRight w:val="0"/>
      <w:marTop w:val="0"/>
      <w:marBottom w:val="0"/>
      <w:divBdr>
        <w:top w:val="none" w:sz="0" w:space="0" w:color="auto"/>
        <w:left w:val="none" w:sz="0" w:space="0" w:color="auto"/>
        <w:bottom w:val="none" w:sz="0" w:space="0" w:color="auto"/>
        <w:right w:val="none" w:sz="0" w:space="0" w:color="auto"/>
      </w:divBdr>
    </w:div>
    <w:div w:id="125512033">
      <w:bodyDiv w:val="1"/>
      <w:marLeft w:val="0"/>
      <w:marRight w:val="0"/>
      <w:marTop w:val="0"/>
      <w:marBottom w:val="0"/>
      <w:divBdr>
        <w:top w:val="none" w:sz="0" w:space="0" w:color="auto"/>
        <w:left w:val="none" w:sz="0" w:space="0" w:color="auto"/>
        <w:bottom w:val="none" w:sz="0" w:space="0" w:color="auto"/>
        <w:right w:val="none" w:sz="0" w:space="0" w:color="auto"/>
      </w:divBdr>
    </w:div>
    <w:div w:id="141048404">
      <w:bodyDiv w:val="1"/>
      <w:marLeft w:val="0"/>
      <w:marRight w:val="0"/>
      <w:marTop w:val="0"/>
      <w:marBottom w:val="0"/>
      <w:divBdr>
        <w:top w:val="none" w:sz="0" w:space="0" w:color="auto"/>
        <w:left w:val="none" w:sz="0" w:space="0" w:color="auto"/>
        <w:bottom w:val="none" w:sz="0" w:space="0" w:color="auto"/>
        <w:right w:val="none" w:sz="0" w:space="0" w:color="auto"/>
      </w:divBdr>
    </w:div>
    <w:div w:id="147674740">
      <w:bodyDiv w:val="1"/>
      <w:marLeft w:val="0"/>
      <w:marRight w:val="0"/>
      <w:marTop w:val="0"/>
      <w:marBottom w:val="0"/>
      <w:divBdr>
        <w:top w:val="none" w:sz="0" w:space="0" w:color="auto"/>
        <w:left w:val="none" w:sz="0" w:space="0" w:color="auto"/>
        <w:bottom w:val="none" w:sz="0" w:space="0" w:color="auto"/>
        <w:right w:val="none" w:sz="0" w:space="0" w:color="auto"/>
      </w:divBdr>
    </w:div>
    <w:div w:id="159931628">
      <w:bodyDiv w:val="1"/>
      <w:marLeft w:val="0"/>
      <w:marRight w:val="0"/>
      <w:marTop w:val="0"/>
      <w:marBottom w:val="0"/>
      <w:divBdr>
        <w:top w:val="none" w:sz="0" w:space="0" w:color="auto"/>
        <w:left w:val="none" w:sz="0" w:space="0" w:color="auto"/>
        <w:bottom w:val="none" w:sz="0" w:space="0" w:color="auto"/>
        <w:right w:val="none" w:sz="0" w:space="0" w:color="auto"/>
      </w:divBdr>
    </w:div>
    <w:div w:id="207032469">
      <w:bodyDiv w:val="1"/>
      <w:marLeft w:val="0"/>
      <w:marRight w:val="0"/>
      <w:marTop w:val="0"/>
      <w:marBottom w:val="0"/>
      <w:divBdr>
        <w:top w:val="none" w:sz="0" w:space="0" w:color="auto"/>
        <w:left w:val="none" w:sz="0" w:space="0" w:color="auto"/>
        <w:bottom w:val="none" w:sz="0" w:space="0" w:color="auto"/>
        <w:right w:val="none" w:sz="0" w:space="0" w:color="auto"/>
      </w:divBdr>
    </w:div>
    <w:div w:id="229577204">
      <w:bodyDiv w:val="1"/>
      <w:marLeft w:val="0"/>
      <w:marRight w:val="0"/>
      <w:marTop w:val="0"/>
      <w:marBottom w:val="0"/>
      <w:divBdr>
        <w:top w:val="none" w:sz="0" w:space="0" w:color="auto"/>
        <w:left w:val="none" w:sz="0" w:space="0" w:color="auto"/>
        <w:bottom w:val="none" w:sz="0" w:space="0" w:color="auto"/>
        <w:right w:val="none" w:sz="0" w:space="0" w:color="auto"/>
      </w:divBdr>
    </w:div>
    <w:div w:id="230431512">
      <w:bodyDiv w:val="1"/>
      <w:marLeft w:val="0"/>
      <w:marRight w:val="0"/>
      <w:marTop w:val="0"/>
      <w:marBottom w:val="0"/>
      <w:divBdr>
        <w:top w:val="none" w:sz="0" w:space="0" w:color="auto"/>
        <w:left w:val="none" w:sz="0" w:space="0" w:color="auto"/>
        <w:bottom w:val="none" w:sz="0" w:space="0" w:color="auto"/>
        <w:right w:val="none" w:sz="0" w:space="0" w:color="auto"/>
      </w:divBdr>
    </w:div>
    <w:div w:id="238756630">
      <w:bodyDiv w:val="1"/>
      <w:marLeft w:val="0"/>
      <w:marRight w:val="0"/>
      <w:marTop w:val="0"/>
      <w:marBottom w:val="0"/>
      <w:divBdr>
        <w:top w:val="none" w:sz="0" w:space="0" w:color="auto"/>
        <w:left w:val="none" w:sz="0" w:space="0" w:color="auto"/>
        <w:bottom w:val="none" w:sz="0" w:space="0" w:color="auto"/>
        <w:right w:val="none" w:sz="0" w:space="0" w:color="auto"/>
      </w:divBdr>
    </w:div>
    <w:div w:id="240678781">
      <w:bodyDiv w:val="1"/>
      <w:marLeft w:val="0"/>
      <w:marRight w:val="0"/>
      <w:marTop w:val="0"/>
      <w:marBottom w:val="0"/>
      <w:divBdr>
        <w:top w:val="none" w:sz="0" w:space="0" w:color="auto"/>
        <w:left w:val="none" w:sz="0" w:space="0" w:color="auto"/>
        <w:bottom w:val="none" w:sz="0" w:space="0" w:color="auto"/>
        <w:right w:val="none" w:sz="0" w:space="0" w:color="auto"/>
      </w:divBdr>
    </w:div>
    <w:div w:id="241836321">
      <w:bodyDiv w:val="1"/>
      <w:marLeft w:val="0"/>
      <w:marRight w:val="0"/>
      <w:marTop w:val="0"/>
      <w:marBottom w:val="0"/>
      <w:divBdr>
        <w:top w:val="none" w:sz="0" w:space="0" w:color="auto"/>
        <w:left w:val="none" w:sz="0" w:space="0" w:color="auto"/>
        <w:bottom w:val="none" w:sz="0" w:space="0" w:color="auto"/>
        <w:right w:val="none" w:sz="0" w:space="0" w:color="auto"/>
      </w:divBdr>
      <w:divsChild>
        <w:div w:id="550729817">
          <w:marLeft w:val="0"/>
          <w:marRight w:val="0"/>
          <w:marTop w:val="0"/>
          <w:marBottom w:val="0"/>
          <w:divBdr>
            <w:top w:val="none" w:sz="0" w:space="0" w:color="auto"/>
            <w:left w:val="none" w:sz="0" w:space="0" w:color="auto"/>
            <w:bottom w:val="none" w:sz="0" w:space="0" w:color="auto"/>
            <w:right w:val="none" w:sz="0" w:space="0" w:color="auto"/>
          </w:divBdr>
        </w:div>
        <w:div w:id="664670945">
          <w:marLeft w:val="0"/>
          <w:marRight w:val="0"/>
          <w:marTop w:val="0"/>
          <w:marBottom w:val="0"/>
          <w:divBdr>
            <w:top w:val="none" w:sz="0" w:space="0" w:color="auto"/>
            <w:left w:val="none" w:sz="0" w:space="0" w:color="auto"/>
            <w:bottom w:val="none" w:sz="0" w:space="0" w:color="auto"/>
            <w:right w:val="none" w:sz="0" w:space="0" w:color="auto"/>
          </w:divBdr>
        </w:div>
        <w:div w:id="1307973483">
          <w:marLeft w:val="0"/>
          <w:marRight w:val="0"/>
          <w:marTop w:val="300"/>
          <w:marBottom w:val="300"/>
          <w:divBdr>
            <w:top w:val="none" w:sz="0" w:space="0" w:color="auto"/>
            <w:left w:val="none" w:sz="0" w:space="0" w:color="auto"/>
            <w:bottom w:val="none" w:sz="0" w:space="0" w:color="auto"/>
            <w:right w:val="none" w:sz="0" w:space="0" w:color="auto"/>
          </w:divBdr>
          <w:divsChild>
            <w:div w:id="21901180">
              <w:marLeft w:val="0"/>
              <w:marRight w:val="0"/>
              <w:marTop w:val="0"/>
              <w:marBottom w:val="0"/>
              <w:divBdr>
                <w:top w:val="none" w:sz="0" w:space="0" w:color="auto"/>
                <w:left w:val="none" w:sz="0" w:space="0" w:color="auto"/>
                <w:bottom w:val="none" w:sz="0" w:space="0" w:color="auto"/>
                <w:right w:val="none" w:sz="0" w:space="0" w:color="auto"/>
              </w:divBdr>
              <w:divsChild>
                <w:div w:id="13125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2366">
          <w:marLeft w:val="0"/>
          <w:marRight w:val="0"/>
          <w:marTop w:val="0"/>
          <w:marBottom w:val="0"/>
          <w:divBdr>
            <w:top w:val="none" w:sz="0" w:space="0" w:color="auto"/>
            <w:left w:val="none" w:sz="0" w:space="0" w:color="auto"/>
            <w:bottom w:val="none" w:sz="0" w:space="0" w:color="auto"/>
            <w:right w:val="none" w:sz="0" w:space="0" w:color="auto"/>
          </w:divBdr>
        </w:div>
      </w:divsChild>
    </w:div>
    <w:div w:id="252978663">
      <w:bodyDiv w:val="1"/>
      <w:marLeft w:val="0"/>
      <w:marRight w:val="0"/>
      <w:marTop w:val="0"/>
      <w:marBottom w:val="0"/>
      <w:divBdr>
        <w:top w:val="none" w:sz="0" w:space="0" w:color="auto"/>
        <w:left w:val="none" w:sz="0" w:space="0" w:color="auto"/>
        <w:bottom w:val="none" w:sz="0" w:space="0" w:color="auto"/>
        <w:right w:val="none" w:sz="0" w:space="0" w:color="auto"/>
      </w:divBdr>
    </w:div>
    <w:div w:id="281619209">
      <w:bodyDiv w:val="1"/>
      <w:marLeft w:val="0"/>
      <w:marRight w:val="0"/>
      <w:marTop w:val="0"/>
      <w:marBottom w:val="0"/>
      <w:divBdr>
        <w:top w:val="none" w:sz="0" w:space="0" w:color="auto"/>
        <w:left w:val="none" w:sz="0" w:space="0" w:color="auto"/>
        <w:bottom w:val="none" w:sz="0" w:space="0" w:color="auto"/>
        <w:right w:val="none" w:sz="0" w:space="0" w:color="auto"/>
      </w:divBdr>
    </w:div>
    <w:div w:id="331957601">
      <w:bodyDiv w:val="1"/>
      <w:marLeft w:val="0"/>
      <w:marRight w:val="0"/>
      <w:marTop w:val="0"/>
      <w:marBottom w:val="0"/>
      <w:divBdr>
        <w:top w:val="none" w:sz="0" w:space="0" w:color="auto"/>
        <w:left w:val="none" w:sz="0" w:space="0" w:color="auto"/>
        <w:bottom w:val="none" w:sz="0" w:space="0" w:color="auto"/>
        <w:right w:val="none" w:sz="0" w:space="0" w:color="auto"/>
      </w:divBdr>
    </w:div>
    <w:div w:id="339309330">
      <w:bodyDiv w:val="1"/>
      <w:marLeft w:val="0"/>
      <w:marRight w:val="0"/>
      <w:marTop w:val="0"/>
      <w:marBottom w:val="0"/>
      <w:divBdr>
        <w:top w:val="none" w:sz="0" w:space="0" w:color="auto"/>
        <w:left w:val="none" w:sz="0" w:space="0" w:color="auto"/>
        <w:bottom w:val="none" w:sz="0" w:space="0" w:color="auto"/>
        <w:right w:val="none" w:sz="0" w:space="0" w:color="auto"/>
      </w:divBdr>
    </w:div>
    <w:div w:id="352998135">
      <w:bodyDiv w:val="1"/>
      <w:marLeft w:val="0"/>
      <w:marRight w:val="0"/>
      <w:marTop w:val="0"/>
      <w:marBottom w:val="0"/>
      <w:divBdr>
        <w:top w:val="none" w:sz="0" w:space="0" w:color="auto"/>
        <w:left w:val="none" w:sz="0" w:space="0" w:color="auto"/>
        <w:bottom w:val="none" w:sz="0" w:space="0" w:color="auto"/>
        <w:right w:val="none" w:sz="0" w:space="0" w:color="auto"/>
      </w:divBdr>
    </w:div>
    <w:div w:id="353118090">
      <w:bodyDiv w:val="1"/>
      <w:marLeft w:val="0"/>
      <w:marRight w:val="0"/>
      <w:marTop w:val="0"/>
      <w:marBottom w:val="0"/>
      <w:divBdr>
        <w:top w:val="none" w:sz="0" w:space="0" w:color="auto"/>
        <w:left w:val="none" w:sz="0" w:space="0" w:color="auto"/>
        <w:bottom w:val="none" w:sz="0" w:space="0" w:color="auto"/>
        <w:right w:val="none" w:sz="0" w:space="0" w:color="auto"/>
      </w:divBdr>
    </w:div>
    <w:div w:id="364058910">
      <w:bodyDiv w:val="1"/>
      <w:marLeft w:val="0"/>
      <w:marRight w:val="0"/>
      <w:marTop w:val="0"/>
      <w:marBottom w:val="0"/>
      <w:divBdr>
        <w:top w:val="none" w:sz="0" w:space="0" w:color="auto"/>
        <w:left w:val="none" w:sz="0" w:space="0" w:color="auto"/>
        <w:bottom w:val="none" w:sz="0" w:space="0" w:color="auto"/>
        <w:right w:val="none" w:sz="0" w:space="0" w:color="auto"/>
      </w:divBdr>
    </w:div>
    <w:div w:id="432745051">
      <w:bodyDiv w:val="1"/>
      <w:marLeft w:val="0"/>
      <w:marRight w:val="0"/>
      <w:marTop w:val="0"/>
      <w:marBottom w:val="0"/>
      <w:divBdr>
        <w:top w:val="none" w:sz="0" w:space="0" w:color="auto"/>
        <w:left w:val="none" w:sz="0" w:space="0" w:color="auto"/>
        <w:bottom w:val="none" w:sz="0" w:space="0" w:color="auto"/>
        <w:right w:val="none" w:sz="0" w:space="0" w:color="auto"/>
      </w:divBdr>
    </w:div>
    <w:div w:id="480736160">
      <w:bodyDiv w:val="1"/>
      <w:marLeft w:val="0"/>
      <w:marRight w:val="0"/>
      <w:marTop w:val="0"/>
      <w:marBottom w:val="0"/>
      <w:divBdr>
        <w:top w:val="none" w:sz="0" w:space="0" w:color="auto"/>
        <w:left w:val="none" w:sz="0" w:space="0" w:color="auto"/>
        <w:bottom w:val="none" w:sz="0" w:space="0" w:color="auto"/>
        <w:right w:val="none" w:sz="0" w:space="0" w:color="auto"/>
      </w:divBdr>
    </w:div>
    <w:div w:id="487476743">
      <w:bodyDiv w:val="1"/>
      <w:marLeft w:val="0"/>
      <w:marRight w:val="0"/>
      <w:marTop w:val="0"/>
      <w:marBottom w:val="0"/>
      <w:divBdr>
        <w:top w:val="none" w:sz="0" w:space="0" w:color="auto"/>
        <w:left w:val="none" w:sz="0" w:space="0" w:color="auto"/>
        <w:bottom w:val="none" w:sz="0" w:space="0" w:color="auto"/>
        <w:right w:val="none" w:sz="0" w:space="0" w:color="auto"/>
      </w:divBdr>
    </w:div>
    <w:div w:id="487555010">
      <w:bodyDiv w:val="1"/>
      <w:marLeft w:val="0"/>
      <w:marRight w:val="0"/>
      <w:marTop w:val="0"/>
      <w:marBottom w:val="0"/>
      <w:divBdr>
        <w:top w:val="none" w:sz="0" w:space="0" w:color="auto"/>
        <w:left w:val="none" w:sz="0" w:space="0" w:color="auto"/>
        <w:bottom w:val="none" w:sz="0" w:space="0" w:color="auto"/>
        <w:right w:val="none" w:sz="0" w:space="0" w:color="auto"/>
      </w:divBdr>
    </w:div>
    <w:div w:id="493955288">
      <w:bodyDiv w:val="1"/>
      <w:marLeft w:val="0"/>
      <w:marRight w:val="0"/>
      <w:marTop w:val="0"/>
      <w:marBottom w:val="0"/>
      <w:divBdr>
        <w:top w:val="none" w:sz="0" w:space="0" w:color="auto"/>
        <w:left w:val="none" w:sz="0" w:space="0" w:color="auto"/>
        <w:bottom w:val="none" w:sz="0" w:space="0" w:color="auto"/>
        <w:right w:val="none" w:sz="0" w:space="0" w:color="auto"/>
      </w:divBdr>
    </w:div>
    <w:div w:id="529685127">
      <w:bodyDiv w:val="1"/>
      <w:marLeft w:val="0"/>
      <w:marRight w:val="0"/>
      <w:marTop w:val="0"/>
      <w:marBottom w:val="0"/>
      <w:divBdr>
        <w:top w:val="none" w:sz="0" w:space="0" w:color="auto"/>
        <w:left w:val="none" w:sz="0" w:space="0" w:color="auto"/>
        <w:bottom w:val="none" w:sz="0" w:space="0" w:color="auto"/>
        <w:right w:val="none" w:sz="0" w:space="0" w:color="auto"/>
      </w:divBdr>
    </w:div>
    <w:div w:id="536699834">
      <w:bodyDiv w:val="1"/>
      <w:marLeft w:val="0"/>
      <w:marRight w:val="0"/>
      <w:marTop w:val="0"/>
      <w:marBottom w:val="0"/>
      <w:divBdr>
        <w:top w:val="none" w:sz="0" w:space="0" w:color="auto"/>
        <w:left w:val="none" w:sz="0" w:space="0" w:color="auto"/>
        <w:bottom w:val="none" w:sz="0" w:space="0" w:color="auto"/>
        <w:right w:val="none" w:sz="0" w:space="0" w:color="auto"/>
      </w:divBdr>
      <w:divsChild>
        <w:div w:id="287319388">
          <w:marLeft w:val="576"/>
          <w:marRight w:val="0"/>
          <w:marTop w:val="80"/>
          <w:marBottom w:val="0"/>
          <w:divBdr>
            <w:top w:val="none" w:sz="0" w:space="0" w:color="auto"/>
            <w:left w:val="none" w:sz="0" w:space="0" w:color="auto"/>
            <w:bottom w:val="none" w:sz="0" w:space="0" w:color="auto"/>
            <w:right w:val="none" w:sz="0" w:space="0" w:color="auto"/>
          </w:divBdr>
        </w:div>
        <w:div w:id="634061775">
          <w:marLeft w:val="576"/>
          <w:marRight w:val="0"/>
          <w:marTop w:val="80"/>
          <w:marBottom w:val="0"/>
          <w:divBdr>
            <w:top w:val="none" w:sz="0" w:space="0" w:color="auto"/>
            <w:left w:val="none" w:sz="0" w:space="0" w:color="auto"/>
            <w:bottom w:val="none" w:sz="0" w:space="0" w:color="auto"/>
            <w:right w:val="none" w:sz="0" w:space="0" w:color="auto"/>
          </w:divBdr>
        </w:div>
        <w:div w:id="1158956077">
          <w:marLeft w:val="576"/>
          <w:marRight w:val="0"/>
          <w:marTop w:val="80"/>
          <w:marBottom w:val="0"/>
          <w:divBdr>
            <w:top w:val="none" w:sz="0" w:space="0" w:color="auto"/>
            <w:left w:val="none" w:sz="0" w:space="0" w:color="auto"/>
            <w:bottom w:val="none" w:sz="0" w:space="0" w:color="auto"/>
            <w:right w:val="none" w:sz="0" w:space="0" w:color="auto"/>
          </w:divBdr>
        </w:div>
        <w:div w:id="1245148327">
          <w:marLeft w:val="576"/>
          <w:marRight w:val="0"/>
          <w:marTop w:val="80"/>
          <w:marBottom w:val="0"/>
          <w:divBdr>
            <w:top w:val="none" w:sz="0" w:space="0" w:color="auto"/>
            <w:left w:val="none" w:sz="0" w:space="0" w:color="auto"/>
            <w:bottom w:val="none" w:sz="0" w:space="0" w:color="auto"/>
            <w:right w:val="none" w:sz="0" w:space="0" w:color="auto"/>
          </w:divBdr>
        </w:div>
        <w:div w:id="1348286914">
          <w:marLeft w:val="576"/>
          <w:marRight w:val="0"/>
          <w:marTop w:val="80"/>
          <w:marBottom w:val="0"/>
          <w:divBdr>
            <w:top w:val="none" w:sz="0" w:space="0" w:color="auto"/>
            <w:left w:val="none" w:sz="0" w:space="0" w:color="auto"/>
            <w:bottom w:val="none" w:sz="0" w:space="0" w:color="auto"/>
            <w:right w:val="none" w:sz="0" w:space="0" w:color="auto"/>
          </w:divBdr>
        </w:div>
        <w:div w:id="1384716328">
          <w:marLeft w:val="576"/>
          <w:marRight w:val="0"/>
          <w:marTop w:val="80"/>
          <w:marBottom w:val="0"/>
          <w:divBdr>
            <w:top w:val="none" w:sz="0" w:space="0" w:color="auto"/>
            <w:left w:val="none" w:sz="0" w:space="0" w:color="auto"/>
            <w:bottom w:val="none" w:sz="0" w:space="0" w:color="auto"/>
            <w:right w:val="none" w:sz="0" w:space="0" w:color="auto"/>
          </w:divBdr>
        </w:div>
        <w:div w:id="1488328091">
          <w:marLeft w:val="576"/>
          <w:marRight w:val="0"/>
          <w:marTop w:val="80"/>
          <w:marBottom w:val="0"/>
          <w:divBdr>
            <w:top w:val="none" w:sz="0" w:space="0" w:color="auto"/>
            <w:left w:val="none" w:sz="0" w:space="0" w:color="auto"/>
            <w:bottom w:val="none" w:sz="0" w:space="0" w:color="auto"/>
            <w:right w:val="none" w:sz="0" w:space="0" w:color="auto"/>
          </w:divBdr>
        </w:div>
        <w:div w:id="1493638668">
          <w:marLeft w:val="576"/>
          <w:marRight w:val="0"/>
          <w:marTop w:val="80"/>
          <w:marBottom w:val="0"/>
          <w:divBdr>
            <w:top w:val="none" w:sz="0" w:space="0" w:color="auto"/>
            <w:left w:val="none" w:sz="0" w:space="0" w:color="auto"/>
            <w:bottom w:val="none" w:sz="0" w:space="0" w:color="auto"/>
            <w:right w:val="none" w:sz="0" w:space="0" w:color="auto"/>
          </w:divBdr>
        </w:div>
        <w:div w:id="1570337651">
          <w:marLeft w:val="576"/>
          <w:marRight w:val="0"/>
          <w:marTop w:val="80"/>
          <w:marBottom w:val="0"/>
          <w:divBdr>
            <w:top w:val="none" w:sz="0" w:space="0" w:color="auto"/>
            <w:left w:val="none" w:sz="0" w:space="0" w:color="auto"/>
            <w:bottom w:val="none" w:sz="0" w:space="0" w:color="auto"/>
            <w:right w:val="none" w:sz="0" w:space="0" w:color="auto"/>
          </w:divBdr>
        </w:div>
        <w:div w:id="1628508947">
          <w:marLeft w:val="576"/>
          <w:marRight w:val="0"/>
          <w:marTop w:val="80"/>
          <w:marBottom w:val="0"/>
          <w:divBdr>
            <w:top w:val="none" w:sz="0" w:space="0" w:color="auto"/>
            <w:left w:val="none" w:sz="0" w:space="0" w:color="auto"/>
            <w:bottom w:val="none" w:sz="0" w:space="0" w:color="auto"/>
            <w:right w:val="none" w:sz="0" w:space="0" w:color="auto"/>
          </w:divBdr>
        </w:div>
      </w:divsChild>
    </w:div>
    <w:div w:id="544489675">
      <w:bodyDiv w:val="1"/>
      <w:marLeft w:val="0"/>
      <w:marRight w:val="0"/>
      <w:marTop w:val="0"/>
      <w:marBottom w:val="0"/>
      <w:divBdr>
        <w:top w:val="none" w:sz="0" w:space="0" w:color="auto"/>
        <w:left w:val="none" w:sz="0" w:space="0" w:color="auto"/>
        <w:bottom w:val="none" w:sz="0" w:space="0" w:color="auto"/>
        <w:right w:val="none" w:sz="0" w:space="0" w:color="auto"/>
      </w:divBdr>
    </w:div>
    <w:div w:id="607080788">
      <w:bodyDiv w:val="1"/>
      <w:marLeft w:val="0"/>
      <w:marRight w:val="0"/>
      <w:marTop w:val="0"/>
      <w:marBottom w:val="0"/>
      <w:divBdr>
        <w:top w:val="none" w:sz="0" w:space="0" w:color="auto"/>
        <w:left w:val="none" w:sz="0" w:space="0" w:color="auto"/>
        <w:bottom w:val="none" w:sz="0" w:space="0" w:color="auto"/>
        <w:right w:val="none" w:sz="0" w:space="0" w:color="auto"/>
      </w:divBdr>
    </w:div>
    <w:div w:id="612595648">
      <w:bodyDiv w:val="1"/>
      <w:marLeft w:val="0"/>
      <w:marRight w:val="0"/>
      <w:marTop w:val="0"/>
      <w:marBottom w:val="0"/>
      <w:divBdr>
        <w:top w:val="none" w:sz="0" w:space="0" w:color="auto"/>
        <w:left w:val="none" w:sz="0" w:space="0" w:color="auto"/>
        <w:bottom w:val="none" w:sz="0" w:space="0" w:color="auto"/>
        <w:right w:val="none" w:sz="0" w:space="0" w:color="auto"/>
      </w:divBdr>
    </w:div>
    <w:div w:id="713850016">
      <w:bodyDiv w:val="1"/>
      <w:marLeft w:val="0"/>
      <w:marRight w:val="0"/>
      <w:marTop w:val="0"/>
      <w:marBottom w:val="0"/>
      <w:divBdr>
        <w:top w:val="none" w:sz="0" w:space="0" w:color="auto"/>
        <w:left w:val="none" w:sz="0" w:space="0" w:color="auto"/>
        <w:bottom w:val="none" w:sz="0" w:space="0" w:color="auto"/>
        <w:right w:val="none" w:sz="0" w:space="0" w:color="auto"/>
      </w:divBdr>
    </w:div>
    <w:div w:id="731000579">
      <w:bodyDiv w:val="1"/>
      <w:marLeft w:val="0"/>
      <w:marRight w:val="0"/>
      <w:marTop w:val="0"/>
      <w:marBottom w:val="0"/>
      <w:divBdr>
        <w:top w:val="none" w:sz="0" w:space="0" w:color="auto"/>
        <w:left w:val="none" w:sz="0" w:space="0" w:color="auto"/>
        <w:bottom w:val="none" w:sz="0" w:space="0" w:color="auto"/>
        <w:right w:val="none" w:sz="0" w:space="0" w:color="auto"/>
      </w:divBdr>
    </w:div>
    <w:div w:id="761297527">
      <w:bodyDiv w:val="1"/>
      <w:marLeft w:val="0"/>
      <w:marRight w:val="0"/>
      <w:marTop w:val="0"/>
      <w:marBottom w:val="0"/>
      <w:divBdr>
        <w:top w:val="none" w:sz="0" w:space="0" w:color="auto"/>
        <w:left w:val="none" w:sz="0" w:space="0" w:color="auto"/>
        <w:bottom w:val="none" w:sz="0" w:space="0" w:color="auto"/>
        <w:right w:val="none" w:sz="0" w:space="0" w:color="auto"/>
      </w:divBdr>
    </w:div>
    <w:div w:id="778912093">
      <w:bodyDiv w:val="1"/>
      <w:marLeft w:val="0"/>
      <w:marRight w:val="0"/>
      <w:marTop w:val="0"/>
      <w:marBottom w:val="0"/>
      <w:divBdr>
        <w:top w:val="none" w:sz="0" w:space="0" w:color="auto"/>
        <w:left w:val="none" w:sz="0" w:space="0" w:color="auto"/>
        <w:bottom w:val="none" w:sz="0" w:space="0" w:color="auto"/>
        <w:right w:val="none" w:sz="0" w:space="0" w:color="auto"/>
      </w:divBdr>
    </w:div>
    <w:div w:id="788744543">
      <w:bodyDiv w:val="1"/>
      <w:marLeft w:val="0"/>
      <w:marRight w:val="0"/>
      <w:marTop w:val="0"/>
      <w:marBottom w:val="0"/>
      <w:divBdr>
        <w:top w:val="none" w:sz="0" w:space="0" w:color="auto"/>
        <w:left w:val="none" w:sz="0" w:space="0" w:color="auto"/>
        <w:bottom w:val="none" w:sz="0" w:space="0" w:color="auto"/>
        <w:right w:val="none" w:sz="0" w:space="0" w:color="auto"/>
      </w:divBdr>
    </w:div>
    <w:div w:id="789976673">
      <w:bodyDiv w:val="1"/>
      <w:marLeft w:val="0"/>
      <w:marRight w:val="0"/>
      <w:marTop w:val="0"/>
      <w:marBottom w:val="0"/>
      <w:divBdr>
        <w:top w:val="none" w:sz="0" w:space="0" w:color="auto"/>
        <w:left w:val="none" w:sz="0" w:space="0" w:color="auto"/>
        <w:bottom w:val="none" w:sz="0" w:space="0" w:color="auto"/>
        <w:right w:val="none" w:sz="0" w:space="0" w:color="auto"/>
      </w:divBdr>
    </w:div>
    <w:div w:id="808283936">
      <w:bodyDiv w:val="1"/>
      <w:marLeft w:val="0"/>
      <w:marRight w:val="0"/>
      <w:marTop w:val="0"/>
      <w:marBottom w:val="0"/>
      <w:divBdr>
        <w:top w:val="none" w:sz="0" w:space="0" w:color="auto"/>
        <w:left w:val="none" w:sz="0" w:space="0" w:color="auto"/>
        <w:bottom w:val="none" w:sz="0" w:space="0" w:color="auto"/>
        <w:right w:val="none" w:sz="0" w:space="0" w:color="auto"/>
      </w:divBdr>
    </w:div>
    <w:div w:id="823819228">
      <w:bodyDiv w:val="1"/>
      <w:marLeft w:val="0"/>
      <w:marRight w:val="0"/>
      <w:marTop w:val="0"/>
      <w:marBottom w:val="0"/>
      <w:divBdr>
        <w:top w:val="none" w:sz="0" w:space="0" w:color="auto"/>
        <w:left w:val="none" w:sz="0" w:space="0" w:color="auto"/>
        <w:bottom w:val="none" w:sz="0" w:space="0" w:color="auto"/>
        <w:right w:val="none" w:sz="0" w:space="0" w:color="auto"/>
      </w:divBdr>
    </w:div>
    <w:div w:id="843742023">
      <w:bodyDiv w:val="1"/>
      <w:marLeft w:val="0"/>
      <w:marRight w:val="0"/>
      <w:marTop w:val="0"/>
      <w:marBottom w:val="0"/>
      <w:divBdr>
        <w:top w:val="none" w:sz="0" w:space="0" w:color="auto"/>
        <w:left w:val="none" w:sz="0" w:space="0" w:color="auto"/>
        <w:bottom w:val="none" w:sz="0" w:space="0" w:color="auto"/>
        <w:right w:val="none" w:sz="0" w:space="0" w:color="auto"/>
      </w:divBdr>
    </w:div>
    <w:div w:id="847602055">
      <w:bodyDiv w:val="1"/>
      <w:marLeft w:val="0"/>
      <w:marRight w:val="0"/>
      <w:marTop w:val="0"/>
      <w:marBottom w:val="0"/>
      <w:divBdr>
        <w:top w:val="none" w:sz="0" w:space="0" w:color="auto"/>
        <w:left w:val="none" w:sz="0" w:space="0" w:color="auto"/>
        <w:bottom w:val="none" w:sz="0" w:space="0" w:color="auto"/>
        <w:right w:val="none" w:sz="0" w:space="0" w:color="auto"/>
      </w:divBdr>
    </w:div>
    <w:div w:id="883558616">
      <w:bodyDiv w:val="1"/>
      <w:marLeft w:val="0"/>
      <w:marRight w:val="0"/>
      <w:marTop w:val="0"/>
      <w:marBottom w:val="0"/>
      <w:divBdr>
        <w:top w:val="none" w:sz="0" w:space="0" w:color="auto"/>
        <w:left w:val="none" w:sz="0" w:space="0" w:color="auto"/>
        <w:bottom w:val="none" w:sz="0" w:space="0" w:color="auto"/>
        <w:right w:val="none" w:sz="0" w:space="0" w:color="auto"/>
      </w:divBdr>
    </w:div>
    <w:div w:id="889808596">
      <w:bodyDiv w:val="1"/>
      <w:marLeft w:val="0"/>
      <w:marRight w:val="0"/>
      <w:marTop w:val="0"/>
      <w:marBottom w:val="0"/>
      <w:divBdr>
        <w:top w:val="none" w:sz="0" w:space="0" w:color="auto"/>
        <w:left w:val="none" w:sz="0" w:space="0" w:color="auto"/>
        <w:bottom w:val="none" w:sz="0" w:space="0" w:color="auto"/>
        <w:right w:val="none" w:sz="0" w:space="0" w:color="auto"/>
      </w:divBdr>
    </w:div>
    <w:div w:id="928123183">
      <w:bodyDiv w:val="1"/>
      <w:marLeft w:val="0"/>
      <w:marRight w:val="0"/>
      <w:marTop w:val="0"/>
      <w:marBottom w:val="0"/>
      <w:divBdr>
        <w:top w:val="none" w:sz="0" w:space="0" w:color="auto"/>
        <w:left w:val="none" w:sz="0" w:space="0" w:color="auto"/>
        <w:bottom w:val="none" w:sz="0" w:space="0" w:color="auto"/>
        <w:right w:val="none" w:sz="0" w:space="0" w:color="auto"/>
      </w:divBdr>
    </w:div>
    <w:div w:id="965544253">
      <w:bodyDiv w:val="1"/>
      <w:marLeft w:val="0"/>
      <w:marRight w:val="0"/>
      <w:marTop w:val="0"/>
      <w:marBottom w:val="0"/>
      <w:divBdr>
        <w:top w:val="none" w:sz="0" w:space="0" w:color="auto"/>
        <w:left w:val="none" w:sz="0" w:space="0" w:color="auto"/>
        <w:bottom w:val="none" w:sz="0" w:space="0" w:color="auto"/>
        <w:right w:val="none" w:sz="0" w:space="0" w:color="auto"/>
      </w:divBdr>
    </w:div>
    <w:div w:id="975067156">
      <w:bodyDiv w:val="1"/>
      <w:marLeft w:val="0"/>
      <w:marRight w:val="0"/>
      <w:marTop w:val="0"/>
      <w:marBottom w:val="0"/>
      <w:divBdr>
        <w:top w:val="none" w:sz="0" w:space="0" w:color="auto"/>
        <w:left w:val="none" w:sz="0" w:space="0" w:color="auto"/>
        <w:bottom w:val="none" w:sz="0" w:space="0" w:color="auto"/>
        <w:right w:val="none" w:sz="0" w:space="0" w:color="auto"/>
      </w:divBdr>
    </w:div>
    <w:div w:id="983000066">
      <w:bodyDiv w:val="1"/>
      <w:marLeft w:val="0"/>
      <w:marRight w:val="0"/>
      <w:marTop w:val="0"/>
      <w:marBottom w:val="0"/>
      <w:divBdr>
        <w:top w:val="none" w:sz="0" w:space="0" w:color="auto"/>
        <w:left w:val="none" w:sz="0" w:space="0" w:color="auto"/>
        <w:bottom w:val="none" w:sz="0" w:space="0" w:color="auto"/>
        <w:right w:val="none" w:sz="0" w:space="0" w:color="auto"/>
      </w:divBdr>
    </w:div>
    <w:div w:id="991443691">
      <w:bodyDiv w:val="1"/>
      <w:marLeft w:val="0"/>
      <w:marRight w:val="0"/>
      <w:marTop w:val="0"/>
      <w:marBottom w:val="0"/>
      <w:divBdr>
        <w:top w:val="none" w:sz="0" w:space="0" w:color="auto"/>
        <w:left w:val="none" w:sz="0" w:space="0" w:color="auto"/>
        <w:bottom w:val="none" w:sz="0" w:space="0" w:color="auto"/>
        <w:right w:val="none" w:sz="0" w:space="0" w:color="auto"/>
      </w:divBdr>
    </w:div>
    <w:div w:id="1023020080">
      <w:bodyDiv w:val="1"/>
      <w:marLeft w:val="0"/>
      <w:marRight w:val="0"/>
      <w:marTop w:val="0"/>
      <w:marBottom w:val="0"/>
      <w:divBdr>
        <w:top w:val="none" w:sz="0" w:space="0" w:color="auto"/>
        <w:left w:val="none" w:sz="0" w:space="0" w:color="auto"/>
        <w:bottom w:val="none" w:sz="0" w:space="0" w:color="auto"/>
        <w:right w:val="none" w:sz="0" w:space="0" w:color="auto"/>
      </w:divBdr>
    </w:div>
    <w:div w:id="1052076801">
      <w:bodyDiv w:val="1"/>
      <w:marLeft w:val="0"/>
      <w:marRight w:val="0"/>
      <w:marTop w:val="0"/>
      <w:marBottom w:val="0"/>
      <w:divBdr>
        <w:top w:val="none" w:sz="0" w:space="0" w:color="auto"/>
        <w:left w:val="none" w:sz="0" w:space="0" w:color="auto"/>
        <w:bottom w:val="none" w:sz="0" w:space="0" w:color="auto"/>
        <w:right w:val="none" w:sz="0" w:space="0" w:color="auto"/>
      </w:divBdr>
    </w:div>
    <w:div w:id="1107121862">
      <w:bodyDiv w:val="1"/>
      <w:marLeft w:val="0"/>
      <w:marRight w:val="0"/>
      <w:marTop w:val="0"/>
      <w:marBottom w:val="0"/>
      <w:divBdr>
        <w:top w:val="none" w:sz="0" w:space="0" w:color="auto"/>
        <w:left w:val="none" w:sz="0" w:space="0" w:color="auto"/>
        <w:bottom w:val="none" w:sz="0" w:space="0" w:color="auto"/>
        <w:right w:val="none" w:sz="0" w:space="0" w:color="auto"/>
      </w:divBdr>
      <w:divsChild>
        <w:div w:id="138420330">
          <w:marLeft w:val="0"/>
          <w:marRight w:val="0"/>
          <w:marTop w:val="0"/>
          <w:marBottom w:val="0"/>
          <w:divBdr>
            <w:top w:val="none" w:sz="0" w:space="0" w:color="auto"/>
            <w:left w:val="none" w:sz="0" w:space="0" w:color="auto"/>
            <w:bottom w:val="none" w:sz="0" w:space="0" w:color="auto"/>
            <w:right w:val="none" w:sz="0" w:space="0" w:color="auto"/>
          </w:divBdr>
        </w:div>
        <w:div w:id="2105878630">
          <w:marLeft w:val="0"/>
          <w:marRight w:val="0"/>
          <w:marTop w:val="300"/>
          <w:marBottom w:val="300"/>
          <w:divBdr>
            <w:top w:val="none" w:sz="0" w:space="0" w:color="auto"/>
            <w:left w:val="none" w:sz="0" w:space="0" w:color="auto"/>
            <w:bottom w:val="none" w:sz="0" w:space="0" w:color="auto"/>
            <w:right w:val="none" w:sz="0" w:space="0" w:color="auto"/>
          </w:divBdr>
          <w:divsChild>
            <w:div w:id="363865481">
              <w:marLeft w:val="0"/>
              <w:marRight w:val="0"/>
              <w:marTop w:val="0"/>
              <w:marBottom w:val="0"/>
              <w:divBdr>
                <w:top w:val="none" w:sz="0" w:space="0" w:color="auto"/>
                <w:left w:val="none" w:sz="0" w:space="0" w:color="auto"/>
                <w:bottom w:val="none" w:sz="0" w:space="0" w:color="auto"/>
                <w:right w:val="none" w:sz="0" w:space="0" w:color="auto"/>
              </w:divBdr>
              <w:divsChild>
                <w:div w:id="3395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9465">
          <w:marLeft w:val="0"/>
          <w:marRight w:val="0"/>
          <w:marTop w:val="0"/>
          <w:marBottom w:val="0"/>
          <w:divBdr>
            <w:top w:val="none" w:sz="0" w:space="0" w:color="auto"/>
            <w:left w:val="none" w:sz="0" w:space="0" w:color="auto"/>
            <w:bottom w:val="none" w:sz="0" w:space="0" w:color="auto"/>
            <w:right w:val="none" w:sz="0" w:space="0" w:color="auto"/>
          </w:divBdr>
        </w:div>
      </w:divsChild>
    </w:div>
    <w:div w:id="1156452538">
      <w:bodyDiv w:val="1"/>
      <w:marLeft w:val="0"/>
      <w:marRight w:val="0"/>
      <w:marTop w:val="0"/>
      <w:marBottom w:val="0"/>
      <w:divBdr>
        <w:top w:val="none" w:sz="0" w:space="0" w:color="auto"/>
        <w:left w:val="none" w:sz="0" w:space="0" w:color="auto"/>
        <w:bottom w:val="none" w:sz="0" w:space="0" w:color="auto"/>
        <w:right w:val="none" w:sz="0" w:space="0" w:color="auto"/>
      </w:divBdr>
    </w:div>
    <w:div w:id="1196236281">
      <w:bodyDiv w:val="1"/>
      <w:marLeft w:val="0"/>
      <w:marRight w:val="0"/>
      <w:marTop w:val="0"/>
      <w:marBottom w:val="0"/>
      <w:divBdr>
        <w:top w:val="none" w:sz="0" w:space="0" w:color="auto"/>
        <w:left w:val="none" w:sz="0" w:space="0" w:color="auto"/>
        <w:bottom w:val="none" w:sz="0" w:space="0" w:color="auto"/>
        <w:right w:val="none" w:sz="0" w:space="0" w:color="auto"/>
      </w:divBdr>
    </w:div>
    <w:div w:id="1221018599">
      <w:bodyDiv w:val="1"/>
      <w:marLeft w:val="0"/>
      <w:marRight w:val="0"/>
      <w:marTop w:val="0"/>
      <w:marBottom w:val="0"/>
      <w:divBdr>
        <w:top w:val="none" w:sz="0" w:space="0" w:color="auto"/>
        <w:left w:val="none" w:sz="0" w:space="0" w:color="auto"/>
        <w:bottom w:val="none" w:sz="0" w:space="0" w:color="auto"/>
        <w:right w:val="none" w:sz="0" w:space="0" w:color="auto"/>
      </w:divBdr>
    </w:div>
    <w:div w:id="1231967089">
      <w:bodyDiv w:val="1"/>
      <w:marLeft w:val="0"/>
      <w:marRight w:val="0"/>
      <w:marTop w:val="0"/>
      <w:marBottom w:val="0"/>
      <w:divBdr>
        <w:top w:val="none" w:sz="0" w:space="0" w:color="auto"/>
        <w:left w:val="none" w:sz="0" w:space="0" w:color="auto"/>
        <w:bottom w:val="none" w:sz="0" w:space="0" w:color="auto"/>
        <w:right w:val="none" w:sz="0" w:space="0" w:color="auto"/>
      </w:divBdr>
    </w:div>
    <w:div w:id="1232305233">
      <w:bodyDiv w:val="1"/>
      <w:marLeft w:val="0"/>
      <w:marRight w:val="0"/>
      <w:marTop w:val="0"/>
      <w:marBottom w:val="0"/>
      <w:divBdr>
        <w:top w:val="none" w:sz="0" w:space="0" w:color="auto"/>
        <w:left w:val="none" w:sz="0" w:space="0" w:color="auto"/>
        <w:bottom w:val="none" w:sz="0" w:space="0" w:color="auto"/>
        <w:right w:val="none" w:sz="0" w:space="0" w:color="auto"/>
      </w:divBdr>
    </w:div>
    <w:div w:id="1245458790">
      <w:bodyDiv w:val="1"/>
      <w:marLeft w:val="0"/>
      <w:marRight w:val="0"/>
      <w:marTop w:val="0"/>
      <w:marBottom w:val="0"/>
      <w:divBdr>
        <w:top w:val="none" w:sz="0" w:space="0" w:color="auto"/>
        <w:left w:val="none" w:sz="0" w:space="0" w:color="auto"/>
        <w:bottom w:val="none" w:sz="0" w:space="0" w:color="auto"/>
        <w:right w:val="none" w:sz="0" w:space="0" w:color="auto"/>
      </w:divBdr>
    </w:div>
    <w:div w:id="1250693834">
      <w:bodyDiv w:val="1"/>
      <w:marLeft w:val="0"/>
      <w:marRight w:val="0"/>
      <w:marTop w:val="0"/>
      <w:marBottom w:val="0"/>
      <w:divBdr>
        <w:top w:val="none" w:sz="0" w:space="0" w:color="auto"/>
        <w:left w:val="none" w:sz="0" w:space="0" w:color="auto"/>
        <w:bottom w:val="none" w:sz="0" w:space="0" w:color="auto"/>
        <w:right w:val="none" w:sz="0" w:space="0" w:color="auto"/>
      </w:divBdr>
    </w:div>
    <w:div w:id="1302420170">
      <w:bodyDiv w:val="1"/>
      <w:marLeft w:val="0"/>
      <w:marRight w:val="0"/>
      <w:marTop w:val="0"/>
      <w:marBottom w:val="0"/>
      <w:divBdr>
        <w:top w:val="none" w:sz="0" w:space="0" w:color="auto"/>
        <w:left w:val="none" w:sz="0" w:space="0" w:color="auto"/>
        <w:bottom w:val="none" w:sz="0" w:space="0" w:color="auto"/>
        <w:right w:val="none" w:sz="0" w:space="0" w:color="auto"/>
      </w:divBdr>
    </w:div>
    <w:div w:id="1309045584">
      <w:bodyDiv w:val="1"/>
      <w:marLeft w:val="0"/>
      <w:marRight w:val="0"/>
      <w:marTop w:val="0"/>
      <w:marBottom w:val="0"/>
      <w:divBdr>
        <w:top w:val="none" w:sz="0" w:space="0" w:color="auto"/>
        <w:left w:val="none" w:sz="0" w:space="0" w:color="auto"/>
        <w:bottom w:val="none" w:sz="0" w:space="0" w:color="auto"/>
        <w:right w:val="none" w:sz="0" w:space="0" w:color="auto"/>
      </w:divBdr>
    </w:div>
    <w:div w:id="1348098763">
      <w:bodyDiv w:val="1"/>
      <w:marLeft w:val="0"/>
      <w:marRight w:val="0"/>
      <w:marTop w:val="0"/>
      <w:marBottom w:val="0"/>
      <w:divBdr>
        <w:top w:val="none" w:sz="0" w:space="0" w:color="auto"/>
        <w:left w:val="none" w:sz="0" w:space="0" w:color="auto"/>
        <w:bottom w:val="none" w:sz="0" w:space="0" w:color="auto"/>
        <w:right w:val="none" w:sz="0" w:space="0" w:color="auto"/>
      </w:divBdr>
    </w:div>
    <w:div w:id="1385375494">
      <w:bodyDiv w:val="1"/>
      <w:marLeft w:val="0"/>
      <w:marRight w:val="0"/>
      <w:marTop w:val="0"/>
      <w:marBottom w:val="0"/>
      <w:divBdr>
        <w:top w:val="none" w:sz="0" w:space="0" w:color="auto"/>
        <w:left w:val="none" w:sz="0" w:space="0" w:color="auto"/>
        <w:bottom w:val="none" w:sz="0" w:space="0" w:color="auto"/>
        <w:right w:val="none" w:sz="0" w:space="0" w:color="auto"/>
      </w:divBdr>
    </w:div>
    <w:div w:id="1392657739">
      <w:bodyDiv w:val="1"/>
      <w:marLeft w:val="0"/>
      <w:marRight w:val="0"/>
      <w:marTop w:val="0"/>
      <w:marBottom w:val="0"/>
      <w:divBdr>
        <w:top w:val="none" w:sz="0" w:space="0" w:color="auto"/>
        <w:left w:val="none" w:sz="0" w:space="0" w:color="auto"/>
        <w:bottom w:val="none" w:sz="0" w:space="0" w:color="auto"/>
        <w:right w:val="none" w:sz="0" w:space="0" w:color="auto"/>
      </w:divBdr>
    </w:div>
    <w:div w:id="1409352523">
      <w:bodyDiv w:val="1"/>
      <w:marLeft w:val="0"/>
      <w:marRight w:val="0"/>
      <w:marTop w:val="0"/>
      <w:marBottom w:val="0"/>
      <w:divBdr>
        <w:top w:val="none" w:sz="0" w:space="0" w:color="auto"/>
        <w:left w:val="none" w:sz="0" w:space="0" w:color="auto"/>
        <w:bottom w:val="none" w:sz="0" w:space="0" w:color="auto"/>
        <w:right w:val="none" w:sz="0" w:space="0" w:color="auto"/>
      </w:divBdr>
    </w:div>
    <w:div w:id="1413233594">
      <w:bodyDiv w:val="1"/>
      <w:marLeft w:val="0"/>
      <w:marRight w:val="0"/>
      <w:marTop w:val="0"/>
      <w:marBottom w:val="0"/>
      <w:divBdr>
        <w:top w:val="none" w:sz="0" w:space="0" w:color="auto"/>
        <w:left w:val="none" w:sz="0" w:space="0" w:color="auto"/>
        <w:bottom w:val="none" w:sz="0" w:space="0" w:color="auto"/>
        <w:right w:val="none" w:sz="0" w:space="0" w:color="auto"/>
      </w:divBdr>
      <w:divsChild>
        <w:div w:id="54163832">
          <w:marLeft w:val="144"/>
          <w:marRight w:val="0"/>
          <w:marTop w:val="0"/>
          <w:marBottom w:val="0"/>
          <w:divBdr>
            <w:top w:val="none" w:sz="0" w:space="0" w:color="auto"/>
            <w:left w:val="none" w:sz="0" w:space="0" w:color="auto"/>
            <w:bottom w:val="none" w:sz="0" w:space="0" w:color="auto"/>
            <w:right w:val="none" w:sz="0" w:space="0" w:color="auto"/>
          </w:divBdr>
        </w:div>
        <w:div w:id="96949033">
          <w:marLeft w:val="144"/>
          <w:marRight w:val="0"/>
          <w:marTop w:val="0"/>
          <w:marBottom w:val="0"/>
          <w:divBdr>
            <w:top w:val="none" w:sz="0" w:space="0" w:color="auto"/>
            <w:left w:val="none" w:sz="0" w:space="0" w:color="auto"/>
            <w:bottom w:val="none" w:sz="0" w:space="0" w:color="auto"/>
            <w:right w:val="none" w:sz="0" w:space="0" w:color="auto"/>
          </w:divBdr>
        </w:div>
        <w:div w:id="106437494">
          <w:marLeft w:val="144"/>
          <w:marRight w:val="0"/>
          <w:marTop w:val="0"/>
          <w:marBottom w:val="0"/>
          <w:divBdr>
            <w:top w:val="none" w:sz="0" w:space="0" w:color="auto"/>
            <w:left w:val="none" w:sz="0" w:space="0" w:color="auto"/>
            <w:bottom w:val="none" w:sz="0" w:space="0" w:color="auto"/>
            <w:right w:val="none" w:sz="0" w:space="0" w:color="auto"/>
          </w:divBdr>
        </w:div>
        <w:div w:id="166094041">
          <w:marLeft w:val="144"/>
          <w:marRight w:val="0"/>
          <w:marTop w:val="0"/>
          <w:marBottom w:val="0"/>
          <w:divBdr>
            <w:top w:val="none" w:sz="0" w:space="0" w:color="auto"/>
            <w:left w:val="none" w:sz="0" w:space="0" w:color="auto"/>
            <w:bottom w:val="none" w:sz="0" w:space="0" w:color="auto"/>
            <w:right w:val="none" w:sz="0" w:space="0" w:color="auto"/>
          </w:divBdr>
        </w:div>
        <w:div w:id="199322005">
          <w:marLeft w:val="144"/>
          <w:marRight w:val="0"/>
          <w:marTop w:val="0"/>
          <w:marBottom w:val="0"/>
          <w:divBdr>
            <w:top w:val="none" w:sz="0" w:space="0" w:color="auto"/>
            <w:left w:val="none" w:sz="0" w:space="0" w:color="auto"/>
            <w:bottom w:val="none" w:sz="0" w:space="0" w:color="auto"/>
            <w:right w:val="none" w:sz="0" w:space="0" w:color="auto"/>
          </w:divBdr>
        </w:div>
        <w:div w:id="277951353">
          <w:marLeft w:val="144"/>
          <w:marRight w:val="0"/>
          <w:marTop w:val="0"/>
          <w:marBottom w:val="0"/>
          <w:divBdr>
            <w:top w:val="none" w:sz="0" w:space="0" w:color="auto"/>
            <w:left w:val="none" w:sz="0" w:space="0" w:color="auto"/>
            <w:bottom w:val="none" w:sz="0" w:space="0" w:color="auto"/>
            <w:right w:val="none" w:sz="0" w:space="0" w:color="auto"/>
          </w:divBdr>
        </w:div>
        <w:div w:id="530343937">
          <w:marLeft w:val="144"/>
          <w:marRight w:val="0"/>
          <w:marTop w:val="0"/>
          <w:marBottom w:val="0"/>
          <w:divBdr>
            <w:top w:val="none" w:sz="0" w:space="0" w:color="auto"/>
            <w:left w:val="none" w:sz="0" w:space="0" w:color="auto"/>
            <w:bottom w:val="none" w:sz="0" w:space="0" w:color="auto"/>
            <w:right w:val="none" w:sz="0" w:space="0" w:color="auto"/>
          </w:divBdr>
        </w:div>
        <w:div w:id="885796203">
          <w:marLeft w:val="144"/>
          <w:marRight w:val="0"/>
          <w:marTop w:val="0"/>
          <w:marBottom w:val="0"/>
          <w:divBdr>
            <w:top w:val="none" w:sz="0" w:space="0" w:color="auto"/>
            <w:left w:val="none" w:sz="0" w:space="0" w:color="auto"/>
            <w:bottom w:val="none" w:sz="0" w:space="0" w:color="auto"/>
            <w:right w:val="none" w:sz="0" w:space="0" w:color="auto"/>
          </w:divBdr>
        </w:div>
        <w:div w:id="1586649406">
          <w:marLeft w:val="144"/>
          <w:marRight w:val="0"/>
          <w:marTop w:val="0"/>
          <w:marBottom w:val="0"/>
          <w:divBdr>
            <w:top w:val="none" w:sz="0" w:space="0" w:color="auto"/>
            <w:left w:val="none" w:sz="0" w:space="0" w:color="auto"/>
            <w:bottom w:val="none" w:sz="0" w:space="0" w:color="auto"/>
            <w:right w:val="none" w:sz="0" w:space="0" w:color="auto"/>
          </w:divBdr>
        </w:div>
        <w:div w:id="1769085636">
          <w:marLeft w:val="144"/>
          <w:marRight w:val="0"/>
          <w:marTop w:val="0"/>
          <w:marBottom w:val="0"/>
          <w:divBdr>
            <w:top w:val="none" w:sz="0" w:space="0" w:color="auto"/>
            <w:left w:val="none" w:sz="0" w:space="0" w:color="auto"/>
            <w:bottom w:val="none" w:sz="0" w:space="0" w:color="auto"/>
            <w:right w:val="none" w:sz="0" w:space="0" w:color="auto"/>
          </w:divBdr>
        </w:div>
        <w:div w:id="1936206265">
          <w:marLeft w:val="144"/>
          <w:marRight w:val="0"/>
          <w:marTop w:val="0"/>
          <w:marBottom w:val="0"/>
          <w:divBdr>
            <w:top w:val="none" w:sz="0" w:space="0" w:color="auto"/>
            <w:left w:val="none" w:sz="0" w:space="0" w:color="auto"/>
            <w:bottom w:val="none" w:sz="0" w:space="0" w:color="auto"/>
            <w:right w:val="none" w:sz="0" w:space="0" w:color="auto"/>
          </w:divBdr>
        </w:div>
      </w:divsChild>
    </w:div>
    <w:div w:id="1424259397">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sChild>
        <w:div w:id="241641988">
          <w:marLeft w:val="576"/>
          <w:marRight w:val="0"/>
          <w:marTop w:val="80"/>
          <w:marBottom w:val="0"/>
          <w:divBdr>
            <w:top w:val="none" w:sz="0" w:space="0" w:color="auto"/>
            <w:left w:val="none" w:sz="0" w:space="0" w:color="auto"/>
            <w:bottom w:val="none" w:sz="0" w:space="0" w:color="auto"/>
            <w:right w:val="none" w:sz="0" w:space="0" w:color="auto"/>
          </w:divBdr>
        </w:div>
        <w:div w:id="368923187">
          <w:marLeft w:val="576"/>
          <w:marRight w:val="0"/>
          <w:marTop w:val="80"/>
          <w:marBottom w:val="0"/>
          <w:divBdr>
            <w:top w:val="none" w:sz="0" w:space="0" w:color="auto"/>
            <w:left w:val="none" w:sz="0" w:space="0" w:color="auto"/>
            <w:bottom w:val="none" w:sz="0" w:space="0" w:color="auto"/>
            <w:right w:val="none" w:sz="0" w:space="0" w:color="auto"/>
          </w:divBdr>
        </w:div>
        <w:div w:id="604076571">
          <w:marLeft w:val="576"/>
          <w:marRight w:val="0"/>
          <w:marTop w:val="80"/>
          <w:marBottom w:val="0"/>
          <w:divBdr>
            <w:top w:val="none" w:sz="0" w:space="0" w:color="auto"/>
            <w:left w:val="none" w:sz="0" w:space="0" w:color="auto"/>
            <w:bottom w:val="none" w:sz="0" w:space="0" w:color="auto"/>
            <w:right w:val="none" w:sz="0" w:space="0" w:color="auto"/>
          </w:divBdr>
        </w:div>
        <w:div w:id="806439113">
          <w:marLeft w:val="576"/>
          <w:marRight w:val="0"/>
          <w:marTop w:val="80"/>
          <w:marBottom w:val="0"/>
          <w:divBdr>
            <w:top w:val="none" w:sz="0" w:space="0" w:color="auto"/>
            <w:left w:val="none" w:sz="0" w:space="0" w:color="auto"/>
            <w:bottom w:val="none" w:sz="0" w:space="0" w:color="auto"/>
            <w:right w:val="none" w:sz="0" w:space="0" w:color="auto"/>
          </w:divBdr>
        </w:div>
        <w:div w:id="1330450569">
          <w:marLeft w:val="576"/>
          <w:marRight w:val="0"/>
          <w:marTop w:val="80"/>
          <w:marBottom w:val="0"/>
          <w:divBdr>
            <w:top w:val="none" w:sz="0" w:space="0" w:color="auto"/>
            <w:left w:val="none" w:sz="0" w:space="0" w:color="auto"/>
            <w:bottom w:val="none" w:sz="0" w:space="0" w:color="auto"/>
            <w:right w:val="none" w:sz="0" w:space="0" w:color="auto"/>
          </w:divBdr>
        </w:div>
        <w:div w:id="1551112680">
          <w:marLeft w:val="576"/>
          <w:marRight w:val="0"/>
          <w:marTop w:val="80"/>
          <w:marBottom w:val="0"/>
          <w:divBdr>
            <w:top w:val="none" w:sz="0" w:space="0" w:color="auto"/>
            <w:left w:val="none" w:sz="0" w:space="0" w:color="auto"/>
            <w:bottom w:val="none" w:sz="0" w:space="0" w:color="auto"/>
            <w:right w:val="none" w:sz="0" w:space="0" w:color="auto"/>
          </w:divBdr>
        </w:div>
        <w:div w:id="1824396625">
          <w:marLeft w:val="576"/>
          <w:marRight w:val="0"/>
          <w:marTop w:val="80"/>
          <w:marBottom w:val="0"/>
          <w:divBdr>
            <w:top w:val="none" w:sz="0" w:space="0" w:color="auto"/>
            <w:left w:val="none" w:sz="0" w:space="0" w:color="auto"/>
            <w:bottom w:val="none" w:sz="0" w:space="0" w:color="auto"/>
            <w:right w:val="none" w:sz="0" w:space="0" w:color="auto"/>
          </w:divBdr>
        </w:div>
        <w:div w:id="1958566155">
          <w:marLeft w:val="576"/>
          <w:marRight w:val="0"/>
          <w:marTop w:val="80"/>
          <w:marBottom w:val="0"/>
          <w:divBdr>
            <w:top w:val="none" w:sz="0" w:space="0" w:color="auto"/>
            <w:left w:val="none" w:sz="0" w:space="0" w:color="auto"/>
            <w:bottom w:val="none" w:sz="0" w:space="0" w:color="auto"/>
            <w:right w:val="none" w:sz="0" w:space="0" w:color="auto"/>
          </w:divBdr>
        </w:div>
      </w:divsChild>
    </w:div>
    <w:div w:id="1472215907">
      <w:bodyDiv w:val="1"/>
      <w:marLeft w:val="0"/>
      <w:marRight w:val="0"/>
      <w:marTop w:val="0"/>
      <w:marBottom w:val="0"/>
      <w:divBdr>
        <w:top w:val="none" w:sz="0" w:space="0" w:color="auto"/>
        <w:left w:val="none" w:sz="0" w:space="0" w:color="auto"/>
        <w:bottom w:val="none" w:sz="0" w:space="0" w:color="auto"/>
        <w:right w:val="none" w:sz="0" w:space="0" w:color="auto"/>
      </w:divBdr>
    </w:div>
    <w:div w:id="1530682258">
      <w:bodyDiv w:val="1"/>
      <w:marLeft w:val="0"/>
      <w:marRight w:val="0"/>
      <w:marTop w:val="0"/>
      <w:marBottom w:val="0"/>
      <w:divBdr>
        <w:top w:val="none" w:sz="0" w:space="0" w:color="auto"/>
        <w:left w:val="none" w:sz="0" w:space="0" w:color="auto"/>
        <w:bottom w:val="none" w:sz="0" w:space="0" w:color="auto"/>
        <w:right w:val="none" w:sz="0" w:space="0" w:color="auto"/>
      </w:divBdr>
    </w:div>
    <w:div w:id="1558737330">
      <w:bodyDiv w:val="1"/>
      <w:marLeft w:val="0"/>
      <w:marRight w:val="0"/>
      <w:marTop w:val="0"/>
      <w:marBottom w:val="0"/>
      <w:divBdr>
        <w:top w:val="none" w:sz="0" w:space="0" w:color="auto"/>
        <w:left w:val="none" w:sz="0" w:space="0" w:color="auto"/>
        <w:bottom w:val="none" w:sz="0" w:space="0" w:color="auto"/>
        <w:right w:val="none" w:sz="0" w:space="0" w:color="auto"/>
      </w:divBdr>
    </w:div>
    <w:div w:id="1604221990">
      <w:bodyDiv w:val="1"/>
      <w:marLeft w:val="0"/>
      <w:marRight w:val="0"/>
      <w:marTop w:val="0"/>
      <w:marBottom w:val="0"/>
      <w:divBdr>
        <w:top w:val="none" w:sz="0" w:space="0" w:color="auto"/>
        <w:left w:val="none" w:sz="0" w:space="0" w:color="auto"/>
        <w:bottom w:val="none" w:sz="0" w:space="0" w:color="auto"/>
        <w:right w:val="none" w:sz="0" w:space="0" w:color="auto"/>
      </w:divBdr>
    </w:div>
    <w:div w:id="1605771824">
      <w:bodyDiv w:val="1"/>
      <w:marLeft w:val="0"/>
      <w:marRight w:val="0"/>
      <w:marTop w:val="0"/>
      <w:marBottom w:val="0"/>
      <w:divBdr>
        <w:top w:val="none" w:sz="0" w:space="0" w:color="auto"/>
        <w:left w:val="none" w:sz="0" w:space="0" w:color="auto"/>
        <w:bottom w:val="none" w:sz="0" w:space="0" w:color="auto"/>
        <w:right w:val="none" w:sz="0" w:space="0" w:color="auto"/>
      </w:divBdr>
    </w:div>
    <w:div w:id="1605921804">
      <w:bodyDiv w:val="1"/>
      <w:marLeft w:val="0"/>
      <w:marRight w:val="0"/>
      <w:marTop w:val="0"/>
      <w:marBottom w:val="0"/>
      <w:divBdr>
        <w:top w:val="none" w:sz="0" w:space="0" w:color="auto"/>
        <w:left w:val="none" w:sz="0" w:space="0" w:color="auto"/>
        <w:bottom w:val="none" w:sz="0" w:space="0" w:color="auto"/>
        <w:right w:val="none" w:sz="0" w:space="0" w:color="auto"/>
      </w:divBdr>
    </w:div>
    <w:div w:id="1618025184">
      <w:bodyDiv w:val="1"/>
      <w:marLeft w:val="0"/>
      <w:marRight w:val="0"/>
      <w:marTop w:val="0"/>
      <w:marBottom w:val="0"/>
      <w:divBdr>
        <w:top w:val="none" w:sz="0" w:space="0" w:color="auto"/>
        <w:left w:val="none" w:sz="0" w:space="0" w:color="auto"/>
        <w:bottom w:val="none" w:sz="0" w:space="0" w:color="auto"/>
        <w:right w:val="none" w:sz="0" w:space="0" w:color="auto"/>
      </w:divBdr>
    </w:div>
    <w:div w:id="1653173499">
      <w:bodyDiv w:val="1"/>
      <w:marLeft w:val="0"/>
      <w:marRight w:val="0"/>
      <w:marTop w:val="0"/>
      <w:marBottom w:val="0"/>
      <w:divBdr>
        <w:top w:val="none" w:sz="0" w:space="0" w:color="auto"/>
        <w:left w:val="none" w:sz="0" w:space="0" w:color="auto"/>
        <w:bottom w:val="none" w:sz="0" w:space="0" w:color="auto"/>
        <w:right w:val="none" w:sz="0" w:space="0" w:color="auto"/>
      </w:divBdr>
    </w:div>
    <w:div w:id="1685746712">
      <w:bodyDiv w:val="1"/>
      <w:marLeft w:val="0"/>
      <w:marRight w:val="0"/>
      <w:marTop w:val="0"/>
      <w:marBottom w:val="0"/>
      <w:divBdr>
        <w:top w:val="none" w:sz="0" w:space="0" w:color="auto"/>
        <w:left w:val="none" w:sz="0" w:space="0" w:color="auto"/>
        <w:bottom w:val="none" w:sz="0" w:space="0" w:color="auto"/>
        <w:right w:val="none" w:sz="0" w:space="0" w:color="auto"/>
      </w:divBdr>
    </w:div>
    <w:div w:id="1687246170">
      <w:bodyDiv w:val="1"/>
      <w:marLeft w:val="0"/>
      <w:marRight w:val="0"/>
      <w:marTop w:val="0"/>
      <w:marBottom w:val="0"/>
      <w:divBdr>
        <w:top w:val="none" w:sz="0" w:space="0" w:color="auto"/>
        <w:left w:val="none" w:sz="0" w:space="0" w:color="auto"/>
        <w:bottom w:val="none" w:sz="0" w:space="0" w:color="auto"/>
        <w:right w:val="none" w:sz="0" w:space="0" w:color="auto"/>
      </w:divBdr>
    </w:div>
    <w:div w:id="1727486473">
      <w:bodyDiv w:val="1"/>
      <w:marLeft w:val="0"/>
      <w:marRight w:val="0"/>
      <w:marTop w:val="0"/>
      <w:marBottom w:val="0"/>
      <w:divBdr>
        <w:top w:val="none" w:sz="0" w:space="0" w:color="auto"/>
        <w:left w:val="none" w:sz="0" w:space="0" w:color="auto"/>
        <w:bottom w:val="none" w:sz="0" w:space="0" w:color="auto"/>
        <w:right w:val="none" w:sz="0" w:space="0" w:color="auto"/>
      </w:divBdr>
    </w:div>
    <w:div w:id="1730641465">
      <w:bodyDiv w:val="1"/>
      <w:marLeft w:val="0"/>
      <w:marRight w:val="0"/>
      <w:marTop w:val="0"/>
      <w:marBottom w:val="0"/>
      <w:divBdr>
        <w:top w:val="none" w:sz="0" w:space="0" w:color="auto"/>
        <w:left w:val="none" w:sz="0" w:space="0" w:color="auto"/>
        <w:bottom w:val="none" w:sz="0" w:space="0" w:color="auto"/>
        <w:right w:val="none" w:sz="0" w:space="0" w:color="auto"/>
      </w:divBdr>
    </w:div>
    <w:div w:id="1734347818">
      <w:bodyDiv w:val="1"/>
      <w:marLeft w:val="0"/>
      <w:marRight w:val="0"/>
      <w:marTop w:val="0"/>
      <w:marBottom w:val="0"/>
      <w:divBdr>
        <w:top w:val="none" w:sz="0" w:space="0" w:color="auto"/>
        <w:left w:val="none" w:sz="0" w:space="0" w:color="auto"/>
        <w:bottom w:val="none" w:sz="0" w:space="0" w:color="auto"/>
        <w:right w:val="none" w:sz="0" w:space="0" w:color="auto"/>
      </w:divBdr>
    </w:div>
    <w:div w:id="1769038716">
      <w:bodyDiv w:val="1"/>
      <w:marLeft w:val="0"/>
      <w:marRight w:val="0"/>
      <w:marTop w:val="0"/>
      <w:marBottom w:val="0"/>
      <w:divBdr>
        <w:top w:val="none" w:sz="0" w:space="0" w:color="auto"/>
        <w:left w:val="none" w:sz="0" w:space="0" w:color="auto"/>
        <w:bottom w:val="none" w:sz="0" w:space="0" w:color="auto"/>
        <w:right w:val="none" w:sz="0" w:space="0" w:color="auto"/>
      </w:divBdr>
    </w:div>
    <w:div w:id="1781292977">
      <w:bodyDiv w:val="1"/>
      <w:marLeft w:val="0"/>
      <w:marRight w:val="0"/>
      <w:marTop w:val="0"/>
      <w:marBottom w:val="0"/>
      <w:divBdr>
        <w:top w:val="none" w:sz="0" w:space="0" w:color="auto"/>
        <w:left w:val="none" w:sz="0" w:space="0" w:color="auto"/>
        <w:bottom w:val="none" w:sz="0" w:space="0" w:color="auto"/>
        <w:right w:val="none" w:sz="0" w:space="0" w:color="auto"/>
      </w:divBdr>
    </w:div>
    <w:div w:id="1783264126">
      <w:bodyDiv w:val="1"/>
      <w:marLeft w:val="0"/>
      <w:marRight w:val="0"/>
      <w:marTop w:val="0"/>
      <w:marBottom w:val="0"/>
      <w:divBdr>
        <w:top w:val="none" w:sz="0" w:space="0" w:color="auto"/>
        <w:left w:val="none" w:sz="0" w:space="0" w:color="auto"/>
        <w:bottom w:val="none" w:sz="0" w:space="0" w:color="auto"/>
        <w:right w:val="none" w:sz="0" w:space="0" w:color="auto"/>
      </w:divBdr>
      <w:divsChild>
        <w:div w:id="1306007356">
          <w:marLeft w:val="0"/>
          <w:marRight w:val="0"/>
          <w:marTop w:val="0"/>
          <w:marBottom w:val="0"/>
          <w:divBdr>
            <w:top w:val="none" w:sz="0" w:space="0" w:color="auto"/>
            <w:left w:val="none" w:sz="0" w:space="0" w:color="auto"/>
            <w:bottom w:val="none" w:sz="0" w:space="0" w:color="auto"/>
            <w:right w:val="none" w:sz="0" w:space="0" w:color="auto"/>
          </w:divBdr>
        </w:div>
        <w:div w:id="1519150216">
          <w:marLeft w:val="0"/>
          <w:marRight w:val="0"/>
          <w:marTop w:val="0"/>
          <w:marBottom w:val="0"/>
          <w:divBdr>
            <w:top w:val="none" w:sz="0" w:space="0" w:color="auto"/>
            <w:left w:val="none" w:sz="0" w:space="0" w:color="auto"/>
            <w:bottom w:val="none" w:sz="0" w:space="0" w:color="auto"/>
            <w:right w:val="none" w:sz="0" w:space="0" w:color="auto"/>
          </w:divBdr>
        </w:div>
      </w:divsChild>
    </w:div>
    <w:div w:id="1793592396">
      <w:bodyDiv w:val="1"/>
      <w:marLeft w:val="0"/>
      <w:marRight w:val="0"/>
      <w:marTop w:val="0"/>
      <w:marBottom w:val="0"/>
      <w:divBdr>
        <w:top w:val="none" w:sz="0" w:space="0" w:color="auto"/>
        <w:left w:val="none" w:sz="0" w:space="0" w:color="auto"/>
        <w:bottom w:val="none" w:sz="0" w:space="0" w:color="auto"/>
        <w:right w:val="none" w:sz="0" w:space="0" w:color="auto"/>
      </w:divBdr>
    </w:div>
    <w:div w:id="1862818412">
      <w:bodyDiv w:val="1"/>
      <w:marLeft w:val="0"/>
      <w:marRight w:val="0"/>
      <w:marTop w:val="0"/>
      <w:marBottom w:val="0"/>
      <w:divBdr>
        <w:top w:val="none" w:sz="0" w:space="0" w:color="auto"/>
        <w:left w:val="none" w:sz="0" w:space="0" w:color="auto"/>
        <w:bottom w:val="none" w:sz="0" w:space="0" w:color="auto"/>
        <w:right w:val="none" w:sz="0" w:space="0" w:color="auto"/>
      </w:divBdr>
    </w:div>
    <w:div w:id="1866287952">
      <w:bodyDiv w:val="1"/>
      <w:marLeft w:val="0"/>
      <w:marRight w:val="0"/>
      <w:marTop w:val="0"/>
      <w:marBottom w:val="0"/>
      <w:divBdr>
        <w:top w:val="none" w:sz="0" w:space="0" w:color="auto"/>
        <w:left w:val="none" w:sz="0" w:space="0" w:color="auto"/>
        <w:bottom w:val="none" w:sz="0" w:space="0" w:color="auto"/>
        <w:right w:val="none" w:sz="0" w:space="0" w:color="auto"/>
      </w:divBdr>
    </w:div>
    <w:div w:id="1874728027">
      <w:bodyDiv w:val="1"/>
      <w:marLeft w:val="0"/>
      <w:marRight w:val="0"/>
      <w:marTop w:val="0"/>
      <w:marBottom w:val="0"/>
      <w:divBdr>
        <w:top w:val="none" w:sz="0" w:space="0" w:color="auto"/>
        <w:left w:val="none" w:sz="0" w:space="0" w:color="auto"/>
        <w:bottom w:val="none" w:sz="0" w:space="0" w:color="auto"/>
        <w:right w:val="none" w:sz="0" w:space="0" w:color="auto"/>
      </w:divBdr>
    </w:div>
    <w:div w:id="1881933580">
      <w:bodyDiv w:val="1"/>
      <w:marLeft w:val="0"/>
      <w:marRight w:val="0"/>
      <w:marTop w:val="0"/>
      <w:marBottom w:val="0"/>
      <w:divBdr>
        <w:top w:val="none" w:sz="0" w:space="0" w:color="auto"/>
        <w:left w:val="none" w:sz="0" w:space="0" w:color="auto"/>
        <w:bottom w:val="none" w:sz="0" w:space="0" w:color="auto"/>
        <w:right w:val="none" w:sz="0" w:space="0" w:color="auto"/>
      </w:divBdr>
    </w:div>
    <w:div w:id="1891964886">
      <w:bodyDiv w:val="1"/>
      <w:marLeft w:val="0"/>
      <w:marRight w:val="0"/>
      <w:marTop w:val="0"/>
      <w:marBottom w:val="0"/>
      <w:divBdr>
        <w:top w:val="none" w:sz="0" w:space="0" w:color="auto"/>
        <w:left w:val="none" w:sz="0" w:space="0" w:color="auto"/>
        <w:bottom w:val="none" w:sz="0" w:space="0" w:color="auto"/>
        <w:right w:val="none" w:sz="0" w:space="0" w:color="auto"/>
      </w:divBdr>
    </w:div>
    <w:div w:id="1896962249">
      <w:bodyDiv w:val="1"/>
      <w:marLeft w:val="0"/>
      <w:marRight w:val="0"/>
      <w:marTop w:val="0"/>
      <w:marBottom w:val="0"/>
      <w:divBdr>
        <w:top w:val="none" w:sz="0" w:space="0" w:color="auto"/>
        <w:left w:val="none" w:sz="0" w:space="0" w:color="auto"/>
        <w:bottom w:val="none" w:sz="0" w:space="0" w:color="auto"/>
        <w:right w:val="none" w:sz="0" w:space="0" w:color="auto"/>
      </w:divBdr>
    </w:div>
    <w:div w:id="1910656351">
      <w:bodyDiv w:val="1"/>
      <w:marLeft w:val="0"/>
      <w:marRight w:val="0"/>
      <w:marTop w:val="0"/>
      <w:marBottom w:val="0"/>
      <w:divBdr>
        <w:top w:val="none" w:sz="0" w:space="0" w:color="auto"/>
        <w:left w:val="none" w:sz="0" w:space="0" w:color="auto"/>
        <w:bottom w:val="none" w:sz="0" w:space="0" w:color="auto"/>
        <w:right w:val="none" w:sz="0" w:space="0" w:color="auto"/>
      </w:divBdr>
    </w:div>
    <w:div w:id="1930504974">
      <w:bodyDiv w:val="1"/>
      <w:marLeft w:val="0"/>
      <w:marRight w:val="0"/>
      <w:marTop w:val="0"/>
      <w:marBottom w:val="0"/>
      <w:divBdr>
        <w:top w:val="none" w:sz="0" w:space="0" w:color="auto"/>
        <w:left w:val="none" w:sz="0" w:space="0" w:color="auto"/>
        <w:bottom w:val="none" w:sz="0" w:space="0" w:color="auto"/>
        <w:right w:val="none" w:sz="0" w:space="0" w:color="auto"/>
      </w:divBdr>
      <w:divsChild>
        <w:div w:id="680395596">
          <w:marLeft w:val="0"/>
          <w:marRight w:val="0"/>
          <w:marTop w:val="0"/>
          <w:marBottom w:val="0"/>
          <w:divBdr>
            <w:top w:val="none" w:sz="0" w:space="0" w:color="auto"/>
            <w:left w:val="none" w:sz="0" w:space="0" w:color="auto"/>
            <w:bottom w:val="none" w:sz="0" w:space="0" w:color="auto"/>
            <w:right w:val="none" w:sz="0" w:space="0" w:color="auto"/>
          </w:divBdr>
          <w:divsChild>
            <w:div w:id="428744712">
              <w:marLeft w:val="0"/>
              <w:marRight w:val="0"/>
              <w:marTop w:val="0"/>
              <w:marBottom w:val="0"/>
              <w:divBdr>
                <w:top w:val="none" w:sz="0" w:space="0" w:color="auto"/>
                <w:left w:val="none" w:sz="0" w:space="0" w:color="auto"/>
                <w:bottom w:val="none" w:sz="0" w:space="0" w:color="auto"/>
                <w:right w:val="none" w:sz="0" w:space="0" w:color="auto"/>
              </w:divBdr>
            </w:div>
            <w:div w:id="1470509600">
              <w:marLeft w:val="0"/>
              <w:marRight w:val="0"/>
              <w:marTop w:val="0"/>
              <w:marBottom w:val="0"/>
              <w:divBdr>
                <w:top w:val="none" w:sz="0" w:space="0" w:color="auto"/>
                <w:left w:val="none" w:sz="0" w:space="0" w:color="auto"/>
                <w:bottom w:val="none" w:sz="0" w:space="0" w:color="auto"/>
                <w:right w:val="none" w:sz="0" w:space="0" w:color="auto"/>
              </w:divBdr>
            </w:div>
            <w:div w:id="1829978280">
              <w:marLeft w:val="0"/>
              <w:marRight w:val="0"/>
              <w:marTop w:val="0"/>
              <w:marBottom w:val="0"/>
              <w:divBdr>
                <w:top w:val="none" w:sz="0" w:space="0" w:color="auto"/>
                <w:left w:val="none" w:sz="0" w:space="0" w:color="auto"/>
                <w:bottom w:val="none" w:sz="0" w:space="0" w:color="auto"/>
                <w:right w:val="none" w:sz="0" w:space="0" w:color="auto"/>
              </w:divBdr>
            </w:div>
            <w:div w:id="1928072531">
              <w:marLeft w:val="0"/>
              <w:marRight w:val="0"/>
              <w:marTop w:val="0"/>
              <w:marBottom w:val="0"/>
              <w:divBdr>
                <w:top w:val="none" w:sz="0" w:space="0" w:color="auto"/>
                <w:left w:val="none" w:sz="0" w:space="0" w:color="auto"/>
                <w:bottom w:val="none" w:sz="0" w:space="0" w:color="auto"/>
                <w:right w:val="none" w:sz="0" w:space="0" w:color="auto"/>
              </w:divBdr>
              <w:divsChild>
                <w:div w:id="4552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91767">
      <w:bodyDiv w:val="1"/>
      <w:marLeft w:val="0"/>
      <w:marRight w:val="0"/>
      <w:marTop w:val="0"/>
      <w:marBottom w:val="0"/>
      <w:divBdr>
        <w:top w:val="none" w:sz="0" w:space="0" w:color="auto"/>
        <w:left w:val="none" w:sz="0" w:space="0" w:color="auto"/>
        <w:bottom w:val="none" w:sz="0" w:space="0" w:color="auto"/>
        <w:right w:val="none" w:sz="0" w:space="0" w:color="auto"/>
      </w:divBdr>
    </w:div>
    <w:div w:id="1963268693">
      <w:bodyDiv w:val="1"/>
      <w:marLeft w:val="0"/>
      <w:marRight w:val="0"/>
      <w:marTop w:val="0"/>
      <w:marBottom w:val="0"/>
      <w:divBdr>
        <w:top w:val="none" w:sz="0" w:space="0" w:color="auto"/>
        <w:left w:val="none" w:sz="0" w:space="0" w:color="auto"/>
        <w:bottom w:val="none" w:sz="0" w:space="0" w:color="auto"/>
        <w:right w:val="none" w:sz="0" w:space="0" w:color="auto"/>
      </w:divBdr>
    </w:div>
    <w:div w:id="1993630758">
      <w:bodyDiv w:val="1"/>
      <w:marLeft w:val="0"/>
      <w:marRight w:val="0"/>
      <w:marTop w:val="0"/>
      <w:marBottom w:val="0"/>
      <w:divBdr>
        <w:top w:val="none" w:sz="0" w:space="0" w:color="auto"/>
        <w:left w:val="none" w:sz="0" w:space="0" w:color="auto"/>
        <w:bottom w:val="none" w:sz="0" w:space="0" w:color="auto"/>
        <w:right w:val="none" w:sz="0" w:space="0" w:color="auto"/>
      </w:divBdr>
    </w:div>
    <w:div w:id="1995528564">
      <w:bodyDiv w:val="1"/>
      <w:marLeft w:val="0"/>
      <w:marRight w:val="0"/>
      <w:marTop w:val="0"/>
      <w:marBottom w:val="0"/>
      <w:divBdr>
        <w:top w:val="none" w:sz="0" w:space="0" w:color="auto"/>
        <w:left w:val="none" w:sz="0" w:space="0" w:color="auto"/>
        <w:bottom w:val="none" w:sz="0" w:space="0" w:color="auto"/>
        <w:right w:val="none" w:sz="0" w:space="0" w:color="auto"/>
      </w:divBdr>
    </w:div>
    <w:div w:id="2022007041">
      <w:bodyDiv w:val="1"/>
      <w:marLeft w:val="0"/>
      <w:marRight w:val="0"/>
      <w:marTop w:val="0"/>
      <w:marBottom w:val="0"/>
      <w:divBdr>
        <w:top w:val="none" w:sz="0" w:space="0" w:color="auto"/>
        <w:left w:val="none" w:sz="0" w:space="0" w:color="auto"/>
        <w:bottom w:val="none" w:sz="0" w:space="0" w:color="auto"/>
        <w:right w:val="none" w:sz="0" w:space="0" w:color="auto"/>
      </w:divBdr>
    </w:div>
    <w:div w:id="2075853119">
      <w:bodyDiv w:val="1"/>
      <w:marLeft w:val="0"/>
      <w:marRight w:val="0"/>
      <w:marTop w:val="0"/>
      <w:marBottom w:val="0"/>
      <w:divBdr>
        <w:top w:val="none" w:sz="0" w:space="0" w:color="auto"/>
        <w:left w:val="none" w:sz="0" w:space="0" w:color="auto"/>
        <w:bottom w:val="none" w:sz="0" w:space="0" w:color="auto"/>
        <w:right w:val="none" w:sz="0" w:space="0" w:color="auto"/>
      </w:divBdr>
    </w:div>
    <w:div w:id="2089573979">
      <w:bodyDiv w:val="1"/>
      <w:marLeft w:val="0"/>
      <w:marRight w:val="0"/>
      <w:marTop w:val="0"/>
      <w:marBottom w:val="0"/>
      <w:divBdr>
        <w:top w:val="none" w:sz="0" w:space="0" w:color="auto"/>
        <w:left w:val="none" w:sz="0" w:space="0" w:color="auto"/>
        <w:bottom w:val="none" w:sz="0" w:space="0" w:color="auto"/>
        <w:right w:val="none" w:sz="0" w:space="0" w:color="auto"/>
      </w:divBdr>
    </w:div>
    <w:div w:id="2122332715">
      <w:bodyDiv w:val="1"/>
      <w:marLeft w:val="0"/>
      <w:marRight w:val="0"/>
      <w:marTop w:val="0"/>
      <w:marBottom w:val="0"/>
      <w:divBdr>
        <w:top w:val="none" w:sz="0" w:space="0" w:color="auto"/>
        <w:left w:val="none" w:sz="0" w:space="0" w:color="auto"/>
        <w:bottom w:val="none" w:sz="0" w:space="0" w:color="auto"/>
        <w:right w:val="none" w:sz="0" w:space="0" w:color="auto"/>
      </w:divBdr>
    </w:div>
    <w:div w:id="2123257988">
      <w:bodyDiv w:val="1"/>
      <w:marLeft w:val="0"/>
      <w:marRight w:val="0"/>
      <w:marTop w:val="0"/>
      <w:marBottom w:val="0"/>
      <w:divBdr>
        <w:top w:val="none" w:sz="0" w:space="0" w:color="auto"/>
        <w:left w:val="none" w:sz="0" w:space="0" w:color="auto"/>
        <w:bottom w:val="none" w:sz="0" w:space="0" w:color="auto"/>
        <w:right w:val="none" w:sz="0" w:space="0" w:color="auto"/>
      </w:divBdr>
    </w:div>
    <w:div w:id="212776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3.jfif"/><Relationship Id="rId17" Type="http://schemas.openxmlformats.org/officeDocument/2006/relationships/hyperlink" Target="https://blog-gestion-de-projet.com/indicateurs-de-performance/"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mailto:contacts@telino.fr" TargetMode="External"/><Relationship Id="rId1" Type="http://schemas.openxmlformats.org/officeDocument/2006/relationships/hyperlink" Target="https://www.telin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fif"/></Relationships>
</file>

<file path=word/_rels/header2.xml.rels><?xml version="1.0" encoding="UTF-8" standalone="yes"?>
<Relationships xmlns="http://schemas.openxmlformats.org/package/2006/relationships"><Relationship Id="rId1" Type="http://schemas.openxmlformats.org/officeDocument/2006/relationships/image" Target="media/image4.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laurier\OneDrive\Documents\CHEFFERIE%20DE%20PROJET\template%20studia%20B.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09DB58EEC4E7479281EC94DB8D48C4" ma:contentTypeVersion="9" ma:contentTypeDescription="Crée un document." ma:contentTypeScope="" ma:versionID="2f206b4a96c2ffa079154df7fa852f2a">
  <xsd:schema xmlns:xsd="http://www.w3.org/2001/XMLSchema" xmlns:xs="http://www.w3.org/2001/XMLSchema" xmlns:p="http://schemas.microsoft.com/office/2006/metadata/properties" xmlns:ns2="7aaa859e-ea2a-4c65-b40f-2d75703ea25b" xmlns:ns3="4e563569-d54a-49ea-a770-d436ad8e28bf" targetNamespace="http://schemas.microsoft.com/office/2006/metadata/properties" ma:root="true" ma:fieldsID="03af9c2bc2780ee8f4de6a914b86dd46" ns2:_="" ns3:_="">
    <xsd:import namespace="7aaa859e-ea2a-4c65-b40f-2d75703ea25b"/>
    <xsd:import namespace="4e563569-d54a-49ea-a770-d436ad8e28b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aa859e-ea2a-4c65-b40f-2d75703ea2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563569-d54a-49ea-a770-d436ad8e28bf"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5EDCE3-24C3-46CD-97A0-42EAC753842F}">
  <ds:schemaRefs>
    <ds:schemaRef ds:uri="http://schemas.openxmlformats.org/officeDocument/2006/bibliography"/>
  </ds:schemaRefs>
</ds:datastoreItem>
</file>

<file path=customXml/itemProps2.xml><?xml version="1.0" encoding="utf-8"?>
<ds:datastoreItem xmlns:ds="http://schemas.openxmlformats.org/officeDocument/2006/customXml" ds:itemID="{0F49F936-E98A-439B-8893-2F2A1F464B5C}">
  <ds:schemaRefs>
    <ds:schemaRef ds:uri="http://schemas.microsoft.com/sharepoint/v3/contenttype/forms"/>
  </ds:schemaRefs>
</ds:datastoreItem>
</file>

<file path=customXml/itemProps3.xml><?xml version="1.0" encoding="utf-8"?>
<ds:datastoreItem xmlns:ds="http://schemas.openxmlformats.org/officeDocument/2006/customXml" ds:itemID="{E8F5148C-5E68-4CD8-8B46-A67876C4E4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aa859e-ea2a-4c65-b40f-2d75703ea25b"/>
    <ds:schemaRef ds:uri="4e563569-d54a-49ea-a770-d436ad8e28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805CD-7EDF-4C56-AD64-3B31D419461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 studia B.dotx</Template>
  <TotalTime>1139</TotalTime>
  <Pages>6</Pages>
  <Words>813</Words>
  <Characters>4475</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5278</CharactersWithSpaces>
  <SharedDoc>false</SharedDoc>
  <HLinks>
    <vt:vector size="12" baseType="variant">
      <vt:variant>
        <vt:i4>4128793</vt:i4>
      </vt:variant>
      <vt:variant>
        <vt:i4>18</vt:i4>
      </vt:variant>
      <vt:variant>
        <vt:i4>0</vt:i4>
      </vt:variant>
      <vt:variant>
        <vt:i4>5</vt:i4>
      </vt:variant>
      <vt:variant>
        <vt:lpwstr>mailto:contacts@telino.fr</vt:lpwstr>
      </vt:variant>
      <vt:variant>
        <vt:lpwstr/>
      </vt:variant>
      <vt:variant>
        <vt:i4>2424951</vt:i4>
      </vt:variant>
      <vt:variant>
        <vt:i4>15</vt:i4>
      </vt:variant>
      <vt:variant>
        <vt:i4>0</vt:i4>
      </vt:variant>
      <vt:variant>
        <vt:i4>5</vt:i4>
      </vt:variant>
      <vt:variant>
        <vt:lpwstr>https://www.telino.com/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Laurier</dc:creator>
  <cp:keywords/>
  <dc:description/>
  <cp:lastModifiedBy>Carl LAURIER | Studia Digital</cp:lastModifiedBy>
  <cp:revision>9</cp:revision>
  <cp:lastPrinted>2021-07-08T16:37:00Z</cp:lastPrinted>
  <dcterms:created xsi:type="dcterms:W3CDTF">2021-09-03T07:46:00Z</dcterms:created>
  <dcterms:modified xsi:type="dcterms:W3CDTF">2021-09-04T03:21:00Z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0x010100D509DB58EEC4E7479281EC94DB8D48C4</vt:lpwstr>
  </property>
</Properties>
</file>