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9DFD8F" w14:textId="40B05A3D" w:rsidR="00866E6C" w:rsidRPr="006C49E5" w:rsidRDefault="006C49E5" w:rsidP="006C49E5">
      <w:r>
        <w:t>□</w:t>
      </w:r>
      <w:r>
        <w:tab/>
      </w:r>
    </w:p>
    <w:sectPr w:rsidR="00866E6C" w:rsidRPr="006C49E5" w:rsidSect="00150D18">
      <w:headerReference w:type="default" r:id="rId11"/>
      <w:footerReference w:type="default" r:id="rId12"/>
      <w:headerReference w:type="first" r:id="rId13"/>
      <w:footerReference w:type="first" r:id="rId14"/>
      <w:pgSz w:w="11906" w:h="16838"/>
      <w:pgMar w:top="436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D89EA3" w14:textId="77777777" w:rsidR="0017101C" w:rsidRDefault="0017101C" w:rsidP="0039795C">
      <w:pPr>
        <w:spacing w:before="0" w:after="0" w:line="240" w:lineRule="auto"/>
      </w:pPr>
      <w:r>
        <w:separator/>
      </w:r>
    </w:p>
  </w:endnote>
  <w:endnote w:type="continuationSeparator" w:id="0">
    <w:p w14:paraId="237E0E8D" w14:textId="77777777" w:rsidR="0017101C" w:rsidRDefault="0017101C" w:rsidP="0039795C">
      <w:pPr>
        <w:spacing w:before="0" w:after="0" w:line="240" w:lineRule="auto"/>
      </w:pPr>
      <w:r>
        <w:continuationSeparator/>
      </w:r>
    </w:p>
  </w:endnote>
  <w:endnote w:type="continuationNotice" w:id="1">
    <w:p w14:paraId="6179EA2C" w14:textId="77777777" w:rsidR="0017101C" w:rsidRDefault="0017101C">
      <w:pPr>
        <w:spacing w:before="0"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venir Book">
    <w:altName w:val="Tw Cen MT"/>
    <w:charset w:val="00"/>
    <w:family w:val="auto"/>
    <w:pitch w:val="variable"/>
    <w:sig w:usb0="800000AF" w:usb1="5000204A" w:usb2="00000000" w:usb3="00000000" w:csb0="0000009B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Bookman">
    <w:altName w:val="Bookman Old Style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BankGothic Lt BT">
    <w:altName w:val="Arial"/>
    <w:charset w:val="00"/>
    <w:family w:val="swiss"/>
    <w:pitch w:val="variable"/>
    <w:sig w:usb0="00000087" w:usb1="00000000" w:usb2="00000000" w:usb3="00000000" w:csb0="0000001B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venir Medium">
    <w:altName w:val="Calibri"/>
    <w:charset w:val="00"/>
    <w:family w:val="auto"/>
    <w:pitch w:val="variable"/>
    <w:sig w:usb0="800000AF" w:usb1="5000204A" w:usb2="00000000" w:usb3="00000000" w:csb0="0000009B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BD558C" w14:textId="77777777" w:rsidR="00955E1B" w:rsidRPr="006E3E35" w:rsidRDefault="00955E1B">
    <w:pPr>
      <w:pStyle w:val="Pieddepage"/>
      <w:rPr>
        <w:sz w:val="16"/>
        <w:szCs w:val="16"/>
      </w:rPr>
    </w:pPr>
  </w:p>
  <w:tbl>
    <w:tblPr>
      <w:tblStyle w:val="Grilledutableau2"/>
      <w:tblW w:w="5000" w:type="pct"/>
      <w:tblInd w:w="-3" w:type="dxa"/>
      <w:tblBorders>
        <w:top w:val="single" w:sz="2" w:space="0" w:color="404040"/>
        <w:left w:val="single" w:sz="2" w:space="0" w:color="404040"/>
        <w:bottom w:val="single" w:sz="2" w:space="0" w:color="404040"/>
        <w:right w:val="single" w:sz="2" w:space="0" w:color="404040"/>
        <w:insideH w:val="single" w:sz="2" w:space="0" w:color="404040"/>
        <w:insideV w:val="single" w:sz="2" w:space="0" w:color="404040"/>
      </w:tblBorders>
      <w:tblCellMar>
        <w:top w:w="28" w:type="dxa"/>
        <w:bottom w:w="28" w:type="dxa"/>
      </w:tblCellMar>
      <w:tblLook w:val="04A0" w:firstRow="1" w:lastRow="0" w:firstColumn="1" w:lastColumn="0" w:noHBand="0" w:noVBand="1"/>
    </w:tblPr>
    <w:tblGrid>
      <w:gridCol w:w="6954"/>
      <w:gridCol w:w="2678"/>
    </w:tblGrid>
    <w:tr w:rsidR="00F62572" w:rsidRPr="00150D18" w14:paraId="708EA356" w14:textId="77777777" w:rsidTr="000235C7">
      <w:trPr>
        <w:trHeight w:val="567"/>
      </w:trPr>
      <w:tc>
        <w:tcPr>
          <w:tcW w:w="3610" w:type="pct"/>
          <w:vAlign w:val="center"/>
        </w:tcPr>
        <w:p w14:paraId="0387963C" w14:textId="77777777" w:rsidR="00F62572" w:rsidRPr="006C49E5" w:rsidRDefault="00F62572" w:rsidP="00F62572">
          <w:pPr>
            <w:tabs>
              <w:tab w:val="center" w:pos="4536"/>
              <w:tab w:val="right" w:pos="9072"/>
            </w:tabs>
            <w:spacing w:before="60" w:after="60" w:line="240" w:lineRule="auto"/>
            <w:jc w:val="both"/>
            <w:rPr>
              <w:rFonts w:ascii="Times New Roman" w:eastAsia="Arial Unicode MS" w:hAnsi="Times New Roman"/>
              <w:bCs/>
              <w:i/>
              <w:noProof/>
              <w:color w:val="262626"/>
              <w:sz w:val="16"/>
              <w:lang w:val="fr-FR" w:eastAsia="fr-FR" w:bidi="ar-SA"/>
            </w:rPr>
          </w:pPr>
          <w:r w:rsidRPr="006C49E5">
            <w:rPr>
              <w:rFonts w:eastAsia="Arial Unicode MS" w:cs="Arial Unicode MS"/>
              <w:i/>
              <w:noProof/>
              <w:color w:val="262626"/>
              <w:sz w:val="16"/>
              <w:szCs w:val="16"/>
              <w:lang w:val="fr-FR" w:eastAsia="fr-FR" w:bidi="ar-SA"/>
            </w:rPr>
            <w:t>Ce document est la propriété du groupe STUDIA. Il ne peut être utilisé, reproduit, modifié ou communiqué sans autorisation préalable.</w:t>
          </w:r>
        </w:p>
      </w:tc>
      <w:tc>
        <w:tcPr>
          <w:tcW w:w="1390" w:type="pct"/>
          <w:tcMar>
            <w:top w:w="0" w:type="dxa"/>
            <w:left w:w="0" w:type="dxa"/>
            <w:right w:w="0" w:type="dxa"/>
          </w:tcMar>
          <w:vAlign w:val="center"/>
        </w:tcPr>
        <w:sdt>
          <w:sdtPr>
            <w:rPr>
              <w:rFonts w:eastAsia="Arial Unicode MS" w:cs="Arial Unicode MS"/>
              <w:i/>
              <w:noProof/>
              <w:color w:val="262626"/>
              <w:sz w:val="16"/>
              <w:szCs w:val="16"/>
              <w:lang w:eastAsia="fr-FR" w:bidi="ar-SA"/>
            </w:rPr>
            <w:id w:val="-1705238520"/>
            <w:docPartObj>
              <w:docPartGallery w:val="Page Numbers (Top of Page)"/>
              <w:docPartUnique/>
            </w:docPartObj>
          </w:sdtPr>
          <w:sdtEndPr/>
          <w:sdtContent>
            <w:p w14:paraId="039B1C05" w14:textId="77777777" w:rsidR="00F62572" w:rsidRPr="00150D18" w:rsidRDefault="00F62572" w:rsidP="00F62572">
              <w:pPr>
                <w:tabs>
                  <w:tab w:val="center" w:pos="4536"/>
                  <w:tab w:val="right" w:pos="9072"/>
                </w:tabs>
                <w:spacing w:before="60" w:after="60" w:line="240" w:lineRule="auto"/>
                <w:jc w:val="center"/>
                <w:rPr>
                  <w:rFonts w:eastAsia="Arial Unicode MS" w:cs="Arial Unicode MS"/>
                  <w:i/>
                  <w:noProof/>
                  <w:color w:val="262626"/>
                  <w:sz w:val="16"/>
                  <w:szCs w:val="16"/>
                  <w:lang w:eastAsia="fr-FR" w:bidi="ar-SA"/>
                </w:rPr>
              </w:pPr>
              <w:r w:rsidRPr="00150D18">
                <w:rPr>
                  <w:rFonts w:eastAsia="Arial Unicode MS" w:cs="Arial Unicode MS"/>
                  <w:i/>
                  <w:noProof/>
                  <w:color w:val="262626"/>
                  <w:sz w:val="16"/>
                  <w:szCs w:val="16"/>
                  <w:lang w:eastAsia="fr-FR" w:bidi="ar-SA"/>
                </w:rPr>
                <w:t xml:space="preserve">Page </w:t>
              </w:r>
              <w:r w:rsidRPr="00150D18">
                <w:rPr>
                  <w:rFonts w:eastAsia="Arial Unicode MS" w:cs="Arial Unicode MS"/>
                  <w:bCs/>
                  <w:i/>
                  <w:noProof/>
                  <w:color w:val="262626"/>
                  <w:sz w:val="16"/>
                  <w:szCs w:val="16"/>
                  <w:lang w:eastAsia="fr-FR" w:bidi="ar-SA"/>
                </w:rPr>
                <w:fldChar w:fldCharType="begin"/>
              </w:r>
              <w:r w:rsidRPr="00150D18">
                <w:rPr>
                  <w:rFonts w:eastAsia="Arial Unicode MS" w:cs="Arial Unicode MS"/>
                  <w:i/>
                  <w:noProof/>
                  <w:color w:val="262626"/>
                  <w:sz w:val="16"/>
                  <w:szCs w:val="16"/>
                  <w:lang w:eastAsia="fr-FR" w:bidi="ar-SA"/>
                </w:rPr>
                <w:instrText>PAGE</w:instrText>
              </w:r>
              <w:r w:rsidRPr="00150D18">
                <w:rPr>
                  <w:rFonts w:eastAsia="Arial Unicode MS" w:cs="Arial Unicode MS"/>
                  <w:bCs/>
                  <w:i/>
                  <w:noProof/>
                  <w:color w:val="262626"/>
                  <w:sz w:val="16"/>
                  <w:szCs w:val="16"/>
                  <w:lang w:eastAsia="fr-FR" w:bidi="ar-SA"/>
                </w:rPr>
                <w:fldChar w:fldCharType="separate"/>
              </w:r>
              <w:r w:rsidRPr="00150D18">
                <w:rPr>
                  <w:rFonts w:eastAsia="Arial Unicode MS" w:cs="Arial Unicode MS"/>
                  <w:bCs/>
                  <w:i/>
                  <w:noProof/>
                  <w:color w:val="262626"/>
                  <w:sz w:val="16"/>
                  <w:szCs w:val="16"/>
                  <w:lang w:eastAsia="fr-FR" w:bidi="ar-SA"/>
                </w:rPr>
                <w:t>21</w:t>
              </w:r>
              <w:r w:rsidRPr="00150D18">
                <w:rPr>
                  <w:rFonts w:eastAsia="Arial Unicode MS" w:cs="Arial Unicode MS"/>
                  <w:bCs/>
                  <w:i/>
                  <w:noProof/>
                  <w:color w:val="262626"/>
                  <w:sz w:val="16"/>
                  <w:szCs w:val="16"/>
                  <w:lang w:eastAsia="fr-FR" w:bidi="ar-SA"/>
                </w:rPr>
                <w:fldChar w:fldCharType="end"/>
              </w:r>
              <w:r w:rsidRPr="00150D18">
                <w:rPr>
                  <w:rFonts w:eastAsia="Arial Unicode MS" w:cs="Arial Unicode MS"/>
                  <w:i/>
                  <w:noProof/>
                  <w:color w:val="262626"/>
                  <w:sz w:val="16"/>
                  <w:szCs w:val="16"/>
                  <w:lang w:eastAsia="fr-FR" w:bidi="ar-SA"/>
                </w:rPr>
                <w:t xml:space="preserve"> sur </w:t>
              </w:r>
              <w:r w:rsidRPr="00150D18">
                <w:rPr>
                  <w:rFonts w:eastAsia="Arial Unicode MS" w:cs="Arial Unicode MS"/>
                  <w:bCs/>
                  <w:i/>
                  <w:noProof/>
                  <w:color w:val="262626"/>
                  <w:sz w:val="16"/>
                  <w:szCs w:val="16"/>
                  <w:lang w:eastAsia="fr-FR" w:bidi="ar-SA"/>
                </w:rPr>
                <w:fldChar w:fldCharType="begin"/>
              </w:r>
              <w:r w:rsidRPr="00150D18">
                <w:rPr>
                  <w:rFonts w:eastAsia="Arial Unicode MS" w:cs="Arial Unicode MS"/>
                  <w:i/>
                  <w:noProof/>
                  <w:color w:val="262626"/>
                  <w:sz w:val="16"/>
                  <w:szCs w:val="16"/>
                  <w:lang w:eastAsia="fr-FR" w:bidi="ar-SA"/>
                </w:rPr>
                <w:instrText>NUMPAGES</w:instrText>
              </w:r>
              <w:r w:rsidRPr="00150D18">
                <w:rPr>
                  <w:rFonts w:eastAsia="Arial Unicode MS" w:cs="Arial Unicode MS"/>
                  <w:bCs/>
                  <w:i/>
                  <w:noProof/>
                  <w:color w:val="262626"/>
                  <w:sz w:val="16"/>
                  <w:szCs w:val="16"/>
                  <w:lang w:eastAsia="fr-FR" w:bidi="ar-SA"/>
                </w:rPr>
                <w:fldChar w:fldCharType="separate"/>
              </w:r>
              <w:r w:rsidRPr="00150D18">
                <w:rPr>
                  <w:rFonts w:eastAsia="Arial Unicode MS" w:cs="Arial Unicode MS"/>
                  <w:bCs/>
                  <w:i/>
                  <w:noProof/>
                  <w:color w:val="262626"/>
                  <w:sz w:val="16"/>
                  <w:szCs w:val="16"/>
                  <w:lang w:eastAsia="fr-FR" w:bidi="ar-SA"/>
                </w:rPr>
                <w:t>99</w:t>
              </w:r>
              <w:r w:rsidRPr="00150D18">
                <w:rPr>
                  <w:rFonts w:eastAsia="Arial Unicode MS" w:cs="Arial Unicode MS"/>
                  <w:bCs/>
                  <w:i/>
                  <w:noProof/>
                  <w:color w:val="262626"/>
                  <w:sz w:val="16"/>
                  <w:szCs w:val="16"/>
                  <w:lang w:eastAsia="fr-FR" w:bidi="ar-SA"/>
                </w:rPr>
                <w:fldChar w:fldCharType="end"/>
              </w:r>
            </w:p>
          </w:sdtContent>
        </w:sdt>
      </w:tc>
    </w:tr>
  </w:tbl>
  <w:p w14:paraId="2B1D0AF0" w14:textId="77777777" w:rsidR="00955E1B" w:rsidRPr="00150D18" w:rsidRDefault="00955E1B" w:rsidP="00F62572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2A2814" w14:textId="77777777" w:rsidR="00955E1B" w:rsidRDefault="00955E1B" w:rsidP="00516562">
    <w:pPr>
      <w:jc w:val="center"/>
      <w:rPr>
        <w:rFonts w:ascii="Avenir Medium" w:hAnsi="Avenir Medium"/>
        <w:sz w:val="16"/>
        <w:szCs w:val="16"/>
      </w:rPr>
    </w:pPr>
    <w:r w:rsidRPr="007B09BC">
      <w:rPr>
        <w:rFonts w:ascii="Avenir Medium" w:hAnsi="Avenir Medium"/>
        <w:sz w:val="16"/>
        <w:szCs w:val="16"/>
      </w:rPr>
      <w:t>STUDIA DIGITAL – 12 RUE DES PETITS RUISSEAUX, 91370 VERRIERES LE BUISSON</w:t>
    </w:r>
  </w:p>
  <w:p w14:paraId="0D504A2E" w14:textId="77777777" w:rsidR="00955E1B" w:rsidRDefault="00955E1B" w:rsidP="00516562">
    <w:pPr>
      <w:jc w:val="center"/>
      <w:rPr>
        <w:rFonts w:ascii="Avenir Medium" w:hAnsi="Avenir Medium"/>
        <w:sz w:val="16"/>
        <w:szCs w:val="16"/>
      </w:rPr>
    </w:pPr>
    <w:r w:rsidRPr="007B09BC">
      <w:rPr>
        <w:rFonts w:ascii="Avenir Medium" w:hAnsi="Avenir Medium"/>
        <w:sz w:val="16"/>
        <w:szCs w:val="16"/>
      </w:rPr>
      <w:t xml:space="preserve">Tél. +33 1 69 53 68 68 – Fax +33 1 69 53 68 69 – </w:t>
    </w:r>
    <w:hyperlink r:id="rId1" w:history="1">
      <w:r w:rsidRPr="007B09BC">
        <w:rPr>
          <w:rFonts w:ascii="Avenir Medium" w:hAnsi="Avenir Medium"/>
          <w:sz w:val="16"/>
          <w:szCs w:val="16"/>
        </w:rPr>
        <w:t>https://www.telino.com</w:t>
      </w:r>
    </w:hyperlink>
    <w:r w:rsidRPr="007B09BC">
      <w:rPr>
        <w:rFonts w:ascii="Avenir Medium" w:hAnsi="Avenir Medium"/>
        <w:sz w:val="16"/>
        <w:szCs w:val="16"/>
      </w:rPr>
      <w:t xml:space="preserve"> – </w:t>
    </w:r>
    <w:hyperlink r:id="rId2" w:history="1">
      <w:r w:rsidRPr="007B09BC">
        <w:rPr>
          <w:rFonts w:ascii="Avenir Medium" w:hAnsi="Avenir Medium"/>
          <w:sz w:val="16"/>
          <w:szCs w:val="16"/>
        </w:rPr>
        <w:t>contact@telino.com</w:t>
      </w:r>
    </w:hyperlink>
  </w:p>
  <w:p w14:paraId="5C3A820E" w14:textId="77777777" w:rsidR="00955E1B" w:rsidRPr="007B09BC" w:rsidRDefault="00955E1B" w:rsidP="00516562">
    <w:pPr>
      <w:pStyle w:val="Pieddepage"/>
      <w:tabs>
        <w:tab w:val="clear" w:pos="4536"/>
        <w:tab w:val="clear" w:pos="9072"/>
      </w:tabs>
      <w:jc w:val="center"/>
      <w:rPr>
        <w:rStyle w:val="Appelnotedebasdep"/>
        <w:rFonts w:ascii="Avenir Medium" w:hAnsi="Avenir Medium"/>
        <w:i/>
      </w:rPr>
    </w:pPr>
    <w:r w:rsidRPr="007B09BC">
      <w:rPr>
        <w:rFonts w:ascii="Avenir Medium" w:hAnsi="Avenir Medium"/>
      </w:rPr>
      <w:t>RCS Aix-en-Provence 831 498 209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22146D" w14:textId="77777777" w:rsidR="0017101C" w:rsidRDefault="0017101C" w:rsidP="0039795C">
      <w:pPr>
        <w:spacing w:before="0" w:after="0" w:line="240" w:lineRule="auto"/>
      </w:pPr>
      <w:r>
        <w:separator/>
      </w:r>
    </w:p>
  </w:footnote>
  <w:footnote w:type="continuationSeparator" w:id="0">
    <w:p w14:paraId="6FAD3C0E" w14:textId="77777777" w:rsidR="0017101C" w:rsidRDefault="0017101C" w:rsidP="0039795C">
      <w:pPr>
        <w:spacing w:before="0" w:after="0" w:line="240" w:lineRule="auto"/>
      </w:pPr>
      <w:r>
        <w:continuationSeparator/>
      </w:r>
    </w:p>
  </w:footnote>
  <w:footnote w:type="continuationNotice" w:id="1">
    <w:p w14:paraId="0335D541" w14:textId="77777777" w:rsidR="0017101C" w:rsidRDefault="0017101C">
      <w:pPr>
        <w:spacing w:before="0"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0C6C71" w14:textId="77777777" w:rsidR="00955E1B" w:rsidRDefault="00955E1B" w:rsidP="00D25A7E">
    <w:pPr>
      <w:spacing w:before="0" w:after="120"/>
      <w:rPr>
        <w:b/>
        <w:color w:val="A6A6A6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5000" w:type="pct"/>
      <w:tblBorders>
        <w:top w:val="single" w:sz="2" w:space="0" w:color="00374F"/>
        <w:left w:val="single" w:sz="2" w:space="0" w:color="00374F"/>
        <w:bottom w:val="single" w:sz="2" w:space="0" w:color="00374F"/>
        <w:right w:val="single" w:sz="2" w:space="0" w:color="00374F"/>
        <w:insideH w:val="none" w:sz="0" w:space="0" w:color="auto"/>
        <w:insideV w:val="single" w:sz="4" w:space="0" w:color="21122A"/>
      </w:tblBorders>
      <w:tblLook w:val="04A0" w:firstRow="1" w:lastRow="0" w:firstColumn="1" w:lastColumn="0" w:noHBand="0" w:noVBand="1"/>
    </w:tblPr>
    <w:tblGrid>
      <w:gridCol w:w="2676"/>
      <w:gridCol w:w="6956"/>
    </w:tblGrid>
    <w:tr w:rsidR="00955E1B" w:rsidRPr="00DC47F8" w14:paraId="0787EEC9" w14:textId="77777777" w:rsidTr="00516562">
      <w:trPr>
        <w:trHeight w:val="704"/>
        <w:ins w:id="0" w:author="Carl LAURIER" w:date="2020-01-13T17:24:00Z"/>
      </w:trPr>
      <w:tc>
        <w:tcPr>
          <w:tcW w:w="1389" w:type="pct"/>
          <w:vMerge w:val="restart"/>
          <w:tcBorders>
            <w:top w:val="single" w:sz="2" w:space="0" w:color="404040" w:themeColor="text1" w:themeTint="BF"/>
            <w:left w:val="single" w:sz="2" w:space="0" w:color="404040" w:themeColor="text1" w:themeTint="BF"/>
            <w:bottom w:val="single" w:sz="2" w:space="0" w:color="404040" w:themeColor="text1" w:themeTint="BF"/>
            <w:right w:val="single" w:sz="2" w:space="0" w:color="404040" w:themeColor="text1" w:themeTint="BF"/>
          </w:tcBorders>
          <w:vAlign w:val="center"/>
        </w:tcPr>
        <w:p w14:paraId="7652DB03" w14:textId="77777777" w:rsidR="00955E1B" w:rsidRPr="00BF6530" w:rsidRDefault="00955E1B" w:rsidP="00516562">
          <w:pPr>
            <w:jc w:val="center"/>
            <w:rPr>
              <w:ins w:id="1" w:author="Carl LAURIER" w:date="2020-01-13T17:24:00Z"/>
            </w:rPr>
          </w:pPr>
          <w:ins w:id="2" w:author="Carl LAURIER" w:date="2020-01-13T17:24:00Z">
            <w:r>
              <w:rPr>
                <w:noProof/>
              </w:rPr>
              <w:drawing>
                <wp:inline distT="0" distB="0" distL="0" distR="0" wp14:anchorId="07DEF046" wp14:editId="0EB45D63">
                  <wp:extent cx="1326188" cy="360000"/>
                  <wp:effectExtent l="0" t="0" r="7620" b="2540"/>
                  <wp:docPr id="33" name="Image 33" descr="C:\Users\e.decobecq\Documents\OneDrive Entreprise\LOGOS HD GROUPE STUDIA 03 06 14\Logo-Groupe-Studia\Logo-Groupe-Studia-RVB.tif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e.decobecq\Documents\OneDrive Entreprise\LOGOS HD GROUPE STUDIA 03 06 14\Logo-Groupe-Studia\Logo-Groupe-Studia-RVB.tif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26188" cy="3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ins>
        </w:p>
      </w:tc>
      <w:tc>
        <w:tcPr>
          <w:tcW w:w="3611" w:type="pct"/>
          <w:tcBorders>
            <w:left w:val="single" w:sz="2" w:space="0" w:color="404040" w:themeColor="text1" w:themeTint="BF"/>
          </w:tcBorders>
          <w:vAlign w:val="center"/>
        </w:tcPr>
        <w:p w14:paraId="63A8F5DA" w14:textId="77777777" w:rsidR="00955E1B" w:rsidRDefault="00955E1B" w:rsidP="00516562">
          <w:pPr>
            <w:jc w:val="center"/>
            <w:rPr>
              <w:ins w:id="3" w:author="Carl LAURIER" w:date="2020-01-13T17:24:00Z"/>
              <w:b/>
              <w:bCs/>
              <w:color w:val="00374F"/>
              <w:szCs w:val="24"/>
            </w:rPr>
          </w:pPr>
          <w:ins w:id="4" w:author="Carl LAURIER" w:date="2020-01-13T17:24:00Z">
            <w:r>
              <w:rPr>
                <w:b/>
                <w:bCs/>
                <w:color w:val="00374F"/>
                <w:szCs w:val="24"/>
              </w:rPr>
              <w:t>SIAAP – Outil Bilan</w:t>
            </w:r>
          </w:ins>
        </w:p>
        <w:p w14:paraId="63EC9E76" w14:textId="77777777" w:rsidR="00955E1B" w:rsidRPr="002F2862" w:rsidRDefault="00955E1B" w:rsidP="00516562">
          <w:pPr>
            <w:jc w:val="center"/>
            <w:rPr>
              <w:ins w:id="5" w:author="Carl LAURIER" w:date="2020-01-13T17:24:00Z"/>
              <w:b/>
              <w:bCs/>
              <w:color w:val="00374F"/>
              <w:szCs w:val="24"/>
            </w:rPr>
          </w:pPr>
          <w:ins w:id="6" w:author="Carl LAURIER" w:date="2020-01-13T17:24:00Z">
            <w:r w:rsidRPr="008A21BD">
              <w:rPr>
                <w:b/>
                <w:bCs/>
                <w:color w:val="00374F"/>
                <w:szCs w:val="24"/>
              </w:rPr>
              <w:t>Listing des demandes d’évolution</w:t>
            </w:r>
          </w:ins>
        </w:p>
      </w:tc>
    </w:tr>
    <w:tr w:rsidR="00955E1B" w:rsidRPr="00060AC2" w14:paraId="6CCD9D56" w14:textId="77777777" w:rsidTr="00516562">
      <w:trPr>
        <w:trHeight w:val="293"/>
        <w:ins w:id="7" w:author="Carl LAURIER" w:date="2020-01-13T17:24:00Z"/>
      </w:trPr>
      <w:tc>
        <w:tcPr>
          <w:tcW w:w="1389" w:type="pct"/>
          <w:vMerge/>
          <w:tcBorders>
            <w:top w:val="nil"/>
            <w:left w:val="single" w:sz="2" w:space="0" w:color="404040" w:themeColor="text1" w:themeTint="BF"/>
            <w:bottom w:val="single" w:sz="2" w:space="0" w:color="404040" w:themeColor="text1" w:themeTint="BF"/>
            <w:right w:val="single" w:sz="2" w:space="0" w:color="404040" w:themeColor="text1" w:themeTint="BF"/>
          </w:tcBorders>
          <w:vAlign w:val="center"/>
        </w:tcPr>
        <w:p w14:paraId="04E0474D" w14:textId="77777777" w:rsidR="00955E1B" w:rsidRDefault="00955E1B" w:rsidP="00516562">
          <w:pPr>
            <w:rPr>
              <w:ins w:id="8" w:author="Carl LAURIER" w:date="2020-01-13T17:24:00Z"/>
              <w:noProof/>
            </w:rPr>
          </w:pPr>
        </w:p>
      </w:tc>
      <w:tc>
        <w:tcPr>
          <w:tcW w:w="3611" w:type="pct"/>
          <w:tcBorders>
            <w:left w:val="single" w:sz="2" w:space="0" w:color="404040" w:themeColor="text1" w:themeTint="BF"/>
          </w:tcBorders>
          <w:vAlign w:val="center"/>
        </w:tcPr>
        <w:p w14:paraId="2B1C03E1" w14:textId="77777777" w:rsidR="00955E1B" w:rsidRPr="00625341" w:rsidRDefault="00955E1B" w:rsidP="00516562">
          <w:pPr>
            <w:jc w:val="center"/>
            <w:rPr>
              <w:ins w:id="9" w:author="Carl LAURIER" w:date="2020-01-13T17:24:00Z"/>
              <w:sz w:val="16"/>
              <w:szCs w:val="16"/>
            </w:rPr>
          </w:pPr>
          <w:ins w:id="10" w:author="Carl LAURIER" w:date="2020-01-13T17:24:00Z">
            <w:r w:rsidRPr="00625341">
              <w:rPr>
                <w:sz w:val="16"/>
                <w:szCs w:val="16"/>
              </w:rPr>
              <w:t xml:space="preserve">v. </w:t>
            </w:r>
            <w:r>
              <w:rPr>
                <w:sz w:val="16"/>
                <w:szCs w:val="16"/>
              </w:rPr>
              <w:fldChar w:fldCharType="begin"/>
            </w:r>
            <w:r>
              <w:rPr>
                <w:sz w:val="16"/>
                <w:szCs w:val="16"/>
              </w:rPr>
              <w:instrText xml:space="preserve"> DOCPROPERTY  Version  \* MERGEFORMAT </w:instrText>
            </w:r>
            <w:r>
              <w:rPr>
                <w:sz w:val="16"/>
                <w:szCs w:val="16"/>
              </w:rPr>
              <w:fldChar w:fldCharType="separate"/>
            </w:r>
          </w:ins>
          <w:r w:rsidR="0017101C">
            <w:rPr>
              <w:b/>
              <w:bCs/>
              <w:sz w:val="16"/>
              <w:szCs w:val="16"/>
            </w:rPr>
            <w:t>Erreur ! Nom de propriété de document inconnu.</w:t>
          </w:r>
          <w:ins w:id="11" w:author="Carl LAURIER" w:date="2020-01-13T17:24:00Z">
            <w:r>
              <w:rPr>
                <w:sz w:val="16"/>
                <w:szCs w:val="16"/>
              </w:rPr>
              <w:fldChar w:fldCharType="end"/>
            </w:r>
            <w:r w:rsidRPr="00625341">
              <w:rPr>
                <w:sz w:val="16"/>
                <w:szCs w:val="16"/>
              </w:rPr>
              <w:t xml:space="preserve"> du </w:t>
            </w:r>
            <w:r>
              <w:rPr>
                <w:sz w:val="16"/>
                <w:szCs w:val="16"/>
              </w:rPr>
              <w:fldChar w:fldCharType="begin"/>
            </w:r>
            <w:r>
              <w:rPr>
                <w:sz w:val="16"/>
                <w:szCs w:val="16"/>
              </w:rPr>
              <w:instrText xml:space="preserve"> DATE   \* MERGEFORMAT </w:instrText>
            </w:r>
            <w:r>
              <w:rPr>
                <w:sz w:val="16"/>
                <w:szCs w:val="16"/>
              </w:rPr>
              <w:fldChar w:fldCharType="separate"/>
            </w:r>
          </w:ins>
          <w:r w:rsidR="0017101C">
            <w:rPr>
              <w:noProof/>
              <w:sz w:val="16"/>
              <w:szCs w:val="16"/>
            </w:rPr>
            <w:t>19/04/2023</w:t>
          </w:r>
          <w:ins w:id="12" w:author="Carl LAURIER" w:date="2020-01-13T17:24:00Z">
            <w:r>
              <w:rPr>
                <w:sz w:val="16"/>
                <w:szCs w:val="16"/>
              </w:rPr>
              <w:fldChar w:fldCharType="end"/>
            </w:r>
          </w:ins>
        </w:p>
      </w:tc>
    </w:tr>
  </w:tbl>
  <w:p w14:paraId="2719DAD7" w14:textId="77777777" w:rsidR="00955E1B" w:rsidRPr="00D81788" w:rsidRDefault="00955E1B" w:rsidP="00516562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4" type="#_x0000_t75" style="width:9pt;height:9pt" o:bullet="t">
        <v:imagedata r:id="rId1" o:title="BD14831_"/>
      </v:shape>
    </w:pict>
  </w:numPicBullet>
  <w:abstractNum w:abstractNumId="0" w15:restartNumberingAfterBreak="0">
    <w:nsid w:val="00A264AB"/>
    <w:multiLevelType w:val="hybridMultilevel"/>
    <w:tmpl w:val="6A4C7D7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3E536E"/>
    <w:multiLevelType w:val="hybridMultilevel"/>
    <w:tmpl w:val="D8D4F67A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31C03D2"/>
    <w:multiLevelType w:val="hybridMultilevel"/>
    <w:tmpl w:val="9D485708"/>
    <w:lvl w:ilvl="0" w:tplc="2F88BDDC">
      <w:start w:val="1"/>
      <w:numFmt w:val="decimal"/>
      <w:pStyle w:val="Listenumros"/>
      <w:lvlText w:val="%1."/>
      <w:lvlJc w:val="left"/>
      <w:pPr>
        <w:tabs>
          <w:tab w:val="num" w:pos="1429"/>
        </w:tabs>
        <w:ind w:left="1429" w:hanging="360"/>
      </w:pPr>
      <w:rPr>
        <w:rFonts w:ascii="Avenir Book" w:eastAsia="Times New Roman" w:hAnsi="Avenir Book" w:cs="Arial"/>
      </w:rPr>
    </w:lvl>
    <w:lvl w:ilvl="1" w:tplc="61EC07D4">
      <w:start w:val="1"/>
      <w:numFmt w:val="decimal"/>
      <w:pStyle w:val="Listenumros2"/>
      <w:lvlText w:val="%2."/>
      <w:lvlJc w:val="left"/>
      <w:pPr>
        <w:ind w:left="2149" w:hanging="360"/>
      </w:pPr>
      <w:rPr>
        <w:rFonts w:hint="default"/>
      </w:rPr>
    </w:lvl>
    <w:lvl w:ilvl="2" w:tplc="60F64602" w:tentative="1">
      <w:start w:val="1"/>
      <w:numFmt w:val="bullet"/>
      <w:lvlText w:val="•"/>
      <w:lvlJc w:val="left"/>
      <w:pPr>
        <w:tabs>
          <w:tab w:val="num" w:pos="2869"/>
        </w:tabs>
        <w:ind w:left="2869" w:hanging="360"/>
      </w:pPr>
      <w:rPr>
        <w:rFonts w:ascii="Arial" w:hAnsi="Arial" w:hint="default"/>
      </w:rPr>
    </w:lvl>
    <w:lvl w:ilvl="3" w:tplc="1A6AB3CA" w:tentative="1">
      <w:start w:val="1"/>
      <w:numFmt w:val="bullet"/>
      <w:lvlText w:val="•"/>
      <w:lvlJc w:val="left"/>
      <w:pPr>
        <w:tabs>
          <w:tab w:val="num" w:pos="3589"/>
        </w:tabs>
        <w:ind w:left="3589" w:hanging="360"/>
      </w:pPr>
      <w:rPr>
        <w:rFonts w:ascii="Arial" w:hAnsi="Arial" w:hint="default"/>
      </w:rPr>
    </w:lvl>
    <w:lvl w:ilvl="4" w:tplc="C2CC9DDC" w:tentative="1">
      <w:start w:val="1"/>
      <w:numFmt w:val="bullet"/>
      <w:lvlText w:val="•"/>
      <w:lvlJc w:val="left"/>
      <w:pPr>
        <w:tabs>
          <w:tab w:val="num" w:pos="4309"/>
        </w:tabs>
        <w:ind w:left="4309" w:hanging="360"/>
      </w:pPr>
      <w:rPr>
        <w:rFonts w:ascii="Arial" w:hAnsi="Arial" w:hint="default"/>
      </w:rPr>
    </w:lvl>
    <w:lvl w:ilvl="5" w:tplc="AC9A04B6" w:tentative="1">
      <w:start w:val="1"/>
      <w:numFmt w:val="bullet"/>
      <w:lvlText w:val="•"/>
      <w:lvlJc w:val="left"/>
      <w:pPr>
        <w:tabs>
          <w:tab w:val="num" w:pos="5029"/>
        </w:tabs>
        <w:ind w:left="5029" w:hanging="360"/>
      </w:pPr>
      <w:rPr>
        <w:rFonts w:ascii="Arial" w:hAnsi="Arial" w:hint="default"/>
      </w:rPr>
    </w:lvl>
    <w:lvl w:ilvl="6" w:tplc="F7C85B9E" w:tentative="1">
      <w:start w:val="1"/>
      <w:numFmt w:val="bullet"/>
      <w:lvlText w:val="•"/>
      <w:lvlJc w:val="left"/>
      <w:pPr>
        <w:tabs>
          <w:tab w:val="num" w:pos="5749"/>
        </w:tabs>
        <w:ind w:left="5749" w:hanging="360"/>
      </w:pPr>
      <w:rPr>
        <w:rFonts w:ascii="Arial" w:hAnsi="Arial" w:hint="default"/>
      </w:rPr>
    </w:lvl>
    <w:lvl w:ilvl="7" w:tplc="4BB857B8" w:tentative="1">
      <w:start w:val="1"/>
      <w:numFmt w:val="bullet"/>
      <w:lvlText w:val="•"/>
      <w:lvlJc w:val="left"/>
      <w:pPr>
        <w:tabs>
          <w:tab w:val="num" w:pos="6469"/>
        </w:tabs>
        <w:ind w:left="6469" w:hanging="360"/>
      </w:pPr>
      <w:rPr>
        <w:rFonts w:ascii="Arial" w:hAnsi="Arial" w:hint="default"/>
      </w:rPr>
    </w:lvl>
    <w:lvl w:ilvl="8" w:tplc="C0227054" w:tentative="1">
      <w:start w:val="1"/>
      <w:numFmt w:val="bullet"/>
      <w:lvlText w:val="•"/>
      <w:lvlJc w:val="left"/>
      <w:pPr>
        <w:tabs>
          <w:tab w:val="num" w:pos="7189"/>
        </w:tabs>
        <w:ind w:left="7189" w:hanging="360"/>
      </w:pPr>
      <w:rPr>
        <w:rFonts w:ascii="Arial" w:hAnsi="Arial" w:hint="default"/>
      </w:rPr>
    </w:lvl>
  </w:abstractNum>
  <w:abstractNum w:abstractNumId="3" w15:restartNumberingAfterBreak="0">
    <w:nsid w:val="03987D6E"/>
    <w:multiLevelType w:val="hybridMultilevel"/>
    <w:tmpl w:val="7780D34A"/>
    <w:lvl w:ilvl="0" w:tplc="354069F6">
      <w:start w:val="2"/>
      <w:numFmt w:val="bullet"/>
      <w:lvlText w:val="-"/>
      <w:lvlJc w:val="left"/>
      <w:pPr>
        <w:ind w:left="1068" w:hanging="360"/>
      </w:pPr>
      <w:rPr>
        <w:rFonts w:ascii="Segoe UI" w:eastAsia="Times New Roman" w:hAnsi="Segoe UI" w:cs="Segoe UI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07F14D51"/>
    <w:multiLevelType w:val="hybridMultilevel"/>
    <w:tmpl w:val="A6349774"/>
    <w:lvl w:ilvl="0" w:tplc="040C0001">
      <w:start w:val="1"/>
      <w:numFmt w:val="bullet"/>
      <w:lvlText w:val=""/>
      <w:lvlJc w:val="left"/>
      <w:pPr>
        <w:ind w:left="900" w:hanging="54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0873400"/>
    <w:multiLevelType w:val="hybridMultilevel"/>
    <w:tmpl w:val="49BE59F0"/>
    <w:lvl w:ilvl="0" w:tplc="F6944D1E">
      <w:numFmt w:val="bullet"/>
      <w:lvlText w:val="-"/>
      <w:lvlJc w:val="left"/>
      <w:pPr>
        <w:ind w:left="1428" w:hanging="360"/>
      </w:pPr>
      <w:rPr>
        <w:rFonts w:ascii="Segoe UI" w:eastAsia="Times New Roman" w:hAnsi="Segoe UI" w:cs="Segoe UI" w:hint="default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17D21944"/>
    <w:multiLevelType w:val="hybridMultilevel"/>
    <w:tmpl w:val="304C5FBE"/>
    <w:lvl w:ilvl="0" w:tplc="FFFFFFFF">
      <w:start w:val="1"/>
      <w:numFmt w:val="bullet"/>
      <w:pStyle w:val="1-NormalA"/>
      <w:lvlText w:val=""/>
      <w:lvlJc w:val="left"/>
      <w:pPr>
        <w:tabs>
          <w:tab w:val="num" w:pos="927"/>
        </w:tabs>
        <w:ind w:left="927" w:hanging="360"/>
      </w:pPr>
      <w:rPr>
        <w:rFonts w:ascii="Wingdings 2" w:hAnsi="Wingdings 2" w:hint="default"/>
        <w:color w:val="FF6600"/>
        <w:sz w:val="20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3150983"/>
    <w:multiLevelType w:val="hybridMultilevel"/>
    <w:tmpl w:val="FCD4F8E4"/>
    <w:lvl w:ilvl="0" w:tplc="8AEE37E0">
      <w:numFmt w:val="bullet"/>
      <w:lvlText w:val="-"/>
      <w:lvlJc w:val="left"/>
      <w:pPr>
        <w:ind w:left="720" w:hanging="360"/>
      </w:pPr>
      <w:rPr>
        <w:rFonts w:ascii="Segoe UI" w:eastAsia="Times New Roman" w:hAnsi="Segoe UI" w:cs="Segoe U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58C1967"/>
    <w:multiLevelType w:val="hybridMultilevel"/>
    <w:tmpl w:val="EA5094AA"/>
    <w:lvl w:ilvl="0" w:tplc="CB588392">
      <w:numFmt w:val="bullet"/>
      <w:lvlText w:val="•"/>
      <w:lvlJc w:val="left"/>
      <w:pPr>
        <w:ind w:left="1416" w:hanging="708"/>
      </w:pPr>
      <w:rPr>
        <w:rFonts w:ascii="Segoe UI" w:eastAsia="Times New Roman" w:hAnsi="Segoe UI" w:cs="Segoe UI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" w15:restartNumberingAfterBreak="0">
    <w:nsid w:val="290310C7"/>
    <w:multiLevelType w:val="hybridMultilevel"/>
    <w:tmpl w:val="5468742A"/>
    <w:lvl w:ilvl="0" w:tplc="E9DC238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4167BC3"/>
    <w:multiLevelType w:val="hybridMultilevel"/>
    <w:tmpl w:val="25488FEC"/>
    <w:lvl w:ilvl="0" w:tplc="354069F6">
      <w:start w:val="2"/>
      <w:numFmt w:val="bullet"/>
      <w:lvlText w:val="-"/>
      <w:lvlJc w:val="left"/>
      <w:pPr>
        <w:ind w:left="928" w:hanging="360"/>
      </w:pPr>
      <w:rPr>
        <w:rFonts w:ascii="Segoe UI" w:eastAsia="Times New Roman" w:hAnsi="Segoe UI" w:cs="Segoe UI" w:hint="default"/>
      </w:rPr>
    </w:lvl>
    <w:lvl w:ilvl="1" w:tplc="319A2E6C">
      <w:numFmt w:val="bullet"/>
      <w:lvlText w:val=""/>
      <w:lvlJc w:val="left"/>
      <w:pPr>
        <w:ind w:left="1648" w:hanging="360"/>
      </w:pPr>
      <w:rPr>
        <w:rFonts w:ascii="Calibri" w:eastAsia="Times New Roman" w:hAnsi="Calibri" w:cs="Calibri" w:hint="default"/>
      </w:rPr>
    </w:lvl>
    <w:lvl w:ilvl="2" w:tplc="040C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11" w15:restartNumberingAfterBreak="0">
    <w:nsid w:val="35036F2B"/>
    <w:multiLevelType w:val="multilevel"/>
    <w:tmpl w:val="C540E5A4"/>
    <w:styleLink w:val="PucesCreafri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1"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Verdana" w:eastAsia="Times New Roman" w:hAnsi="Verdana" w:cs="Times New Roman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55B2FCF"/>
    <w:multiLevelType w:val="hybridMultilevel"/>
    <w:tmpl w:val="B0F0834C"/>
    <w:lvl w:ilvl="0" w:tplc="040C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 w15:restartNumberingAfterBreak="0">
    <w:nsid w:val="3B6B4521"/>
    <w:multiLevelType w:val="hybridMultilevel"/>
    <w:tmpl w:val="71927F8E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464D3541"/>
    <w:multiLevelType w:val="hybridMultilevel"/>
    <w:tmpl w:val="7F94E6CC"/>
    <w:lvl w:ilvl="0" w:tplc="040C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 w15:restartNumberingAfterBreak="0">
    <w:nsid w:val="465E4710"/>
    <w:multiLevelType w:val="hybridMultilevel"/>
    <w:tmpl w:val="C2EE9C70"/>
    <w:lvl w:ilvl="0" w:tplc="354069F6">
      <w:start w:val="2"/>
      <w:numFmt w:val="bullet"/>
      <w:lvlText w:val="-"/>
      <w:lvlJc w:val="left"/>
      <w:pPr>
        <w:ind w:left="928" w:hanging="360"/>
      </w:pPr>
      <w:rPr>
        <w:rFonts w:ascii="Segoe UI" w:eastAsia="Times New Roman" w:hAnsi="Segoe UI" w:cs="Segoe U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06E5B14"/>
    <w:multiLevelType w:val="hybridMultilevel"/>
    <w:tmpl w:val="C37041DA"/>
    <w:lvl w:ilvl="0" w:tplc="040C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 w15:restartNumberingAfterBreak="0">
    <w:nsid w:val="52292D0D"/>
    <w:multiLevelType w:val="hybridMultilevel"/>
    <w:tmpl w:val="1BECAA9C"/>
    <w:lvl w:ilvl="0" w:tplc="E1E80E12">
      <w:numFmt w:val="bullet"/>
      <w:lvlText w:val="-"/>
      <w:lvlJc w:val="left"/>
      <w:pPr>
        <w:ind w:left="1416" w:hanging="708"/>
      </w:pPr>
      <w:rPr>
        <w:rFonts w:ascii="Segoe UI" w:eastAsia="Times New Roman" w:hAnsi="Segoe UI" w:cs="Segoe UI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8" w15:restartNumberingAfterBreak="0">
    <w:nsid w:val="54E81E88"/>
    <w:multiLevelType w:val="hybridMultilevel"/>
    <w:tmpl w:val="F17EF394"/>
    <w:lvl w:ilvl="0" w:tplc="1E0AA724">
      <w:start w:val="1"/>
      <w:numFmt w:val="bullet"/>
      <w:pStyle w:val="11-NormalPuceBcheck"/>
      <w:lvlText w:val=""/>
      <w:lvlJc w:val="left"/>
      <w:pPr>
        <w:tabs>
          <w:tab w:val="num" w:pos="1571"/>
        </w:tabs>
        <w:ind w:left="1211" w:hanging="360"/>
      </w:pPr>
      <w:rPr>
        <w:rFonts w:ascii="Wingdings 2" w:hAnsi="Wingdings 2" w:hint="default"/>
        <w:color w:val="3366FF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53104A8"/>
    <w:multiLevelType w:val="hybridMultilevel"/>
    <w:tmpl w:val="7B92FBE4"/>
    <w:lvl w:ilvl="0" w:tplc="040C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0" w15:restartNumberingAfterBreak="0">
    <w:nsid w:val="566531DA"/>
    <w:multiLevelType w:val="hybridMultilevel"/>
    <w:tmpl w:val="F6CC8C9E"/>
    <w:lvl w:ilvl="0" w:tplc="F6944D1E">
      <w:numFmt w:val="bullet"/>
      <w:lvlText w:val="-"/>
      <w:lvlJc w:val="left"/>
      <w:pPr>
        <w:ind w:left="720" w:hanging="360"/>
      </w:pPr>
      <w:rPr>
        <w:rFonts w:ascii="Segoe UI" w:eastAsia="Times New Roman" w:hAnsi="Segoe UI" w:cs="Segoe U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88E116E"/>
    <w:multiLevelType w:val="hybridMultilevel"/>
    <w:tmpl w:val="BB24DAD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8B906CA"/>
    <w:multiLevelType w:val="hybridMultilevel"/>
    <w:tmpl w:val="278EC9F2"/>
    <w:lvl w:ilvl="0" w:tplc="354069F6">
      <w:start w:val="2"/>
      <w:numFmt w:val="bullet"/>
      <w:lvlText w:val="-"/>
      <w:lvlJc w:val="left"/>
      <w:pPr>
        <w:ind w:left="720" w:hanging="360"/>
      </w:pPr>
      <w:rPr>
        <w:rFonts w:ascii="Segoe UI" w:eastAsia="Times New Roman" w:hAnsi="Segoe UI" w:cs="Segoe U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D7943C0"/>
    <w:multiLevelType w:val="hybridMultilevel"/>
    <w:tmpl w:val="CD5CF8C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EEC4C58"/>
    <w:multiLevelType w:val="multilevel"/>
    <w:tmpl w:val="DF80B232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25" w15:restartNumberingAfterBreak="0">
    <w:nsid w:val="5F17520E"/>
    <w:multiLevelType w:val="multilevel"/>
    <w:tmpl w:val="B02AE4A0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  <w:spacing w:val="2"/>
      </w:rPr>
    </w:lvl>
    <w:lvl w:ilvl="1">
      <w:start w:val="1"/>
      <w:numFmt w:val="decimal"/>
      <w:isLgl/>
      <w:lvlText w:val="%1.%2"/>
      <w:lvlJc w:val="left"/>
      <w:pPr>
        <w:ind w:left="862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36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0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0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1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65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154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96" w:hanging="1800"/>
      </w:pPr>
      <w:rPr>
        <w:rFonts w:hint="default"/>
      </w:rPr>
    </w:lvl>
  </w:abstractNum>
  <w:abstractNum w:abstractNumId="26" w15:restartNumberingAfterBreak="0">
    <w:nsid w:val="649C6F9F"/>
    <w:multiLevelType w:val="hybridMultilevel"/>
    <w:tmpl w:val="FE489CA0"/>
    <w:lvl w:ilvl="0" w:tplc="8230F4B6">
      <w:start w:val="3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8B416F6"/>
    <w:multiLevelType w:val="hybridMultilevel"/>
    <w:tmpl w:val="FEC440D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D84353B"/>
    <w:multiLevelType w:val="hybridMultilevel"/>
    <w:tmpl w:val="09321984"/>
    <w:lvl w:ilvl="0" w:tplc="A1CCA0BE">
      <w:numFmt w:val="bullet"/>
      <w:lvlText w:val="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D487CFA"/>
    <w:multiLevelType w:val="hybridMultilevel"/>
    <w:tmpl w:val="5922F4AC"/>
    <w:lvl w:ilvl="0" w:tplc="D6028E02">
      <w:numFmt w:val="bullet"/>
      <w:lvlText w:val="·"/>
      <w:lvlJc w:val="left"/>
      <w:pPr>
        <w:ind w:left="900" w:hanging="540"/>
      </w:pPr>
      <w:rPr>
        <w:rFonts w:ascii="Segoe UI" w:eastAsia="Times New Roman" w:hAnsi="Segoe UI" w:cs="Segoe U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95851481">
    <w:abstractNumId w:val="11"/>
  </w:num>
  <w:num w:numId="2" w16cid:durableId="1063333327">
    <w:abstractNumId w:val="18"/>
  </w:num>
  <w:num w:numId="3" w16cid:durableId="2051612423">
    <w:abstractNumId w:val="6"/>
  </w:num>
  <w:num w:numId="4" w16cid:durableId="2026589706">
    <w:abstractNumId w:val="3"/>
  </w:num>
  <w:num w:numId="5" w16cid:durableId="2012949223">
    <w:abstractNumId w:val="2"/>
  </w:num>
  <w:num w:numId="6" w16cid:durableId="886255114">
    <w:abstractNumId w:val="26"/>
  </w:num>
  <w:num w:numId="7" w16cid:durableId="683945867">
    <w:abstractNumId w:val="24"/>
  </w:num>
  <w:num w:numId="8" w16cid:durableId="892354246">
    <w:abstractNumId w:val="0"/>
  </w:num>
  <w:num w:numId="9" w16cid:durableId="842554050">
    <w:abstractNumId w:val="22"/>
  </w:num>
  <w:num w:numId="10" w16cid:durableId="1874344968">
    <w:abstractNumId w:val="10"/>
  </w:num>
  <w:num w:numId="11" w16cid:durableId="1407920680">
    <w:abstractNumId w:val="28"/>
  </w:num>
  <w:num w:numId="12" w16cid:durableId="1807578154">
    <w:abstractNumId w:val="15"/>
  </w:num>
  <w:num w:numId="13" w16cid:durableId="1897625589">
    <w:abstractNumId w:val="27"/>
  </w:num>
  <w:num w:numId="14" w16cid:durableId="1153525458">
    <w:abstractNumId w:val="29"/>
  </w:num>
  <w:num w:numId="15" w16cid:durableId="1310548544">
    <w:abstractNumId w:val="4"/>
  </w:num>
  <w:num w:numId="16" w16cid:durableId="661737837">
    <w:abstractNumId w:val="14"/>
  </w:num>
  <w:num w:numId="17" w16cid:durableId="1576236550">
    <w:abstractNumId w:val="8"/>
  </w:num>
  <w:num w:numId="18" w16cid:durableId="1404915113">
    <w:abstractNumId w:val="19"/>
  </w:num>
  <w:num w:numId="19" w16cid:durableId="580873848">
    <w:abstractNumId w:val="23"/>
  </w:num>
  <w:num w:numId="20" w16cid:durableId="1584728703">
    <w:abstractNumId w:val="25"/>
  </w:num>
  <w:num w:numId="21" w16cid:durableId="1461800533">
    <w:abstractNumId w:val="9"/>
  </w:num>
  <w:num w:numId="22" w16cid:durableId="2052681917">
    <w:abstractNumId w:val="21"/>
  </w:num>
  <w:num w:numId="23" w16cid:durableId="1577352672">
    <w:abstractNumId w:val="7"/>
  </w:num>
  <w:num w:numId="24" w16cid:durableId="515730669">
    <w:abstractNumId w:val="20"/>
  </w:num>
  <w:num w:numId="25" w16cid:durableId="1389959962">
    <w:abstractNumId w:val="5"/>
  </w:num>
  <w:num w:numId="26" w16cid:durableId="1723014763">
    <w:abstractNumId w:val="17"/>
  </w:num>
  <w:num w:numId="27" w16cid:durableId="1079134361">
    <w:abstractNumId w:val="12"/>
  </w:num>
  <w:num w:numId="28" w16cid:durableId="221792423">
    <w:abstractNumId w:val="16"/>
  </w:num>
  <w:num w:numId="29" w16cid:durableId="1835872862">
    <w:abstractNumId w:val="1"/>
  </w:num>
  <w:num w:numId="30" w16cid:durableId="1305967691">
    <w:abstractNumId w:val="13"/>
  </w:num>
  <w:num w:numId="31" w16cid:durableId="1190490395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7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Carl LAURIER">
    <w15:presenceInfo w15:providerId="None" w15:userId="Carl LAURIER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attachedTemplate r:id="rId1"/>
  <w:defaultTabStop w:val="708"/>
  <w:hyphenationZone w:val="425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101C"/>
    <w:rsid w:val="000011FA"/>
    <w:rsid w:val="000015D4"/>
    <w:rsid w:val="000038D8"/>
    <w:rsid w:val="00003DCE"/>
    <w:rsid w:val="000045CC"/>
    <w:rsid w:val="00005229"/>
    <w:rsid w:val="0000552D"/>
    <w:rsid w:val="00005892"/>
    <w:rsid w:val="000066CE"/>
    <w:rsid w:val="00006ACA"/>
    <w:rsid w:val="00007236"/>
    <w:rsid w:val="0001087F"/>
    <w:rsid w:val="00010949"/>
    <w:rsid w:val="000129B5"/>
    <w:rsid w:val="000132A9"/>
    <w:rsid w:val="00013977"/>
    <w:rsid w:val="00013E79"/>
    <w:rsid w:val="000143B2"/>
    <w:rsid w:val="000154A5"/>
    <w:rsid w:val="0001607B"/>
    <w:rsid w:val="000163EE"/>
    <w:rsid w:val="00016BA9"/>
    <w:rsid w:val="00016CC0"/>
    <w:rsid w:val="00017161"/>
    <w:rsid w:val="000177C0"/>
    <w:rsid w:val="00020C10"/>
    <w:rsid w:val="000212EB"/>
    <w:rsid w:val="0002135F"/>
    <w:rsid w:val="00022351"/>
    <w:rsid w:val="00022BED"/>
    <w:rsid w:val="000238D7"/>
    <w:rsid w:val="000257D1"/>
    <w:rsid w:val="000260FF"/>
    <w:rsid w:val="00027B48"/>
    <w:rsid w:val="00030000"/>
    <w:rsid w:val="000302E3"/>
    <w:rsid w:val="00030415"/>
    <w:rsid w:val="00030900"/>
    <w:rsid w:val="0003113E"/>
    <w:rsid w:val="000322C4"/>
    <w:rsid w:val="00032ACF"/>
    <w:rsid w:val="000331D5"/>
    <w:rsid w:val="0003326F"/>
    <w:rsid w:val="000338E5"/>
    <w:rsid w:val="0003684E"/>
    <w:rsid w:val="00040CA6"/>
    <w:rsid w:val="0004251A"/>
    <w:rsid w:val="000428DF"/>
    <w:rsid w:val="000440A4"/>
    <w:rsid w:val="0004427F"/>
    <w:rsid w:val="000448F5"/>
    <w:rsid w:val="0004523D"/>
    <w:rsid w:val="00045484"/>
    <w:rsid w:val="000454D9"/>
    <w:rsid w:val="0004685F"/>
    <w:rsid w:val="00047E1B"/>
    <w:rsid w:val="00050AF7"/>
    <w:rsid w:val="00050B1D"/>
    <w:rsid w:val="000522A1"/>
    <w:rsid w:val="00054254"/>
    <w:rsid w:val="00054C87"/>
    <w:rsid w:val="000563C0"/>
    <w:rsid w:val="000571BB"/>
    <w:rsid w:val="00057F20"/>
    <w:rsid w:val="00061EA7"/>
    <w:rsid w:val="000627BF"/>
    <w:rsid w:val="000627DA"/>
    <w:rsid w:val="00062F4B"/>
    <w:rsid w:val="0006350B"/>
    <w:rsid w:val="000637F4"/>
    <w:rsid w:val="000654AF"/>
    <w:rsid w:val="0006552C"/>
    <w:rsid w:val="00066DF6"/>
    <w:rsid w:val="00070D97"/>
    <w:rsid w:val="000717CE"/>
    <w:rsid w:val="000719EF"/>
    <w:rsid w:val="00071D83"/>
    <w:rsid w:val="00072659"/>
    <w:rsid w:val="0007269B"/>
    <w:rsid w:val="00072F62"/>
    <w:rsid w:val="0007313D"/>
    <w:rsid w:val="000731BD"/>
    <w:rsid w:val="00073DF7"/>
    <w:rsid w:val="00075709"/>
    <w:rsid w:val="00076119"/>
    <w:rsid w:val="000768D1"/>
    <w:rsid w:val="00077900"/>
    <w:rsid w:val="00080871"/>
    <w:rsid w:val="00081809"/>
    <w:rsid w:val="00081F36"/>
    <w:rsid w:val="0008256C"/>
    <w:rsid w:val="00082B29"/>
    <w:rsid w:val="00085BE2"/>
    <w:rsid w:val="00087216"/>
    <w:rsid w:val="00087A2A"/>
    <w:rsid w:val="00090EC2"/>
    <w:rsid w:val="00091313"/>
    <w:rsid w:val="00091752"/>
    <w:rsid w:val="00092695"/>
    <w:rsid w:val="0009269A"/>
    <w:rsid w:val="000954DF"/>
    <w:rsid w:val="0009625C"/>
    <w:rsid w:val="00096665"/>
    <w:rsid w:val="000966C7"/>
    <w:rsid w:val="00096B3C"/>
    <w:rsid w:val="000976E5"/>
    <w:rsid w:val="00097D08"/>
    <w:rsid w:val="000A1059"/>
    <w:rsid w:val="000A15F2"/>
    <w:rsid w:val="000A1AF2"/>
    <w:rsid w:val="000A1DB2"/>
    <w:rsid w:val="000A2621"/>
    <w:rsid w:val="000A49A9"/>
    <w:rsid w:val="000A65FB"/>
    <w:rsid w:val="000A6B31"/>
    <w:rsid w:val="000A6D13"/>
    <w:rsid w:val="000A722F"/>
    <w:rsid w:val="000A7EFC"/>
    <w:rsid w:val="000B0365"/>
    <w:rsid w:val="000B07E4"/>
    <w:rsid w:val="000B0EDE"/>
    <w:rsid w:val="000B1D2D"/>
    <w:rsid w:val="000B35FA"/>
    <w:rsid w:val="000B472D"/>
    <w:rsid w:val="000B4F8C"/>
    <w:rsid w:val="000B5D51"/>
    <w:rsid w:val="000B71BC"/>
    <w:rsid w:val="000B7E24"/>
    <w:rsid w:val="000C0510"/>
    <w:rsid w:val="000C1209"/>
    <w:rsid w:val="000C13E6"/>
    <w:rsid w:val="000C143D"/>
    <w:rsid w:val="000C1B51"/>
    <w:rsid w:val="000C354B"/>
    <w:rsid w:val="000C37A0"/>
    <w:rsid w:val="000C3AB4"/>
    <w:rsid w:val="000C436C"/>
    <w:rsid w:val="000C459E"/>
    <w:rsid w:val="000C4A3A"/>
    <w:rsid w:val="000C4A9A"/>
    <w:rsid w:val="000C766F"/>
    <w:rsid w:val="000D2B47"/>
    <w:rsid w:val="000D34BB"/>
    <w:rsid w:val="000D3ABB"/>
    <w:rsid w:val="000D5975"/>
    <w:rsid w:val="000D5B9D"/>
    <w:rsid w:val="000D72F8"/>
    <w:rsid w:val="000E1576"/>
    <w:rsid w:val="000E48FC"/>
    <w:rsid w:val="000E4942"/>
    <w:rsid w:val="000E49DA"/>
    <w:rsid w:val="000E54B0"/>
    <w:rsid w:val="000E61E7"/>
    <w:rsid w:val="000E6BAE"/>
    <w:rsid w:val="000E72D4"/>
    <w:rsid w:val="000E73F8"/>
    <w:rsid w:val="000E75CE"/>
    <w:rsid w:val="000F0885"/>
    <w:rsid w:val="000F0C73"/>
    <w:rsid w:val="000F1848"/>
    <w:rsid w:val="000F1940"/>
    <w:rsid w:val="000F1F40"/>
    <w:rsid w:val="000F2900"/>
    <w:rsid w:val="000F2EF1"/>
    <w:rsid w:val="000F4E59"/>
    <w:rsid w:val="000F52A5"/>
    <w:rsid w:val="000F5939"/>
    <w:rsid w:val="000F6516"/>
    <w:rsid w:val="000F6D34"/>
    <w:rsid w:val="000F6DAC"/>
    <w:rsid w:val="00100FAB"/>
    <w:rsid w:val="0010331E"/>
    <w:rsid w:val="00103E65"/>
    <w:rsid w:val="00103F9A"/>
    <w:rsid w:val="0010417D"/>
    <w:rsid w:val="00104303"/>
    <w:rsid w:val="001053E0"/>
    <w:rsid w:val="00105BDC"/>
    <w:rsid w:val="00107C0D"/>
    <w:rsid w:val="00107F22"/>
    <w:rsid w:val="00110B42"/>
    <w:rsid w:val="00111DAE"/>
    <w:rsid w:val="0011215A"/>
    <w:rsid w:val="00112399"/>
    <w:rsid w:val="0011249C"/>
    <w:rsid w:val="001133A1"/>
    <w:rsid w:val="001135EF"/>
    <w:rsid w:val="00114234"/>
    <w:rsid w:val="00116298"/>
    <w:rsid w:val="0011706E"/>
    <w:rsid w:val="00117DC1"/>
    <w:rsid w:val="00117E0B"/>
    <w:rsid w:val="00117EB0"/>
    <w:rsid w:val="00120005"/>
    <w:rsid w:val="00121284"/>
    <w:rsid w:val="001217DA"/>
    <w:rsid w:val="00121B01"/>
    <w:rsid w:val="00121BF7"/>
    <w:rsid w:val="00121D54"/>
    <w:rsid w:val="0012279F"/>
    <w:rsid w:val="00122DB7"/>
    <w:rsid w:val="00123F42"/>
    <w:rsid w:val="0012439A"/>
    <w:rsid w:val="001245A0"/>
    <w:rsid w:val="00124F20"/>
    <w:rsid w:val="00125DEA"/>
    <w:rsid w:val="0012636B"/>
    <w:rsid w:val="00126790"/>
    <w:rsid w:val="001268B1"/>
    <w:rsid w:val="00126C74"/>
    <w:rsid w:val="001301D5"/>
    <w:rsid w:val="00130C7C"/>
    <w:rsid w:val="00131605"/>
    <w:rsid w:val="001317CF"/>
    <w:rsid w:val="00131803"/>
    <w:rsid w:val="00132F61"/>
    <w:rsid w:val="00133CDF"/>
    <w:rsid w:val="00133E8C"/>
    <w:rsid w:val="00134D88"/>
    <w:rsid w:val="001354B4"/>
    <w:rsid w:val="00135B52"/>
    <w:rsid w:val="001363ED"/>
    <w:rsid w:val="00136CAF"/>
    <w:rsid w:val="00140289"/>
    <w:rsid w:val="001403F1"/>
    <w:rsid w:val="00140554"/>
    <w:rsid w:val="00143040"/>
    <w:rsid w:val="00144634"/>
    <w:rsid w:val="00144FA6"/>
    <w:rsid w:val="00145011"/>
    <w:rsid w:val="001456BC"/>
    <w:rsid w:val="00146748"/>
    <w:rsid w:val="00146876"/>
    <w:rsid w:val="00146C0A"/>
    <w:rsid w:val="0014754E"/>
    <w:rsid w:val="00147D81"/>
    <w:rsid w:val="00150C29"/>
    <w:rsid w:val="00150D18"/>
    <w:rsid w:val="0015101C"/>
    <w:rsid w:val="00151796"/>
    <w:rsid w:val="00153296"/>
    <w:rsid w:val="0015435E"/>
    <w:rsid w:val="0015487C"/>
    <w:rsid w:val="00154BCA"/>
    <w:rsid w:val="0015586C"/>
    <w:rsid w:val="001575D3"/>
    <w:rsid w:val="001606EF"/>
    <w:rsid w:val="0016146B"/>
    <w:rsid w:val="0016242B"/>
    <w:rsid w:val="00162C82"/>
    <w:rsid w:val="00165498"/>
    <w:rsid w:val="00165C88"/>
    <w:rsid w:val="0016675A"/>
    <w:rsid w:val="00166760"/>
    <w:rsid w:val="00166B40"/>
    <w:rsid w:val="0016749E"/>
    <w:rsid w:val="00170562"/>
    <w:rsid w:val="0017101C"/>
    <w:rsid w:val="001712FF"/>
    <w:rsid w:val="00171988"/>
    <w:rsid w:val="00171B8A"/>
    <w:rsid w:val="00172055"/>
    <w:rsid w:val="00172E9E"/>
    <w:rsid w:val="00174203"/>
    <w:rsid w:val="00174BB5"/>
    <w:rsid w:val="00174F42"/>
    <w:rsid w:val="001751B3"/>
    <w:rsid w:val="00175F32"/>
    <w:rsid w:val="00176529"/>
    <w:rsid w:val="001766D3"/>
    <w:rsid w:val="00176E1D"/>
    <w:rsid w:val="00176FFB"/>
    <w:rsid w:val="00177385"/>
    <w:rsid w:val="00177397"/>
    <w:rsid w:val="00177B23"/>
    <w:rsid w:val="0018068C"/>
    <w:rsid w:val="00182F47"/>
    <w:rsid w:val="001831B0"/>
    <w:rsid w:val="001865B3"/>
    <w:rsid w:val="00191B3B"/>
    <w:rsid w:val="001947C5"/>
    <w:rsid w:val="0019484E"/>
    <w:rsid w:val="00194EC5"/>
    <w:rsid w:val="001951D1"/>
    <w:rsid w:val="001955EF"/>
    <w:rsid w:val="00195D11"/>
    <w:rsid w:val="0019653A"/>
    <w:rsid w:val="001969F7"/>
    <w:rsid w:val="001970E1"/>
    <w:rsid w:val="001978BB"/>
    <w:rsid w:val="00197C79"/>
    <w:rsid w:val="001A02B3"/>
    <w:rsid w:val="001A12B7"/>
    <w:rsid w:val="001A2832"/>
    <w:rsid w:val="001A3058"/>
    <w:rsid w:val="001A3D23"/>
    <w:rsid w:val="001A41EE"/>
    <w:rsid w:val="001A4FEB"/>
    <w:rsid w:val="001A5CFB"/>
    <w:rsid w:val="001A608F"/>
    <w:rsid w:val="001A670B"/>
    <w:rsid w:val="001B0728"/>
    <w:rsid w:val="001B1546"/>
    <w:rsid w:val="001B24B3"/>
    <w:rsid w:val="001B2B15"/>
    <w:rsid w:val="001B5368"/>
    <w:rsid w:val="001B564C"/>
    <w:rsid w:val="001B5675"/>
    <w:rsid w:val="001B58DF"/>
    <w:rsid w:val="001B5B66"/>
    <w:rsid w:val="001B712A"/>
    <w:rsid w:val="001B7473"/>
    <w:rsid w:val="001B7BB5"/>
    <w:rsid w:val="001C0501"/>
    <w:rsid w:val="001C08A0"/>
    <w:rsid w:val="001C19BF"/>
    <w:rsid w:val="001C1B79"/>
    <w:rsid w:val="001C3474"/>
    <w:rsid w:val="001C38D3"/>
    <w:rsid w:val="001C56D7"/>
    <w:rsid w:val="001C578D"/>
    <w:rsid w:val="001C587B"/>
    <w:rsid w:val="001C5CAE"/>
    <w:rsid w:val="001C7EEC"/>
    <w:rsid w:val="001D0C3E"/>
    <w:rsid w:val="001D11DA"/>
    <w:rsid w:val="001D3C2A"/>
    <w:rsid w:val="001D3D00"/>
    <w:rsid w:val="001D4343"/>
    <w:rsid w:val="001D4576"/>
    <w:rsid w:val="001D4E31"/>
    <w:rsid w:val="001D60D4"/>
    <w:rsid w:val="001D6531"/>
    <w:rsid w:val="001D68B3"/>
    <w:rsid w:val="001D6D95"/>
    <w:rsid w:val="001D7C5A"/>
    <w:rsid w:val="001E093D"/>
    <w:rsid w:val="001E0AF8"/>
    <w:rsid w:val="001E17AB"/>
    <w:rsid w:val="001E3AC9"/>
    <w:rsid w:val="001E48BB"/>
    <w:rsid w:val="001E500A"/>
    <w:rsid w:val="001E63F5"/>
    <w:rsid w:val="001E699C"/>
    <w:rsid w:val="001F09DC"/>
    <w:rsid w:val="001F1744"/>
    <w:rsid w:val="001F2BDD"/>
    <w:rsid w:val="001F490A"/>
    <w:rsid w:val="001F4B56"/>
    <w:rsid w:val="001F4F7F"/>
    <w:rsid w:val="001F5DB3"/>
    <w:rsid w:val="001F6EF8"/>
    <w:rsid w:val="00200337"/>
    <w:rsid w:val="002005C5"/>
    <w:rsid w:val="002010C6"/>
    <w:rsid w:val="00201261"/>
    <w:rsid w:val="00202400"/>
    <w:rsid w:val="00202EF8"/>
    <w:rsid w:val="00203414"/>
    <w:rsid w:val="0020380C"/>
    <w:rsid w:val="002065DB"/>
    <w:rsid w:val="002067C2"/>
    <w:rsid w:val="00210634"/>
    <w:rsid w:val="0021164B"/>
    <w:rsid w:val="00211E6B"/>
    <w:rsid w:val="00212931"/>
    <w:rsid w:val="00213788"/>
    <w:rsid w:val="00213A3A"/>
    <w:rsid w:val="00216442"/>
    <w:rsid w:val="002171B0"/>
    <w:rsid w:val="002176C6"/>
    <w:rsid w:val="00221C5A"/>
    <w:rsid w:val="00222686"/>
    <w:rsid w:val="0022280C"/>
    <w:rsid w:val="00223303"/>
    <w:rsid w:val="0022353C"/>
    <w:rsid w:val="0022589A"/>
    <w:rsid w:val="002266FA"/>
    <w:rsid w:val="002276B7"/>
    <w:rsid w:val="00230BC7"/>
    <w:rsid w:val="00230C13"/>
    <w:rsid w:val="00232136"/>
    <w:rsid w:val="00232FFC"/>
    <w:rsid w:val="002347FF"/>
    <w:rsid w:val="00235028"/>
    <w:rsid w:val="002366F8"/>
    <w:rsid w:val="00236DF3"/>
    <w:rsid w:val="00237A41"/>
    <w:rsid w:val="00237C98"/>
    <w:rsid w:val="002403AD"/>
    <w:rsid w:val="00241B9A"/>
    <w:rsid w:val="0024349A"/>
    <w:rsid w:val="00244C42"/>
    <w:rsid w:val="00246363"/>
    <w:rsid w:val="002466E5"/>
    <w:rsid w:val="002466FC"/>
    <w:rsid w:val="0024724A"/>
    <w:rsid w:val="00247982"/>
    <w:rsid w:val="0025072E"/>
    <w:rsid w:val="00250C32"/>
    <w:rsid w:val="00254186"/>
    <w:rsid w:val="00255967"/>
    <w:rsid w:val="00255B02"/>
    <w:rsid w:val="00256366"/>
    <w:rsid w:val="00256688"/>
    <w:rsid w:val="002604B6"/>
    <w:rsid w:val="00260AF1"/>
    <w:rsid w:val="0026301A"/>
    <w:rsid w:val="00263704"/>
    <w:rsid w:val="00264423"/>
    <w:rsid w:val="00264E44"/>
    <w:rsid w:val="002653AF"/>
    <w:rsid w:val="0026647D"/>
    <w:rsid w:val="00270AF6"/>
    <w:rsid w:val="00270B0F"/>
    <w:rsid w:val="002727E6"/>
    <w:rsid w:val="0027389F"/>
    <w:rsid w:val="002773E1"/>
    <w:rsid w:val="0027799C"/>
    <w:rsid w:val="00277E67"/>
    <w:rsid w:val="0028037C"/>
    <w:rsid w:val="00280CC7"/>
    <w:rsid w:val="00281807"/>
    <w:rsid w:val="0028212E"/>
    <w:rsid w:val="00282600"/>
    <w:rsid w:val="00283105"/>
    <w:rsid w:val="00284132"/>
    <w:rsid w:val="00284F68"/>
    <w:rsid w:val="002857C9"/>
    <w:rsid w:val="00285AF6"/>
    <w:rsid w:val="00285D62"/>
    <w:rsid w:val="002864A6"/>
    <w:rsid w:val="00286949"/>
    <w:rsid w:val="00286E4F"/>
    <w:rsid w:val="00286F1A"/>
    <w:rsid w:val="00287248"/>
    <w:rsid w:val="00287ADB"/>
    <w:rsid w:val="0029040B"/>
    <w:rsid w:val="00292C76"/>
    <w:rsid w:val="00292EE0"/>
    <w:rsid w:val="0029398B"/>
    <w:rsid w:val="002949E1"/>
    <w:rsid w:val="002955FC"/>
    <w:rsid w:val="00296047"/>
    <w:rsid w:val="0029703A"/>
    <w:rsid w:val="00297CF3"/>
    <w:rsid w:val="00297E91"/>
    <w:rsid w:val="002A0210"/>
    <w:rsid w:val="002A0819"/>
    <w:rsid w:val="002A0866"/>
    <w:rsid w:val="002A144A"/>
    <w:rsid w:val="002A166F"/>
    <w:rsid w:val="002A2016"/>
    <w:rsid w:val="002A2EA2"/>
    <w:rsid w:val="002A303E"/>
    <w:rsid w:val="002A3758"/>
    <w:rsid w:val="002A4EC7"/>
    <w:rsid w:val="002A56FA"/>
    <w:rsid w:val="002A5B5D"/>
    <w:rsid w:val="002A6932"/>
    <w:rsid w:val="002A762F"/>
    <w:rsid w:val="002B096C"/>
    <w:rsid w:val="002B34C9"/>
    <w:rsid w:val="002B371F"/>
    <w:rsid w:val="002B3896"/>
    <w:rsid w:val="002B5565"/>
    <w:rsid w:val="002B6B06"/>
    <w:rsid w:val="002B7527"/>
    <w:rsid w:val="002C064D"/>
    <w:rsid w:val="002C09AB"/>
    <w:rsid w:val="002C0C3D"/>
    <w:rsid w:val="002C0D50"/>
    <w:rsid w:val="002C26DC"/>
    <w:rsid w:val="002C2972"/>
    <w:rsid w:val="002C3E9D"/>
    <w:rsid w:val="002C3F41"/>
    <w:rsid w:val="002C3F85"/>
    <w:rsid w:val="002C466F"/>
    <w:rsid w:val="002C4941"/>
    <w:rsid w:val="002C5BA5"/>
    <w:rsid w:val="002C6B7C"/>
    <w:rsid w:val="002C6C9C"/>
    <w:rsid w:val="002C6DA6"/>
    <w:rsid w:val="002C7832"/>
    <w:rsid w:val="002D0746"/>
    <w:rsid w:val="002D07DF"/>
    <w:rsid w:val="002D1657"/>
    <w:rsid w:val="002D1760"/>
    <w:rsid w:val="002D34A9"/>
    <w:rsid w:val="002D3797"/>
    <w:rsid w:val="002D46D0"/>
    <w:rsid w:val="002D4E6E"/>
    <w:rsid w:val="002D6E21"/>
    <w:rsid w:val="002D73F6"/>
    <w:rsid w:val="002D74AD"/>
    <w:rsid w:val="002D75D8"/>
    <w:rsid w:val="002E0329"/>
    <w:rsid w:val="002E10E4"/>
    <w:rsid w:val="002E1D93"/>
    <w:rsid w:val="002E215D"/>
    <w:rsid w:val="002E28FF"/>
    <w:rsid w:val="002E2AF4"/>
    <w:rsid w:val="002E32D6"/>
    <w:rsid w:val="002E3428"/>
    <w:rsid w:val="002E3E8B"/>
    <w:rsid w:val="002E68DD"/>
    <w:rsid w:val="002F0975"/>
    <w:rsid w:val="002F0E3D"/>
    <w:rsid w:val="002F16DB"/>
    <w:rsid w:val="002F191A"/>
    <w:rsid w:val="002F1EEE"/>
    <w:rsid w:val="002F2DA3"/>
    <w:rsid w:val="002F2E4E"/>
    <w:rsid w:val="002F2EA3"/>
    <w:rsid w:val="002F3500"/>
    <w:rsid w:val="002F3560"/>
    <w:rsid w:val="002F5052"/>
    <w:rsid w:val="002F5C92"/>
    <w:rsid w:val="002F5E86"/>
    <w:rsid w:val="002F6C54"/>
    <w:rsid w:val="002F727E"/>
    <w:rsid w:val="002F7B89"/>
    <w:rsid w:val="00300EA6"/>
    <w:rsid w:val="00301372"/>
    <w:rsid w:val="00302CA4"/>
    <w:rsid w:val="003033E8"/>
    <w:rsid w:val="003050D2"/>
    <w:rsid w:val="00305820"/>
    <w:rsid w:val="00305A1E"/>
    <w:rsid w:val="00305C98"/>
    <w:rsid w:val="003070B5"/>
    <w:rsid w:val="00307F86"/>
    <w:rsid w:val="003103C6"/>
    <w:rsid w:val="00310B0F"/>
    <w:rsid w:val="00310B6B"/>
    <w:rsid w:val="0031270B"/>
    <w:rsid w:val="00312CDF"/>
    <w:rsid w:val="00312E87"/>
    <w:rsid w:val="00313766"/>
    <w:rsid w:val="00313E6C"/>
    <w:rsid w:val="0031451E"/>
    <w:rsid w:val="0031454A"/>
    <w:rsid w:val="003150FD"/>
    <w:rsid w:val="003151EB"/>
    <w:rsid w:val="00316B85"/>
    <w:rsid w:val="003170C5"/>
    <w:rsid w:val="00320DE1"/>
    <w:rsid w:val="003211FC"/>
    <w:rsid w:val="003213D7"/>
    <w:rsid w:val="0032165A"/>
    <w:rsid w:val="00321D61"/>
    <w:rsid w:val="003224E8"/>
    <w:rsid w:val="003228C7"/>
    <w:rsid w:val="00324309"/>
    <w:rsid w:val="0032476A"/>
    <w:rsid w:val="00325DF3"/>
    <w:rsid w:val="003262B5"/>
    <w:rsid w:val="00327416"/>
    <w:rsid w:val="003275CA"/>
    <w:rsid w:val="003275E0"/>
    <w:rsid w:val="00327F03"/>
    <w:rsid w:val="0033067B"/>
    <w:rsid w:val="00330937"/>
    <w:rsid w:val="00333128"/>
    <w:rsid w:val="00334301"/>
    <w:rsid w:val="0033556F"/>
    <w:rsid w:val="00335831"/>
    <w:rsid w:val="00336ABF"/>
    <w:rsid w:val="00337DBF"/>
    <w:rsid w:val="0034092F"/>
    <w:rsid w:val="003413AE"/>
    <w:rsid w:val="00341741"/>
    <w:rsid w:val="00341BFC"/>
    <w:rsid w:val="003420DC"/>
    <w:rsid w:val="0034214B"/>
    <w:rsid w:val="00342FE3"/>
    <w:rsid w:val="00343674"/>
    <w:rsid w:val="0034372A"/>
    <w:rsid w:val="00344F54"/>
    <w:rsid w:val="00346247"/>
    <w:rsid w:val="00346EE9"/>
    <w:rsid w:val="00347C1C"/>
    <w:rsid w:val="00347CAD"/>
    <w:rsid w:val="003503F0"/>
    <w:rsid w:val="003527CF"/>
    <w:rsid w:val="003528CC"/>
    <w:rsid w:val="00352C30"/>
    <w:rsid w:val="003530E0"/>
    <w:rsid w:val="003533B6"/>
    <w:rsid w:val="003536AD"/>
    <w:rsid w:val="00353956"/>
    <w:rsid w:val="00354356"/>
    <w:rsid w:val="0035563C"/>
    <w:rsid w:val="0036058C"/>
    <w:rsid w:val="00362C2F"/>
    <w:rsid w:val="003636C9"/>
    <w:rsid w:val="00363707"/>
    <w:rsid w:val="00363935"/>
    <w:rsid w:val="0036403A"/>
    <w:rsid w:val="003646CA"/>
    <w:rsid w:val="00364C2F"/>
    <w:rsid w:val="00365121"/>
    <w:rsid w:val="0036574F"/>
    <w:rsid w:val="00365F08"/>
    <w:rsid w:val="003671EC"/>
    <w:rsid w:val="003673A3"/>
    <w:rsid w:val="00370216"/>
    <w:rsid w:val="0037044B"/>
    <w:rsid w:val="00370854"/>
    <w:rsid w:val="00371553"/>
    <w:rsid w:val="00372EDE"/>
    <w:rsid w:val="00373A4F"/>
    <w:rsid w:val="00374DE5"/>
    <w:rsid w:val="003772B7"/>
    <w:rsid w:val="00380061"/>
    <w:rsid w:val="00382EC7"/>
    <w:rsid w:val="003832D5"/>
    <w:rsid w:val="00385026"/>
    <w:rsid w:val="003854F1"/>
    <w:rsid w:val="00386D4F"/>
    <w:rsid w:val="003926B3"/>
    <w:rsid w:val="00393EFD"/>
    <w:rsid w:val="00394412"/>
    <w:rsid w:val="00394B98"/>
    <w:rsid w:val="00395B59"/>
    <w:rsid w:val="00395D02"/>
    <w:rsid w:val="00396E34"/>
    <w:rsid w:val="00397239"/>
    <w:rsid w:val="00397407"/>
    <w:rsid w:val="0039795C"/>
    <w:rsid w:val="00397BA2"/>
    <w:rsid w:val="003A297A"/>
    <w:rsid w:val="003A417C"/>
    <w:rsid w:val="003A576E"/>
    <w:rsid w:val="003A5BEC"/>
    <w:rsid w:val="003A5CA1"/>
    <w:rsid w:val="003A6380"/>
    <w:rsid w:val="003A6E01"/>
    <w:rsid w:val="003A7910"/>
    <w:rsid w:val="003A7E5C"/>
    <w:rsid w:val="003B06B3"/>
    <w:rsid w:val="003B26F0"/>
    <w:rsid w:val="003B2822"/>
    <w:rsid w:val="003B46D0"/>
    <w:rsid w:val="003B4C74"/>
    <w:rsid w:val="003B5189"/>
    <w:rsid w:val="003B6582"/>
    <w:rsid w:val="003B66B6"/>
    <w:rsid w:val="003B6D96"/>
    <w:rsid w:val="003C09FF"/>
    <w:rsid w:val="003C0B42"/>
    <w:rsid w:val="003C13D2"/>
    <w:rsid w:val="003C1556"/>
    <w:rsid w:val="003C26C8"/>
    <w:rsid w:val="003C2DE7"/>
    <w:rsid w:val="003C3566"/>
    <w:rsid w:val="003C370A"/>
    <w:rsid w:val="003C4570"/>
    <w:rsid w:val="003C639F"/>
    <w:rsid w:val="003C7E97"/>
    <w:rsid w:val="003D008B"/>
    <w:rsid w:val="003D1B0C"/>
    <w:rsid w:val="003D1C4F"/>
    <w:rsid w:val="003D2BCB"/>
    <w:rsid w:val="003D2D56"/>
    <w:rsid w:val="003D43C0"/>
    <w:rsid w:val="003D49C4"/>
    <w:rsid w:val="003D5635"/>
    <w:rsid w:val="003D622A"/>
    <w:rsid w:val="003D6469"/>
    <w:rsid w:val="003D7DF4"/>
    <w:rsid w:val="003E0816"/>
    <w:rsid w:val="003E29EC"/>
    <w:rsid w:val="003E2C50"/>
    <w:rsid w:val="003E2F02"/>
    <w:rsid w:val="003E3FF0"/>
    <w:rsid w:val="003E4B2F"/>
    <w:rsid w:val="003E4D5A"/>
    <w:rsid w:val="003E7415"/>
    <w:rsid w:val="003E7D8E"/>
    <w:rsid w:val="003F1395"/>
    <w:rsid w:val="003F1443"/>
    <w:rsid w:val="003F407E"/>
    <w:rsid w:val="003F54AA"/>
    <w:rsid w:val="003F5AE8"/>
    <w:rsid w:val="003F6323"/>
    <w:rsid w:val="003F7518"/>
    <w:rsid w:val="003F7948"/>
    <w:rsid w:val="0040061B"/>
    <w:rsid w:val="00401220"/>
    <w:rsid w:val="004018A5"/>
    <w:rsid w:val="00401C6D"/>
    <w:rsid w:val="00401DEB"/>
    <w:rsid w:val="00402D73"/>
    <w:rsid w:val="00403BC1"/>
    <w:rsid w:val="004065CC"/>
    <w:rsid w:val="004068B5"/>
    <w:rsid w:val="00410D6A"/>
    <w:rsid w:val="0041129F"/>
    <w:rsid w:val="0041302F"/>
    <w:rsid w:val="0041339C"/>
    <w:rsid w:val="00414520"/>
    <w:rsid w:val="0041570D"/>
    <w:rsid w:val="00415F24"/>
    <w:rsid w:val="00416B6E"/>
    <w:rsid w:val="0041703B"/>
    <w:rsid w:val="00420320"/>
    <w:rsid w:val="00420551"/>
    <w:rsid w:val="004206CD"/>
    <w:rsid w:val="00422884"/>
    <w:rsid w:val="004255CE"/>
    <w:rsid w:val="00425CA4"/>
    <w:rsid w:val="00426DA5"/>
    <w:rsid w:val="004300FF"/>
    <w:rsid w:val="0043086B"/>
    <w:rsid w:val="00430CA9"/>
    <w:rsid w:val="00431622"/>
    <w:rsid w:val="00432018"/>
    <w:rsid w:val="00432046"/>
    <w:rsid w:val="004320BA"/>
    <w:rsid w:val="004321EB"/>
    <w:rsid w:val="00432B1F"/>
    <w:rsid w:val="00432B6B"/>
    <w:rsid w:val="0043317E"/>
    <w:rsid w:val="00433F55"/>
    <w:rsid w:val="004346BB"/>
    <w:rsid w:val="00434C14"/>
    <w:rsid w:val="004355F2"/>
    <w:rsid w:val="00436A9B"/>
    <w:rsid w:val="004372C9"/>
    <w:rsid w:val="004373D1"/>
    <w:rsid w:val="004375F1"/>
    <w:rsid w:val="00437EA8"/>
    <w:rsid w:val="0044150A"/>
    <w:rsid w:val="00441814"/>
    <w:rsid w:val="00441C2C"/>
    <w:rsid w:val="00441D1A"/>
    <w:rsid w:val="00445146"/>
    <w:rsid w:val="00445E0E"/>
    <w:rsid w:val="00446B27"/>
    <w:rsid w:val="00447297"/>
    <w:rsid w:val="00447C12"/>
    <w:rsid w:val="00450AA9"/>
    <w:rsid w:val="00450C5F"/>
    <w:rsid w:val="00450E85"/>
    <w:rsid w:val="004514B9"/>
    <w:rsid w:val="00451B94"/>
    <w:rsid w:val="0045275E"/>
    <w:rsid w:val="0045441D"/>
    <w:rsid w:val="00454639"/>
    <w:rsid w:val="00454664"/>
    <w:rsid w:val="004548D7"/>
    <w:rsid w:val="00456809"/>
    <w:rsid w:val="004576D0"/>
    <w:rsid w:val="00457B5D"/>
    <w:rsid w:val="00460537"/>
    <w:rsid w:val="00461022"/>
    <w:rsid w:val="0046212D"/>
    <w:rsid w:val="00462873"/>
    <w:rsid w:val="00463CFC"/>
    <w:rsid w:val="0046400D"/>
    <w:rsid w:val="00465B93"/>
    <w:rsid w:val="004669B8"/>
    <w:rsid w:val="004674ED"/>
    <w:rsid w:val="00467992"/>
    <w:rsid w:val="00470F59"/>
    <w:rsid w:val="004714EF"/>
    <w:rsid w:val="00471B29"/>
    <w:rsid w:val="00472293"/>
    <w:rsid w:val="00473434"/>
    <w:rsid w:val="00474054"/>
    <w:rsid w:val="004744BC"/>
    <w:rsid w:val="00474953"/>
    <w:rsid w:val="004757F6"/>
    <w:rsid w:val="004770EE"/>
    <w:rsid w:val="00477115"/>
    <w:rsid w:val="00481627"/>
    <w:rsid w:val="00481FD8"/>
    <w:rsid w:val="00482181"/>
    <w:rsid w:val="0048430C"/>
    <w:rsid w:val="00484665"/>
    <w:rsid w:val="00484EAC"/>
    <w:rsid w:val="00485F5B"/>
    <w:rsid w:val="004865E2"/>
    <w:rsid w:val="0048680B"/>
    <w:rsid w:val="00487682"/>
    <w:rsid w:val="00487704"/>
    <w:rsid w:val="004905D0"/>
    <w:rsid w:val="00491133"/>
    <w:rsid w:val="00491A3D"/>
    <w:rsid w:val="0049295C"/>
    <w:rsid w:val="00492D2B"/>
    <w:rsid w:val="00492E06"/>
    <w:rsid w:val="0049360C"/>
    <w:rsid w:val="00493B5B"/>
    <w:rsid w:val="00494566"/>
    <w:rsid w:val="0049492D"/>
    <w:rsid w:val="00494DCD"/>
    <w:rsid w:val="00495560"/>
    <w:rsid w:val="0049571E"/>
    <w:rsid w:val="00495893"/>
    <w:rsid w:val="004958DC"/>
    <w:rsid w:val="004A01E7"/>
    <w:rsid w:val="004A094F"/>
    <w:rsid w:val="004A0CDB"/>
    <w:rsid w:val="004A0D6E"/>
    <w:rsid w:val="004A1201"/>
    <w:rsid w:val="004A1583"/>
    <w:rsid w:val="004A1BCC"/>
    <w:rsid w:val="004A2589"/>
    <w:rsid w:val="004A267E"/>
    <w:rsid w:val="004A37CD"/>
    <w:rsid w:val="004A3BDC"/>
    <w:rsid w:val="004A3F15"/>
    <w:rsid w:val="004A604B"/>
    <w:rsid w:val="004A730A"/>
    <w:rsid w:val="004A7D45"/>
    <w:rsid w:val="004B35FF"/>
    <w:rsid w:val="004B3849"/>
    <w:rsid w:val="004B52ED"/>
    <w:rsid w:val="004B6A4A"/>
    <w:rsid w:val="004B6B8A"/>
    <w:rsid w:val="004B6C52"/>
    <w:rsid w:val="004C01E6"/>
    <w:rsid w:val="004C0843"/>
    <w:rsid w:val="004C24BF"/>
    <w:rsid w:val="004C347A"/>
    <w:rsid w:val="004C41C7"/>
    <w:rsid w:val="004C4474"/>
    <w:rsid w:val="004C4C5D"/>
    <w:rsid w:val="004C4EEE"/>
    <w:rsid w:val="004C5A72"/>
    <w:rsid w:val="004C5D1C"/>
    <w:rsid w:val="004C6644"/>
    <w:rsid w:val="004C6B96"/>
    <w:rsid w:val="004C7077"/>
    <w:rsid w:val="004C7320"/>
    <w:rsid w:val="004C73FF"/>
    <w:rsid w:val="004C7F76"/>
    <w:rsid w:val="004D1B5E"/>
    <w:rsid w:val="004D26C1"/>
    <w:rsid w:val="004D39C2"/>
    <w:rsid w:val="004D5054"/>
    <w:rsid w:val="004D5498"/>
    <w:rsid w:val="004D587B"/>
    <w:rsid w:val="004D5AC0"/>
    <w:rsid w:val="004D7B0E"/>
    <w:rsid w:val="004E13E0"/>
    <w:rsid w:val="004E14A5"/>
    <w:rsid w:val="004E1DD6"/>
    <w:rsid w:val="004E2C58"/>
    <w:rsid w:val="004E3C9F"/>
    <w:rsid w:val="004E3DA1"/>
    <w:rsid w:val="004E50DB"/>
    <w:rsid w:val="004E5132"/>
    <w:rsid w:val="004E5A49"/>
    <w:rsid w:val="004E6AED"/>
    <w:rsid w:val="004E6D4B"/>
    <w:rsid w:val="004E7F56"/>
    <w:rsid w:val="004F03E2"/>
    <w:rsid w:val="004F0FB3"/>
    <w:rsid w:val="004F1772"/>
    <w:rsid w:val="004F1B61"/>
    <w:rsid w:val="004F254B"/>
    <w:rsid w:val="004F26CC"/>
    <w:rsid w:val="004F376A"/>
    <w:rsid w:val="004F3B5C"/>
    <w:rsid w:val="004F42DA"/>
    <w:rsid w:val="004F48D0"/>
    <w:rsid w:val="004F5A6B"/>
    <w:rsid w:val="004F68E1"/>
    <w:rsid w:val="004F78EF"/>
    <w:rsid w:val="005020C7"/>
    <w:rsid w:val="00502B4A"/>
    <w:rsid w:val="00504316"/>
    <w:rsid w:val="00504FCD"/>
    <w:rsid w:val="005077DF"/>
    <w:rsid w:val="00507D55"/>
    <w:rsid w:val="00507E3A"/>
    <w:rsid w:val="00510870"/>
    <w:rsid w:val="00511D43"/>
    <w:rsid w:val="005131A9"/>
    <w:rsid w:val="00513400"/>
    <w:rsid w:val="005137AD"/>
    <w:rsid w:val="00514AE0"/>
    <w:rsid w:val="00514AEE"/>
    <w:rsid w:val="00514C95"/>
    <w:rsid w:val="00515355"/>
    <w:rsid w:val="00515EF7"/>
    <w:rsid w:val="00516154"/>
    <w:rsid w:val="0051652A"/>
    <w:rsid w:val="00516562"/>
    <w:rsid w:val="00516575"/>
    <w:rsid w:val="00516938"/>
    <w:rsid w:val="00516DAA"/>
    <w:rsid w:val="00517AB4"/>
    <w:rsid w:val="00520E80"/>
    <w:rsid w:val="005214B8"/>
    <w:rsid w:val="00522B7C"/>
    <w:rsid w:val="00522DD1"/>
    <w:rsid w:val="00522FC1"/>
    <w:rsid w:val="00523565"/>
    <w:rsid w:val="00524386"/>
    <w:rsid w:val="005244DA"/>
    <w:rsid w:val="00524AFF"/>
    <w:rsid w:val="00525CDB"/>
    <w:rsid w:val="00525D76"/>
    <w:rsid w:val="0052658F"/>
    <w:rsid w:val="00527752"/>
    <w:rsid w:val="00527990"/>
    <w:rsid w:val="005279D1"/>
    <w:rsid w:val="00527E6F"/>
    <w:rsid w:val="00530F01"/>
    <w:rsid w:val="00531597"/>
    <w:rsid w:val="005318DA"/>
    <w:rsid w:val="00532151"/>
    <w:rsid w:val="005341DC"/>
    <w:rsid w:val="005358C4"/>
    <w:rsid w:val="00535A12"/>
    <w:rsid w:val="005370B0"/>
    <w:rsid w:val="005374F2"/>
    <w:rsid w:val="005375DF"/>
    <w:rsid w:val="00537643"/>
    <w:rsid w:val="00540865"/>
    <w:rsid w:val="005419D1"/>
    <w:rsid w:val="00541F9C"/>
    <w:rsid w:val="00542018"/>
    <w:rsid w:val="0054217F"/>
    <w:rsid w:val="005436AF"/>
    <w:rsid w:val="005436E0"/>
    <w:rsid w:val="005445B5"/>
    <w:rsid w:val="00544648"/>
    <w:rsid w:val="005464FD"/>
    <w:rsid w:val="005467E9"/>
    <w:rsid w:val="00546A40"/>
    <w:rsid w:val="005478F2"/>
    <w:rsid w:val="00547944"/>
    <w:rsid w:val="005479D1"/>
    <w:rsid w:val="00547EC0"/>
    <w:rsid w:val="00550666"/>
    <w:rsid w:val="00550962"/>
    <w:rsid w:val="00551AC3"/>
    <w:rsid w:val="0055282E"/>
    <w:rsid w:val="00553817"/>
    <w:rsid w:val="0055450C"/>
    <w:rsid w:val="005549A0"/>
    <w:rsid w:val="0055507C"/>
    <w:rsid w:val="0055724E"/>
    <w:rsid w:val="00557E47"/>
    <w:rsid w:val="005620F8"/>
    <w:rsid w:val="0056223B"/>
    <w:rsid w:val="00565308"/>
    <w:rsid w:val="00565735"/>
    <w:rsid w:val="0056631F"/>
    <w:rsid w:val="00566380"/>
    <w:rsid w:val="005667EB"/>
    <w:rsid w:val="005708A7"/>
    <w:rsid w:val="005711C9"/>
    <w:rsid w:val="005713E5"/>
    <w:rsid w:val="005722BA"/>
    <w:rsid w:val="005742CA"/>
    <w:rsid w:val="005777CD"/>
    <w:rsid w:val="0058260F"/>
    <w:rsid w:val="00582D6E"/>
    <w:rsid w:val="00582EC3"/>
    <w:rsid w:val="00583AA4"/>
    <w:rsid w:val="00583B28"/>
    <w:rsid w:val="00584345"/>
    <w:rsid w:val="005852F7"/>
    <w:rsid w:val="00585AD0"/>
    <w:rsid w:val="00585CE7"/>
    <w:rsid w:val="00586A7B"/>
    <w:rsid w:val="00586B22"/>
    <w:rsid w:val="00587E4A"/>
    <w:rsid w:val="00590041"/>
    <w:rsid w:val="005902EF"/>
    <w:rsid w:val="005905AF"/>
    <w:rsid w:val="00590AD3"/>
    <w:rsid w:val="00590AF0"/>
    <w:rsid w:val="00590EA9"/>
    <w:rsid w:val="00590F3A"/>
    <w:rsid w:val="00594B43"/>
    <w:rsid w:val="00596095"/>
    <w:rsid w:val="00596236"/>
    <w:rsid w:val="005964E8"/>
    <w:rsid w:val="00596891"/>
    <w:rsid w:val="00596E57"/>
    <w:rsid w:val="00597B5C"/>
    <w:rsid w:val="005A0C36"/>
    <w:rsid w:val="005A166A"/>
    <w:rsid w:val="005A3213"/>
    <w:rsid w:val="005A3523"/>
    <w:rsid w:val="005A3540"/>
    <w:rsid w:val="005A4AF3"/>
    <w:rsid w:val="005A4B1B"/>
    <w:rsid w:val="005A5D30"/>
    <w:rsid w:val="005A6338"/>
    <w:rsid w:val="005A69E0"/>
    <w:rsid w:val="005B0E60"/>
    <w:rsid w:val="005B1CDC"/>
    <w:rsid w:val="005B23A2"/>
    <w:rsid w:val="005B251B"/>
    <w:rsid w:val="005B25E3"/>
    <w:rsid w:val="005B29D1"/>
    <w:rsid w:val="005B304E"/>
    <w:rsid w:val="005B367B"/>
    <w:rsid w:val="005B37E0"/>
    <w:rsid w:val="005B3903"/>
    <w:rsid w:val="005B42EC"/>
    <w:rsid w:val="005B4865"/>
    <w:rsid w:val="005B4CBB"/>
    <w:rsid w:val="005B5C78"/>
    <w:rsid w:val="005B6063"/>
    <w:rsid w:val="005B6889"/>
    <w:rsid w:val="005B6FF1"/>
    <w:rsid w:val="005C0EC8"/>
    <w:rsid w:val="005C29E3"/>
    <w:rsid w:val="005C366A"/>
    <w:rsid w:val="005C3CD1"/>
    <w:rsid w:val="005C44F0"/>
    <w:rsid w:val="005C4CEB"/>
    <w:rsid w:val="005C5057"/>
    <w:rsid w:val="005C51C8"/>
    <w:rsid w:val="005C5B86"/>
    <w:rsid w:val="005C5FB7"/>
    <w:rsid w:val="005C636F"/>
    <w:rsid w:val="005D0E08"/>
    <w:rsid w:val="005D18C7"/>
    <w:rsid w:val="005D2978"/>
    <w:rsid w:val="005D3455"/>
    <w:rsid w:val="005D4580"/>
    <w:rsid w:val="005D5249"/>
    <w:rsid w:val="005D61F1"/>
    <w:rsid w:val="005D6388"/>
    <w:rsid w:val="005D6CE9"/>
    <w:rsid w:val="005D7CE0"/>
    <w:rsid w:val="005E00FE"/>
    <w:rsid w:val="005E1271"/>
    <w:rsid w:val="005E1404"/>
    <w:rsid w:val="005E167A"/>
    <w:rsid w:val="005E17CD"/>
    <w:rsid w:val="005E2550"/>
    <w:rsid w:val="005E2827"/>
    <w:rsid w:val="005E48AB"/>
    <w:rsid w:val="005E4BF0"/>
    <w:rsid w:val="005E57B1"/>
    <w:rsid w:val="005E5C19"/>
    <w:rsid w:val="005E705A"/>
    <w:rsid w:val="005E75B6"/>
    <w:rsid w:val="005F0795"/>
    <w:rsid w:val="005F1FDD"/>
    <w:rsid w:val="005F4F9A"/>
    <w:rsid w:val="005F5D78"/>
    <w:rsid w:val="005F6A63"/>
    <w:rsid w:val="005F6BDD"/>
    <w:rsid w:val="006004E6"/>
    <w:rsid w:val="0060104D"/>
    <w:rsid w:val="00601B2A"/>
    <w:rsid w:val="00601B77"/>
    <w:rsid w:val="00603D1D"/>
    <w:rsid w:val="00603FD6"/>
    <w:rsid w:val="00604A98"/>
    <w:rsid w:val="00604C81"/>
    <w:rsid w:val="00604D98"/>
    <w:rsid w:val="006054B1"/>
    <w:rsid w:val="006067B4"/>
    <w:rsid w:val="00606BC2"/>
    <w:rsid w:val="00607848"/>
    <w:rsid w:val="006100FB"/>
    <w:rsid w:val="006115CB"/>
    <w:rsid w:val="00611D8E"/>
    <w:rsid w:val="00613034"/>
    <w:rsid w:val="006143DD"/>
    <w:rsid w:val="00614D18"/>
    <w:rsid w:val="0061556B"/>
    <w:rsid w:val="00616EFC"/>
    <w:rsid w:val="00617AEF"/>
    <w:rsid w:val="00617F04"/>
    <w:rsid w:val="006217DB"/>
    <w:rsid w:val="006219D4"/>
    <w:rsid w:val="006219FC"/>
    <w:rsid w:val="00621CEC"/>
    <w:rsid w:val="006227ED"/>
    <w:rsid w:val="00622E9C"/>
    <w:rsid w:val="00623DDE"/>
    <w:rsid w:val="006249D4"/>
    <w:rsid w:val="00624A17"/>
    <w:rsid w:val="0062501F"/>
    <w:rsid w:val="00625352"/>
    <w:rsid w:val="006300A3"/>
    <w:rsid w:val="00631061"/>
    <w:rsid w:val="00632049"/>
    <w:rsid w:val="00632994"/>
    <w:rsid w:val="00632A1A"/>
    <w:rsid w:val="00632B1D"/>
    <w:rsid w:val="0063339C"/>
    <w:rsid w:val="00633475"/>
    <w:rsid w:val="006335D0"/>
    <w:rsid w:val="0063484E"/>
    <w:rsid w:val="00635180"/>
    <w:rsid w:val="0063582D"/>
    <w:rsid w:val="00635D1B"/>
    <w:rsid w:val="00636FC9"/>
    <w:rsid w:val="00637ED9"/>
    <w:rsid w:val="006429FD"/>
    <w:rsid w:val="00642EDA"/>
    <w:rsid w:val="00643274"/>
    <w:rsid w:val="00643899"/>
    <w:rsid w:val="006447A3"/>
    <w:rsid w:val="00644E47"/>
    <w:rsid w:val="006457F6"/>
    <w:rsid w:val="00645998"/>
    <w:rsid w:val="006466FF"/>
    <w:rsid w:val="0064678A"/>
    <w:rsid w:val="0064724B"/>
    <w:rsid w:val="006474E8"/>
    <w:rsid w:val="006476B6"/>
    <w:rsid w:val="00647E2E"/>
    <w:rsid w:val="00647FAD"/>
    <w:rsid w:val="0065184F"/>
    <w:rsid w:val="00651CCF"/>
    <w:rsid w:val="00654126"/>
    <w:rsid w:val="006544D1"/>
    <w:rsid w:val="00655899"/>
    <w:rsid w:val="00655DAF"/>
    <w:rsid w:val="00655DB0"/>
    <w:rsid w:val="006575B3"/>
    <w:rsid w:val="006610E4"/>
    <w:rsid w:val="00662635"/>
    <w:rsid w:val="00662D56"/>
    <w:rsid w:val="006637A7"/>
    <w:rsid w:val="00663A30"/>
    <w:rsid w:val="0066768E"/>
    <w:rsid w:val="006705A7"/>
    <w:rsid w:val="006707E4"/>
    <w:rsid w:val="006724CA"/>
    <w:rsid w:val="00673493"/>
    <w:rsid w:val="00674D24"/>
    <w:rsid w:val="00675AC4"/>
    <w:rsid w:val="00675BAB"/>
    <w:rsid w:val="00676D78"/>
    <w:rsid w:val="00677C93"/>
    <w:rsid w:val="00677DF5"/>
    <w:rsid w:val="00680848"/>
    <w:rsid w:val="00681E60"/>
    <w:rsid w:val="00681E6A"/>
    <w:rsid w:val="00683A73"/>
    <w:rsid w:val="0068630F"/>
    <w:rsid w:val="00686DA9"/>
    <w:rsid w:val="00690338"/>
    <w:rsid w:val="006912A3"/>
    <w:rsid w:val="00691814"/>
    <w:rsid w:val="00691C31"/>
    <w:rsid w:val="00692138"/>
    <w:rsid w:val="006923EA"/>
    <w:rsid w:val="00692740"/>
    <w:rsid w:val="00692F41"/>
    <w:rsid w:val="00693312"/>
    <w:rsid w:val="00693578"/>
    <w:rsid w:val="00693801"/>
    <w:rsid w:val="00693CAC"/>
    <w:rsid w:val="0069403B"/>
    <w:rsid w:val="006946E1"/>
    <w:rsid w:val="00696BB1"/>
    <w:rsid w:val="00697E14"/>
    <w:rsid w:val="006A020E"/>
    <w:rsid w:val="006A021A"/>
    <w:rsid w:val="006A17AD"/>
    <w:rsid w:val="006A269B"/>
    <w:rsid w:val="006A27E4"/>
    <w:rsid w:val="006A29D9"/>
    <w:rsid w:val="006A45BD"/>
    <w:rsid w:val="006A4693"/>
    <w:rsid w:val="006A47CF"/>
    <w:rsid w:val="006A4A70"/>
    <w:rsid w:val="006A4BDF"/>
    <w:rsid w:val="006A4D98"/>
    <w:rsid w:val="006A52E7"/>
    <w:rsid w:val="006A5AC9"/>
    <w:rsid w:val="006A68D6"/>
    <w:rsid w:val="006A6ED5"/>
    <w:rsid w:val="006A7067"/>
    <w:rsid w:val="006A78DD"/>
    <w:rsid w:val="006B0097"/>
    <w:rsid w:val="006B04AF"/>
    <w:rsid w:val="006B1F24"/>
    <w:rsid w:val="006B4738"/>
    <w:rsid w:val="006B4799"/>
    <w:rsid w:val="006B4874"/>
    <w:rsid w:val="006B6C31"/>
    <w:rsid w:val="006C017A"/>
    <w:rsid w:val="006C05FD"/>
    <w:rsid w:val="006C070E"/>
    <w:rsid w:val="006C0A66"/>
    <w:rsid w:val="006C13B1"/>
    <w:rsid w:val="006C1D0C"/>
    <w:rsid w:val="006C2EB7"/>
    <w:rsid w:val="006C385E"/>
    <w:rsid w:val="006C42FD"/>
    <w:rsid w:val="006C49E5"/>
    <w:rsid w:val="006C70D0"/>
    <w:rsid w:val="006C7306"/>
    <w:rsid w:val="006C7442"/>
    <w:rsid w:val="006D072C"/>
    <w:rsid w:val="006D0880"/>
    <w:rsid w:val="006D0EE0"/>
    <w:rsid w:val="006D12D9"/>
    <w:rsid w:val="006D1694"/>
    <w:rsid w:val="006D1F8D"/>
    <w:rsid w:val="006D2BE7"/>
    <w:rsid w:val="006D390C"/>
    <w:rsid w:val="006D3B72"/>
    <w:rsid w:val="006D5FC4"/>
    <w:rsid w:val="006D60BC"/>
    <w:rsid w:val="006D6426"/>
    <w:rsid w:val="006D6F97"/>
    <w:rsid w:val="006D7C1E"/>
    <w:rsid w:val="006E00FC"/>
    <w:rsid w:val="006E2EFC"/>
    <w:rsid w:val="006E33A0"/>
    <w:rsid w:val="006E35FB"/>
    <w:rsid w:val="006E3E35"/>
    <w:rsid w:val="006E5689"/>
    <w:rsid w:val="006E587F"/>
    <w:rsid w:val="006E5D3E"/>
    <w:rsid w:val="006E6120"/>
    <w:rsid w:val="006E6891"/>
    <w:rsid w:val="006E6E95"/>
    <w:rsid w:val="006F0AF3"/>
    <w:rsid w:val="006F0D3E"/>
    <w:rsid w:val="006F1400"/>
    <w:rsid w:val="006F242B"/>
    <w:rsid w:val="006F24C2"/>
    <w:rsid w:val="006F26F8"/>
    <w:rsid w:val="006F2EE2"/>
    <w:rsid w:val="006F54CC"/>
    <w:rsid w:val="006F5FDF"/>
    <w:rsid w:val="006F6324"/>
    <w:rsid w:val="006F7063"/>
    <w:rsid w:val="007006EF"/>
    <w:rsid w:val="00700BCE"/>
    <w:rsid w:val="00701DD6"/>
    <w:rsid w:val="00702782"/>
    <w:rsid w:val="007033A4"/>
    <w:rsid w:val="00703A8E"/>
    <w:rsid w:val="00704766"/>
    <w:rsid w:val="00706556"/>
    <w:rsid w:val="00707D31"/>
    <w:rsid w:val="007102A4"/>
    <w:rsid w:val="0071114B"/>
    <w:rsid w:val="00712A33"/>
    <w:rsid w:val="00712A85"/>
    <w:rsid w:val="00714246"/>
    <w:rsid w:val="0071448B"/>
    <w:rsid w:val="00715D33"/>
    <w:rsid w:val="0071605F"/>
    <w:rsid w:val="00720751"/>
    <w:rsid w:val="0072088A"/>
    <w:rsid w:val="00720FE2"/>
    <w:rsid w:val="007210C9"/>
    <w:rsid w:val="0072123C"/>
    <w:rsid w:val="007223C0"/>
    <w:rsid w:val="00722647"/>
    <w:rsid w:val="007227B2"/>
    <w:rsid w:val="00724444"/>
    <w:rsid w:val="00725E92"/>
    <w:rsid w:val="00726352"/>
    <w:rsid w:val="00730C91"/>
    <w:rsid w:val="00733256"/>
    <w:rsid w:val="00735A18"/>
    <w:rsid w:val="00736EB7"/>
    <w:rsid w:val="00737941"/>
    <w:rsid w:val="0074029E"/>
    <w:rsid w:val="00741D06"/>
    <w:rsid w:val="0074317A"/>
    <w:rsid w:val="0074470A"/>
    <w:rsid w:val="0074529B"/>
    <w:rsid w:val="007457F4"/>
    <w:rsid w:val="00745CB6"/>
    <w:rsid w:val="007467B3"/>
    <w:rsid w:val="00746C8C"/>
    <w:rsid w:val="007471EC"/>
    <w:rsid w:val="007471F6"/>
    <w:rsid w:val="0074731B"/>
    <w:rsid w:val="0074744D"/>
    <w:rsid w:val="00747C04"/>
    <w:rsid w:val="007504F9"/>
    <w:rsid w:val="00750647"/>
    <w:rsid w:val="00750DA5"/>
    <w:rsid w:val="00750E8D"/>
    <w:rsid w:val="007510CF"/>
    <w:rsid w:val="0075168A"/>
    <w:rsid w:val="007527BF"/>
    <w:rsid w:val="0075395D"/>
    <w:rsid w:val="00753D91"/>
    <w:rsid w:val="0075411B"/>
    <w:rsid w:val="0075479F"/>
    <w:rsid w:val="00756379"/>
    <w:rsid w:val="00756DC9"/>
    <w:rsid w:val="00757972"/>
    <w:rsid w:val="00760D3B"/>
    <w:rsid w:val="0076199D"/>
    <w:rsid w:val="00761C3A"/>
    <w:rsid w:val="0076270A"/>
    <w:rsid w:val="00762E8B"/>
    <w:rsid w:val="00762F38"/>
    <w:rsid w:val="007648DB"/>
    <w:rsid w:val="00766468"/>
    <w:rsid w:val="00766541"/>
    <w:rsid w:val="00766A1D"/>
    <w:rsid w:val="00767500"/>
    <w:rsid w:val="00767583"/>
    <w:rsid w:val="00767CCB"/>
    <w:rsid w:val="00770DC4"/>
    <w:rsid w:val="00770DC6"/>
    <w:rsid w:val="00771094"/>
    <w:rsid w:val="0077346C"/>
    <w:rsid w:val="0077350D"/>
    <w:rsid w:val="00774533"/>
    <w:rsid w:val="0077474C"/>
    <w:rsid w:val="007749BA"/>
    <w:rsid w:val="007757E8"/>
    <w:rsid w:val="00775884"/>
    <w:rsid w:val="00775E6A"/>
    <w:rsid w:val="007771B2"/>
    <w:rsid w:val="00777669"/>
    <w:rsid w:val="007810BB"/>
    <w:rsid w:val="0078235F"/>
    <w:rsid w:val="007823E5"/>
    <w:rsid w:val="00782BB9"/>
    <w:rsid w:val="00783702"/>
    <w:rsid w:val="007855DE"/>
    <w:rsid w:val="00786600"/>
    <w:rsid w:val="00786978"/>
    <w:rsid w:val="00790721"/>
    <w:rsid w:val="00790E66"/>
    <w:rsid w:val="007921A3"/>
    <w:rsid w:val="00792595"/>
    <w:rsid w:val="00792E4E"/>
    <w:rsid w:val="00793E54"/>
    <w:rsid w:val="007952D5"/>
    <w:rsid w:val="00796087"/>
    <w:rsid w:val="00796CE8"/>
    <w:rsid w:val="0079790E"/>
    <w:rsid w:val="007A37C6"/>
    <w:rsid w:val="007A39D1"/>
    <w:rsid w:val="007A43C4"/>
    <w:rsid w:val="007A4E46"/>
    <w:rsid w:val="007A57ED"/>
    <w:rsid w:val="007A5CE6"/>
    <w:rsid w:val="007A67E6"/>
    <w:rsid w:val="007A69B5"/>
    <w:rsid w:val="007A7BAC"/>
    <w:rsid w:val="007B0C16"/>
    <w:rsid w:val="007B1B55"/>
    <w:rsid w:val="007B1CF3"/>
    <w:rsid w:val="007B303E"/>
    <w:rsid w:val="007B3BB5"/>
    <w:rsid w:val="007B41D1"/>
    <w:rsid w:val="007B5BB2"/>
    <w:rsid w:val="007B5BE5"/>
    <w:rsid w:val="007B6155"/>
    <w:rsid w:val="007B738B"/>
    <w:rsid w:val="007B7D3D"/>
    <w:rsid w:val="007B7DCF"/>
    <w:rsid w:val="007C1A42"/>
    <w:rsid w:val="007C3032"/>
    <w:rsid w:val="007C4082"/>
    <w:rsid w:val="007C599D"/>
    <w:rsid w:val="007C6C64"/>
    <w:rsid w:val="007D0D3D"/>
    <w:rsid w:val="007D11F6"/>
    <w:rsid w:val="007D1904"/>
    <w:rsid w:val="007D1DF2"/>
    <w:rsid w:val="007D3F77"/>
    <w:rsid w:val="007D442D"/>
    <w:rsid w:val="007D47E0"/>
    <w:rsid w:val="007D498D"/>
    <w:rsid w:val="007D4CA7"/>
    <w:rsid w:val="007D4D10"/>
    <w:rsid w:val="007D500C"/>
    <w:rsid w:val="007D7BCA"/>
    <w:rsid w:val="007E0B12"/>
    <w:rsid w:val="007E1135"/>
    <w:rsid w:val="007E15BA"/>
    <w:rsid w:val="007E273C"/>
    <w:rsid w:val="007E2C92"/>
    <w:rsid w:val="007E2DAE"/>
    <w:rsid w:val="007E3B6A"/>
    <w:rsid w:val="007E4C6F"/>
    <w:rsid w:val="007E5365"/>
    <w:rsid w:val="007E53DB"/>
    <w:rsid w:val="007E5D15"/>
    <w:rsid w:val="007E6210"/>
    <w:rsid w:val="007F11A3"/>
    <w:rsid w:val="007F1445"/>
    <w:rsid w:val="007F1FA4"/>
    <w:rsid w:val="007F2535"/>
    <w:rsid w:val="007F36DA"/>
    <w:rsid w:val="007F3F96"/>
    <w:rsid w:val="007F4651"/>
    <w:rsid w:val="007F51A6"/>
    <w:rsid w:val="007F53A1"/>
    <w:rsid w:val="007F54EF"/>
    <w:rsid w:val="007F5FF6"/>
    <w:rsid w:val="007F6D18"/>
    <w:rsid w:val="007F7F48"/>
    <w:rsid w:val="0080007F"/>
    <w:rsid w:val="0080042A"/>
    <w:rsid w:val="00800EDA"/>
    <w:rsid w:val="008027BA"/>
    <w:rsid w:val="00802CBD"/>
    <w:rsid w:val="008031AD"/>
    <w:rsid w:val="00803A05"/>
    <w:rsid w:val="00803C79"/>
    <w:rsid w:val="0080442C"/>
    <w:rsid w:val="00804498"/>
    <w:rsid w:val="00806FFE"/>
    <w:rsid w:val="008070C1"/>
    <w:rsid w:val="00807C57"/>
    <w:rsid w:val="00810B0A"/>
    <w:rsid w:val="00810D31"/>
    <w:rsid w:val="008112B0"/>
    <w:rsid w:val="00812281"/>
    <w:rsid w:val="008125AB"/>
    <w:rsid w:val="00812810"/>
    <w:rsid w:val="00814F6B"/>
    <w:rsid w:val="008159B9"/>
    <w:rsid w:val="00816374"/>
    <w:rsid w:val="0081641E"/>
    <w:rsid w:val="00816467"/>
    <w:rsid w:val="008172A2"/>
    <w:rsid w:val="00817376"/>
    <w:rsid w:val="00820001"/>
    <w:rsid w:val="00820FB0"/>
    <w:rsid w:val="00822066"/>
    <w:rsid w:val="0082215F"/>
    <w:rsid w:val="00824325"/>
    <w:rsid w:val="008244A3"/>
    <w:rsid w:val="008249AA"/>
    <w:rsid w:val="00825DD5"/>
    <w:rsid w:val="008267C1"/>
    <w:rsid w:val="00826BD0"/>
    <w:rsid w:val="0082787F"/>
    <w:rsid w:val="0082790C"/>
    <w:rsid w:val="00830010"/>
    <w:rsid w:val="0083008F"/>
    <w:rsid w:val="00831BFC"/>
    <w:rsid w:val="00833161"/>
    <w:rsid w:val="0083371D"/>
    <w:rsid w:val="00833EBF"/>
    <w:rsid w:val="00835E2F"/>
    <w:rsid w:val="00837A2B"/>
    <w:rsid w:val="00837C4D"/>
    <w:rsid w:val="0084035C"/>
    <w:rsid w:val="008414ED"/>
    <w:rsid w:val="0084152F"/>
    <w:rsid w:val="00841BFC"/>
    <w:rsid w:val="00842810"/>
    <w:rsid w:val="00842A43"/>
    <w:rsid w:val="00842F46"/>
    <w:rsid w:val="0084443A"/>
    <w:rsid w:val="008449E4"/>
    <w:rsid w:val="00844ADC"/>
    <w:rsid w:val="00845420"/>
    <w:rsid w:val="00846D61"/>
    <w:rsid w:val="00846D63"/>
    <w:rsid w:val="00846E49"/>
    <w:rsid w:val="008502C2"/>
    <w:rsid w:val="008505EC"/>
    <w:rsid w:val="00851BCE"/>
    <w:rsid w:val="00852553"/>
    <w:rsid w:val="00852751"/>
    <w:rsid w:val="00852E4F"/>
    <w:rsid w:val="00853017"/>
    <w:rsid w:val="00853349"/>
    <w:rsid w:val="00853B55"/>
    <w:rsid w:val="00853B5F"/>
    <w:rsid w:val="00853C99"/>
    <w:rsid w:val="00853D7F"/>
    <w:rsid w:val="00861398"/>
    <w:rsid w:val="008616FE"/>
    <w:rsid w:val="00861DE7"/>
    <w:rsid w:val="00862BBC"/>
    <w:rsid w:val="00862E93"/>
    <w:rsid w:val="0086370E"/>
    <w:rsid w:val="00865123"/>
    <w:rsid w:val="00866CB4"/>
    <w:rsid w:val="00866E6C"/>
    <w:rsid w:val="008674DC"/>
    <w:rsid w:val="008675A9"/>
    <w:rsid w:val="00867A0D"/>
    <w:rsid w:val="008715B2"/>
    <w:rsid w:val="00871770"/>
    <w:rsid w:val="00871DB8"/>
    <w:rsid w:val="0087286C"/>
    <w:rsid w:val="00874096"/>
    <w:rsid w:val="00874753"/>
    <w:rsid w:val="00874E2F"/>
    <w:rsid w:val="00875603"/>
    <w:rsid w:val="00876348"/>
    <w:rsid w:val="008776A5"/>
    <w:rsid w:val="00880582"/>
    <w:rsid w:val="0088059C"/>
    <w:rsid w:val="00880635"/>
    <w:rsid w:val="00881A83"/>
    <w:rsid w:val="008822EF"/>
    <w:rsid w:val="00882BF4"/>
    <w:rsid w:val="00883156"/>
    <w:rsid w:val="008831A6"/>
    <w:rsid w:val="00884233"/>
    <w:rsid w:val="008854C1"/>
    <w:rsid w:val="008859C7"/>
    <w:rsid w:val="00885FCA"/>
    <w:rsid w:val="008869DC"/>
    <w:rsid w:val="00886B79"/>
    <w:rsid w:val="00886CE9"/>
    <w:rsid w:val="00887363"/>
    <w:rsid w:val="00890A53"/>
    <w:rsid w:val="008912A5"/>
    <w:rsid w:val="008918D4"/>
    <w:rsid w:val="00891B6F"/>
    <w:rsid w:val="00894103"/>
    <w:rsid w:val="008949F4"/>
    <w:rsid w:val="00895DE2"/>
    <w:rsid w:val="0089661B"/>
    <w:rsid w:val="00896B1A"/>
    <w:rsid w:val="0089763D"/>
    <w:rsid w:val="008A039F"/>
    <w:rsid w:val="008A096E"/>
    <w:rsid w:val="008A1319"/>
    <w:rsid w:val="008A15A5"/>
    <w:rsid w:val="008A1A59"/>
    <w:rsid w:val="008A2AD1"/>
    <w:rsid w:val="008A323D"/>
    <w:rsid w:val="008A3637"/>
    <w:rsid w:val="008A392C"/>
    <w:rsid w:val="008A41CB"/>
    <w:rsid w:val="008A6210"/>
    <w:rsid w:val="008A6A5A"/>
    <w:rsid w:val="008A72D6"/>
    <w:rsid w:val="008B00FC"/>
    <w:rsid w:val="008B0EA6"/>
    <w:rsid w:val="008B1169"/>
    <w:rsid w:val="008B1FBB"/>
    <w:rsid w:val="008B278A"/>
    <w:rsid w:val="008B2827"/>
    <w:rsid w:val="008B2D6C"/>
    <w:rsid w:val="008B354C"/>
    <w:rsid w:val="008B59F0"/>
    <w:rsid w:val="008B5D3F"/>
    <w:rsid w:val="008B6096"/>
    <w:rsid w:val="008B6A8C"/>
    <w:rsid w:val="008B72B3"/>
    <w:rsid w:val="008B7908"/>
    <w:rsid w:val="008B7C06"/>
    <w:rsid w:val="008C199D"/>
    <w:rsid w:val="008C1C21"/>
    <w:rsid w:val="008C2D14"/>
    <w:rsid w:val="008C3D07"/>
    <w:rsid w:val="008C5FB9"/>
    <w:rsid w:val="008C680A"/>
    <w:rsid w:val="008C692C"/>
    <w:rsid w:val="008C7435"/>
    <w:rsid w:val="008C7630"/>
    <w:rsid w:val="008D0BE6"/>
    <w:rsid w:val="008D1943"/>
    <w:rsid w:val="008D1A26"/>
    <w:rsid w:val="008D357B"/>
    <w:rsid w:val="008D453E"/>
    <w:rsid w:val="008D6B3B"/>
    <w:rsid w:val="008D750F"/>
    <w:rsid w:val="008D75C2"/>
    <w:rsid w:val="008D7965"/>
    <w:rsid w:val="008E1685"/>
    <w:rsid w:val="008E23E1"/>
    <w:rsid w:val="008E2974"/>
    <w:rsid w:val="008E304F"/>
    <w:rsid w:val="008E322C"/>
    <w:rsid w:val="008E4085"/>
    <w:rsid w:val="008E5352"/>
    <w:rsid w:val="008E5A47"/>
    <w:rsid w:val="008E681F"/>
    <w:rsid w:val="008E6ADA"/>
    <w:rsid w:val="008E6C72"/>
    <w:rsid w:val="008E7FFD"/>
    <w:rsid w:val="008F068D"/>
    <w:rsid w:val="008F0745"/>
    <w:rsid w:val="008F0B78"/>
    <w:rsid w:val="008F158B"/>
    <w:rsid w:val="008F2064"/>
    <w:rsid w:val="008F36F7"/>
    <w:rsid w:val="008F411A"/>
    <w:rsid w:val="008F4664"/>
    <w:rsid w:val="008F4DC1"/>
    <w:rsid w:val="008F4F1F"/>
    <w:rsid w:val="008F4F24"/>
    <w:rsid w:val="008F50FD"/>
    <w:rsid w:val="008F58E7"/>
    <w:rsid w:val="008F5F2B"/>
    <w:rsid w:val="008F5FDF"/>
    <w:rsid w:val="008F6309"/>
    <w:rsid w:val="008F6876"/>
    <w:rsid w:val="008F6A06"/>
    <w:rsid w:val="008F6ACE"/>
    <w:rsid w:val="008F79F2"/>
    <w:rsid w:val="008F7E0A"/>
    <w:rsid w:val="009004E1"/>
    <w:rsid w:val="00901262"/>
    <w:rsid w:val="00901C01"/>
    <w:rsid w:val="00901FE1"/>
    <w:rsid w:val="009023C3"/>
    <w:rsid w:val="00903033"/>
    <w:rsid w:val="00906083"/>
    <w:rsid w:val="0090633D"/>
    <w:rsid w:val="00911098"/>
    <w:rsid w:val="00912AA4"/>
    <w:rsid w:val="00912BB9"/>
    <w:rsid w:val="00913B48"/>
    <w:rsid w:val="00914A3C"/>
    <w:rsid w:val="00916520"/>
    <w:rsid w:val="00916A26"/>
    <w:rsid w:val="00916B16"/>
    <w:rsid w:val="00920281"/>
    <w:rsid w:val="00920438"/>
    <w:rsid w:val="00920C44"/>
    <w:rsid w:val="00922D11"/>
    <w:rsid w:val="00924213"/>
    <w:rsid w:val="009246AF"/>
    <w:rsid w:val="009249B3"/>
    <w:rsid w:val="009250C3"/>
    <w:rsid w:val="0092599B"/>
    <w:rsid w:val="00925D88"/>
    <w:rsid w:val="00926C97"/>
    <w:rsid w:val="00927567"/>
    <w:rsid w:val="00931001"/>
    <w:rsid w:val="00932529"/>
    <w:rsid w:val="00932DB3"/>
    <w:rsid w:val="00933769"/>
    <w:rsid w:val="00934C4D"/>
    <w:rsid w:val="0093515D"/>
    <w:rsid w:val="0093640B"/>
    <w:rsid w:val="00936696"/>
    <w:rsid w:val="00936D0E"/>
    <w:rsid w:val="00936F4F"/>
    <w:rsid w:val="00936FF8"/>
    <w:rsid w:val="00937617"/>
    <w:rsid w:val="00937BED"/>
    <w:rsid w:val="00937DDF"/>
    <w:rsid w:val="00940B0A"/>
    <w:rsid w:val="00940F5D"/>
    <w:rsid w:val="0094171C"/>
    <w:rsid w:val="00942282"/>
    <w:rsid w:val="00942953"/>
    <w:rsid w:val="00943A79"/>
    <w:rsid w:val="00944A19"/>
    <w:rsid w:val="00945879"/>
    <w:rsid w:val="0094621B"/>
    <w:rsid w:val="00947DB5"/>
    <w:rsid w:val="0095020D"/>
    <w:rsid w:val="00951BB2"/>
    <w:rsid w:val="00952AAE"/>
    <w:rsid w:val="00954394"/>
    <w:rsid w:val="0095448B"/>
    <w:rsid w:val="00954F38"/>
    <w:rsid w:val="00954FC3"/>
    <w:rsid w:val="00954FD9"/>
    <w:rsid w:val="00955BB5"/>
    <w:rsid w:val="00955E1B"/>
    <w:rsid w:val="00956D34"/>
    <w:rsid w:val="00957209"/>
    <w:rsid w:val="00960437"/>
    <w:rsid w:val="00960988"/>
    <w:rsid w:val="009619ED"/>
    <w:rsid w:val="00961CE6"/>
    <w:rsid w:val="00961E74"/>
    <w:rsid w:val="00961EA8"/>
    <w:rsid w:val="00962614"/>
    <w:rsid w:val="00963198"/>
    <w:rsid w:val="009635A5"/>
    <w:rsid w:val="0096406C"/>
    <w:rsid w:val="009642E4"/>
    <w:rsid w:val="009662A8"/>
    <w:rsid w:val="00966DEE"/>
    <w:rsid w:val="0097214B"/>
    <w:rsid w:val="00973794"/>
    <w:rsid w:val="00974749"/>
    <w:rsid w:val="009771F1"/>
    <w:rsid w:val="0097774D"/>
    <w:rsid w:val="00977F81"/>
    <w:rsid w:val="009804DF"/>
    <w:rsid w:val="00981E62"/>
    <w:rsid w:val="00981F02"/>
    <w:rsid w:val="009842BD"/>
    <w:rsid w:val="009845B8"/>
    <w:rsid w:val="009856CD"/>
    <w:rsid w:val="00986FBE"/>
    <w:rsid w:val="009873F8"/>
    <w:rsid w:val="0098770E"/>
    <w:rsid w:val="00987CF8"/>
    <w:rsid w:val="00993542"/>
    <w:rsid w:val="00993751"/>
    <w:rsid w:val="00994AE9"/>
    <w:rsid w:val="00994B60"/>
    <w:rsid w:val="00995027"/>
    <w:rsid w:val="0099553D"/>
    <w:rsid w:val="009956E5"/>
    <w:rsid w:val="00996ED1"/>
    <w:rsid w:val="009A0AC0"/>
    <w:rsid w:val="009A379B"/>
    <w:rsid w:val="009A43CE"/>
    <w:rsid w:val="009A5666"/>
    <w:rsid w:val="009A57A7"/>
    <w:rsid w:val="009A5A96"/>
    <w:rsid w:val="009A5C93"/>
    <w:rsid w:val="009A5CDC"/>
    <w:rsid w:val="009A692C"/>
    <w:rsid w:val="009A746D"/>
    <w:rsid w:val="009A76B9"/>
    <w:rsid w:val="009A7A90"/>
    <w:rsid w:val="009B012B"/>
    <w:rsid w:val="009B0659"/>
    <w:rsid w:val="009B1C8C"/>
    <w:rsid w:val="009B2109"/>
    <w:rsid w:val="009B420D"/>
    <w:rsid w:val="009B48DF"/>
    <w:rsid w:val="009B4C65"/>
    <w:rsid w:val="009B5400"/>
    <w:rsid w:val="009B71FD"/>
    <w:rsid w:val="009C0708"/>
    <w:rsid w:val="009C0DC8"/>
    <w:rsid w:val="009C0EDF"/>
    <w:rsid w:val="009C1271"/>
    <w:rsid w:val="009C4123"/>
    <w:rsid w:val="009C60E4"/>
    <w:rsid w:val="009C6377"/>
    <w:rsid w:val="009C7EBA"/>
    <w:rsid w:val="009D044B"/>
    <w:rsid w:val="009D0EBB"/>
    <w:rsid w:val="009D1A6E"/>
    <w:rsid w:val="009D25DA"/>
    <w:rsid w:val="009D3B38"/>
    <w:rsid w:val="009D4D26"/>
    <w:rsid w:val="009D502E"/>
    <w:rsid w:val="009D54AB"/>
    <w:rsid w:val="009D581B"/>
    <w:rsid w:val="009D7C16"/>
    <w:rsid w:val="009E2CC9"/>
    <w:rsid w:val="009E30B3"/>
    <w:rsid w:val="009E374D"/>
    <w:rsid w:val="009E37F6"/>
    <w:rsid w:val="009E42E4"/>
    <w:rsid w:val="009E4A56"/>
    <w:rsid w:val="009E4CC4"/>
    <w:rsid w:val="009E5E88"/>
    <w:rsid w:val="009E6BC4"/>
    <w:rsid w:val="009E6C7A"/>
    <w:rsid w:val="009F0C74"/>
    <w:rsid w:val="009F12B6"/>
    <w:rsid w:val="009F157F"/>
    <w:rsid w:val="009F18D9"/>
    <w:rsid w:val="009F1B91"/>
    <w:rsid w:val="009F274E"/>
    <w:rsid w:val="009F29CE"/>
    <w:rsid w:val="009F3604"/>
    <w:rsid w:val="009F3B77"/>
    <w:rsid w:val="009F438B"/>
    <w:rsid w:val="009F4879"/>
    <w:rsid w:val="009F5DFC"/>
    <w:rsid w:val="009F6BED"/>
    <w:rsid w:val="00A00829"/>
    <w:rsid w:val="00A00DF5"/>
    <w:rsid w:val="00A03069"/>
    <w:rsid w:val="00A04D72"/>
    <w:rsid w:val="00A05D5C"/>
    <w:rsid w:val="00A06749"/>
    <w:rsid w:val="00A06825"/>
    <w:rsid w:val="00A06C41"/>
    <w:rsid w:val="00A1021C"/>
    <w:rsid w:val="00A11635"/>
    <w:rsid w:val="00A12873"/>
    <w:rsid w:val="00A13B79"/>
    <w:rsid w:val="00A13DCD"/>
    <w:rsid w:val="00A14851"/>
    <w:rsid w:val="00A166EC"/>
    <w:rsid w:val="00A16753"/>
    <w:rsid w:val="00A167F2"/>
    <w:rsid w:val="00A167F8"/>
    <w:rsid w:val="00A16E73"/>
    <w:rsid w:val="00A1700E"/>
    <w:rsid w:val="00A1735F"/>
    <w:rsid w:val="00A17831"/>
    <w:rsid w:val="00A17FB3"/>
    <w:rsid w:val="00A20DA6"/>
    <w:rsid w:val="00A212FA"/>
    <w:rsid w:val="00A22E33"/>
    <w:rsid w:val="00A23200"/>
    <w:rsid w:val="00A23E22"/>
    <w:rsid w:val="00A2572F"/>
    <w:rsid w:val="00A258C9"/>
    <w:rsid w:val="00A26F14"/>
    <w:rsid w:val="00A27C15"/>
    <w:rsid w:val="00A3076C"/>
    <w:rsid w:val="00A30A57"/>
    <w:rsid w:val="00A311F0"/>
    <w:rsid w:val="00A31227"/>
    <w:rsid w:val="00A31450"/>
    <w:rsid w:val="00A31F8F"/>
    <w:rsid w:val="00A321AA"/>
    <w:rsid w:val="00A321CF"/>
    <w:rsid w:val="00A32BF6"/>
    <w:rsid w:val="00A33DAD"/>
    <w:rsid w:val="00A340E1"/>
    <w:rsid w:val="00A34C91"/>
    <w:rsid w:val="00A35462"/>
    <w:rsid w:val="00A35BB4"/>
    <w:rsid w:val="00A35D9A"/>
    <w:rsid w:val="00A36D06"/>
    <w:rsid w:val="00A37138"/>
    <w:rsid w:val="00A37993"/>
    <w:rsid w:val="00A40763"/>
    <w:rsid w:val="00A41B92"/>
    <w:rsid w:val="00A41D7A"/>
    <w:rsid w:val="00A42DB1"/>
    <w:rsid w:val="00A4316B"/>
    <w:rsid w:val="00A44E21"/>
    <w:rsid w:val="00A45B14"/>
    <w:rsid w:val="00A45D63"/>
    <w:rsid w:val="00A47231"/>
    <w:rsid w:val="00A47C70"/>
    <w:rsid w:val="00A501E0"/>
    <w:rsid w:val="00A5096F"/>
    <w:rsid w:val="00A50FF0"/>
    <w:rsid w:val="00A52925"/>
    <w:rsid w:val="00A5340A"/>
    <w:rsid w:val="00A53B5D"/>
    <w:rsid w:val="00A53FAD"/>
    <w:rsid w:val="00A55830"/>
    <w:rsid w:val="00A56726"/>
    <w:rsid w:val="00A56C5A"/>
    <w:rsid w:val="00A5741A"/>
    <w:rsid w:val="00A574AC"/>
    <w:rsid w:val="00A60BFA"/>
    <w:rsid w:val="00A60C16"/>
    <w:rsid w:val="00A6161B"/>
    <w:rsid w:val="00A627FA"/>
    <w:rsid w:val="00A6323A"/>
    <w:rsid w:val="00A649A7"/>
    <w:rsid w:val="00A6557A"/>
    <w:rsid w:val="00A66376"/>
    <w:rsid w:val="00A6642F"/>
    <w:rsid w:val="00A664BB"/>
    <w:rsid w:val="00A66810"/>
    <w:rsid w:val="00A66A8F"/>
    <w:rsid w:val="00A66EC7"/>
    <w:rsid w:val="00A675AA"/>
    <w:rsid w:val="00A70E39"/>
    <w:rsid w:val="00A71C65"/>
    <w:rsid w:val="00A72570"/>
    <w:rsid w:val="00A72BFF"/>
    <w:rsid w:val="00A72DAE"/>
    <w:rsid w:val="00A7397C"/>
    <w:rsid w:val="00A75BE9"/>
    <w:rsid w:val="00A7668C"/>
    <w:rsid w:val="00A7709E"/>
    <w:rsid w:val="00A802DD"/>
    <w:rsid w:val="00A81664"/>
    <w:rsid w:val="00A81809"/>
    <w:rsid w:val="00A8377C"/>
    <w:rsid w:val="00A86451"/>
    <w:rsid w:val="00A90421"/>
    <w:rsid w:val="00A91311"/>
    <w:rsid w:val="00A929DE"/>
    <w:rsid w:val="00A92A3F"/>
    <w:rsid w:val="00A92A92"/>
    <w:rsid w:val="00A92D0B"/>
    <w:rsid w:val="00A9376F"/>
    <w:rsid w:val="00A93FA4"/>
    <w:rsid w:val="00A9426A"/>
    <w:rsid w:val="00A94542"/>
    <w:rsid w:val="00A957C7"/>
    <w:rsid w:val="00A969E0"/>
    <w:rsid w:val="00A9726D"/>
    <w:rsid w:val="00A972F4"/>
    <w:rsid w:val="00A97AAE"/>
    <w:rsid w:val="00AA0055"/>
    <w:rsid w:val="00AA00F5"/>
    <w:rsid w:val="00AA01E7"/>
    <w:rsid w:val="00AA06DA"/>
    <w:rsid w:val="00AA0B3C"/>
    <w:rsid w:val="00AA1BB9"/>
    <w:rsid w:val="00AA1E1C"/>
    <w:rsid w:val="00AA211F"/>
    <w:rsid w:val="00AA27FD"/>
    <w:rsid w:val="00AA3958"/>
    <w:rsid w:val="00AA413D"/>
    <w:rsid w:val="00AA4478"/>
    <w:rsid w:val="00AA4B9E"/>
    <w:rsid w:val="00AA5D37"/>
    <w:rsid w:val="00AA5FE8"/>
    <w:rsid w:val="00AA65CF"/>
    <w:rsid w:val="00AA67D3"/>
    <w:rsid w:val="00AA6FA6"/>
    <w:rsid w:val="00AA7A68"/>
    <w:rsid w:val="00AB0BE4"/>
    <w:rsid w:val="00AB1BEE"/>
    <w:rsid w:val="00AB1DB0"/>
    <w:rsid w:val="00AB292A"/>
    <w:rsid w:val="00AB391A"/>
    <w:rsid w:val="00AB3AF6"/>
    <w:rsid w:val="00AB3E25"/>
    <w:rsid w:val="00AB41CC"/>
    <w:rsid w:val="00AB48C4"/>
    <w:rsid w:val="00AB5876"/>
    <w:rsid w:val="00AB62F0"/>
    <w:rsid w:val="00AB67EA"/>
    <w:rsid w:val="00AB6CE4"/>
    <w:rsid w:val="00AC0E37"/>
    <w:rsid w:val="00AC1E2C"/>
    <w:rsid w:val="00AC31E7"/>
    <w:rsid w:val="00AC389A"/>
    <w:rsid w:val="00AC4918"/>
    <w:rsid w:val="00AC4AFE"/>
    <w:rsid w:val="00AC559D"/>
    <w:rsid w:val="00AC5FB3"/>
    <w:rsid w:val="00AC60D3"/>
    <w:rsid w:val="00AC6126"/>
    <w:rsid w:val="00AC6ABA"/>
    <w:rsid w:val="00AC6CFD"/>
    <w:rsid w:val="00AC77F3"/>
    <w:rsid w:val="00AD03A3"/>
    <w:rsid w:val="00AD061F"/>
    <w:rsid w:val="00AD12D4"/>
    <w:rsid w:val="00AD15F3"/>
    <w:rsid w:val="00AD2B5D"/>
    <w:rsid w:val="00AD32DF"/>
    <w:rsid w:val="00AD36D2"/>
    <w:rsid w:val="00AD63D2"/>
    <w:rsid w:val="00AD6439"/>
    <w:rsid w:val="00AE0C2C"/>
    <w:rsid w:val="00AE1C5A"/>
    <w:rsid w:val="00AE22F3"/>
    <w:rsid w:val="00AE2A30"/>
    <w:rsid w:val="00AE324F"/>
    <w:rsid w:val="00AE4880"/>
    <w:rsid w:val="00AE4B5E"/>
    <w:rsid w:val="00AE51E2"/>
    <w:rsid w:val="00AE622C"/>
    <w:rsid w:val="00AE6C8E"/>
    <w:rsid w:val="00AE7FD1"/>
    <w:rsid w:val="00AF2538"/>
    <w:rsid w:val="00AF4E36"/>
    <w:rsid w:val="00AF5461"/>
    <w:rsid w:val="00AF5AAF"/>
    <w:rsid w:val="00AF6BFE"/>
    <w:rsid w:val="00AF728C"/>
    <w:rsid w:val="00B00224"/>
    <w:rsid w:val="00B0039E"/>
    <w:rsid w:val="00B00AC8"/>
    <w:rsid w:val="00B01AAC"/>
    <w:rsid w:val="00B01D91"/>
    <w:rsid w:val="00B01F97"/>
    <w:rsid w:val="00B020D1"/>
    <w:rsid w:val="00B029B0"/>
    <w:rsid w:val="00B03B70"/>
    <w:rsid w:val="00B042DA"/>
    <w:rsid w:val="00B0490D"/>
    <w:rsid w:val="00B05FF4"/>
    <w:rsid w:val="00B0755A"/>
    <w:rsid w:val="00B11397"/>
    <w:rsid w:val="00B1229A"/>
    <w:rsid w:val="00B128B2"/>
    <w:rsid w:val="00B129BF"/>
    <w:rsid w:val="00B137FF"/>
    <w:rsid w:val="00B13DDB"/>
    <w:rsid w:val="00B14EC3"/>
    <w:rsid w:val="00B155BC"/>
    <w:rsid w:val="00B1590C"/>
    <w:rsid w:val="00B16042"/>
    <w:rsid w:val="00B16212"/>
    <w:rsid w:val="00B162E0"/>
    <w:rsid w:val="00B1649E"/>
    <w:rsid w:val="00B16D15"/>
    <w:rsid w:val="00B17016"/>
    <w:rsid w:val="00B17F1E"/>
    <w:rsid w:val="00B202C3"/>
    <w:rsid w:val="00B2120F"/>
    <w:rsid w:val="00B22881"/>
    <w:rsid w:val="00B23529"/>
    <w:rsid w:val="00B2406F"/>
    <w:rsid w:val="00B246A6"/>
    <w:rsid w:val="00B24705"/>
    <w:rsid w:val="00B25266"/>
    <w:rsid w:val="00B25CC2"/>
    <w:rsid w:val="00B260E5"/>
    <w:rsid w:val="00B2682F"/>
    <w:rsid w:val="00B272C6"/>
    <w:rsid w:val="00B300C2"/>
    <w:rsid w:val="00B31776"/>
    <w:rsid w:val="00B31D46"/>
    <w:rsid w:val="00B337BA"/>
    <w:rsid w:val="00B34794"/>
    <w:rsid w:val="00B3529C"/>
    <w:rsid w:val="00B35D4C"/>
    <w:rsid w:val="00B373DE"/>
    <w:rsid w:val="00B41547"/>
    <w:rsid w:val="00B417B2"/>
    <w:rsid w:val="00B42012"/>
    <w:rsid w:val="00B425AF"/>
    <w:rsid w:val="00B42BE8"/>
    <w:rsid w:val="00B42F12"/>
    <w:rsid w:val="00B43430"/>
    <w:rsid w:val="00B435A9"/>
    <w:rsid w:val="00B449B1"/>
    <w:rsid w:val="00B46CDC"/>
    <w:rsid w:val="00B50CBB"/>
    <w:rsid w:val="00B51216"/>
    <w:rsid w:val="00B51AD4"/>
    <w:rsid w:val="00B51B45"/>
    <w:rsid w:val="00B51E1C"/>
    <w:rsid w:val="00B5200D"/>
    <w:rsid w:val="00B5202E"/>
    <w:rsid w:val="00B5335F"/>
    <w:rsid w:val="00B5354B"/>
    <w:rsid w:val="00B55F4D"/>
    <w:rsid w:val="00B6162B"/>
    <w:rsid w:val="00B62432"/>
    <w:rsid w:val="00B628E2"/>
    <w:rsid w:val="00B63563"/>
    <w:rsid w:val="00B639B0"/>
    <w:rsid w:val="00B63A5E"/>
    <w:rsid w:val="00B640E6"/>
    <w:rsid w:val="00B64A57"/>
    <w:rsid w:val="00B64F56"/>
    <w:rsid w:val="00B6587B"/>
    <w:rsid w:val="00B67850"/>
    <w:rsid w:val="00B7099B"/>
    <w:rsid w:val="00B70E02"/>
    <w:rsid w:val="00B7183B"/>
    <w:rsid w:val="00B725C6"/>
    <w:rsid w:val="00B72E25"/>
    <w:rsid w:val="00B73571"/>
    <w:rsid w:val="00B76228"/>
    <w:rsid w:val="00B76B12"/>
    <w:rsid w:val="00B77C12"/>
    <w:rsid w:val="00B808D5"/>
    <w:rsid w:val="00B8126A"/>
    <w:rsid w:val="00B81511"/>
    <w:rsid w:val="00B81F67"/>
    <w:rsid w:val="00B83412"/>
    <w:rsid w:val="00B83DBF"/>
    <w:rsid w:val="00B84280"/>
    <w:rsid w:val="00B84CF6"/>
    <w:rsid w:val="00B85070"/>
    <w:rsid w:val="00B85A35"/>
    <w:rsid w:val="00B85F15"/>
    <w:rsid w:val="00B86111"/>
    <w:rsid w:val="00B863B1"/>
    <w:rsid w:val="00B863E9"/>
    <w:rsid w:val="00B86839"/>
    <w:rsid w:val="00B86C3C"/>
    <w:rsid w:val="00B87734"/>
    <w:rsid w:val="00B87EB9"/>
    <w:rsid w:val="00B90745"/>
    <w:rsid w:val="00B9276A"/>
    <w:rsid w:val="00B9366D"/>
    <w:rsid w:val="00B9430C"/>
    <w:rsid w:val="00B96E8A"/>
    <w:rsid w:val="00B97998"/>
    <w:rsid w:val="00B97B63"/>
    <w:rsid w:val="00BA0A95"/>
    <w:rsid w:val="00BA3400"/>
    <w:rsid w:val="00BA35A6"/>
    <w:rsid w:val="00BA6121"/>
    <w:rsid w:val="00BB0E36"/>
    <w:rsid w:val="00BB0E6D"/>
    <w:rsid w:val="00BB2E2A"/>
    <w:rsid w:val="00BB413B"/>
    <w:rsid w:val="00BB521B"/>
    <w:rsid w:val="00BB5E0B"/>
    <w:rsid w:val="00BB6DF6"/>
    <w:rsid w:val="00BB72F6"/>
    <w:rsid w:val="00BB7B70"/>
    <w:rsid w:val="00BC05F4"/>
    <w:rsid w:val="00BC0BFB"/>
    <w:rsid w:val="00BC1B6C"/>
    <w:rsid w:val="00BC1DF7"/>
    <w:rsid w:val="00BC2134"/>
    <w:rsid w:val="00BC29AE"/>
    <w:rsid w:val="00BC340C"/>
    <w:rsid w:val="00BC49B8"/>
    <w:rsid w:val="00BC73BE"/>
    <w:rsid w:val="00BD017E"/>
    <w:rsid w:val="00BD032E"/>
    <w:rsid w:val="00BD0AD3"/>
    <w:rsid w:val="00BD0C2B"/>
    <w:rsid w:val="00BD1417"/>
    <w:rsid w:val="00BD2137"/>
    <w:rsid w:val="00BD237F"/>
    <w:rsid w:val="00BD2726"/>
    <w:rsid w:val="00BD4D57"/>
    <w:rsid w:val="00BD5C12"/>
    <w:rsid w:val="00BD6E9B"/>
    <w:rsid w:val="00BD79A8"/>
    <w:rsid w:val="00BE0BAF"/>
    <w:rsid w:val="00BE12BC"/>
    <w:rsid w:val="00BE2148"/>
    <w:rsid w:val="00BE229A"/>
    <w:rsid w:val="00BE3B3D"/>
    <w:rsid w:val="00BE4470"/>
    <w:rsid w:val="00BE45F1"/>
    <w:rsid w:val="00BE4643"/>
    <w:rsid w:val="00BE4D9C"/>
    <w:rsid w:val="00BE5AB6"/>
    <w:rsid w:val="00BE6532"/>
    <w:rsid w:val="00BE744C"/>
    <w:rsid w:val="00BE7648"/>
    <w:rsid w:val="00BE788A"/>
    <w:rsid w:val="00BF006D"/>
    <w:rsid w:val="00BF0853"/>
    <w:rsid w:val="00BF094E"/>
    <w:rsid w:val="00BF12B6"/>
    <w:rsid w:val="00BF15FE"/>
    <w:rsid w:val="00BF1AF2"/>
    <w:rsid w:val="00BF24DB"/>
    <w:rsid w:val="00BF2BF0"/>
    <w:rsid w:val="00BF2D7E"/>
    <w:rsid w:val="00BF4D96"/>
    <w:rsid w:val="00C002BE"/>
    <w:rsid w:val="00C00C5F"/>
    <w:rsid w:val="00C0173E"/>
    <w:rsid w:val="00C018BB"/>
    <w:rsid w:val="00C01F2F"/>
    <w:rsid w:val="00C02AF1"/>
    <w:rsid w:val="00C034B4"/>
    <w:rsid w:val="00C03A04"/>
    <w:rsid w:val="00C03A37"/>
    <w:rsid w:val="00C0452B"/>
    <w:rsid w:val="00C0491E"/>
    <w:rsid w:val="00C06728"/>
    <w:rsid w:val="00C10CD3"/>
    <w:rsid w:val="00C115F0"/>
    <w:rsid w:val="00C118F8"/>
    <w:rsid w:val="00C12A3E"/>
    <w:rsid w:val="00C1476C"/>
    <w:rsid w:val="00C163B9"/>
    <w:rsid w:val="00C1712E"/>
    <w:rsid w:val="00C17545"/>
    <w:rsid w:val="00C20C5E"/>
    <w:rsid w:val="00C21C4F"/>
    <w:rsid w:val="00C21D76"/>
    <w:rsid w:val="00C22534"/>
    <w:rsid w:val="00C22BC8"/>
    <w:rsid w:val="00C2526E"/>
    <w:rsid w:val="00C253E3"/>
    <w:rsid w:val="00C2618C"/>
    <w:rsid w:val="00C26EC3"/>
    <w:rsid w:val="00C31948"/>
    <w:rsid w:val="00C32D4E"/>
    <w:rsid w:val="00C330BB"/>
    <w:rsid w:val="00C3404A"/>
    <w:rsid w:val="00C3437B"/>
    <w:rsid w:val="00C3529B"/>
    <w:rsid w:val="00C3602C"/>
    <w:rsid w:val="00C37833"/>
    <w:rsid w:val="00C50567"/>
    <w:rsid w:val="00C516F1"/>
    <w:rsid w:val="00C51785"/>
    <w:rsid w:val="00C51A58"/>
    <w:rsid w:val="00C51DDC"/>
    <w:rsid w:val="00C53ED4"/>
    <w:rsid w:val="00C55DB5"/>
    <w:rsid w:val="00C5652D"/>
    <w:rsid w:val="00C5675A"/>
    <w:rsid w:val="00C57068"/>
    <w:rsid w:val="00C57451"/>
    <w:rsid w:val="00C57AC9"/>
    <w:rsid w:val="00C63938"/>
    <w:rsid w:val="00C63E50"/>
    <w:rsid w:val="00C645FE"/>
    <w:rsid w:val="00C64980"/>
    <w:rsid w:val="00C65203"/>
    <w:rsid w:val="00C66351"/>
    <w:rsid w:val="00C70462"/>
    <w:rsid w:val="00C705C6"/>
    <w:rsid w:val="00C70790"/>
    <w:rsid w:val="00C7277A"/>
    <w:rsid w:val="00C74159"/>
    <w:rsid w:val="00C742EB"/>
    <w:rsid w:val="00C743D9"/>
    <w:rsid w:val="00C74BA0"/>
    <w:rsid w:val="00C75B0F"/>
    <w:rsid w:val="00C76668"/>
    <w:rsid w:val="00C804D8"/>
    <w:rsid w:val="00C8072D"/>
    <w:rsid w:val="00C81874"/>
    <w:rsid w:val="00C82E8F"/>
    <w:rsid w:val="00C834F5"/>
    <w:rsid w:val="00C837CA"/>
    <w:rsid w:val="00C84A77"/>
    <w:rsid w:val="00C86642"/>
    <w:rsid w:val="00C87420"/>
    <w:rsid w:val="00C87D11"/>
    <w:rsid w:val="00C90B36"/>
    <w:rsid w:val="00C928FA"/>
    <w:rsid w:val="00C92E8F"/>
    <w:rsid w:val="00C935C3"/>
    <w:rsid w:val="00C93738"/>
    <w:rsid w:val="00C94008"/>
    <w:rsid w:val="00C941D7"/>
    <w:rsid w:val="00C94864"/>
    <w:rsid w:val="00C94B27"/>
    <w:rsid w:val="00C94C65"/>
    <w:rsid w:val="00C94E79"/>
    <w:rsid w:val="00C95418"/>
    <w:rsid w:val="00C9558F"/>
    <w:rsid w:val="00C95D76"/>
    <w:rsid w:val="00C96854"/>
    <w:rsid w:val="00C96CD5"/>
    <w:rsid w:val="00CA0233"/>
    <w:rsid w:val="00CA1711"/>
    <w:rsid w:val="00CA1C4E"/>
    <w:rsid w:val="00CA1C64"/>
    <w:rsid w:val="00CA1ED1"/>
    <w:rsid w:val="00CA1F9A"/>
    <w:rsid w:val="00CA2E33"/>
    <w:rsid w:val="00CA3D5F"/>
    <w:rsid w:val="00CA41BC"/>
    <w:rsid w:val="00CA44AF"/>
    <w:rsid w:val="00CA4545"/>
    <w:rsid w:val="00CA49AA"/>
    <w:rsid w:val="00CA4AC6"/>
    <w:rsid w:val="00CA5058"/>
    <w:rsid w:val="00CA5C4C"/>
    <w:rsid w:val="00CA5E1E"/>
    <w:rsid w:val="00CA5F4A"/>
    <w:rsid w:val="00CB0FB8"/>
    <w:rsid w:val="00CB1B51"/>
    <w:rsid w:val="00CB22F6"/>
    <w:rsid w:val="00CB32BA"/>
    <w:rsid w:val="00CB352D"/>
    <w:rsid w:val="00CB3686"/>
    <w:rsid w:val="00CB59AC"/>
    <w:rsid w:val="00CB5D2D"/>
    <w:rsid w:val="00CB6800"/>
    <w:rsid w:val="00CB6F0E"/>
    <w:rsid w:val="00CC0309"/>
    <w:rsid w:val="00CC08DD"/>
    <w:rsid w:val="00CC117A"/>
    <w:rsid w:val="00CC1351"/>
    <w:rsid w:val="00CC1366"/>
    <w:rsid w:val="00CC3EAC"/>
    <w:rsid w:val="00CC4161"/>
    <w:rsid w:val="00CC47AC"/>
    <w:rsid w:val="00CC4961"/>
    <w:rsid w:val="00CC56AA"/>
    <w:rsid w:val="00CC64E9"/>
    <w:rsid w:val="00CC79B8"/>
    <w:rsid w:val="00CD01F2"/>
    <w:rsid w:val="00CD1236"/>
    <w:rsid w:val="00CD19DF"/>
    <w:rsid w:val="00CD2065"/>
    <w:rsid w:val="00CD4158"/>
    <w:rsid w:val="00CD443F"/>
    <w:rsid w:val="00CD5DAC"/>
    <w:rsid w:val="00CD6B88"/>
    <w:rsid w:val="00CD6FDF"/>
    <w:rsid w:val="00CD7C95"/>
    <w:rsid w:val="00CE0265"/>
    <w:rsid w:val="00CE09E2"/>
    <w:rsid w:val="00CE167E"/>
    <w:rsid w:val="00CE25FD"/>
    <w:rsid w:val="00CE3F01"/>
    <w:rsid w:val="00CE421A"/>
    <w:rsid w:val="00CE4B45"/>
    <w:rsid w:val="00CE6662"/>
    <w:rsid w:val="00CE6D0B"/>
    <w:rsid w:val="00CE7254"/>
    <w:rsid w:val="00CE7B31"/>
    <w:rsid w:val="00CF0394"/>
    <w:rsid w:val="00CF100D"/>
    <w:rsid w:val="00CF2D3A"/>
    <w:rsid w:val="00CF335F"/>
    <w:rsid w:val="00CF388D"/>
    <w:rsid w:val="00CF390D"/>
    <w:rsid w:val="00CF3A2A"/>
    <w:rsid w:val="00CF5365"/>
    <w:rsid w:val="00CF5E5B"/>
    <w:rsid w:val="00CF5E97"/>
    <w:rsid w:val="00CF6A92"/>
    <w:rsid w:val="00CF6FB2"/>
    <w:rsid w:val="00CF799C"/>
    <w:rsid w:val="00D00356"/>
    <w:rsid w:val="00D00A38"/>
    <w:rsid w:val="00D01FEA"/>
    <w:rsid w:val="00D026C1"/>
    <w:rsid w:val="00D03B30"/>
    <w:rsid w:val="00D03E43"/>
    <w:rsid w:val="00D052BB"/>
    <w:rsid w:val="00D05DA1"/>
    <w:rsid w:val="00D0618B"/>
    <w:rsid w:val="00D07436"/>
    <w:rsid w:val="00D1097B"/>
    <w:rsid w:val="00D10B53"/>
    <w:rsid w:val="00D1123E"/>
    <w:rsid w:val="00D12036"/>
    <w:rsid w:val="00D1271E"/>
    <w:rsid w:val="00D12A6B"/>
    <w:rsid w:val="00D13122"/>
    <w:rsid w:val="00D13686"/>
    <w:rsid w:val="00D14744"/>
    <w:rsid w:val="00D1677F"/>
    <w:rsid w:val="00D167DB"/>
    <w:rsid w:val="00D17010"/>
    <w:rsid w:val="00D2129A"/>
    <w:rsid w:val="00D2490F"/>
    <w:rsid w:val="00D25A7E"/>
    <w:rsid w:val="00D26586"/>
    <w:rsid w:val="00D31008"/>
    <w:rsid w:val="00D31AB7"/>
    <w:rsid w:val="00D3451E"/>
    <w:rsid w:val="00D348FD"/>
    <w:rsid w:val="00D354B2"/>
    <w:rsid w:val="00D35CBB"/>
    <w:rsid w:val="00D35E4E"/>
    <w:rsid w:val="00D3630D"/>
    <w:rsid w:val="00D36E77"/>
    <w:rsid w:val="00D3724E"/>
    <w:rsid w:val="00D40FFC"/>
    <w:rsid w:val="00D410D0"/>
    <w:rsid w:val="00D41FA9"/>
    <w:rsid w:val="00D435B4"/>
    <w:rsid w:val="00D442D6"/>
    <w:rsid w:val="00D445A1"/>
    <w:rsid w:val="00D45A3E"/>
    <w:rsid w:val="00D46369"/>
    <w:rsid w:val="00D4657F"/>
    <w:rsid w:val="00D474ED"/>
    <w:rsid w:val="00D4777F"/>
    <w:rsid w:val="00D507D9"/>
    <w:rsid w:val="00D50F54"/>
    <w:rsid w:val="00D515C9"/>
    <w:rsid w:val="00D5191C"/>
    <w:rsid w:val="00D51A67"/>
    <w:rsid w:val="00D52083"/>
    <w:rsid w:val="00D520FA"/>
    <w:rsid w:val="00D5242D"/>
    <w:rsid w:val="00D524F2"/>
    <w:rsid w:val="00D5268E"/>
    <w:rsid w:val="00D52B27"/>
    <w:rsid w:val="00D54293"/>
    <w:rsid w:val="00D54AFD"/>
    <w:rsid w:val="00D54C0A"/>
    <w:rsid w:val="00D56A69"/>
    <w:rsid w:val="00D571A1"/>
    <w:rsid w:val="00D572E1"/>
    <w:rsid w:val="00D57B05"/>
    <w:rsid w:val="00D60D5C"/>
    <w:rsid w:val="00D614CD"/>
    <w:rsid w:val="00D61D26"/>
    <w:rsid w:val="00D61E1E"/>
    <w:rsid w:val="00D6214B"/>
    <w:rsid w:val="00D621C4"/>
    <w:rsid w:val="00D63CC8"/>
    <w:rsid w:val="00D63FE2"/>
    <w:rsid w:val="00D645B3"/>
    <w:rsid w:val="00D65360"/>
    <w:rsid w:val="00D66A99"/>
    <w:rsid w:val="00D67B54"/>
    <w:rsid w:val="00D67CB2"/>
    <w:rsid w:val="00D707D9"/>
    <w:rsid w:val="00D709DC"/>
    <w:rsid w:val="00D70E03"/>
    <w:rsid w:val="00D7189B"/>
    <w:rsid w:val="00D73697"/>
    <w:rsid w:val="00D73A61"/>
    <w:rsid w:val="00D74F51"/>
    <w:rsid w:val="00D75E9C"/>
    <w:rsid w:val="00D765ED"/>
    <w:rsid w:val="00D770FE"/>
    <w:rsid w:val="00D772EE"/>
    <w:rsid w:val="00D7762B"/>
    <w:rsid w:val="00D77C29"/>
    <w:rsid w:val="00D8082B"/>
    <w:rsid w:val="00D8177C"/>
    <w:rsid w:val="00D817A3"/>
    <w:rsid w:val="00D817BB"/>
    <w:rsid w:val="00D81DC5"/>
    <w:rsid w:val="00D8226A"/>
    <w:rsid w:val="00D82E4A"/>
    <w:rsid w:val="00D8310B"/>
    <w:rsid w:val="00D83279"/>
    <w:rsid w:val="00D83287"/>
    <w:rsid w:val="00D833EC"/>
    <w:rsid w:val="00D834A7"/>
    <w:rsid w:val="00D83C12"/>
    <w:rsid w:val="00D84077"/>
    <w:rsid w:val="00D843EE"/>
    <w:rsid w:val="00D8476E"/>
    <w:rsid w:val="00D84AB9"/>
    <w:rsid w:val="00D86682"/>
    <w:rsid w:val="00D908D6"/>
    <w:rsid w:val="00D90A7C"/>
    <w:rsid w:val="00D90DB3"/>
    <w:rsid w:val="00D91C09"/>
    <w:rsid w:val="00D91F10"/>
    <w:rsid w:val="00D92854"/>
    <w:rsid w:val="00D92AAD"/>
    <w:rsid w:val="00D93662"/>
    <w:rsid w:val="00D9555F"/>
    <w:rsid w:val="00D95A5D"/>
    <w:rsid w:val="00D967D8"/>
    <w:rsid w:val="00D9761B"/>
    <w:rsid w:val="00DA077F"/>
    <w:rsid w:val="00DA0852"/>
    <w:rsid w:val="00DA08A3"/>
    <w:rsid w:val="00DA0AB3"/>
    <w:rsid w:val="00DA137B"/>
    <w:rsid w:val="00DA18A2"/>
    <w:rsid w:val="00DA2667"/>
    <w:rsid w:val="00DA32CB"/>
    <w:rsid w:val="00DA3A81"/>
    <w:rsid w:val="00DA3F27"/>
    <w:rsid w:val="00DA41B0"/>
    <w:rsid w:val="00DA4DC4"/>
    <w:rsid w:val="00DA6966"/>
    <w:rsid w:val="00DB0D96"/>
    <w:rsid w:val="00DB33EF"/>
    <w:rsid w:val="00DB384C"/>
    <w:rsid w:val="00DB39D7"/>
    <w:rsid w:val="00DB4D79"/>
    <w:rsid w:val="00DB4F1C"/>
    <w:rsid w:val="00DB54A1"/>
    <w:rsid w:val="00DB55E8"/>
    <w:rsid w:val="00DB5EAA"/>
    <w:rsid w:val="00DB687C"/>
    <w:rsid w:val="00DB6E63"/>
    <w:rsid w:val="00DC0BEB"/>
    <w:rsid w:val="00DC124C"/>
    <w:rsid w:val="00DC143F"/>
    <w:rsid w:val="00DC2272"/>
    <w:rsid w:val="00DC2717"/>
    <w:rsid w:val="00DC3525"/>
    <w:rsid w:val="00DC4DEB"/>
    <w:rsid w:val="00DC5038"/>
    <w:rsid w:val="00DC5304"/>
    <w:rsid w:val="00DC60E8"/>
    <w:rsid w:val="00DC648F"/>
    <w:rsid w:val="00DC64B7"/>
    <w:rsid w:val="00DD01BF"/>
    <w:rsid w:val="00DD041C"/>
    <w:rsid w:val="00DD0514"/>
    <w:rsid w:val="00DD0942"/>
    <w:rsid w:val="00DD18B0"/>
    <w:rsid w:val="00DD1A48"/>
    <w:rsid w:val="00DD203C"/>
    <w:rsid w:val="00DD2821"/>
    <w:rsid w:val="00DD455D"/>
    <w:rsid w:val="00DD596A"/>
    <w:rsid w:val="00DD5F05"/>
    <w:rsid w:val="00DD5F60"/>
    <w:rsid w:val="00DD624D"/>
    <w:rsid w:val="00DD64B6"/>
    <w:rsid w:val="00DD7CCC"/>
    <w:rsid w:val="00DD7DD0"/>
    <w:rsid w:val="00DD7F34"/>
    <w:rsid w:val="00DE1DA6"/>
    <w:rsid w:val="00DE26F1"/>
    <w:rsid w:val="00DE31B8"/>
    <w:rsid w:val="00DE34AF"/>
    <w:rsid w:val="00DE4940"/>
    <w:rsid w:val="00DE4D1A"/>
    <w:rsid w:val="00DE4E89"/>
    <w:rsid w:val="00DE50E7"/>
    <w:rsid w:val="00DE5DF7"/>
    <w:rsid w:val="00DE5E1B"/>
    <w:rsid w:val="00DE74A0"/>
    <w:rsid w:val="00DE7E90"/>
    <w:rsid w:val="00DF0575"/>
    <w:rsid w:val="00DF1418"/>
    <w:rsid w:val="00DF2492"/>
    <w:rsid w:val="00DF2A19"/>
    <w:rsid w:val="00DF33AC"/>
    <w:rsid w:val="00DF4FFA"/>
    <w:rsid w:val="00DF61FC"/>
    <w:rsid w:val="00E00251"/>
    <w:rsid w:val="00E02348"/>
    <w:rsid w:val="00E025CC"/>
    <w:rsid w:val="00E03A4D"/>
    <w:rsid w:val="00E04419"/>
    <w:rsid w:val="00E045E3"/>
    <w:rsid w:val="00E04979"/>
    <w:rsid w:val="00E04DB1"/>
    <w:rsid w:val="00E056BB"/>
    <w:rsid w:val="00E063B3"/>
    <w:rsid w:val="00E077E1"/>
    <w:rsid w:val="00E1198E"/>
    <w:rsid w:val="00E11EFB"/>
    <w:rsid w:val="00E1247E"/>
    <w:rsid w:val="00E14079"/>
    <w:rsid w:val="00E14109"/>
    <w:rsid w:val="00E14F8F"/>
    <w:rsid w:val="00E1533A"/>
    <w:rsid w:val="00E15F67"/>
    <w:rsid w:val="00E16A61"/>
    <w:rsid w:val="00E20610"/>
    <w:rsid w:val="00E21FD7"/>
    <w:rsid w:val="00E2207F"/>
    <w:rsid w:val="00E22153"/>
    <w:rsid w:val="00E228E5"/>
    <w:rsid w:val="00E234C1"/>
    <w:rsid w:val="00E23A34"/>
    <w:rsid w:val="00E23D2D"/>
    <w:rsid w:val="00E23E5F"/>
    <w:rsid w:val="00E24879"/>
    <w:rsid w:val="00E2502F"/>
    <w:rsid w:val="00E25845"/>
    <w:rsid w:val="00E27D56"/>
    <w:rsid w:val="00E3076D"/>
    <w:rsid w:val="00E31DAB"/>
    <w:rsid w:val="00E31FDD"/>
    <w:rsid w:val="00E3430F"/>
    <w:rsid w:val="00E3466C"/>
    <w:rsid w:val="00E34AC4"/>
    <w:rsid w:val="00E36845"/>
    <w:rsid w:val="00E369F9"/>
    <w:rsid w:val="00E423F5"/>
    <w:rsid w:val="00E43158"/>
    <w:rsid w:val="00E442C5"/>
    <w:rsid w:val="00E445FD"/>
    <w:rsid w:val="00E464AA"/>
    <w:rsid w:val="00E46A28"/>
    <w:rsid w:val="00E46C7B"/>
    <w:rsid w:val="00E46DC6"/>
    <w:rsid w:val="00E47ACD"/>
    <w:rsid w:val="00E50152"/>
    <w:rsid w:val="00E5066E"/>
    <w:rsid w:val="00E50B79"/>
    <w:rsid w:val="00E50E4C"/>
    <w:rsid w:val="00E50E6D"/>
    <w:rsid w:val="00E512AD"/>
    <w:rsid w:val="00E5274E"/>
    <w:rsid w:val="00E52D18"/>
    <w:rsid w:val="00E53BF3"/>
    <w:rsid w:val="00E54565"/>
    <w:rsid w:val="00E54958"/>
    <w:rsid w:val="00E54C98"/>
    <w:rsid w:val="00E5607D"/>
    <w:rsid w:val="00E56BA9"/>
    <w:rsid w:val="00E56FC0"/>
    <w:rsid w:val="00E5722A"/>
    <w:rsid w:val="00E572A6"/>
    <w:rsid w:val="00E573F6"/>
    <w:rsid w:val="00E57A96"/>
    <w:rsid w:val="00E57BBB"/>
    <w:rsid w:val="00E609EC"/>
    <w:rsid w:val="00E60AE1"/>
    <w:rsid w:val="00E6324D"/>
    <w:rsid w:val="00E6333E"/>
    <w:rsid w:val="00E6426B"/>
    <w:rsid w:val="00E64B4C"/>
    <w:rsid w:val="00E64D9A"/>
    <w:rsid w:val="00E659FB"/>
    <w:rsid w:val="00E663CD"/>
    <w:rsid w:val="00E66B6A"/>
    <w:rsid w:val="00E66C40"/>
    <w:rsid w:val="00E67310"/>
    <w:rsid w:val="00E676D1"/>
    <w:rsid w:val="00E7017B"/>
    <w:rsid w:val="00E70C6E"/>
    <w:rsid w:val="00E7167B"/>
    <w:rsid w:val="00E71797"/>
    <w:rsid w:val="00E72604"/>
    <w:rsid w:val="00E72A9E"/>
    <w:rsid w:val="00E73730"/>
    <w:rsid w:val="00E73970"/>
    <w:rsid w:val="00E739DD"/>
    <w:rsid w:val="00E73AD6"/>
    <w:rsid w:val="00E73CFA"/>
    <w:rsid w:val="00E74498"/>
    <w:rsid w:val="00E76559"/>
    <w:rsid w:val="00E77902"/>
    <w:rsid w:val="00E80589"/>
    <w:rsid w:val="00E81B13"/>
    <w:rsid w:val="00E8356E"/>
    <w:rsid w:val="00E83786"/>
    <w:rsid w:val="00E83F25"/>
    <w:rsid w:val="00E84646"/>
    <w:rsid w:val="00E85E32"/>
    <w:rsid w:val="00E863B9"/>
    <w:rsid w:val="00E8647A"/>
    <w:rsid w:val="00E86886"/>
    <w:rsid w:val="00E87669"/>
    <w:rsid w:val="00E87871"/>
    <w:rsid w:val="00E90C7C"/>
    <w:rsid w:val="00E91075"/>
    <w:rsid w:val="00E91757"/>
    <w:rsid w:val="00E92546"/>
    <w:rsid w:val="00E92FF6"/>
    <w:rsid w:val="00E933F9"/>
    <w:rsid w:val="00E94F4C"/>
    <w:rsid w:val="00E96FC9"/>
    <w:rsid w:val="00E97F14"/>
    <w:rsid w:val="00E97F5A"/>
    <w:rsid w:val="00EA0E8B"/>
    <w:rsid w:val="00EA0F8F"/>
    <w:rsid w:val="00EA30FB"/>
    <w:rsid w:val="00EA333C"/>
    <w:rsid w:val="00EA3C95"/>
    <w:rsid w:val="00EA400E"/>
    <w:rsid w:val="00EA4353"/>
    <w:rsid w:val="00EA4C37"/>
    <w:rsid w:val="00EA57BA"/>
    <w:rsid w:val="00EA5F5F"/>
    <w:rsid w:val="00EA72CF"/>
    <w:rsid w:val="00EA735C"/>
    <w:rsid w:val="00EA73FB"/>
    <w:rsid w:val="00EA759A"/>
    <w:rsid w:val="00EA7608"/>
    <w:rsid w:val="00EA76D8"/>
    <w:rsid w:val="00EA7D76"/>
    <w:rsid w:val="00EB03F1"/>
    <w:rsid w:val="00EB0EB9"/>
    <w:rsid w:val="00EB1081"/>
    <w:rsid w:val="00EB1C85"/>
    <w:rsid w:val="00EB2D14"/>
    <w:rsid w:val="00EB34EA"/>
    <w:rsid w:val="00EB3DF4"/>
    <w:rsid w:val="00EB3DFC"/>
    <w:rsid w:val="00EB60AF"/>
    <w:rsid w:val="00EB6679"/>
    <w:rsid w:val="00EB6A47"/>
    <w:rsid w:val="00EB6BD0"/>
    <w:rsid w:val="00EB7FC9"/>
    <w:rsid w:val="00EC00D7"/>
    <w:rsid w:val="00EC049C"/>
    <w:rsid w:val="00EC0B1C"/>
    <w:rsid w:val="00EC0BD2"/>
    <w:rsid w:val="00EC2630"/>
    <w:rsid w:val="00EC37F3"/>
    <w:rsid w:val="00EC3D33"/>
    <w:rsid w:val="00EC433F"/>
    <w:rsid w:val="00EC48E3"/>
    <w:rsid w:val="00EC4B5D"/>
    <w:rsid w:val="00EC4E0B"/>
    <w:rsid w:val="00EC500B"/>
    <w:rsid w:val="00EC5553"/>
    <w:rsid w:val="00EC628B"/>
    <w:rsid w:val="00EC7D09"/>
    <w:rsid w:val="00EC7E7E"/>
    <w:rsid w:val="00ED090A"/>
    <w:rsid w:val="00ED0B53"/>
    <w:rsid w:val="00ED1F63"/>
    <w:rsid w:val="00ED2DC6"/>
    <w:rsid w:val="00ED3F6A"/>
    <w:rsid w:val="00ED5FFE"/>
    <w:rsid w:val="00ED62CB"/>
    <w:rsid w:val="00ED7305"/>
    <w:rsid w:val="00ED731A"/>
    <w:rsid w:val="00EE0654"/>
    <w:rsid w:val="00EE0B01"/>
    <w:rsid w:val="00EE1442"/>
    <w:rsid w:val="00EE37C8"/>
    <w:rsid w:val="00EE394A"/>
    <w:rsid w:val="00EE3DB6"/>
    <w:rsid w:val="00EE4342"/>
    <w:rsid w:val="00EE5435"/>
    <w:rsid w:val="00EE58E9"/>
    <w:rsid w:val="00EE5E07"/>
    <w:rsid w:val="00EE617B"/>
    <w:rsid w:val="00EE6719"/>
    <w:rsid w:val="00EE702E"/>
    <w:rsid w:val="00EE79B4"/>
    <w:rsid w:val="00EE7D4F"/>
    <w:rsid w:val="00EF1576"/>
    <w:rsid w:val="00EF1DA4"/>
    <w:rsid w:val="00EF22F6"/>
    <w:rsid w:val="00EF2FC9"/>
    <w:rsid w:val="00EF38FC"/>
    <w:rsid w:val="00EF3E27"/>
    <w:rsid w:val="00EF4E29"/>
    <w:rsid w:val="00EF5739"/>
    <w:rsid w:val="00EF5A0D"/>
    <w:rsid w:val="00EF6B72"/>
    <w:rsid w:val="00EF73C9"/>
    <w:rsid w:val="00F007F0"/>
    <w:rsid w:val="00F016C6"/>
    <w:rsid w:val="00F02131"/>
    <w:rsid w:val="00F023AE"/>
    <w:rsid w:val="00F024FC"/>
    <w:rsid w:val="00F03C58"/>
    <w:rsid w:val="00F03D51"/>
    <w:rsid w:val="00F03F12"/>
    <w:rsid w:val="00F063D4"/>
    <w:rsid w:val="00F068AF"/>
    <w:rsid w:val="00F06FE0"/>
    <w:rsid w:val="00F07216"/>
    <w:rsid w:val="00F07EAC"/>
    <w:rsid w:val="00F105BA"/>
    <w:rsid w:val="00F128F1"/>
    <w:rsid w:val="00F13EA0"/>
    <w:rsid w:val="00F16999"/>
    <w:rsid w:val="00F177FF"/>
    <w:rsid w:val="00F17F04"/>
    <w:rsid w:val="00F20311"/>
    <w:rsid w:val="00F20751"/>
    <w:rsid w:val="00F217EC"/>
    <w:rsid w:val="00F21F66"/>
    <w:rsid w:val="00F22607"/>
    <w:rsid w:val="00F2283D"/>
    <w:rsid w:val="00F235DE"/>
    <w:rsid w:val="00F2366C"/>
    <w:rsid w:val="00F23944"/>
    <w:rsid w:val="00F243D1"/>
    <w:rsid w:val="00F24629"/>
    <w:rsid w:val="00F24BE3"/>
    <w:rsid w:val="00F24C23"/>
    <w:rsid w:val="00F251BE"/>
    <w:rsid w:val="00F26075"/>
    <w:rsid w:val="00F260CD"/>
    <w:rsid w:val="00F266F1"/>
    <w:rsid w:val="00F277E1"/>
    <w:rsid w:val="00F30126"/>
    <w:rsid w:val="00F30617"/>
    <w:rsid w:val="00F30F75"/>
    <w:rsid w:val="00F32163"/>
    <w:rsid w:val="00F32239"/>
    <w:rsid w:val="00F3339C"/>
    <w:rsid w:val="00F33FEE"/>
    <w:rsid w:val="00F3484D"/>
    <w:rsid w:val="00F34C83"/>
    <w:rsid w:val="00F34F21"/>
    <w:rsid w:val="00F354C8"/>
    <w:rsid w:val="00F35F87"/>
    <w:rsid w:val="00F3606D"/>
    <w:rsid w:val="00F36890"/>
    <w:rsid w:val="00F36C60"/>
    <w:rsid w:val="00F37106"/>
    <w:rsid w:val="00F374BC"/>
    <w:rsid w:val="00F37B20"/>
    <w:rsid w:val="00F37E49"/>
    <w:rsid w:val="00F40679"/>
    <w:rsid w:val="00F407D1"/>
    <w:rsid w:val="00F40BF0"/>
    <w:rsid w:val="00F40D65"/>
    <w:rsid w:val="00F40D6E"/>
    <w:rsid w:val="00F40E05"/>
    <w:rsid w:val="00F4247D"/>
    <w:rsid w:val="00F42486"/>
    <w:rsid w:val="00F4370A"/>
    <w:rsid w:val="00F43B98"/>
    <w:rsid w:val="00F462AE"/>
    <w:rsid w:val="00F46AC4"/>
    <w:rsid w:val="00F50934"/>
    <w:rsid w:val="00F50A6C"/>
    <w:rsid w:val="00F50F52"/>
    <w:rsid w:val="00F511CF"/>
    <w:rsid w:val="00F513EF"/>
    <w:rsid w:val="00F52C77"/>
    <w:rsid w:val="00F54911"/>
    <w:rsid w:val="00F54B8E"/>
    <w:rsid w:val="00F56740"/>
    <w:rsid w:val="00F56FB3"/>
    <w:rsid w:val="00F60852"/>
    <w:rsid w:val="00F6131C"/>
    <w:rsid w:val="00F61A3B"/>
    <w:rsid w:val="00F61FE3"/>
    <w:rsid w:val="00F62572"/>
    <w:rsid w:val="00F62FF1"/>
    <w:rsid w:val="00F63E0A"/>
    <w:rsid w:val="00F63E37"/>
    <w:rsid w:val="00F6471A"/>
    <w:rsid w:val="00F65888"/>
    <w:rsid w:val="00F67586"/>
    <w:rsid w:val="00F70DCE"/>
    <w:rsid w:val="00F710E6"/>
    <w:rsid w:val="00F7136F"/>
    <w:rsid w:val="00F71C9E"/>
    <w:rsid w:val="00F72BAE"/>
    <w:rsid w:val="00F72D01"/>
    <w:rsid w:val="00F72E96"/>
    <w:rsid w:val="00F74837"/>
    <w:rsid w:val="00F751FF"/>
    <w:rsid w:val="00F7676B"/>
    <w:rsid w:val="00F76EEF"/>
    <w:rsid w:val="00F8021D"/>
    <w:rsid w:val="00F80EE4"/>
    <w:rsid w:val="00F831F6"/>
    <w:rsid w:val="00F834AF"/>
    <w:rsid w:val="00F84B80"/>
    <w:rsid w:val="00F85E2C"/>
    <w:rsid w:val="00F87700"/>
    <w:rsid w:val="00F87B52"/>
    <w:rsid w:val="00F87FE8"/>
    <w:rsid w:val="00F9039A"/>
    <w:rsid w:val="00F90E7A"/>
    <w:rsid w:val="00F9106E"/>
    <w:rsid w:val="00F91740"/>
    <w:rsid w:val="00F91A86"/>
    <w:rsid w:val="00F92E8A"/>
    <w:rsid w:val="00F949F5"/>
    <w:rsid w:val="00F95955"/>
    <w:rsid w:val="00F959A8"/>
    <w:rsid w:val="00F96088"/>
    <w:rsid w:val="00F96156"/>
    <w:rsid w:val="00F961BE"/>
    <w:rsid w:val="00FA02C3"/>
    <w:rsid w:val="00FA04E9"/>
    <w:rsid w:val="00FA0779"/>
    <w:rsid w:val="00FA0DAB"/>
    <w:rsid w:val="00FA26E5"/>
    <w:rsid w:val="00FA3594"/>
    <w:rsid w:val="00FA5778"/>
    <w:rsid w:val="00FA5806"/>
    <w:rsid w:val="00FA581D"/>
    <w:rsid w:val="00FA6BB8"/>
    <w:rsid w:val="00FA7B91"/>
    <w:rsid w:val="00FB152C"/>
    <w:rsid w:val="00FB20AF"/>
    <w:rsid w:val="00FB229B"/>
    <w:rsid w:val="00FB2E91"/>
    <w:rsid w:val="00FB32FA"/>
    <w:rsid w:val="00FB3CEF"/>
    <w:rsid w:val="00FB4088"/>
    <w:rsid w:val="00FB4748"/>
    <w:rsid w:val="00FB5286"/>
    <w:rsid w:val="00FB54B2"/>
    <w:rsid w:val="00FB7DAD"/>
    <w:rsid w:val="00FC0216"/>
    <w:rsid w:val="00FC2BA8"/>
    <w:rsid w:val="00FC2E6C"/>
    <w:rsid w:val="00FC32BC"/>
    <w:rsid w:val="00FC5DD3"/>
    <w:rsid w:val="00FC5FFF"/>
    <w:rsid w:val="00FC672D"/>
    <w:rsid w:val="00FC6AD8"/>
    <w:rsid w:val="00FC6C46"/>
    <w:rsid w:val="00FC7B0B"/>
    <w:rsid w:val="00FC7C57"/>
    <w:rsid w:val="00FC7FA0"/>
    <w:rsid w:val="00FD39D9"/>
    <w:rsid w:val="00FD48A2"/>
    <w:rsid w:val="00FD5B9C"/>
    <w:rsid w:val="00FD6477"/>
    <w:rsid w:val="00FD69FE"/>
    <w:rsid w:val="00FD774E"/>
    <w:rsid w:val="00FD77EF"/>
    <w:rsid w:val="00FD7C90"/>
    <w:rsid w:val="00FE0325"/>
    <w:rsid w:val="00FE064F"/>
    <w:rsid w:val="00FE0966"/>
    <w:rsid w:val="00FE0C94"/>
    <w:rsid w:val="00FE0EC4"/>
    <w:rsid w:val="00FE149E"/>
    <w:rsid w:val="00FE166F"/>
    <w:rsid w:val="00FE2BF7"/>
    <w:rsid w:val="00FE2CF7"/>
    <w:rsid w:val="00FE36C6"/>
    <w:rsid w:val="00FE5A1B"/>
    <w:rsid w:val="00FE7797"/>
    <w:rsid w:val="00FE7B0F"/>
    <w:rsid w:val="00FF080C"/>
    <w:rsid w:val="00FF15F3"/>
    <w:rsid w:val="00FF16BC"/>
    <w:rsid w:val="00FF16FF"/>
    <w:rsid w:val="00FF271B"/>
    <w:rsid w:val="00FF3FF8"/>
    <w:rsid w:val="00FF42A7"/>
    <w:rsid w:val="00FF483A"/>
    <w:rsid w:val="00FF48D0"/>
    <w:rsid w:val="00FF77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32A7A2C"/>
  <w15:docId w15:val="{AF022F68-0ED9-4644-A7E2-BFA5C5C976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Times New Roman" w:hAnsi="Calibri" w:cs="Times New Roman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iPriority="0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D0514"/>
    <w:pPr>
      <w:spacing w:before="200" w:after="200" w:line="276" w:lineRule="auto"/>
    </w:pPr>
    <w:rPr>
      <w:rFonts w:ascii="Segoe UI" w:hAnsi="Segoe UI"/>
      <w:lang w:eastAsia="en-US" w:bidi="en-US"/>
    </w:rPr>
  </w:style>
  <w:style w:type="paragraph" w:styleId="Titre1">
    <w:name w:val="heading 1"/>
    <w:basedOn w:val="Normal"/>
    <w:next w:val="Normal"/>
    <w:link w:val="Titre1Car"/>
    <w:uiPriority w:val="9"/>
    <w:qFormat/>
    <w:rsid w:val="00715D33"/>
    <w:pPr>
      <w:numPr>
        <w:numId w:val="7"/>
      </w:numPr>
      <w:pBdr>
        <w:top w:val="single" w:sz="24" w:space="0" w:color="306694"/>
        <w:left w:val="single" w:sz="24" w:space="0" w:color="306694"/>
        <w:bottom w:val="single" w:sz="24" w:space="0" w:color="306694"/>
        <w:right w:val="single" w:sz="24" w:space="0" w:color="306694"/>
      </w:pBdr>
      <w:shd w:val="clear" w:color="auto" w:fill="306694"/>
      <w:spacing w:after="120"/>
      <w:outlineLvl w:val="0"/>
    </w:pPr>
    <w:rPr>
      <w:b/>
      <w:bCs/>
      <w:caps/>
      <w:color w:val="FFFFFF"/>
      <w:spacing w:val="15"/>
      <w:sz w:val="22"/>
      <w:szCs w:val="2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9842BD"/>
    <w:pPr>
      <w:numPr>
        <w:ilvl w:val="1"/>
        <w:numId w:val="7"/>
      </w:numPr>
      <w:pBdr>
        <w:top w:val="single" w:sz="24" w:space="0" w:color="E9F0F6"/>
        <w:left w:val="single" w:sz="24" w:space="0" w:color="E9F0F6"/>
        <w:bottom w:val="single" w:sz="24" w:space="0" w:color="E9F0F6"/>
        <w:right w:val="single" w:sz="24" w:space="0" w:color="E9F0F6"/>
      </w:pBdr>
      <w:shd w:val="clear" w:color="auto" w:fill="E9F0F6"/>
      <w:spacing w:before="240" w:after="120"/>
      <w:outlineLvl w:val="1"/>
    </w:pPr>
    <w:rPr>
      <w:caps/>
      <w:spacing w:val="15"/>
      <w:sz w:val="22"/>
      <w:szCs w:val="22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DD596A"/>
    <w:pPr>
      <w:numPr>
        <w:ilvl w:val="2"/>
        <w:numId w:val="7"/>
      </w:numPr>
      <w:pBdr>
        <w:top w:val="single" w:sz="6" w:space="2" w:color="94B6D2"/>
        <w:left w:val="single" w:sz="6" w:space="2" w:color="94B6D2"/>
      </w:pBdr>
      <w:spacing w:before="360" w:after="120"/>
      <w:outlineLvl w:val="2"/>
    </w:pPr>
    <w:rPr>
      <w:caps/>
      <w:color w:val="345C7D"/>
      <w:spacing w:val="15"/>
      <w:sz w:val="22"/>
      <w:szCs w:val="22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24349A"/>
    <w:pPr>
      <w:numPr>
        <w:ilvl w:val="3"/>
        <w:numId w:val="7"/>
      </w:numPr>
      <w:pBdr>
        <w:top w:val="dotted" w:sz="6" w:space="2" w:color="94B6D2"/>
        <w:left w:val="dotted" w:sz="6" w:space="2" w:color="94B6D2"/>
      </w:pBdr>
      <w:spacing w:before="300" w:after="0"/>
      <w:outlineLvl w:val="3"/>
    </w:pPr>
    <w:rPr>
      <w:caps/>
      <w:color w:val="548AB7"/>
      <w:spacing w:val="10"/>
      <w:sz w:val="22"/>
      <w:szCs w:val="22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24349A"/>
    <w:pPr>
      <w:numPr>
        <w:ilvl w:val="4"/>
        <w:numId w:val="7"/>
      </w:numPr>
      <w:pBdr>
        <w:bottom w:val="single" w:sz="6" w:space="1" w:color="94B6D2"/>
      </w:pBdr>
      <w:spacing w:before="300" w:after="0"/>
      <w:outlineLvl w:val="4"/>
    </w:pPr>
    <w:rPr>
      <w:caps/>
      <w:color w:val="548AB7"/>
      <w:spacing w:val="10"/>
      <w:sz w:val="22"/>
      <w:szCs w:val="22"/>
    </w:rPr>
  </w:style>
  <w:style w:type="paragraph" w:styleId="Titre6">
    <w:name w:val="heading 6"/>
    <w:basedOn w:val="Normal"/>
    <w:next w:val="Normal"/>
    <w:link w:val="Titre6Car"/>
    <w:uiPriority w:val="9"/>
    <w:unhideWhenUsed/>
    <w:qFormat/>
    <w:rsid w:val="00D81DC5"/>
    <w:pPr>
      <w:numPr>
        <w:ilvl w:val="5"/>
        <w:numId w:val="7"/>
      </w:numPr>
      <w:pBdr>
        <w:bottom w:val="dotted" w:sz="6" w:space="1" w:color="94B6D2"/>
      </w:pBdr>
      <w:spacing w:before="300" w:after="0"/>
      <w:outlineLvl w:val="5"/>
    </w:pPr>
    <w:rPr>
      <w:caps/>
      <w:color w:val="548AB7"/>
      <w:spacing w:val="10"/>
      <w:sz w:val="22"/>
      <w:szCs w:val="22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D81DC5"/>
    <w:pPr>
      <w:numPr>
        <w:ilvl w:val="6"/>
        <w:numId w:val="7"/>
      </w:numPr>
      <w:spacing w:before="300" w:after="0"/>
      <w:outlineLvl w:val="6"/>
    </w:pPr>
    <w:rPr>
      <w:caps/>
      <w:color w:val="548AB7"/>
      <w:spacing w:val="10"/>
      <w:sz w:val="22"/>
      <w:szCs w:val="22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D81DC5"/>
    <w:pPr>
      <w:numPr>
        <w:ilvl w:val="7"/>
        <w:numId w:val="7"/>
      </w:numPr>
      <w:spacing w:before="300" w:after="0"/>
      <w:outlineLvl w:val="7"/>
    </w:pPr>
    <w:rPr>
      <w:caps/>
      <w:spacing w:val="10"/>
      <w:sz w:val="18"/>
      <w:szCs w:val="1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D81DC5"/>
    <w:pPr>
      <w:numPr>
        <w:ilvl w:val="8"/>
        <w:numId w:val="7"/>
      </w:num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rsid w:val="00D9555F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Listeclaire-Accent11">
    <w:name w:val="Liste claire - Accent 11"/>
    <w:basedOn w:val="TableauNormal"/>
    <w:uiPriority w:val="61"/>
    <w:rsid w:val="00D9555F"/>
    <w:tblPr>
      <w:tblStyleRowBandSize w:val="1"/>
      <w:tblStyleColBandSize w:val="1"/>
      <w:tblBorders>
        <w:top w:val="single" w:sz="8" w:space="0" w:color="DDDDDD"/>
        <w:left w:val="single" w:sz="8" w:space="0" w:color="DDDDDD"/>
        <w:bottom w:val="single" w:sz="8" w:space="0" w:color="DDDDDD"/>
        <w:right w:val="single" w:sz="8" w:space="0" w:color="DDDDD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DDDDD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DDDDD"/>
          <w:left w:val="single" w:sz="8" w:space="0" w:color="DDDDDD"/>
          <w:bottom w:val="single" w:sz="8" w:space="0" w:color="DDDDDD"/>
          <w:right w:val="single" w:sz="8" w:space="0" w:color="DDDDD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DDDDD"/>
          <w:left w:val="single" w:sz="8" w:space="0" w:color="DDDDDD"/>
          <w:bottom w:val="single" w:sz="8" w:space="0" w:color="DDDDDD"/>
          <w:right w:val="single" w:sz="8" w:space="0" w:color="DDDDDD"/>
        </w:tcBorders>
      </w:tcPr>
    </w:tblStylePr>
    <w:tblStylePr w:type="band1Horz">
      <w:tblPr/>
      <w:tcPr>
        <w:tcBorders>
          <w:top w:val="single" w:sz="8" w:space="0" w:color="DDDDDD"/>
          <w:left w:val="single" w:sz="8" w:space="0" w:color="DDDDDD"/>
          <w:bottom w:val="single" w:sz="8" w:space="0" w:color="DDDDDD"/>
          <w:right w:val="single" w:sz="8" w:space="0" w:color="DDDDDD"/>
        </w:tcBorders>
      </w:tcPr>
    </w:tblStylePr>
  </w:style>
  <w:style w:type="character" w:customStyle="1" w:styleId="Titre1Car">
    <w:name w:val="Titre 1 Car"/>
    <w:basedOn w:val="Policepardfaut"/>
    <w:link w:val="Titre1"/>
    <w:uiPriority w:val="9"/>
    <w:rsid w:val="00715D33"/>
    <w:rPr>
      <w:b/>
      <w:bCs/>
      <w:caps/>
      <w:color w:val="FFFFFF"/>
      <w:spacing w:val="15"/>
      <w:sz w:val="22"/>
      <w:szCs w:val="22"/>
      <w:shd w:val="clear" w:color="auto" w:fill="306694"/>
      <w:lang w:eastAsia="en-US" w:bidi="en-US"/>
    </w:rPr>
  </w:style>
  <w:style w:type="character" w:customStyle="1" w:styleId="Titre2Car">
    <w:name w:val="Titre 2 Car"/>
    <w:basedOn w:val="Policepardfaut"/>
    <w:link w:val="Titre2"/>
    <w:uiPriority w:val="9"/>
    <w:rsid w:val="009842BD"/>
    <w:rPr>
      <w:caps/>
      <w:spacing w:val="15"/>
      <w:sz w:val="22"/>
      <w:szCs w:val="22"/>
      <w:shd w:val="clear" w:color="auto" w:fill="E9F0F6"/>
      <w:lang w:eastAsia="en-US" w:bidi="en-US"/>
    </w:rPr>
  </w:style>
  <w:style w:type="character" w:customStyle="1" w:styleId="Titre3Car">
    <w:name w:val="Titre 3 Car"/>
    <w:basedOn w:val="Policepardfaut"/>
    <w:link w:val="Titre3"/>
    <w:uiPriority w:val="9"/>
    <w:rsid w:val="00DD596A"/>
    <w:rPr>
      <w:caps/>
      <w:color w:val="345C7D"/>
      <w:spacing w:val="15"/>
      <w:sz w:val="22"/>
      <w:szCs w:val="22"/>
      <w:lang w:eastAsia="en-US" w:bidi="en-US"/>
    </w:rPr>
  </w:style>
  <w:style w:type="character" w:customStyle="1" w:styleId="Titre4Car">
    <w:name w:val="Titre 4 Car"/>
    <w:basedOn w:val="Policepardfaut"/>
    <w:link w:val="Titre4"/>
    <w:uiPriority w:val="9"/>
    <w:rsid w:val="0024349A"/>
    <w:rPr>
      <w:caps/>
      <w:color w:val="548AB7"/>
      <w:spacing w:val="10"/>
      <w:sz w:val="22"/>
      <w:szCs w:val="22"/>
      <w:lang w:eastAsia="en-US" w:bidi="en-US"/>
    </w:rPr>
  </w:style>
  <w:style w:type="character" w:customStyle="1" w:styleId="Titre5Car">
    <w:name w:val="Titre 5 Car"/>
    <w:basedOn w:val="Policepardfaut"/>
    <w:link w:val="Titre5"/>
    <w:uiPriority w:val="9"/>
    <w:rsid w:val="0024349A"/>
    <w:rPr>
      <w:caps/>
      <w:color w:val="548AB7"/>
      <w:spacing w:val="10"/>
      <w:sz w:val="22"/>
      <w:szCs w:val="22"/>
      <w:lang w:eastAsia="en-US" w:bidi="en-US"/>
    </w:rPr>
  </w:style>
  <w:style w:type="character" w:customStyle="1" w:styleId="Titre6Car">
    <w:name w:val="Titre 6 Car"/>
    <w:basedOn w:val="Policepardfaut"/>
    <w:link w:val="Titre6"/>
    <w:uiPriority w:val="9"/>
    <w:rsid w:val="00D81DC5"/>
    <w:rPr>
      <w:caps/>
      <w:color w:val="548AB7"/>
      <w:spacing w:val="10"/>
      <w:sz w:val="22"/>
      <w:szCs w:val="22"/>
      <w:lang w:eastAsia="en-US" w:bidi="en-US"/>
    </w:rPr>
  </w:style>
  <w:style w:type="character" w:customStyle="1" w:styleId="Titre7Car">
    <w:name w:val="Titre 7 Car"/>
    <w:basedOn w:val="Policepardfaut"/>
    <w:link w:val="Titre7"/>
    <w:uiPriority w:val="9"/>
    <w:semiHidden/>
    <w:rsid w:val="00D81DC5"/>
    <w:rPr>
      <w:caps/>
      <w:color w:val="548AB7"/>
      <w:spacing w:val="10"/>
      <w:sz w:val="22"/>
      <w:szCs w:val="22"/>
      <w:lang w:eastAsia="en-US" w:bidi="en-US"/>
    </w:rPr>
  </w:style>
  <w:style w:type="character" w:customStyle="1" w:styleId="Titre8Car">
    <w:name w:val="Titre 8 Car"/>
    <w:basedOn w:val="Policepardfaut"/>
    <w:link w:val="Titre8"/>
    <w:uiPriority w:val="9"/>
    <w:semiHidden/>
    <w:rsid w:val="00D81DC5"/>
    <w:rPr>
      <w:caps/>
      <w:spacing w:val="10"/>
      <w:sz w:val="18"/>
      <w:szCs w:val="18"/>
      <w:lang w:eastAsia="en-US" w:bidi="en-US"/>
    </w:rPr>
  </w:style>
  <w:style w:type="character" w:customStyle="1" w:styleId="Titre9Car">
    <w:name w:val="Titre 9 Car"/>
    <w:basedOn w:val="Policepardfaut"/>
    <w:link w:val="Titre9"/>
    <w:uiPriority w:val="9"/>
    <w:semiHidden/>
    <w:rsid w:val="00D81DC5"/>
    <w:rPr>
      <w:i/>
      <w:caps/>
      <w:spacing w:val="10"/>
      <w:sz w:val="18"/>
      <w:szCs w:val="18"/>
      <w:lang w:eastAsia="en-US" w:bidi="en-US"/>
    </w:rPr>
  </w:style>
  <w:style w:type="paragraph" w:styleId="Lgende">
    <w:name w:val="caption"/>
    <w:basedOn w:val="Normal"/>
    <w:next w:val="Normal"/>
    <w:unhideWhenUsed/>
    <w:qFormat/>
    <w:rsid w:val="00D81DC5"/>
    <w:rPr>
      <w:b/>
      <w:bCs/>
      <w:color w:val="548AB7"/>
      <w:sz w:val="16"/>
      <w:szCs w:val="16"/>
    </w:rPr>
  </w:style>
  <w:style w:type="paragraph" w:styleId="Titre">
    <w:name w:val="Title"/>
    <w:basedOn w:val="Normal"/>
    <w:next w:val="Normal"/>
    <w:link w:val="TitreCar"/>
    <w:uiPriority w:val="10"/>
    <w:qFormat/>
    <w:rsid w:val="00D81DC5"/>
    <w:pPr>
      <w:spacing w:before="720"/>
    </w:pPr>
    <w:rPr>
      <w:caps/>
      <w:color w:val="94B6D2"/>
      <w:spacing w:val="10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D81DC5"/>
    <w:rPr>
      <w:caps/>
      <w:color w:val="94B6D2"/>
      <w:spacing w:val="10"/>
      <w:kern w:val="28"/>
      <w:sz w:val="52"/>
      <w:szCs w:val="52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D81DC5"/>
    <w:pPr>
      <w:spacing w:after="1000" w:line="240" w:lineRule="auto"/>
    </w:pPr>
    <w:rPr>
      <w:caps/>
      <w:color w:val="595959"/>
      <w:spacing w:val="10"/>
      <w:szCs w:val="24"/>
    </w:rPr>
  </w:style>
  <w:style w:type="character" w:customStyle="1" w:styleId="Sous-titreCar">
    <w:name w:val="Sous-titre Car"/>
    <w:basedOn w:val="Policepardfaut"/>
    <w:link w:val="Sous-titre"/>
    <w:uiPriority w:val="11"/>
    <w:rsid w:val="00D81DC5"/>
    <w:rPr>
      <w:caps/>
      <w:color w:val="595959"/>
      <w:spacing w:val="10"/>
      <w:sz w:val="24"/>
      <w:szCs w:val="24"/>
    </w:rPr>
  </w:style>
  <w:style w:type="character" w:styleId="lev">
    <w:name w:val="Strong"/>
    <w:uiPriority w:val="22"/>
    <w:qFormat/>
    <w:rsid w:val="00D81DC5"/>
    <w:rPr>
      <w:b/>
      <w:bCs/>
    </w:rPr>
  </w:style>
  <w:style w:type="character" w:styleId="Accentuation">
    <w:name w:val="Emphasis"/>
    <w:uiPriority w:val="20"/>
    <w:qFormat/>
    <w:rsid w:val="00D81DC5"/>
    <w:rPr>
      <w:caps/>
      <w:color w:val="345C7D"/>
      <w:spacing w:val="5"/>
    </w:rPr>
  </w:style>
  <w:style w:type="paragraph" w:styleId="Sansinterligne">
    <w:name w:val="No Spacing"/>
    <w:basedOn w:val="Normal"/>
    <w:link w:val="SansinterligneCar"/>
    <w:uiPriority w:val="1"/>
    <w:qFormat/>
    <w:rsid w:val="00D81DC5"/>
    <w:pPr>
      <w:spacing w:before="0" w:after="0" w:line="240" w:lineRule="auto"/>
    </w:pPr>
  </w:style>
  <w:style w:type="character" w:customStyle="1" w:styleId="SansinterligneCar">
    <w:name w:val="Sans interligne Car"/>
    <w:basedOn w:val="Policepardfaut"/>
    <w:link w:val="Sansinterligne"/>
    <w:uiPriority w:val="1"/>
    <w:rsid w:val="00D81DC5"/>
    <w:rPr>
      <w:sz w:val="20"/>
      <w:szCs w:val="20"/>
    </w:rPr>
  </w:style>
  <w:style w:type="paragraph" w:styleId="Paragraphedeliste">
    <w:name w:val="List Paragraph"/>
    <w:basedOn w:val="Normal"/>
    <w:uiPriority w:val="34"/>
    <w:qFormat/>
    <w:rsid w:val="00D81DC5"/>
    <w:pPr>
      <w:ind w:left="720"/>
      <w:contextualSpacing/>
    </w:pPr>
  </w:style>
  <w:style w:type="paragraph" w:styleId="Citation">
    <w:name w:val="Quote"/>
    <w:basedOn w:val="Normal"/>
    <w:next w:val="Normal"/>
    <w:link w:val="CitationCar"/>
    <w:uiPriority w:val="29"/>
    <w:qFormat/>
    <w:rsid w:val="00D81DC5"/>
    <w:rPr>
      <w:i/>
      <w:iCs/>
    </w:rPr>
  </w:style>
  <w:style w:type="character" w:customStyle="1" w:styleId="CitationCar">
    <w:name w:val="Citation Car"/>
    <w:basedOn w:val="Policepardfaut"/>
    <w:link w:val="Citation"/>
    <w:uiPriority w:val="29"/>
    <w:rsid w:val="00D81DC5"/>
    <w:rPr>
      <w:i/>
      <w:iCs/>
      <w:sz w:val="20"/>
      <w:szCs w:val="20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D81DC5"/>
    <w:pPr>
      <w:pBdr>
        <w:top w:val="single" w:sz="4" w:space="10" w:color="94B6D2"/>
        <w:left w:val="single" w:sz="4" w:space="10" w:color="94B6D2"/>
      </w:pBdr>
      <w:spacing w:after="0"/>
      <w:ind w:left="1296" w:right="1152"/>
      <w:jc w:val="both"/>
    </w:pPr>
    <w:rPr>
      <w:i/>
      <w:iCs/>
      <w:color w:val="94B6D2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D81DC5"/>
    <w:rPr>
      <w:i/>
      <w:iCs/>
      <w:color w:val="94B6D2"/>
      <w:sz w:val="20"/>
      <w:szCs w:val="20"/>
    </w:rPr>
  </w:style>
  <w:style w:type="character" w:styleId="Accentuationlgre">
    <w:name w:val="Subtle Emphasis"/>
    <w:uiPriority w:val="19"/>
    <w:qFormat/>
    <w:rsid w:val="00D81DC5"/>
    <w:rPr>
      <w:i/>
      <w:iCs/>
      <w:color w:val="345C7D"/>
    </w:rPr>
  </w:style>
  <w:style w:type="character" w:styleId="Accentuationintense">
    <w:name w:val="Intense Emphasis"/>
    <w:uiPriority w:val="21"/>
    <w:qFormat/>
    <w:rsid w:val="00D81DC5"/>
    <w:rPr>
      <w:b/>
      <w:bCs/>
      <w:caps/>
      <w:color w:val="345C7D"/>
      <w:spacing w:val="10"/>
    </w:rPr>
  </w:style>
  <w:style w:type="character" w:styleId="Rfrencelgre">
    <w:name w:val="Subtle Reference"/>
    <w:uiPriority w:val="31"/>
    <w:qFormat/>
    <w:rsid w:val="00D81DC5"/>
    <w:rPr>
      <w:b/>
      <w:bCs/>
      <w:color w:val="94B6D2"/>
    </w:rPr>
  </w:style>
  <w:style w:type="character" w:styleId="Rfrenceintense">
    <w:name w:val="Intense Reference"/>
    <w:uiPriority w:val="32"/>
    <w:qFormat/>
    <w:rsid w:val="00454664"/>
    <w:rPr>
      <w:rFonts w:ascii="Calibri" w:hAnsi="Calibri"/>
      <w:b/>
      <w:bCs/>
      <w:i/>
      <w:iCs/>
      <w:caps/>
      <w:color w:val="548AB7"/>
      <w:sz w:val="22"/>
    </w:rPr>
  </w:style>
  <w:style w:type="character" w:styleId="Titredulivre">
    <w:name w:val="Book Title"/>
    <w:uiPriority w:val="33"/>
    <w:qFormat/>
    <w:rsid w:val="00D81DC5"/>
    <w:rPr>
      <w:b/>
      <w:bCs/>
      <w:i/>
      <w:iCs/>
      <w:spacing w:val="9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D81DC5"/>
    <w:pPr>
      <w:outlineLvl w:val="9"/>
    </w:pPr>
  </w:style>
  <w:style w:type="paragraph" w:styleId="NormalWeb">
    <w:name w:val="Normal (Web)"/>
    <w:basedOn w:val="Normal"/>
    <w:uiPriority w:val="99"/>
    <w:unhideWhenUsed/>
    <w:rsid w:val="0039795C"/>
    <w:pPr>
      <w:spacing w:before="100" w:beforeAutospacing="1" w:after="100" w:afterAutospacing="1" w:line="240" w:lineRule="auto"/>
    </w:pPr>
    <w:rPr>
      <w:rFonts w:ascii="Times New Roman" w:hAnsi="Times New Roman"/>
      <w:szCs w:val="24"/>
    </w:rPr>
  </w:style>
  <w:style w:type="paragraph" w:styleId="Notedefin">
    <w:name w:val="endnote text"/>
    <w:basedOn w:val="Normal"/>
    <w:link w:val="NotedefinCar"/>
    <w:uiPriority w:val="99"/>
    <w:semiHidden/>
    <w:unhideWhenUsed/>
    <w:rsid w:val="0039795C"/>
  </w:style>
  <w:style w:type="character" w:customStyle="1" w:styleId="NotedefinCar">
    <w:name w:val="Note de fin Car"/>
    <w:basedOn w:val="Policepardfaut"/>
    <w:link w:val="Notedefin"/>
    <w:uiPriority w:val="99"/>
    <w:semiHidden/>
    <w:rsid w:val="0039795C"/>
    <w:rPr>
      <w:rFonts w:ascii="Calibri" w:eastAsia="Times New Roman" w:hAnsi="Calibri" w:cs="Times New Roman"/>
      <w:sz w:val="20"/>
      <w:szCs w:val="20"/>
      <w:lang w:val="fr-FR"/>
    </w:rPr>
  </w:style>
  <w:style w:type="character" w:styleId="Appeldenotedefin">
    <w:name w:val="endnote reference"/>
    <w:basedOn w:val="Policepardfaut"/>
    <w:uiPriority w:val="99"/>
    <w:semiHidden/>
    <w:unhideWhenUsed/>
    <w:rsid w:val="0039795C"/>
    <w:rPr>
      <w:vertAlign w:val="superscript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504316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504316"/>
    <w:rPr>
      <w:rFonts w:ascii="Tahoma" w:hAnsi="Tahoma" w:cs="Tahoma"/>
      <w:sz w:val="16"/>
      <w:szCs w:val="16"/>
      <w:lang w:val="fr-FR"/>
    </w:rPr>
  </w:style>
  <w:style w:type="character" w:customStyle="1" w:styleId="apple-style-span">
    <w:name w:val="apple-style-span"/>
    <w:basedOn w:val="Policepardfaut"/>
    <w:rsid w:val="0089661B"/>
  </w:style>
  <w:style w:type="character" w:customStyle="1" w:styleId="apple-converted-space">
    <w:name w:val="apple-converted-space"/>
    <w:basedOn w:val="Policepardfaut"/>
    <w:rsid w:val="0089661B"/>
  </w:style>
  <w:style w:type="character" w:styleId="Lienhypertexte">
    <w:name w:val="Hyperlink"/>
    <w:basedOn w:val="Policepardfaut"/>
    <w:uiPriority w:val="99"/>
    <w:unhideWhenUsed/>
    <w:rsid w:val="00810B0A"/>
    <w:rPr>
      <w:color w:val="0000FF"/>
      <w:u w:val="single"/>
    </w:rPr>
  </w:style>
  <w:style w:type="paragraph" w:styleId="Explorateurdedocuments">
    <w:name w:val="Document Map"/>
    <w:basedOn w:val="Normal"/>
    <w:link w:val="ExplorateurdedocumentsCar"/>
    <w:uiPriority w:val="99"/>
    <w:semiHidden/>
    <w:unhideWhenUsed/>
    <w:rsid w:val="00B97998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ExplorateurdedocumentsCar">
    <w:name w:val="Explorateur de documents Car"/>
    <w:basedOn w:val="Policepardfaut"/>
    <w:link w:val="Explorateurdedocuments"/>
    <w:uiPriority w:val="99"/>
    <w:semiHidden/>
    <w:rsid w:val="00B97998"/>
    <w:rPr>
      <w:rFonts w:ascii="Tahoma" w:hAnsi="Tahoma" w:cs="Tahoma"/>
      <w:sz w:val="16"/>
      <w:szCs w:val="16"/>
      <w:lang w:val="fr-FR"/>
    </w:rPr>
  </w:style>
  <w:style w:type="character" w:customStyle="1" w:styleId="spipsurligneconditionnel">
    <w:name w:val="spip_surligneconditionnel"/>
    <w:basedOn w:val="Policepardfaut"/>
    <w:rsid w:val="003B4C74"/>
  </w:style>
  <w:style w:type="table" w:customStyle="1" w:styleId="Listeclaire-Accent12">
    <w:name w:val="Liste claire - Accent 12"/>
    <w:basedOn w:val="TableauNormal"/>
    <w:uiPriority w:val="61"/>
    <w:rsid w:val="00846E49"/>
    <w:tblPr>
      <w:tblStyleRowBandSize w:val="1"/>
      <w:tblStyleColBandSize w:val="1"/>
      <w:tblBorders>
        <w:top w:val="single" w:sz="8" w:space="0" w:color="DDDDDD"/>
        <w:left w:val="single" w:sz="8" w:space="0" w:color="DDDDDD"/>
        <w:bottom w:val="single" w:sz="8" w:space="0" w:color="DDDDDD"/>
        <w:right w:val="single" w:sz="8" w:space="0" w:color="DDDDD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DDDDD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DDDDD"/>
          <w:left w:val="single" w:sz="8" w:space="0" w:color="DDDDDD"/>
          <w:bottom w:val="single" w:sz="8" w:space="0" w:color="DDDDDD"/>
          <w:right w:val="single" w:sz="8" w:space="0" w:color="DDDDD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DDDDD"/>
          <w:left w:val="single" w:sz="8" w:space="0" w:color="DDDDDD"/>
          <w:bottom w:val="single" w:sz="8" w:space="0" w:color="DDDDDD"/>
          <w:right w:val="single" w:sz="8" w:space="0" w:color="DDDDDD"/>
        </w:tcBorders>
      </w:tcPr>
    </w:tblStylePr>
    <w:tblStylePr w:type="band1Horz">
      <w:tblPr/>
      <w:tcPr>
        <w:tcBorders>
          <w:top w:val="single" w:sz="8" w:space="0" w:color="DDDDDD"/>
          <w:left w:val="single" w:sz="8" w:space="0" w:color="DDDDDD"/>
          <w:bottom w:val="single" w:sz="8" w:space="0" w:color="DDDDDD"/>
          <w:right w:val="single" w:sz="8" w:space="0" w:color="DDDDDD"/>
        </w:tcBorders>
      </w:tcPr>
    </w:tblStylePr>
  </w:style>
  <w:style w:type="numbering" w:customStyle="1" w:styleId="PucesCreafrica">
    <w:name w:val="Puces Creafrica"/>
    <w:basedOn w:val="Aucuneliste"/>
    <w:rsid w:val="00027B48"/>
    <w:pPr>
      <w:numPr>
        <w:numId w:val="1"/>
      </w:numPr>
    </w:pPr>
  </w:style>
  <w:style w:type="paragraph" w:styleId="En-tte">
    <w:name w:val="header"/>
    <w:basedOn w:val="Normal"/>
    <w:link w:val="En-tteCar"/>
    <w:unhideWhenUsed/>
    <w:rsid w:val="00D524F2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En-tteCar">
    <w:name w:val="En-tête Car"/>
    <w:basedOn w:val="Policepardfaut"/>
    <w:link w:val="En-tte"/>
    <w:rsid w:val="00D524F2"/>
    <w:rPr>
      <w:sz w:val="20"/>
      <w:szCs w:val="20"/>
      <w:lang w:val="fr-FR"/>
    </w:rPr>
  </w:style>
  <w:style w:type="paragraph" w:styleId="Pieddepage">
    <w:name w:val="footer"/>
    <w:basedOn w:val="Normal"/>
    <w:link w:val="PieddepageCar"/>
    <w:uiPriority w:val="99"/>
    <w:unhideWhenUsed/>
    <w:rsid w:val="00D524F2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524F2"/>
    <w:rPr>
      <w:sz w:val="20"/>
      <w:szCs w:val="20"/>
      <w:lang w:val="fr-FR"/>
    </w:rPr>
  </w:style>
  <w:style w:type="paragraph" w:customStyle="1" w:styleId="Default">
    <w:name w:val="Default"/>
    <w:rsid w:val="00E7167B"/>
    <w:pPr>
      <w:autoSpaceDE w:val="0"/>
      <w:autoSpaceDN w:val="0"/>
      <w:adjustRightInd w:val="0"/>
      <w:spacing w:before="200" w:after="200" w:line="276" w:lineRule="auto"/>
    </w:pPr>
    <w:rPr>
      <w:rFonts w:ascii="Arial" w:hAnsi="Arial" w:cs="Arial"/>
      <w:color w:val="000000"/>
      <w:sz w:val="24"/>
      <w:szCs w:val="24"/>
      <w:lang w:val="en-US" w:eastAsia="en-US" w:bidi="en-US"/>
    </w:rPr>
  </w:style>
  <w:style w:type="paragraph" w:styleId="TM1">
    <w:name w:val="toc 1"/>
    <w:basedOn w:val="Normal"/>
    <w:next w:val="Normal"/>
    <w:autoRedefine/>
    <w:uiPriority w:val="39"/>
    <w:unhideWhenUsed/>
    <w:rsid w:val="00285D62"/>
    <w:pPr>
      <w:tabs>
        <w:tab w:val="left" w:pos="403"/>
        <w:tab w:val="right" w:leader="dot" w:pos="9628"/>
      </w:tabs>
      <w:spacing w:before="0" w:after="60" w:line="240" w:lineRule="auto"/>
    </w:pPr>
    <w:rPr>
      <w:rFonts w:ascii="Franklin Gothic Book" w:hAnsi="Franklin Gothic Book"/>
      <w:b/>
    </w:rPr>
  </w:style>
  <w:style w:type="paragraph" w:styleId="TM2">
    <w:name w:val="toc 2"/>
    <w:basedOn w:val="Normal"/>
    <w:next w:val="Normal"/>
    <w:autoRedefine/>
    <w:uiPriority w:val="39"/>
    <w:unhideWhenUsed/>
    <w:rsid w:val="00D4777F"/>
    <w:pPr>
      <w:tabs>
        <w:tab w:val="right" w:leader="dot" w:pos="9628"/>
      </w:tabs>
      <w:spacing w:before="0" w:after="60" w:line="240" w:lineRule="auto"/>
      <w:ind w:left="198"/>
    </w:pPr>
    <w:rPr>
      <w:rFonts w:ascii="Franklin Gothic Book" w:hAnsi="Franklin Gothic Book"/>
    </w:rPr>
  </w:style>
  <w:style w:type="paragraph" w:styleId="TM3">
    <w:name w:val="toc 3"/>
    <w:basedOn w:val="Normal"/>
    <w:next w:val="Normal"/>
    <w:autoRedefine/>
    <w:uiPriority w:val="39"/>
    <w:unhideWhenUsed/>
    <w:rsid w:val="008B354C"/>
    <w:pPr>
      <w:spacing w:before="0" w:after="0" w:line="240" w:lineRule="auto"/>
      <w:ind w:left="403"/>
    </w:pPr>
    <w:rPr>
      <w:rFonts w:ascii="Franklin Gothic Book" w:hAnsi="Franklin Gothic Book"/>
    </w:rPr>
  </w:style>
  <w:style w:type="paragraph" w:styleId="Corpsdetexte">
    <w:name w:val="Body Text"/>
    <w:aliases w:val="Body Text"/>
    <w:basedOn w:val="Normal"/>
    <w:link w:val="CorpsdetexteCar"/>
    <w:rsid w:val="00531597"/>
    <w:pPr>
      <w:spacing w:before="0" w:after="0" w:line="240" w:lineRule="auto"/>
      <w:jc w:val="both"/>
    </w:pPr>
    <w:rPr>
      <w:rFonts w:ascii="Arial" w:hAnsi="Arial" w:cs="Arial"/>
      <w:lang w:eastAsia="fr-FR" w:bidi="ar-SA"/>
    </w:rPr>
  </w:style>
  <w:style w:type="character" w:customStyle="1" w:styleId="CorpsdetexteCar">
    <w:name w:val="Corps de texte Car"/>
    <w:aliases w:val="Body Text Car"/>
    <w:basedOn w:val="Policepardfaut"/>
    <w:link w:val="Corpsdetexte"/>
    <w:rsid w:val="00531597"/>
    <w:rPr>
      <w:rFonts w:ascii="Arial" w:hAnsi="Arial" w:cs="Arial"/>
    </w:rPr>
  </w:style>
  <w:style w:type="paragraph" w:customStyle="1" w:styleId="textenote">
    <w:name w:val="texte note"/>
    <w:basedOn w:val="Normal"/>
    <w:uiPriority w:val="99"/>
    <w:rsid w:val="00D03B30"/>
    <w:pPr>
      <w:autoSpaceDE w:val="0"/>
      <w:autoSpaceDN w:val="0"/>
      <w:spacing w:before="0" w:after="0" w:line="240" w:lineRule="auto"/>
    </w:pPr>
    <w:rPr>
      <w:rFonts w:ascii="Bookman" w:hAnsi="Bookman" w:cs="Bookman"/>
      <w:lang w:eastAsia="fr-FR" w:bidi="ar-SA"/>
    </w:rPr>
  </w:style>
  <w:style w:type="character" w:styleId="Lienhypertextesuivivisit">
    <w:name w:val="FollowedHyperlink"/>
    <w:basedOn w:val="Policepardfaut"/>
    <w:uiPriority w:val="99"/>
    <w:semiHidden/>
    <w:unhideWhenUsed/>
    <w:rsid w:val="001C08A0"/>
    <w:rPr>
      <w:color w:val="800080"/>
      <w:u w:val="single"/>
    </w:rPr>
  </w:style>
  <w:style w:type="character" w:styleId="Marquedecommentaire">
    <w:name w:val="annotation reference"/>
    <w:basedOn w:val="Policepardfaut"/>
    <w:uiPriority w:val="99"/>
    <w:semiHidden/>
    <w:unhideWhenUsed/>
    <w:rsid w:val="006A68D6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6A68D6"/>
  </w:style>
  <w:style w:type="character" w:customStyle="1" w:styleId="CommentaireCar">
    <w:name w:val="Commentaire Car"/>
    <w:basedOn w:val="Policepardfaut"/>
    <w:link w:val="Commentaire"/>
    <w:uiPriority w:val="99"/>
    <w:semiHidden/>
    <w:rsid w:val="006A68D6"/>
    <w:rPr>
      <w:lang w:eastAsia="en-US" w:bidi="en-US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6A68D6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6A68D6"/>
    <w:rPr>
      <w:b/>
      <w:bCs/>
      <w:lang w:eastAsia="en-US" w:bidi="en-US"/>
    </w:rPr>
  </w:style>
  <w:style w:type="paragraph" w:styleId="Notedebasdepage">
    <w:name w:val="footnote text"/>
    <w:basedOn w:val="Normal"/>
    <w:link w:val="NotedebasdepageCar"/>
    <w:semiHidden/>
    <w:unhideWhenUsed/>
    <w:rsid w:val="00DB6E63"/>
    <w:pPr>
      <w:spacing w:before="0" w:after="0" w:line="240" w:lineRule="auto"/>
    </w:p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DB6E63"/>
    <w:rPr>
      <w:lang w:eastAsia="en-US" w:bidi="en-US"/>
    </w:rPr>
  </w:style>
  <w:style w:type="character" w:styleId="Appelnotedebasdep">
    <w:name w:val="footnote reference"/>
    <w:basedOn w:val="Policepardfaut"/>
    <w:semiHidden/>
    <w:unhideWhenUsed/>
    <w:rsid w:val="00DB6E63"/>
    <w:rPr>
      <w:vertAlign w:val="superscript"/>
    </w:rPr>
  </w:style>
  <w:style w:type="character" w:styleId="CitationHTML">
    <w:name w:val="HTML Cite"/>
    <w:basedOn w:val="Policepardfaut"/>
    <w:uiPriority w:val="99"/>
    <w:semiHidden/>
    <w:unhideWhenUsed/>
    <w:rsid w:val="00D81DC5"/>
    <w:rPr>
      <w:i/>
      <w:iCs/>
    </w:rPr>
  </w:style>
  <w:style w:type="table" w:customStyle="1" w:styleId="Trameclaire-Accent11">
    <w:name w:val="Trame claire - Accent 11"/>
    <w:basedOn w:val="TableauNormal"/>
    <w:uiPriority w:val="60"/>
    <w:rsid w:val="00EF38FC"/>
    <w:tblPr>
      <w:tblStyleRowBandSize w:val="1"/>
      <w:tblStyleColBandSize w:val="1"/>
      <w:tblBorders>
        <w:top w:val="single" w:sz="8" w:space="0" w:color="94B6D2"/>
        <w:bottom w:val="single" w:sz="8" w:space="0" w:color="94B6D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4B6D2"/>
          <w:left w:val="nil"/>
          <w:bottom w:val="single" w:sz="8" w:space="0" w:color="94B6D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4B6D2"/>
          <w:left w:val="nil"/>
          <w:bottom w:val="single" w:sz="8" w:space="0" w:color="94B6D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4ECF4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4ECF4"/>
      </w:tcPr>
    </w:tblStylePr>
  </w:style>
  <w:style w:type="character" w:customStyle="1" w:styleId="il">
    <w:name w:val="il"/>
    <w:basedOn w:val="Policepardfaut"/>
    <w:rsid w:val="00B97B63"/>
  </w:style>
  <w:style w:type="table" w:customStyle="1" w:styleId="Trameclaire-Accent12">
    <w:name w:val="Trame claire - Accent 12"/>
    <w:basedOn w:val="TableauNormal"/>
    <w:uiPriority w:val="60"/>
    <w:rsid w:val="004B6B8A"/>
    <w:rPr>
      <w:color w:val="365F91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paragraph" w:customStyle="1" w:styleId="Lettre">
    <w:name w:val="Lettre"/>
    <w:basedOn w:val="Normal"/>
    <w:rsid w:val="006A78DD"/>
    <w:pPr>
      <w:spacing w:before="40" w:after="40" w:line="280" w:lineRule="atLeast"/>
      <w:ind w:left="560"/>
    </w:pPr>
    <w:rPr>
      <w:rFonts w:ascii="Arial" w:hAnsi="Arial"/>
      <w:i/>
      <w:sz w:val="22"/>
      <w:lang w:eastAsia="fr-FR" w:bidi="ar-SA"/>
    </w:rPr>
  </w:style>
  <w:style w:type="paragraph" w:styleId="Normalcentr">
    <w:name w:val="Block Text"/>
    <w:basedOn w:val="Normal"/>
    <w:rsid w:val="006A78DD"/>
    <w:pPr>
      <w:autoSpaceDE w:val="0"/>
      <w:autoSpaceDN w:val="0"/>
      <w:spacing w:before="40" w:after="120" w:line="240" w:lineRule="auto"/>
      <w:ind w:left="1440" w:right="1440"/>
    </w:pPr>
    <w:rPr>
      <w:rFonts w:ascii="Tahoma" w:hAnsi="Tahoma"/>
      <w:iCs/>
      <w:szCs w:val="24"/>
      <w:lang w:eastAsia="fr-FR" w:bidi="ar-SA"/>
    </w:rPr>
  </w:style>
  <w:style w:type="paragraph" w:customStyle="1" w:styleId="1-Normal">
    <w:name w:val="1 - Normal"/>
    <w:basedOn w:val="Normal"/>
    <w:rsid w:val="00D67B54"/>
    <w:pPr>
      <w:tabs>
        <w:tab w:val="left" w:pos="993"/>
      </w:tabs>
      <w:autoSpaceDE w:val="0"/>
      <w:autoSpaceDN w:val="0"/>
      <w:spacing w:before="40" w:after="40" w:line="240" w:lineRule="auto"/>
      <w:jc w:val="both"/>
    </w:pPr>
    <w:rPr>
      <w:rFonts w:ascii="Times New Roman" w:hAnsi="Times New Roman"/>
      <w:iCs/>
      <w:sz w:val="22"/>
      <w:szCs w:val="24"/>
      <w:lang w:val="en-US" w:eastAsia="fr-FR" w:bidi="ar-SA"/>
    </w:rPr>
  </w:style>
  <w:style w:type="paragraph" w:customStyle="1" w:styleId="11-Normal">
    <w:name w:val="11 - Normal"/>
    <w:autoRedefine/>
    <w:rsid w:val="00D67B54"/>
    <w:pPr>
      <w:keepNext/>
      <w:spacing w:before="60" w:after="60" w:line="260" w:lineRule="atLeast"/>
      <w:ind w:left="709"/>
      <w:jc w:val="both"/>
    </w:pPr>
    <w:rPr>
      <w:rFonts w:ascii="Times New Roman" w:hAnsi="Times New Roman"/>
      <w:color w:val="000000"/>
      <w:sz w:val="22"/>
      <w:szCs w:val="14"/>
      <w:lang w:val="en-US"/>
    </w:rPr>
  </w:style>
  <w:style w:type="paragraph" w:customStyle="1" w:styleId="1-NormalPuceCcarr">
    <w:name w:val="1 - NormalPuce C (carré)"/>
    <w:basedOn w:val="Listepuces2"/>
    <w:autoRedefine/>
    <w:rsid w:val="00D67B54"/>
    <w:pPr>
      <w:autoSpaceDE w:val="0"/>
      <w:autoSpaceDN w:val="0"/>
      <w:spacing w:before="40" w:after="40" w:line="240" w:lineRule="auto"/>
      <w:contextualSpacing w:val="0"/>
      <w:jc w:val="both"/>
    </w:pPr>
    <w:rPr>
      <w:rFonts w:ascii="Times New Roman" w:hAnsi="Times New Roman"/>
      <w:iCs/>
      <w:sz w:val="22"/>
      <w:szCs w:val="24"/>
      <w:lang w:val="en-US" w:eastAsia="fr-FR" w:bidi="ar-SA"/>
    </w:rPr>
  </w:style>
  <w:style w:type="paragraph" w:customStyle="1" w:styleId="11-NormalPuceBcheck">
    <w:name w:val="11 - NormalPuceB (check)"/>
    <w:basedOn w:val="Listepuces3"/>
    <w:autoRedefine/>
    <w:rsid w:val="00D67B54"/>
    <w:pPr>
      <w:numPr>
        <w:numId w:val="2"/>
      </w:numPr>
      <w:autoSpaceDE w:val="0"/>
      <w:autoSpaceDN w:val="0"/>
      <w:spacing w:before="40" w:after="40" w:line="240" w:lineRule="auto"/>
      <w:ind w:left="1560" w:hanging="426"/>
      <w:contextualSpacing w:val="0"/>
      <w:jc w:val="both"/>
    </w:pPr>
    <w:rPr>
      <w:rFonts w:ascii="Times New Roman" w:hAnsi="Times New Roman"/>
      <w:iCs/>
      <w:sz w:val="22"/>
      <w:szCs w:val="24"/>
      <w:lang w:eastAsia="fr-FR" w:bidi="ar-SA"/>
    </w:rPr>
  </w:style>
  <w:style w:type="paragraph" w:customStyle="1" w:styleId="Paragraphe">
    <w:name w:val="Paragraphe"/>
    <w:basedOn w:val="Normal"/>
    <w:rsid w:val="00D67B54"/>
    <w:pPr>
      <w:spacing w:before="120" w:after="0" w:line="240" w:lineRule="auto"/>
      <w:jc w:val="both"/>
    </w:pPr>
    <w:rPr>
      <w:rFonts w:ascii="Times New Roman" w:hAnsi="Times New Roman"/>
      <w:sz w:val="22"/>
      <w:szCs w:val="24"/>
      <w:lang w:eastAsia="fr-FR" w:bidi="ar-SA"/>
    </w:rPr>
  </w:style>
  <w:style w:type="paragraph" w:customStyle="1" w:styleId="SujetGras">
    <w:name w:val="Sujet Gras"/>
    <w:basedOn w:val="Normal"/>
    <w:next w:val="Normal"/>
    <w:rsid w:val="00D67B54"/>
    <w:pPr>
      <w:spacing w:before="100" w:after="0" w:line="240" w:lineRule="auto"/>
      <w:ind w:left="288"/>
      <w:jc w:val="both"/>
    </w:pPr>
    <w:rPr>
      <w:rFonts w:ascii="Tahoma" w:hAnsi="Tahoma"/>
      <w:b/>
      <w:bCs/>
      <w:sz w:val="22"/>
      <w:lang w:eastAsia="fr-FR" w:bidi="ar-SA"/>
    </w:rPr>
  </w:style>
  <w:style w:type="paragraph" w:styleId="Listepuces2">
    <w:name w:val="List Bullet 2"/>
    <w:basedOn w:val="Normal"/>
    <w:uiPriority w:val="99"/>
    <w:semiHidden/>
    <w:unhideWhenUsed/>
    <w:rsid w:val="00D67B54"/>
    <w:pPr>
      <w:tabs>
        <w:tab w:val="num" w:pos="530"/>
      </w:tabs>
      <w:ind w:left="530" w:hanging="360"/>
      <w:contextualSpacing/>
    </w:pPr>
  </w:style>
  <w:style w:type="paragraph" w:styleId="Listepuces3">
    <w:name w:val="List Bullet 3"/>
    <w:basedOn w:val="Normal"/>
    <w:uiPriority w:val="99"/>
    <w:semiHidden/>
    <w:unhideWhenUsed/>
    <w:rsid w:val="00D67B54"/>
    <w:pPr>
      <w:tabs>
        <w:tab w:val="num" w:pos="360"/>
      </w:tabs>
      <w:ind w:left="360" w:hanging="360"/>
      <w:contextualSpacing/>
    </w:pPr>
  </w:style>
  <w:style w:type="paragraph" w:customStyle="1" w:styleId="1-NormalPuceA">
    <w:name w:val="1 - NormalPuce A"/>
    <w:basedOn w:val="Listepuces"/>
    <w:next w:val="1-Normal"/>
    <w:autoRedefine/>
    <w:rsid w:val="00603FD6"/>
    <w:pPr>
      <w:widowControl w:val="0"/>
      <w:tabs>
        <w:tab w:val="num" w:pos="539"/>
      </w:tabs>
      <w:autoSpaceDE w:val="0"/>
      <w:autoSpaceDN w:val="0"/>
      <w:spacing w:before="40" w:after="40" w:line="240" w:lineRule="auto"/>
      <w:ind w:left="539" w:hanging="284"/>
      <w:contextualSpacing w:val="0"/>
      <w:jc w:val="both"/>
    </w:pPr>
    <w:rPr>
      <w:rFonts w:ascii="Times New Roman" w:hAnsi="Times New Roman"/>
      <w:iCs/>
      <w:sz w:val="22"/>
      <w:szCs w:val="24"/>
      <w:lang w:val="en-US" w:eastAsia="fr-FR" w:bidi="ar-SA"/>
    </w:rPr>
  </w:style>
  <w:style w:type="paragraph" w:customStyle="1" w:styleId="1-NormalA">
    <w:name w:val="1 - Normal A"/>
    <w:basedOn w:val="En-tte"/>
    <w:next w:val="11-Normal"/>
    <w:autoRedefine/>
    <w:rsid w:val="00603FD6"/>
    <w:pPr>
      <w:keepNext/>
      <w:numPr>
        <w:numId w:val="3"/>
      </w:numPr>
      <w:tabs>
        <w:tab w:val="clear" w:pos="927"/>
        <w:tab w:val="clear" w:pos="4536"/>
        <w:tab w:val="clear" w:pos="9072"/>
        <w:tab w:val="num" w:pos="426"/>
      </w:tabs>
      <w:autoSpaceDE w:val="0"/>
      <w:autoSpaceDN w:val="0"/>
      <w:spacing w:before="120" w:after="120"/>
      <w:ind w:left="425" w:hanging="425"/>
    </w:pPr>
    <w:rPr>
      <w:rFonts w:ascii="BankGothic Lt BT" w:hAnsi="BankGothic Lt BT"/>
      <w:b/>
      <w:bCs/>
      <w:iCs/>
      <w:color w:val="FF6600"/>
      <w:sz w:val="22"/>
      <w:szCs w:val="24"/>
      <w:lang w:val="en-US" w:eastAsia="fr-FR" w:bidi="ar-SA"/>
    </w:rPr>
  </w:style>
  <w:style w:type="paragraph" w:customStyle="1" w:styleId="1-NormalPuceB">
    <w:name w:val="1 - NormalPuce B"/>
    <w:basedOn w:val="Normal"/>
    <w:autoRedefine/>
    <w:rsid w:val="00603FD6"/>
    <w:pPr>
      <w:keepLines/>
      <w:widowControl w:val="0"/>
      <w:tabs>
        <w:tab w:val="num" w:pos="1276"/>
      </w:tabs>
      <w:spacing w:before="40" w:after="40" w:line="240" w:lineRule="auto"/>
      <w:jc w:val="both"/>
    </w:pPr>
    <w:rPr>
      <w:rFonts w:ascii="Times New Roman" w:hAnsi="Times New Roman"/>
      <w:sz w:val="22"/>
      <w:lang w:val="en-GB" w:eastAsia="fr-FR" w:bidi="ar-SA"/>
    </w:rPr>
  </w:style>
  <w:style w:type="paragraph" w:customStyle="1" w:styleId="Normal1-LeNormal1">
    <w:name w:val="Normal.1 - Le Normal1"/>
    <w:next w:val="Normalcentr"/>
    <w:rsid w:val="00603FD6"/>
    <w:pPr>
      <w:spacing w:before="40" w:after="40"/>
      <w:jc w:val="both"/>
    </w:pPr>
    <w:rPr>
      <w:rFonts w:ascii="Tahoma" w:hAnsi="Tahoma"/>
      <w:sz w:val="22"/>
    </w:rPr>
  </w:style>
  <w:style w:type="paragraph" w:styleId="Listepuces">
    <w:name w:val="List Bullet"/>
    <w:basedOn w:val="Normal"/>
    <w:uiPriority w:val="99"/>
    <w:unhideWhenUsed/>
    <w:rsid w:val="00603FD6"/>
    <w:pPr>
      <w:tabs>
        <w:tab w:val="num" w:pos="4949"/>
      </w:tabs>
      <w:ind w:left="4949" w:hanging="360"/>
      <w:contextualSpacing/>
    </w:pPr>
  </w:style>
  <w:style w:type="table" w:styleId="Listeclaire-Accent5">
    <w:name w:val="Light List Accent 5"/>
    <w:basedOn w:val="TableauNormal"/>
    <w:uiPriority w:val="61"/>
    <w:rsid w:val="00CD6B88"/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steclaire-Accent1">
    <w:name w:val="Light List Accent 1"/>
    <w:basedOn w:val="TableauNormal"/>
    <w:uiPriority w:val="61"/>
    <w:rsid w:val="00CD6B88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TableauListe3-Accentuation1">
    <w:name w:val="List Table 3 Accent 1"/>
    <w:basedOn w:val="TableauNormal"/>
    <w:uiPriority w:val="48"/>
    <w:rsid w:val="0068630F"/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table" w:styleId="TableauListe3-Accentuation6">
    <w:name w:val="List Table 3 Accent 6"/>
    <w:basedOn w:val="TableauNormal"/>
    <w:uiPriority w:val="48"/>
    <w:rsid w:val="0068630F"/>
    <w:tblPr>
      <w:tblStyleRowBandSize w:val="1"/>
      <w:tblStyleColBandSize w:val="1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79646" w:themeColor="accent6"/>
          <w:right w:val="single" w:sz="4" w:space="0" w:color="F79646" w:themeColor="accent6"/>
        </w:tcBorders>
      </w:tcPr>
    </w:tblStylePr>
    <w:tblStylePr w:type="band1Horz">
      <w:tblPr/>
      <w:tcPr>
        <w:tcBorders>
          <w:top w:val="single" w:sz="4" w:space="0" w:color="F79646" w:themeColor="accent6"/>
          <w:bottom w:val="single" w:sz="4" w:space="0" w:color="F79646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79646" w:themeColor="accent6"/>
          <w:left w:val="nil"/>
        </w:tcBorders>
      </w:tcPr>
    </w:tblStylePr>
    <w:tblStylePr w:type="swCell">
      <w:tblPr/>
      <w:tcPr>
        <w:tcBorders>
          <w:top w:val="double" w:sz="4" w:space="0" w:color="F79646" w:themeColor="accent6"/>
          <w:right w:val="nil"/>
        </w:tcBorders>
      </w:tcPr>
    </w:tblStylePr>
  </w:style>
  <w:style w:type="table" w:styleId="TableauGrille1Clair-Accentuation1">
    <w:name w:val="Grid Table 1 Light Accent 1"/>
    <w:basedOn w:val="TableauNormal"/>
    <w:uiPriority w:val="46"/>
    <w:rsid w:val="00BA3400"/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auGrille4-Accentuation1">
    <w:name w:val="Grid Table 4 Accent 1"/>
    <w:basedOn w:val="TableauNormal"/>
    <w:uiPriority w:val="49"/>
    <w:rsid w:val="00BA3400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character" w:customStyle="1" w:styleId="b">
    <w:name w:val="b"/>
    <w:basedOn w:val="Policepardfaut"/>
    <w:rsid w:val="00986FBE"/>
  </w:style>
  <w:style w:type="character" w:customStyle="1" w:styleId="kvov">
    <w:name w:val="kvov"/>
    <w:basedOn w:val="Policepardfaut"/>
    <w:rsid w:val="00986FBE"/>
  </w:style>
  <w:style w:type="character" w:customStyle="1" w:styleId="k">
    <w:name w:val="k"/>
    <w:basedOn w:val="Policepardfaut"/>
    <w:rsid w:val="00986FBE"/>
  </w:style>
  <w:style w:type="character" w:customStyle="1" w:styleId="s">
    <w:name w:val="s"/>
    <w:basedOn w:val="Policepardfaut"/>
    <w:rsid w:val="00986FBE"/>
  </w:style>
  <w:style w:type="character" w:styleId="Mentionnonrsolue">
    <w:name w:val="Unresolved Mention"/>
    <w:basedOn w:val="Policepardfaut"/>
    <w:uiPriority w:val="99"/>
    <w:semiHidden/>
    <w:unhideWhenUsed/>
    <w:rsid w:val="00986FBE"/>
    <w:rPr>
      <w:color w:val="605E5C"/>
      <w:shd w:val="clear" w:color="auto" w:fill="E1DFDD"/>
    </w:rPr>
  </w:style>
  <w:style w:type="table" w:customStyle="1" w:styleId="Grilledutableau1">
    <w:name w:val="Grille du tableau1"/>
    <w:basedOn w:val="TableauNormal"/>
    <w:next w:val="Grilledutableau"/>
    <w:uiPriority w:val="39"/>
    <w:rsid w:val="00DE4D1A"/>
    <w:rPr>
      <w:rFonts w:ascii="Tahoma" w:eastAsia="MS Mincho" w:hAnsi="Tahoma"/>
      <w:sz w:val="24"/>
      <w:szCs w:val="24"/>
      <w:lang w:val="en-GB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M4">
    <w:name w:val="toc 4"/>
    <w:basedOn w:val="Normal"/>
    <w:next w:val="Normal"/>
    <w:autoRedefine/>
    <w:uiPriority w:val="39"/>
    <w:unhideWhenUsed/>
    <w:rsid w:val="00DA0AB3"/>
    <w:pPr>
      <w:spacing w:after="100"/>
      <w:ind w:left="720"/>
    </w:pPr>
  </w:style>
  <w:style w:type="paragraph" w:styleId="Listenumros2">
    <w:name w:val="List Number 2"/>
    <w:basedOn w:val="Listenumros"/>
    <w:rsid w:val="00F20751"/>
    <w:pPr>
      <w:numPr>
        <w:ilvl w:val="1"/>
      </w:numPr>
      <w:tabs>
        <w:tab w:val="left" w:pos="1701"/>
      </w:tabs>
      <w:ind w:left="1701" w:hanging="425"/>
    </w:pPr>
  </w:style>
  <w:style w:type="paragraph" w:styleId="Listenumros">
    <w:name w:val="List Number"/>
    <w:basedOn w:val="Corpsdetexte"/>
    <w:uiPriority w:val="99"/>
    <w:unhideWhenUsed/>
    <w:qFormat/>
    <w:rsid w:val="00F20751"/>
    <w:pPr>
      <w:numPr>
        <w:numId w:val="5"/>
      </w:numPr>
      <w:tabs>
        <w:tab w:val="clear" w:pos="1429"/>
        <w:tab w:val="num" w:pos="1276"/>
      </w:tabs>
      <w:spacing w:before="60" w:after="60" w:line="264" w:lineRule="auto"/>
      <w:ind w:left="1276" w:hanging="425"/>
    </w:pPr>
    <w:rPr>
      <w:rFonts w:ascii="Segoe UI" w:hAnsi="Segoe UI" w:cs="Segoe UI"/>
      <w:color w:val="262626" w:themeColor="text1" w:themeTint="D9"/>
    </w:rPr>
  </w:style>
  <w:style w:type="paragraph" w:customStyle="1" w:styleId="StyleLgendeGauche0cm">
    <w:name w:val="Style Légende + Gauche :  0 cm"/>
    <w:basedOn w:val="Lgende"/>
    <w:rsid w:val="009D4D26"/>
    <w:pPr>
      <w:keepNext/>
      <w:keepLines/>
      <w:spacing w:before="240" w:after="240" w:line="240" w:lineRule="auto"/>
      <w:jc w:val="center"/>
    </w:pPr>
    <w:rPr>
      <w:rFonts w:ascii="Avenir Medium" w:hAnsi="Avenir Medium"/>
      <w:color w:val="262626" w:themeColor="text1" w:themeTint="D9"/>
      <w:sz w:val="20"/>
      <w:szCs w:val="20"/>
      <w:u w:val="single"/>
      <w:lang w:eastAsia="fr-FR" w:bidi="ar-SA"/>
    </w:rPr>
  </w:style>
  <w:style w:type="table" w:customStyle="1" w:styleId="Grilledutableau2">
    <w:name w:val="Grille du tableau2"/>
    <w:basedOn w:val="TableauNormal"/>
    <w:next w:val="Grilledutableau"/>
    <w:uiPriority w:val="39"/>
    <w:rsid w:val="00150D18"/>
    <w:rPr>
      <w:rFonts w:ascii="Tahoma" w:eastAsia="MS Mincho" w:hAnsi="Tahoma"/>
      <w:sz w:val="24"/>
      <w:szCs w:val="24"/>
      <w:lang w:val="en-GB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rmaltextrun">
    <w:name w:val="normaltextrun"/>
    <w:basedOn w:val="Policepardfaut"/>
    <w:rsid w:val="003413AE"/>
  </w:style>
  <w:style w:type="paragraph" w:customStyle="1" w:styleId="paragraph">
    <w:name w:val="paragraph"/>
    <w:basedOn w:val="Normal"/>
    <w:rsid w:val="00C742EB"/>
    <w:pPr>
      <w:spacing w:before="100" w:beforeAutospacing="1" w:after="100" w:afterAutospacing="1" w:line="240" w:lineRule="auto"/>
    </w:pPr>
    <w:rPr>
      <w:rFonts w:ascii="Times New Roman" w:hAnsi="Times New Roman"/>
      <w:szCs w:val="24"/>
      <w:lang w:eastAsia="fr-FR" w:bidi="ar-SA"/>
    </w:rPr>
  </w:style>
  <w:style w:type="character" w:customStyle="1" w:styleId="eop">
    <w:name w:val="eop"/>
    <w:basedOn w:val="Policepardfaut"/>
    <w:rsid w:val="00C742EB"/>
  </w:style>
  <w:style w:type="character" w:customStyle="1" w:styleId="scxw78341913">
    <w:name w:val="scxw78341913"/>
    <w:basedOn w:val="Policepardfaut"/>
    <w:rsid w:val="00C742EB"/>
  </w:style>
  <w:style w:type="paragraph" w:styleId="Rvision">
    <w:name w:val="Revision"/>
    <w:hidden/>
    <w:uiPriority w:val="99"/>
    <w:semiHidden/>
    <w:rsid w:val="0063484E"/>
    <w:rPr>
      <w:sz w:val="24"/>
      <w:lang w:eastAsia="en-US" w:bidi="en-US"/>
    </w:rPr>
  </w:style>
  <w:style w:type="paragraph" w:customStyle="1" w:styleId="encadrverts">
    <w:name w:val="encadré verts"/>
    <w:basedOn w:val="Normal"/>
    <w:link w:val="encadrvertsCar"/>
    <w:qFormat/>
    <w:rsid w:val="000A2621"/>
    <w:pPr>
      <w:widowControl w:val="0"/>
      <w:pBdr>
        <w:top w:val="single" w:sz="2" w:space="8" w:color="1F497D" w:themeColor="text2"/>
        <w:left w:val="single" w:sz="2" w:space="16" w:color="1F497D" w:themeColor="text2"/>
        <w:bottom w:val="single" w:sz="2" w:space="8" w:color="1F497D" w:themeColor="text2"/>
        <w:right w:val="single" w:sz="2" w:space="16" w:color="1F497D" w:themeColor="text2"/>
      </w:pBdr>
      <w:shd w:val="pct95" w:color="F5FCFE" w:fill="auto"/>
      <w:adjustRightInd w:val="0"/>
      <w:spacing w:before="0" w:after="0" w:line="336" w:lineRule="auto"/>
      <w:ind w:left="567" w:right="567"/>
      <w:jc w:val="both"/>
      <w:textAlignment w:val="baseline"/>
    </w:pPr>
    <w:rPr>
      <w:rFonts w:eastAsia="MS Mincho"/>
      <w:szCs w:val="22"/>
      <w:lang w:bidi="ar-SA"/>
    </w:rPr>
  </w:style>
  <w:style w:type="character" w:customStyle="1" w:styleId="encadrvertsCar">
    <w:name w:val="encadré verts Car"/>
    <w:basedOn w:val="Policepardfaut"/>
    <w:link w:val="encadrverts"/>
    <w:rsid w:val="000A2621"/>
    <w:rPr>
      <w:rFonts w:eastAsia="MS Mincho"/>
      <w:szCs w:val="22"/>
      <w:shd w:val="pct95" w:color="F5FCFE" w:fill="auto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0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64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39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853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703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720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012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936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20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03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56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176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72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567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41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3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8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1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3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3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57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43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5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67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97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61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95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30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99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11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05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74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73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47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55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95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8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69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319388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061775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956077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148327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286914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716328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328091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638668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337651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508947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448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08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5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00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29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91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74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7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28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74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60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5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80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12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54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06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0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44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02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07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45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23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01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96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30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45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69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42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4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09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37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65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5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23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63832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49033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3749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9404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2200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951353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34393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796203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649406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085636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20626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425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93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641988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923187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076571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439113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450569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112680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396625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566155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221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68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3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22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77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92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02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17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74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24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48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4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34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03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9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26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00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15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359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81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28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72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93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96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6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65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50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395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74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0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7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5293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819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26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63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52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00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85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57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33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25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76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2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hyperlink" Target="mailto:contacts@telino.fr" TargetMode="External"/><Relationship Id="rId1" Type="http://schemas.openxmlformats.org/officeDocument/2006/relationships/hyperlink" Target="https://www.telino.com/" TargetMode="Externa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tiff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wowwo\OneDrive\Documents\boulot\CHEFFERIE%20DE%20PROJET\template%20studia%20D.dotx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509DB58EEC4E7479281EC94DB8D48C4" ma:contentTypeVersion="9" ma:contentTypeDescription="Crée un document." ma:contentTypeScope="" ma:versionID="2f206b4a96c2ffa079154df7fa852f2a">
  <xsd:schema xmlns:xsd="http://www.w3.org/2001/XMLSchema" xmlns:xs="http://www.w3.org/2001/XMLSchema" xmlns:p="http://schemas.microsoft.com/office/2006/metadata/properties" xmlns:ns2="7aaa859e-ea2a-4c65-b40f-2d75703ea25b" xmlns:ns3="4e563569-d54a-49ea-a770-d436ad8e28bf" targetNamespace="http://schemas.microsoft.com/office/2006/metadata/properties" ma:root="true" ma:fieldsID="03af9c2bc2780ee8f4de6a914b86dd46" ns2:_="" ns3:_="">
    <xsd:import namespace="7aaa859e-ea2a-4c65-b40f-2d75703ea25b"/>
    <xsd:import namespace="4e563569-d54a-49ea-a770-d436ad8e28b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3:SharedWithUsers" minOccurs="0"/>
                <xsd:element ref="ns3:SharedWithDetail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aaa859e-ea2a-4c65-b40f-2d75703ea25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e563569-d54a-49ea-a770-d436ad8e28bf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0F49F936-E98A-439B-8893-2F2A1F464B5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25EDCE3-24C3-46CD-97A0-42EAC753842F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692805CD-7EDF-4C56-AD64-3B31D419461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E8F5148C-5E68-4CD8-8B46-A67876C4E46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aaa859e-ea2a-4c65-b40f-2d75703ea25b"/>
    <ds:schemaRef ds:uri="4e563569-d54a-49ea-a770-d436ad8e28b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 studia D.dotx</Template>
  <TotalTime>3</TotalTime>
  <Pages>1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</CharactersWithSpaces>
  <SharedDoc>false</SharedDoc>
  <HLinks>
    <vt:vector size="12" baseType="variant">
      <vt:variant>
        <vt:i4>4128793</vt:i4>
      </vt:variant>
      <vt:variant>
        <vt:i4>18</vt:i4>
      </vt:variant>
      <vt:variant>
        <vt:i4>0</vt:i4>
      </vt:variant>
      <vt:variant>
        <vt:i4>5</vt:i4>
      </vt:variant>
      <vt:variant>
        <vt:lpwstr>mailto:contacts@telino.fr</vt:lpwstr>
      </vt:variant>
      <vt:variant>
        <vt:lpwstr/>
      </vt:variant>
      <vt:variant>
        <vt:i4>2424951</vt:i4>
      </vt:variant>
      <vt:variant>
        <vt:i4>15</vt:i4>
      </vt:variant>
      <vt:variant>
        <vt:i4>0</vt:i4>
      </vt:variant>
      <vt:variant>
        <vt:i4>5</vt:i4>
      </vt:variant>
      <vt:variant>
        <vt:lpwstr>https://www.telino.com/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Tonton David</dc:creator>
  <cp:keywords/>
  <dc:description/>
  <cp:lastModifiedBy>Carl Laurier</cp:lastModifiedBy>
  <cp:revision>2</cp:revision>
  <cp:lastPrinted>2021-12-16T08:52:00Z</cp:lastPrinted>
  <dcterms:created xsi:type="dcterms:W3CDTF">2023-04-19T13:45:00Z</dcterms:created>
  <dcterms:modified xsi:type="dcterms:W3CDTF">2023-04-19T14:27:00Z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0x010100D509DB58EEC4E7479281EC94DB8D48C4</vt:lpwstr>
  </property>
</Properties>
</file>