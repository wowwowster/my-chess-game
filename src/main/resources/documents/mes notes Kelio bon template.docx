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E9ED3" w14:textId="482F95B2" w:rsidR="00662FC1" w:rsidRDefault="0028377D" w:rsidP="00662FC1">
      <w:pPr>
        <w:pStyle w:val="Titre1"/>
      </w:pPr>
      <w:r>
        <w:t>Archives</w:t>
      </w:r>
    </w:p>
    <w:p w14:paraId="2B7EEDA5" w14:textId="77777777" w:rsidR="0028377D" w:rsidRDefault="0028377D" w:rsidP="0028377D">
      <w:r>
        <w:t>□  Ancienne ligne dans le fichier 00-Serveur OPEN.run.xml</w:t>
      </w:r>
    </w:p>
    <w:p w14:paraId="648EAF38" w14:textId="3F6F9D58" w:rsidR="0028377D" w:rsidRPr="0028377D" w:rsidRDefault="0028377D" w:rsidP="0028377D">
      <w:r>
        <w:t xml:space="preserve">    &lt;option name="ALTERNATIVE_JRE_PATH" value="$PROJECT_DIR$/../../jdk/jdk-11.0.14.1+1" /&gt;</w:t>
      </w:r>
    </w:p>
    <w:p w14:paraId="15884D2B" w14:textId="77777777" w:rsidR="00974786" w:rsidRDefault="00974786" w:rsidP="00974786">
      <w:pPr>
        <w:pStyle w:val="Titre1"/>
      </w:pPr>
      <w:r>
        <w:lastRenderedPageBreak/>
        <w:t>BWT</w:t>
      </w:r>
    </w:p>
    <w:p w14:paraId="29053327" w14:textId="77777777" w:rsidR="00974786" w:rsidRDefault="00974786" w:rsidP="00974786">
      <w:pPr>
        <w:pStyle w:val="Titre2sanssaut"/>
      </w:pPr>
      <w:r w:rsidRPr="0016491F">
        <w:t>Compilation_GWT</w:t>
      </w:r>
    </w:p>
    <w:p w14:paraId="4788326A" w14:textId="77777777" w:rsidR="00974786" w:rsidRDefault="00974786" w:rsidP="00974786">
      <w:r w:rsidRPr="00DC689C">
        <w:t>com.google.gwt.dev.Compiler</w:t>
      </w:r>
    </w:p>
    <w:p w14:paraId="4F02DEC7" w14:textId="77777777" w:rsidR="00974786" w:rsidRDefault="00974786" w:rsidP="00974786"/>
    <w:p w14:paraId="3C296311" w14:textId="77777777" w:rsidR="00974786" w:rsidRDefault="00974786" w:rsidP="00974786">
      <w:r w:rsidRPr="00DC689C">
        <w:rPr>
          <w:noProof/>
        </w:rPr>
        <w:drawing>
          <wp:inline distT="0" distB="0" distL="0" distR="0" wp14:anchorId="130F90E6" wp14:editId="57368EA9">
            <wp:extent cx="5469774" cy="197213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500" cy="19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6CC" w14:textId="77777777" w:rsidR="00974786" w:rsidRDefault="00974786" w:rsidP="00974786"/>
    <w:p w14:paraId="5F709EDB" w14:textId="77777777" w:rsidR="00974786" w:rsidRDefault="00974786" w:rsidP="00974786">
      <w:r w:rsidRPr="00DC689C">
        <w:t>-logLevel INFO -strict com.bodet.ihm.formation.bwt.client.bwtClientFormation</w:t>
      </w:r>
    </w:p>
    <w:p w14:paraId="7E8B3416" w14:textId="77777777" w:rsidR="00974786" w:rsidRDefault="00974786" w:rsidP="00974786"/>
    <w:p w14:paraId="3D5A2BD9" w14:textId="77777777" w:rsidR="00974786" w:rsidRPr="0016491F" w:rsidRDefault="00974786" w:rsidP="00974786">
      <w:r w:rsidRPr="00DC689C">
        <w:rPr>
          <w:noProof/>
        </w:rPr>
        <w:drawing>
          <wp:inline distT="0" distB="0" distL="0" distR="0" wp14:anchorId="630BD1B1" wp14:editId="57786D82">
            <wp:extent cx="4982189" cy="20858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095" cy="2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0769" w14:textId="77777777" w:rsidR="00974786" w:rsidRPr="00EB323F" w:rsidRDefault="00974786" w:rsidP="00974786">
      <w:pPr>
        <w:pStyle w:val="Titre2sanssaut"/>
      </w:pPr>
      <w:r>
        <w:t xml:space="preserve"> LES BINDERS</w:t>
      </w:r>
    </w:p>
    <w:p w14:paraId="0A963059" w14:textId="77777777" w:rsidR="00974786" w:rsidRPr="006C646B" w:rsidRDefault="00974786" w:rsidP="00974786">
      <w:pPr>
        <w:rPr>
          <w:sz w:val="16"/>
          <w:szCs w:val="16"/>
        </w:rPr>
      </w:pPr>
    </w:p>
    <w:p w14:paraId="3EC97AB5" w14:textId="77777777" w:rsidR="00974786" w:rsidRPr="006C646B" w:rsidRDefault="00974786" w:rsidP="00974786">
      <w:pPr>
        <w:rPr>
          <w:sz w:val="16"/>
          <w:szCs w:val="16"/>
          <w:u w:val="single"/>
        </w:rPr>
      </w:pPr>
      <w:r w:rsidRPr="006C646B">
        <w:rPr>
          <w:sz w:val="16"/>
          <w:szCs w:val="16"/>
          <w:u w:val="single"/>
        </w:rPr>
        <w:t>BiereDetailsView extends DataPresentationView&lt;BiereBWT, DataModel&lt;BiereBWT&gt;, AbstractPresentationModel&gt;</w:t>
      </w:r>
    </w:p>
    <w:p w14:paraId="52754A51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bindListener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(DataModel&lt;?&gt; </w:t>
      </w:r>
      <w:r w:rsidRPr="006C646B">
        <w:rPr>
          <w:rFonts w:ascii="Consolas" w:hAnsi="Consolas" w:cs="Consolas"/>
          <w:color w:val="6A3E3E"/>
          <w:sz w:val="16"/>
          <w:szCs w:val="16"/>
        </w:rPr>
        <w:t>dm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6C646B">
        <w:rPr>
          <w:rFonts w:ascii="Consolas" w:hAnsi="Consolas" w:cs="Consolas"/>
          <w:color w:val="6A3E3E"/>
          <w:sz w:val="16"/>
          <w:szCs w:val="16"/>
        </w:rPr>
        <w:t>path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, BPropertyChangeListener&lt;?&gt; </w:t>
      </w:r>
      <w:r w:rsidRPr="006C646B">
        <w:rPr>
          <w:rFonts w:ascii="Consolas" w:hAnsi="Consolas" w:cs="Consolas"/>
          <w:color w:val="6A3E3E"/>
          <w:sz w:val="16"/>
          <w:szCs w:val="16"/>
        </w:rPr>
        <w:t>listener</w:t>
      </w:r>
      <w:r w:rsidRPr="006C646B">
        <w:rPr>
          <w:rFonts w:ascii="Consolas" w:hAnsi="Consolas" w:cs="Consolas"/>
          <w:color w:val="000000"/>
          <w:sz w:val="16"/>
          <w:szCs w:val="16"/>
        </w:rPr>
        <w:t>)</w:t>
      </w:r>
    </w:p>
    <w:p w14:paraId="78B0FA16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38771714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bindListener(</w:t>
      </w:r>
      <w:r w:rsidRPr="006C646B">
        <w:rPr>
          <w:rFonts w:ascii="Consolas" w:hAnsi="Consolas" w:cs="Consolas"/>
          <w:color w:val="6A3E3E"/>
          <w:sz w:val="16"/>
          <w:szCs w:val="16"/>
        </w:rPr>
        <w:t>dm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6C646B">
        <w:rPr>
          <w:rFonts w:ascii="Consolas" w:hAnsi="Consolas" w:cs="Consolas"/>
          <w:color w:val="6A3E3E"/>
          <w:sz w:val="16"/>
          <w:szCs w:val="16"/>
        </w:rPr>
        <w:t>path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6C646B">
        <w:rPr>
          <w:rFonts w:ascii="Consolas" w:hAnsi="Consolas" w:cs="Consolas"/>
          <w:color w:val="6A3E3E"/>
          <w:sz w:val="16"/>
          <w:szCs w:val="16"/>
        </w:rPr>
        <w:t>listener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r w:rsidRPr="006C646B">
        <w:rPr>
          <w:rFonts w:ascii="Consolas" w:hAnsi="Consolas" w:cs="Consolas"/>
          <w:color w:val="000000"/>
          <w:sz w:val="16"/>
          <w:szCs w:val="16"/>
        </w:rPr>
        <w:t>);</w:t>
      </w:r>
    </w:p>
    <w:p w14:paraId="4BBD221F" w14:textId="77777777" w:rsidR="00974786" w:rsidRPr="006C646B" w:rsidRDefault="00974786" w:rsidP="00974786">
      <w:pPr>
        <w:rPr>
          <w:rFonts w:ascii="Consolas" w:hAnsi="Consolas" w:cs="Consolas"/>
          <w:color w:val="000000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}  </w:t>
      </w:r>
    </w:p>
    <w:p w14:paraId="31D2E085" w14:textId="77777777" w:rsidR="00974786" w:rsidRPr="006C646B" w:rsidRDefault="00974786" w:rsidP="00974786">
      <w:pPr>
        <w:rPr>
          <w:sz w:val="16"/>
          <w:szCs w:val="16"/>
        </w:rPr>
      </w:pPr>
      <w:r w:rsidRPr="006C646B">
        <w:rPr>
          <w:sz w:val="16"/>
          <w:szCs w:val="16"/>
        </w:rPr>
        <w:t xml:space="preserve">de DataView  </w:t>
      </w:r>
    </w:p>
    <w:p w14:paraId="01FC1F51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bindListener(getModel(), </w:t>
      </w:r>
      <w:r w:rsidRPr="006C646B">
        <w:rPr>
          <w:rFonts w:ascii="Consolas" w:hAnsi="Consolas" w:cs="Consolas"/>
          <w:color w:val="2A00FF"/>
          <w:sz w:val="16"/>
          <w:szCs w:val="16"/>
        </w:rPr>
        <w:t>"notes"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BPropertyChangeListener&lt;List&lt;NoteEtCommentaireBWT&gt;&gt;()</w:t>
      </w:r>
    </w:p>
    <w:p w14:paraId="404A2777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77D8CD2E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</w:p>
    <w:p w14:paraId="53446375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6C646B">
        <w:rPr>
          <w:rFonts w:ascii="Consolas" w:hAnsi="Consolas" w:cs="Consolas"/>
          <w:color w:val="646464"/>
          <w:sz w:val="16"/>
          <w:szCs w:val="16"/>
        </w:rPr>
        <w:t>@Override</w:t>
      </w:r>
    </w:p>
    <w:p w14:paraId="01A86230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propertyChange(BPropertyChangeEvent&lt;List&lt;NoteEtCommentaireBWT&gt;&gt; </w:t>
      </w:r>
      <w:r w:rsidRPr="006C646B">
        <w:rPr>
          <w:rFonts w:ascii="Consolas" w:hAnsi="Consolas" w:cs="Consolas"/>
          <w:color w:val="6A3E3E"/>
          <w:sz w:val="16"/>
          <w:szCs w:val="16"/>
        </w:rPr>
        <w:t>arg0</w:t>
      </w:r>
      <w:r w:rsidRPr="006C646B">
        <w:rPr>
          <w:rFonts w:ascii="Consolas" w:hAnsi="Consolas" w:cs="Consolas"/>
          <w:color w:val="000000"/>
          <w:sz w:val="16"/>
          <w:szCs w:val="16"/>
        </w:rPr>
        <w:t>)</w:t>
      </w:r>
    </w:p>
    <w:p w14:paraId="33CB8762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14:paraId="22157A12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String </w:t>
      </w:r>
      <w:r w:rsidRPr="006C646B">
        <w:rPr>
          <w:rFonts w:ascii="Consolas" w:hAnsi="Consolas" w:cs="Consolas"/>
          <w:color w:val="6A3E3E"/>
          <w:sz w:val="16"/>
          <w:szCs w:val="16"/>
        </w:rPr>
        <w:t>contentNoteTtx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C646B">
        <w:rPr>
          <w:rFonts w:ascii="Consolas" w:hAnsi="Consolas" w:cs="Consolas"/>
          <w:color w:val="2A00FF"/>
          <w:sz w:val="16"/>
          <w:szCs w:val="16"/>
        </w:rPr>
        <w:t>""</w:t>
      </w:r>
      <w:r w:rsidRPr="006C646B">
        <w:rPr>
          <w:rFonts w:ascii="Consolas" w:hAnsi="Consolas" w:cs="Consolas"/>
          <w:color w:val="000000"/>
          <w:sz w:val="16"/>
          <w:szCs w:val="16"/>
        </w:rPr>
        <w:t>;</w:t>
      </w:r>
    </w:p>
    <w:p w14:paraId="2CF8BDC0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6C646B">
        <w:rPr>
          <w:rFonts w:ascii="Consolas" w:hAnsi="Consolas" w:cs="Consolas"/>
          <w:color w:val="6A3E3E"/>
          <w:sz w:val="16"/>
          <w:szCs w:val="16"/>
        </w:rPr>
        <w:t>arg0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!=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6C646B">
        <w:rPr>
          <w:rFonts w:ascii="Consolas" w:hAnsi="Consolas" w:cs="Consolas"/>
          <w:color w:val="000000"/>
          <w:sz w:val="16"/>
          <w:szCs w:val="16"/>
        </w:rPr>
        <w:t>)</w:t>
      </w:r>
    </w:p>
    <w:p w14:paraId="5D94293B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14:paraId="17FEA0A7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List&lt;NoteEtCommentaireBWT&gt; </w:t>
      </w:r>
      <w:r w:rsidRPr="006C646B">
        <w:rPr>
          <w:rFonts w:ascii="Consolas" w:hAnsi="Consolas" w:cs="Consolas"/>
          <w:color w:val="6A3E3E"/>
          <w:sz w:val="16"/>
          <w:szCs w:val="16"/>
        </w:rPr>
        <w:t>notesList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C646B">
        <w:rPr>
          <w:rFonts w:ascii="Consolas" w:hAnsi="Consolas" w:cs="Consolas"/>
          <w:color w:val="6A3E3E"/>
          <w:sz w:val="16"/>
          <w:szCs w:val="16"/>
        </w:rPr>
        <w:t>arg0</w:t>
      </w:r>
      <w:r w:rsidRPr="006C646B">
        <w:rPr>
          <w:rFonts w:ascii="Consolas" w:hAnsi="Consolas" w:cs="Consolas"/>
          <w:color w:val="000000"/>
          <w:sz w:val="16"/>
          <w:szCs w:val="16"/>
        </w:rPr>
        <w:t>.getNewValue();</w:t>
      </w:r>
    </w:p>
    <w:p w14:paraId="1E65EB28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6C646B">
        <w:rPr>
          <w:rFonts w:ascii="Consolas" w:hAnsi="Consolas" w:cs="Consolas"/>
          <w:color w:val="6A3E3E"/>
          <w:sz w:val="16"/>
          <w:szCs w:val="16"/>
        </w:rPr>
        <w:t>notesList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!=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6C646B">
        <w:rPr>
          <w:rFonts w:ascii="Consolas" w:hAnsi="Consolas" w:cs="Consolas"/>
          <w:color w:val="000000"/>
          <w:sz w:val="16"/>
          <w:szCs w:val="16"/>
        </w:rPr>
        <w:t>)</w:t>
      </w:r>
    </w:p>
    <w:p w14:paraId="46FB11C2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{</w:t>
      </w:r>
    </w:p>
    <w:p w14:paraId="28E50A1B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color w:val="6A3E3E"/>
          <w:sz w:val="16"/>
          <w:szCs w:val="16"/>
        </w:rPr>
        <w:t>nbNotes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C646B">
        <w:rPr>
          <w:rFonts w:ascii="Consolas" w:hAnsi="Consolas" w:cs="Consolas"/>
          <w:color w:val="6A3E3E"/>
          <w:sz w:val="16"/>
          <w:szCs w:val="16"/>
        </w:rPr>
        <w:t>notesList</w:t>
      </w:r>
      <w:r w:rsidRPr="006C646B">
        <w:rPr>
          <w:rFonts w:ascii="Consolas" w:hAnsi="Consolas" w:cs="Consolas"/>
          <w:color w:val="000000"/>
          <w:sz w:val="16"/>
          <w:szCs w:val="16"/>
        </w:rPr>
        <w:t>.size();</w:t>
      </w:r>
    </w:p>
    <w:p w14:paraId="75C18459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6C646B">
        <w:rPr>
          <w:rFonts w:ascii="Consolas" w:hAnsi="Consolas" w:cs="Consolas"/>
          <w:color w:val="6A3E3E"/>
          <w:sz w:val="16"/>
          <w:szCs w:val="16"/>
        </w:rPr>
        <w:t>nbNotes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&gt; 0)</w:t>
      </w:r>
    </w:p>
    <w:p w14:paraId="1BFF42AB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{</w:t>
      </w:r>
    </w:p>
    <w:p w14:paraId="2AAD692C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color w:val="6A3E3E"/>
          <w:sz w:val="16"/>
          <w:szCs w:val="16"/>
        </w:rPr>
        <w:t>somme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0;</w:t>
      </w:r>
    </w:p>
    <w:p w14:paraId="59A888A9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color w:val="6A3E3E"/>
          <w:sz w:val="16"/>
          <w:szCs w:val="16"/>
        </w:rPr>
        <w:t>i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0; </w:t>
      </w:r>
      <w:r w:rsidRPr="006C646B">
        <w:rPr>
          <w:rFonts w:ascii="Consolas" w:hAnsi="Consolas" w:cs="Consolas"/>
          <w:color w:val="6A3E3E"/>
          <w:sz w:val="16"/>
          <w:szCs w:val="16"/>
        </w:rPr>
        <w:t>i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&lt; </w:t>
      </w:r>
      <w:r w:rsidRPr="006C646B">
        <w:rPr>
          <w:rFonts w:ascii="Consolas" w:hAnsi="Consolas" w:cs="Consolas"/>
          <w:color w:val="6A3E3E"/>
          <w:sz w:val="16"/>
          <w:szCs w:val="16"/>
        </w:rPr>
        <w:t>nbNotes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6C646B">
        <w:rPr>
          <w:rFonts w:ascii="Consolas" w:hAnsi="Consolas" w:cs="Consolas"/>
          <w:color w:val="6A3E3E"/>
          <w:sz w:val="16"/>
          <w:szCs w:val="16"/>
        </w:rPr>
        <w:t>i</w:t>
      </w:r>
      <w:r w:rsidRPr="006C646B">
        <w:rPr>
          <w:rFonts w:ascii="Consolas" w:hAnsi="Consolas" w:cs="Consolas"/>
          <w:color w:val="000000"/>
          <w:sz w:val="16"/>
          <w:szCs w:val="16"/>
        </w:rPr>
        <w:t>++)</w:t>
      </w:r>
    </w:p>
    <w:p w14:paraId="318FA6C5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{</w:t>
      </w:r>
    </w:p>
    <w:p w14:paraId="6EFD9234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    </w:t>
      </w:r>
      <w:r w:rsidRPr="006C646B">
        <w:rPr>
          <w:rFonts w:ascii="Consolas" w:hAnsi="Consolas" w:cs="Consolas"/>
          <w:color w:val="6A3E3E"/>
          <w:sz w:val="16"/>
          <w:szCs w:val="16"/>
        </w:rPr>
        <w:t>somme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+= ((NoteEtCommentaireBWT) </w:t>
      </w:r>
      <w:r w:rsidRPr="006C646B">
        <w:rPr>
          <w:rFonts w:ascii="Consolas" w:hAnsi="Consolas" w:cs="Consolas"/>
          <w:color w:val="6A3E3E"/>
          <w:sz w:val="16"/>
          <w:szCs w:val="16"/>
        </w:rPr>
        <w:t>notesList</w:t>
      </w:r>
      <w:r w:rsidRPr="006C646B">
        <w:rPr>
          <w:rFonts w:ascii="Consolas" w:hAnsi="Consolas" w:cs="Consolas"/>
          <w:color w:val="000000"/>
          <w:sz w:val="16"/>
          <w:szCs w:val="16"/>
        </w:rPr>
        <w:t>.get(</w:t>
      </w:r>
      <w:r w:rsidRPr="006C646B">
        <w:rPr>
          <w:rFonts w:ascii="Consolas" w:hAnsi="Consolas" w:cs="Consolas"/>
          <w:color w:val="6A3E3E"/>
          <w:sz w:val="16"/>
          <w:szCs w:val="16"/>
        </w:rPr>
        <w:t>i</w:t>
      </w:r>
      <w:r w:rsidRPr="006C646B">
        <w:rPr>
          <w:rFonts w:ascii="Consolas" w:hAnsi="Consolas" w:cs="Consolas"/>
          <w:color w:val="000000"/>
          <w:sz w:val="16"/>
          <w:szCs w:val="16"/>
        </w:rPr>
        <w:t>)).getNote().intValue();</w:t>
      </w:r>
    </w:p>
    <w:p w14:paraId="10DECF67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}</w:t>
      </w:r>
    </w:p>
    <w:p w14:paraId="4EC7554B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C646B">
        <w:rPr>
          <w:rFonts w:ascii="Consolas" w:hAnsi="Consolas" w:cs="Consolas"/>
          <w:color w:val="6A3E3E"/>
          <w:sz w:val="16"/>
          <w:szCs w:val="16"/>
        </w:rPr>
        <w:t>moy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C646B">
        <w:rPr>
          <w:rFonts w:ascii="Consolas" w:hAnsi="Consolas" w:cs="Consolas"/>
          <w:color w:val="6A3E3E"/>
          <w:sz w:val="16"/>
          <w:szCs w:val="16"/>
        </w:rPr>
        <w:t>somme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/ </w:t>
      </w:r>
      <w:r w:rsidRPr="006C646B">
        <w:rPr>
          <w:rFonts w:ascii="Consolas" w:hAnsi="Consolas" w:cs="Consolas"/>
          <w:color w:val="6A3E3E"/>
          <w:sz w:val="16"/>
          <w:szCs w:val="16"/>
        </w:rPr>
        <w:t>nbNotes</w:t>
      </w:r>
      <w:r w:rsidRPr="006C646B">
        <w:rPr>
          <w:rFonts w:ascii="Consolas" w:hAnsi="Consolas" w:cs="Consolas"/>
          <w:color w:val="000000"/>
          <w:sz w:val="16"/>
          <w:szCs w:val="16"/>
        </w:rPr>
        <w:t>;</w:t>
      </w:r>
    </w:p>
    <w:p w14:paraId="502004E6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6C646B">
        <w:rPr>
          <w:rFonts w:ascii="Consolas" w:hAnsi="Consolas" w:cs="Consolas"/>
          <w:color w:val="6A3E3E"/>
          <w:sz w:val="16"/>
          <w:szCs w:val="16"/>
        </w:rPr>
        <w:t>contentNoteTtx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Integer.</w:t>
      </w:r>
      <w:r w:rsidRPr="006C646B">
        <w:rPr>
          <w:rFonts w:ascii="Consolas" w:hAnsi="Consolas" w:cs="Consolas"/>
          <w:i/>
          <w:iCs/>
          <w:color w:val="000000"/>
          <w:sz w:val="16"/>
          <w:szCs w:val="16"/>
        </w:rPr>
        <w:t>valueOf</w:t>
      </w:r>
      <w:r w:rsidRPr="006C646B">
        <w:rPr>
          <w:rFonts w:ascii="Consolas" w:hAnsi="Consolas" w:cs="Consolas"/>
          <w:color w:val="000000"/>
          <w:sz w:val="16"/>
          <w:szCs w:val="16"/>
        </w:rPr>
        <w:t>(</w:t>
      </w:r>
      <w:r w:rsidRPr="006C646B">
        <w:rPr>
          <w:rFonts w:ascii="Consolas" w:hAnsi="Consolas" w:cs="Consolas"/>
          <w:color w:val="6A3E3E"/>
          <w:sz w:val="16"/>
          <w:szCs w:val="16"/>
        </w:rPr>
        <w:t>nbNotes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).toString() + </w:t>
      </w:r>
      <w:r w:rsidRPr="006C646B">
        <w:rPr>
          <w:rFonts w:ascii="Consolas" w:hAnsi="Consolas" w:cs="Consolas"/>
          <w:color w:val="2A00FF"/>
          <w:sz w:val="16"/>
          <w:szCs w:val="16"/>
        </w:rPr>
        <w:t>" notes, moyenne "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6C646B">
        <w:rPr>
          <w:rFonts w:ascii="Consolas" w:hAnsi="Consolas" w:cs="Consolas"/>
          <w:color w:val="6A3E3E"/>
          <w:sz w:val="16"/>
          <w:szCs w:val="16"/>
        </w:rPr>
        <w:t>moy</w:t>
      </w:r>
      <w:r w:rsidRPr="006C646B">
        <w:rPr>
          <w:rFonts w:ascii="Consolas" w:hAnsi="Consolas" w:cs="Consolas"/>
          <w:color w:val="000000"/>
          <w:sz w:val="16"/>
          <w:szCs w:val="16"/>
        </w:rPr>
        <w:t>;</w:t>
      </w:r>
    </w:p>
    <w:p w14:paraId="7768BF8C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}</w:t>
      </w:r>
    </w:p>
    <w:p w14:paraId="08894F74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6C646B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</w:p>
    <w:p w14:paraId="16B9D6B5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    </w:t>
      </w:r>
      <w:r w:rsidRPr="006C646B">
        <w:rPr>
          <w:rFonts w:ascii="Consolas" w:hAnsi="Consolas" w:cs="Consolas"/>
          <w:color w:val="6A3E3E"/>
          <w:sz w:val="16"/>
          <w:szCs w:val="16"/>
        </w:rPr>
        <w:t>contentNoteTtx</w:t>
      </w:r>
      <w:r w:rsidRPr="006C646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C646B">
        <w:rPr>
          <w:rFonts w:ascii="Consolas" w:hAnsi="Consolas" w:cs="Consolas"/>
          <w:color w:val="2A00FF"/>
          <w:sz w:val="16"/>
          <w:szCs w:val="16"/>
        </w:rPr>
        <w:t>"Aucune note"</w:t>
      </w:r>
      <w:r w:rsidRPr="006C646B">
        <w:rPr>
          <w:rFonts w:ascii="Consolas" w:hAnsi="Consolas" w:cs="Consolas"/>
          <w:color w:val="000000"/>
          <w:sz w:val="16"/>
          <w:szCs w:val="16"/>
        </w:rPr>
        <w:t>;</w:t>
      </w:r>
    </w:p>
    <w:p w14:paraId="726E8EC1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</w:p>
    <w:p w14:paraId="16677A60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    </w:t>
      </w:r>
      <w:r w:rsidRPr="006C646B">
        <w:rPr>
          <w:rFonts w:ascii="Consolas" w:hAnsi="Consolas" w:cs="Consolas"/>
          <w:color w:val="0000C0"/>
          <w:sz w:val="16"/>
          <w:szCs w:val="16"/>
        </w:rPr>
        <w:t>noteEtMoyenneBWTLb</w:t>
      </w:r>
      <w:r w:rsidRPr="006C646B">
        <w:rPr>
          <w:rFonts w:ascii="Consolas" w:hAnsi="Consolas" w:cs="Consolas"/>
          <w:color w:val="000000"/>
          <w:sz w:val="16"/>
          <w:szCs w:val="16"/>
        </w:rPr>
        <w:t>.setText(</w:t>
      </w:r>
      <w:r w:rsidRPr="006C646B">
        <w:rPr>
          <w:rFonts w:ascii="Consolas" w:hAnsi="Consolas" w:cs="Consolas"/>
          <w:color w:val="6A3E3E"/>
          <w:sz w:val="16"/>
          <w:szCs w:val="16"/>
        </w:rPr>
        <w:t>contentNoteTtx</w:t>
      </w:r>
      <w:r w:rsidRPr="006C646B">
        <w:rPr>
          <w:rFonts w:ascii="Consolas" w:hAnsi="Consolas" w:cs="Consolas"/>
          <w:color w:val="000000"/>
          <w:sz w:val="16"/>
          <w:szCs w:val="16"/>
        </w:rPr>
        <w:t>);</w:t>
      </w:r>
    </w:p>
    <w:p w14:paraId="1ACE7CE2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    }</w:t>
      </w:r>
    </w:p>
    <w:p w14:paraId="7E99B2EE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14:paraId="69724394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5F976CFD" w14:textId="77777777" w:rsidR="00974786" w:rsidRPr="006C646B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16"/>
          <w:szCs w:val="16"/>
        </w:rPr>
      </w:pPr>
    </w:p>
    <w:p w14:paraId="4F3D1926" w14:textId="77777777" w:rsidR="00974786" w:rsidRPr="006C646B" w:rsidRDefault="00974786" w:rsidP="00974786">
      <w:pPr>
        <w:rPr>
          <w:rFonts w:ascii="Consolas" w:hAnsi="Consolas" w:cs="Consolas"/>
          <w:color w:val="000000"/>
          <w:sz w:val="16"/>
          <w:szCs w:val="16"/>
        </w:rPr>
      </w:pPr>
      <w:r w:rsidRPr="006C646B">
        <w:rPr>
          <w:rFonts w:ascii="Consolas" w:hAnsi="Consolas" w:cs="Consolas"/>
          <w:color w:val="000000"/>
          <w:sz w:val="16"/>
          <w:szCs w:val="16"/>
        </w:rPr>
        <w:t xml:space="preserve">        });</w:t>
      </w:r>
    </w:p>
    <w:p w14:paraId="75FAAE94" w14:textId="77777777" w:rsidR="00974786" w:rsidRPr="006C646B" w:rsidRDefault="00974786" w:rsidP="00974786">
      <w:pPr>
        <w:rPr>
          <w:sz w:val="16"/>
          <w:szCs w:val="16"/>
        </w:rPr>
      </w:pPr>
      <w:r w:rsidRPr="006C646B">
        <w:rPr>
          <w:sz w:val="16"/>
          <w:szCs w:val="16"/>
        </w:rPr>
        <w:t>bindlistener = on écoute un attribut de la classe ?</w:t>
      </w:r>
    </w:p>
    <w:p w14:paraId="2D08538F" w14:textId="77777777" w:rsidR="00974786" w:rsidRPr="006C646B" w:rsidRDefault="00974786" w:rsidP="00974786">
      <w:pPr>
        <w:rPr>
          <w:sz w:val="16"/>
          <w:szCs w:val="16"/>
        </w:rPr>
      </w:pPr>
    </w:p>
    <w:p w14:paraId="337A6F17" w14:textId="77777777" w:rsidR="00974786" w:rsidRPr="006C646B" w:rsidRDefault="00974786" w:rsidP="0097478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□</w:t>
      </w:r>
      <w:r>
        <w:rPr>
          <w:rFonts w:ascii="Arial" w:hAnsi="Arial" w:cs="Arial"/>
          <w:sz w:val="16"/>
          <w:szCs w:val="16"/>
        </w:rPr>
        <w:tab/>
        <w:t xml:space="preserve">dans </w:t>
      </w:r>
      <w:r>
        <w:rPr>
          <w:rFonts w:ascii="Consolas" w:hAnsi="Consolas" w:cs="Consolas"/>
          <w:color w:val="000000"/>
          <w:shd w:val="clear" w:color="auto" w:fill="E8F2FE"/>
        </w:rPr>
        <w:t xml:space="preserve">BiereFilterView </w:t>
      </w:r>
      <w:r>
        <w:rPr>
          <w:rFonts w:ascii="Consolas" w:hAnsi="Consolas" w:cs="Consolas"/>
          <w:b/>
          <w:bCs/>
          <w:color w:val="7F0055"/>
          <w:shd w:val="clear" w:color="auto" w:fill="E8F2FE"/>
        </w:rPr>
        <w:t>extends</w:t>
      </w:r>
      <w:r>
        <w:rPr>
          <w:rFonts w:ascii="Consolas" w:hAnsi="Consolas" w:cs="Consolas"/>
          <w:color w:val="000000"/>
          <w:shd w:val="clear" w:color="auto" w:fill="E8F2FE"/>
        </w:rPr>
        <w:t xml:space="preserve"> DataPresentationView&lt;FiltreBiereBWT, DataModel&lt;FiltreBiereBWT&gt;, AbstractPresentationModel&gt;</w:t>
      </w:r>
    </w:p>
    <w:p w14:paraId="7B048C89" w14:textId="77777777" w:rsidR="00974786" w:rsidRPr="006C646B" w:rsidRDefault="00974786" w:rsidP="00974786">
      <w:pPr>
        <w:rPr>
          <w:rFonts w:ascii="Arial" w:hAnsi="Arial" w:cs="Arial"/>
          <w:sz w:val="16"/>
          <w:szCs w:val="16"/>
        </w:rPr>
      </w:pPr>
    </w:p>
    <w:p w14:paraId="78905309" w14:textId="77777777" w:rsidR="00974786" w:rsidRDefault="00974786" w:rsidP="00974786">
      <w:pPr>
        <w:rPr>
          <w:rFonts w:ascii="Consolas" w:hAnsi="Consolas" w:cs="Consolas"/>
          <w:color w:val="000000"/>
          <w:shd w:val="clear" w:color="auto" w:fill="E8F2FE"/>
        </w:rPr>
      </w:pPr>
      <w:r>
        <w:rPr>
          <w:rFonts w:ascii="Consolas" w:hAnsi="Consolas" w:cs="Consolas"/>
          <w:color w:val="000000"/>
          <w:shd w:val="clear" w:color="auto" w:fill="E8F2FE"/>
        </w:rPr>
        <w:t xml:space="preserve">BTableModaleBuilder </w:t>
      </w:r>
      <w:r>
        <w:rPr>
          <w:rFonts w:ascii="Consolas" w:hAnsi="Consolas" w:cs="Consolas"/>
          <w:color w:val="6A3E3E"/>
          <w:shd w:val="clear" w:color="auto" w:fill="F0D8A8"/>
        </w:rPr>
        <w:t>aModelBuilder</w:t>
      </w:r>
      <w:r>
        <w:rPr>
          <w:rFonts w:ascii="Consolas" w:hAnsi="Consolas" w:cs="Consolas"/>
          <w:color w:val="000000"/>
          <w:shd w:val="clear" w:color="auto" w:fill="E8F2FE"/>
        </w:rPr>
        <w:t xml:space="preserve"> = BComboBoxModal.</w:t>
      </w:r>
      <w:r>
        <w:rPr>
          <w:rFonts w:ascii="Consolas" w:hAnsi="Consolas" w:cs="Consolas"/>
          <w:i/>
          <w:iCs/>
          <w:color w:val="000000"/>
          <w:shd w:val="clear" w:color="auto" w:fill="E8F2FE"/>
        </w:rPr>
        <w:t>getDefaultModalBuilder</w:t>
      </w:r>
      <w:r>
        <w:rPr>
          <w:rFonts w:ascii="Consolas" w:hAnsi="Consolas" w:cs="Consolas"/>
          <w:color w:val="000000"/>
          <w:shd w:val="clear" w:color="auto" w:fill="E8F2FE"/>
        </w:rPr>
        <w:t>(</w:t>
      </w:r>
      <w:r>
        <w:rPr>
          <w:rFonts w:ascii="Consolas" w:hAnsi="Consolas" w:cs="Consolas"/>
          <w:b/>
          <w:bCs/>
          <w:color w:val="7F0055"/>
          <w:shd w:val="clear" w:color="auto" w:fill="E8F2FE"/>
        </w:rPr>
        <w:t>this</w:t>
      </w:r>
      <w:r>
        <w:rPr>
          <w:rFonts w:ascii="Consolas" w:hAnsi="Consolas" w:cs="Consolas"/>
          <w:color w:val="000000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hd w:val="clear" w:color="auto" w:fill="E8F2FE"/>
        </w:rPr>
        <w:t>"Libellé"</w:t>
      </w:r>
      <w:r>
        <w:rPr>
          <w:rFonts w:ascii="Consolas" w:hAnsi="Consolas" w:cs="Consolas"/>
          <w:color w:val="000000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hd w:val="clear" w:color="auto" w:fill="E8F2FE"/>
        </w:rPr>
        <w:t>"libelle"</w:t>
      </w:r>
      <w:r>
        <w:rPr>
          <w:rFonts w:ascii="Consolas" w:hAnsi="Consolas" w:cs="Consolas"/>
          <w:color w:val="000000"/>
          <w:shd w:val="clear" w:color="auto" w:fill="E8F2FE"/>
        </w:rPr>
        <w:t>);</w:t>
      </w:r>
    </w:p>
    <w:p w14:paraId="53CE766E" w14:textId="77777777" w:rsidR="00974786" w:rsidRDefault="00974786" w:rsidP="00974786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>bind(</w:t>
      </w:r>
      <w:r>
        <w:rPr>
          <w:rFonts w:ascii="Consolas" w:hAnsi="Consolas" w:cs="Consolas"/>
          <w:color w:val="0000C0"/>
        </w:rPr>
        <w:t>libelleCmb</w:t>
      </w:r>
      <w:r>
        <w:rPr>
          <w:rFonts w:ascii="Consolas" w:hAnsi="Consolas" w:cs="Consolas"/>
          <w:color w:val="000000"/>
        </w:rPr>
        <w:t>.initBinding(</w:t>
      </w:r>
      <w:r>
        <w:rPr>
          <w:rFonts w:ascii="Consolas" w:hAnsi="Consolas" w:cs="Consolas"/>
          <w:color w:val="0000C0"/>
        </w:rPr>
        <w:t>dlmLibelleCmb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A3E3E"/>
        </w:rPr>
        <w:t>aModelBuilder</w:t>
      </w:r>
      <w:r>
        <w:rPr>
          <w:rFonts w:ascii="Consolas" w:hAnsi="Consolas" w:cs="Consolas"/>
          <w:color w:val="000000"/>
        </w:rPr>
        <w:t>).setDataModel(</w:t>
      </w:r>
      <w:r>
        <w:rPr>
          <w:rFonts w:ascii="Consolas" w:hAnsi="Consolas" w:cs="Consolas"/>
          <w:b/>
          <w:bCs/>
          <w:color w:val="7F0055"/>
        </w:rPr>
        <w:t>this</w:t>
      </w:r>
      <w:r>
        <w:rPr>
          <w:rFonts w:ascii="Consolas" w:hAnsi="Consolas" w:cs="Consolas"/>
          <w:color w:val="000000"/>
        </w:rPr>
        <w:t xml:space="preserve">, getModel(), </w:t>
      </w:r>
      <w:r>
        <w:rPr>
          <w:rFonts w:ascii="Consolas" w:hAnsi="Consolas" w:cs="Consolas"/>
          <w:color w:val="2A00FF"/>
        </w:rPr>
        <w:t>"filtre"</w:t>
      </w:r>
      <w:r>
        <w:rPr>
          <w:rFonts w:ascii="Consolas" w:hAnsi="Consolas" w:cs="Consolas"/>
          <w:color w:val="000000"/>
        </w:rPr>
        <w:t>));</w:t>
      </w:r>
    </w:p>
    <w:p w14:paraId="32A24509" w14:textId="77777777" w:rsidR="00974786" w:rsidRPr="006C646B" w:rsidRDefault="00974786" w:rsidP="00974786">
      <w:pPr>
        <w:rPr>
          <w:rFonts w:ascii="Arial" w:hAnsi="Arial" w:cs="Arial"/>
          <w:sz w:val="16"/>
          <w:szCs w:val="16"/>
        </w:rPr>
      </w:pPr>
    </w:p>
    <w:p w14:paraId="163F3367" w14:textId="77777777" w:rsidR="00974786" w:rsidRDefault="00974786" w:rsidP="00974786">
      <w:pPr>
        <w:rPr>
          <w:rFonts w:ascii="Consolas" w:hAnsi="Consolas" w:cs="Consolas"/>
          <w:color w:val="00000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>
        <w:rPr>
          <w:rFonts w:ascii="Consolas" w:hAnsi="Consolas" w:cs="Consolas"/>
          <w:color w:val="000000"/>
          <w:shd w:val="clear" w:color="auto" w:fill="E8F2FE"/>
        </w:rPr>
        <w:t xml:space="preserve"> BComboBoxModal </w:t>
      </w:r>
      <w:r>
        <w:rPr>
          <w:rFonts w:ascii="Consolas" w:hAnsi="Consolas" w:cs="Consolas"/>
          <w:color w:val="000000"/>
          <w:shd w:val="clear" w:color="auto" w:fill="D4D4D4"/>
        </w:rPr>
        <w:t>initBinding</w:t>
      </w:r>
      <w:r>
        <w:rPr>
          <w:rFonts w:ascii="Consolas" w:hAnsi="Consolas" w:cs="Consolas"/>
          <w:color w:val="000000"/>
          <w:shd w:val="clear" w:color="auto" w:fill="E8F2FE"/>
        </w:rPr>
        <w:t xml:space="preserve">(DataListModel </w:t>
      </w:r>
      <w:r>
        <w:rPr>
          <w:rFonts w:ascii="Consolas" w:hAnsi="Consolas" w:cs="Consolas"/>
          <w:color w:val="6A3E3E"/>
          <w:shd w:val="clear" w:color="auto" w:fill="E8F2FE"/>
        </w:rPr>
        <w:t>aDataListModel</w:t>
      </w:r>
      <w:r>
        <w:rPr>
          <w:rFonts w:ascii="Consolas" w:hAnsi="Consolas" w:cs="Consolas"/>
          <w:color w:val="000000"/>
          <w:shd w:val="clear" w:color="auto" w:fill="E8F2FE"/>
        </w:rPr>
        <w:t xml:space="preserve">, BModalBuilder </w:t>
      </w:r>
      <w:r>
        <w:rPr>
          <w:rFonts w:ascii="Consolas" w:hAnsi="Consolas" w:cs="Consolas"/>
          <w:color w:val="6A3E3E"/>
          <w:shd w:val="clear" w:color="auto" w:fill="E8F2FE"/>
        </w:rPr>
        <w:t>aModalBuilder</w:t>
      </w:r>
      <w:r>
        <w:rPr>
          <w:rFonts w:ascii="Consolas" w:hAnsi="Consolas" w:cs="Consolas"/>
          <w:color w:val="000000"/>
          <w:shd w:val="clear" w:color="auto" w:fill="E8F2FE"/>
        </w:rPr>
        <w:t xml:space="preserve">)  dans </w:t>
      </w:r>
    </w:p>
    <w:p w14:paraId="11A3B4B0" w14:textId="77777777" w:rsidR="00974786" w:rsidRDefault="00974786" w:rsidP="00974786">
      <w:pPr>
        <w:rPr>
          <w:rFonts w:ascii="Arial" w:hAnsi="Arial" w:cs="Arial"/>
          <w:sz w:val="16"/>
          <w:szCs w:val="16"/>
        </w:rPr>
      </w:pPr>
      <w:r>
        <w:rPr>
          <w:rFonts w:ascii="Consolas" w:hAnsi="Consolas" w:cs="Consolas"/>
          <w:color w:val="000000"/>
          <w:shd w:val="clear" w:color="auto" w:fill="D4D4D4"/>
        </w:rPr>
        <w:t>BComboBoxModal</w:t>
      </w:r>
      <w:r>
        <w:rPr>
          <w:rFonts w:ascii="Consolas" w:hAnsi="Consolas" w:cs="Consolas"/>
          <w:color w:val="00000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hd w:val="clear" w:color="auto" w:fill="E8F2FE"/>
        </w:rPr>
        <w:t>extends</w:t>
      </w:r>
      <w:r>
        <w:rPr>
          <w:rFonts w:ascii="Consolas" w:hAnsi="Consolas" w:cs="Consolas"/>
          <w:color w:val="000000"/>
          <w:shd w:val="clear" w:color="auto" w:fill="E8F2FE"/>
        </w:rPr>
        <w:t xml:space="preserve"> BModalSelectionComponent&lt;BComboBox, DataListModel&gt;</w:t>
      </w:r>
    </w:p>
    <w:p w14:paraId="5057753D" w14:textId="77777777" w:rsidR="00974786" w:rsidRDefault="00974786" w:rsidP="00974786">
      <w:pPr>
        <w:rPr>
          <w:rFonts w:ascii="Arial" w:hAnsi="Arial" w:cs="Arial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>
        <w:rPr>
          <w:rFonts w:ascii="Consolas" w:hAnsi="Consolas" w:cs="Consolas"/>
          <w:color w:val="00000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>
        <w:rPr>
          <w:rFonts w:ascii="Consolas" w:hAnsi="Consolas" w:cs="Consolas"/>
          <w:color w:val="000000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hd w:val="clear" w:color="auto" w:fill="D4D4D4"/>
        </w:rPr>
        <w:t>bind</w:t>
      </w:r>
      <w:r>
        <w:rPr>
          <w:rFonts w:ascii="Consolas" w:hAnsi="Consolas" w:cs="Consolas"/>
          <w:color w:val="000000"/>
          <w:shd w:val="clear" w:color="auto" w:fill="E8F2FE"/>
        </w:rPr>
        <w:t xml:space="preserve">(Binder </w:t>
      </w:r>
      <w:r>
        <w:rPr>
          <w:rFonts w:ascii="Consolas" w:hAnsi="Consolas" w:cs="Consolas"/>
          <w:color w:val="6A3E3E"/>
          <w:shd w:val="clear" w:color="auto" w:fill="E8F2FE"/>
        </w:rPr>
        <w:t>aBinder</w:t>
      </w:r>
      <w:r>
        <w:rPr>
          <w:rFonts w:ascii="Consolas" w:hAnsi="Consolas" w:cs="Consolas"/>
          <w:color w:val="000000"/>
          <w:shd w:val="clear" w:color="auto" w:fill="E8F2FE"/>
        </w:rPr>
        <w:t>) dansDataview</w:t>
      </w:r>
    </w:p>
    <w:p w14:paraId="463992EE" w14:textId="77777777" w:rsidR="00974786" w:rsidRPr="004E2DFA" w:rsidRDefault="00974786" w:rsidP="00974786">
      <w:pPr>
        <w:rPr>
          <w:rFonts w:ascii="Arial" w:hAnsi="Arial" w:cs="Arial"/>
          <w:sz w:val="16"/>
          <w:szCs w:val="16"/>
        </w:rPr>
      </w:pPr>
    </w:p>
    <w:p w14:paraId="29C69246" w14:textId="77777777" w:rsidR="00974786" w:rsidRDefault="00974786" w:rsidP="00974786">
      <w:r>
        <w:t>□</w:t>
      </w:r>
    </w:p>
    <w:p w14:paraId="41E64ACA" w14:textId="77777777" w:rsidR="00974786" w:rsidRDefault="00974786" w:rsidP="00974786"/>
    <w:p w14:paraId="3AD00C89" w14:textId="77777777" w:rsidR="00974786" w:rsidRDefault="00974786" w:rsidP="00974786">
      <w:r w:rsidRPr="00165CDA">
        <w:rPr>
          <w:noProof/>
        </w:rPr>
        <w:lastRenderedPageBreak/>
        <w:drawing>
          <wp:inline distT="0" distB="0" distL="0" distR="0" wp14:anchorId="420DF7E2" wp14:editId="2CEB62E8">
            <wp:extent cx="5760720" cy="27654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5D9" w14:textId="77777777" w:rsidR="00974786" w:rsidRDefault="00974786" w:rsidP="00974786"/>
    <w:p w14:paraId="261C0D1F" w14:textId="77777777" w:rsidR="00974786" w:rsidRDefault="00974786" w:rsidP="00974786"/>
    <w:p w14:paraId="1D301855" w14:textId="77777777" w:rsidR="00974786" w:rsidRDefault="00974786" w:rsidP="00974786">
      <w:r>
        <w:t>u SERVICE M2TIER PEUT APPERL PLUSIEurs servicees unitaires mais pas d’autres services métier</w:t>
      </w:r>
    </w:p>
    <w:p w14:paraId="592245F3" w14:textId="77777777" w:rsidR="00974786" w:rsidRDefault="00974786" w:rsidP="00974786"/>
    <w:p w14:paraId="12E269A6" w14:textId="77777777" w:rsidR="00974786" w:rsidRDefault="00974786" w:rsidP="00974786">
      <w:r>
        <w:t>service unitaire = un dao et plus</w:t>
      </w:r>
    </w:p>
    <w:p w14:paraId="12FBCE23" w14:textId="77777777" w:rsidR="00974786" w:rsidRDefault="00974786" w:rsidP="00974786"/>
    <w:p w14:paraId="611FDD78" w14:textId="77777777" w:rsidR="00974786" w:rsidRDefault="00974786" w:rsidP="00974786">
      <w:r>
        <w:t>uun DTO est entre un service métier et un service BWT</w:t>
      </w:r>
    </w:p>
    <w:p w14:paraId="1E802CBF" w14:textId="77777777" w:rsidR="00974786" w:rsidRDefault="00974786" w:rsidP="00974786">
      <w:r>
        <w:t>UN DTO EST UNE AGR2GATION ENTRE PLUSIERURS objets métier</w:t>
      </w:r>
    </w:p>
    <w:p w14:paraId="3641614C" w14:textId="77777777" w:rsidR="00974786" w:rsidRDefault="00974786" w:rsidP="00974786">
      <w:r>
        <w:t>un objet métier = entity bean</w:t>
      </w:r>
    </w:p>
    <w:p w14:paraId="053E6626" w14:textId="77777777" w:rsidR="00974786" w:rsidRDefault="00974786" w:rsidP="00974786">
      <w:r>
        <w:t>un serviceApplication = correspond à un gros traitement</w:t>
      </w:r>
    </w:p>
    <w:p w14:paraId="45E1627F" w14:textId="77777777" w:rsidR="00974786" w:rsidRDefault="00974786" w:rsidP="00974786">
      <w:r>
        <w:t>quand un seul écran =&gt; pas de service métier ni de service applicatif</w:t>
      </w:r>
    </w:p>
    <w:p w14:paraId="728C7FCB" w14:textId="77777777" w:rsidR="00974786" w:rsidRDefault="00974786" w:rsidP="00974786"/>
    <w:p w14:paraId="29595178" w14:textId="77777777" w:rsidR="00B96328" w:rsidRDefault="00B96328" w:rsidP="00B96328">
      <w:pPr>
        <w:pStyle w:val="Titre1"/>
        <w:jc w:val="center"/>
        <w:rPr>
          <w:rFonts w:cstheme="majorBidi"/>
          <w:lang w:bidi="ar-SA"/>
        </w:rPr>
      </w:pPr>
      <w:r>
        <w:lastRenderedPageBreak/>
        <w:t>Créer un MVP</w:t>
      </w:r>
    </w:p>
    <w:p w14:paraId="62972B21" w14:textId="77777777" w:rsidR="00B96328" w:rsidRDefault="00B96328" w:rsidP="00B96328"/>
    <w:p w14:paraId="5C5E7637" w14:textId="77777777" w:rsidR="00B96328" w:rsidRDefault="00B96328" w:rsidP="00B96328">
      <w:r>
        <w:t xml:space="preserve">Suivre le lien ci-dessous : </w:t>
      </w:r>
    </w:p>
    <w:p w14:paraId="2EEA0508" w14:textId="77777777" w:rsidR="00B96328" w:rsidRDefault="0010284E" w:rsidP="00B96328">
      <w:hyperlink r:id="rId14" w:history="1">
        <w:r w:rsidR="00B96328">
          <w:rPr>
            <w:rStyle w:val="Lienhypertexte"/>
          </w:rPr>
          <w:t>https://gitlab.conception.ti/be/jenkins-config/-/wikis/creer-mvp</w:t>
        </w:r>
      </w:hyperlink>
      <w:r w:rsidR="00B96328">
        <w:t xml:space="preserve"> </w:t>
      </w:r>
    </w:p>
    <w:p w14:paraId="62CFD0B5" w14:textId="77777777" w:rsidR="00B96328" w:rsidRDefault="00B96328" w:rsidP="00B96328">
      <w:r>
        <w:t xml:space="preserve">Etape 1 : </w:t>
      </w:r>
    </w:p>
    <w:p w14:paraId="5986908F" w14:textId="77777777" w:rsidR="00B96328" w:rsidRDefault="00B96328" w:rsidP="00B96328">
      <w:r>
        <w:rPr>
          <w:noProof/>
        </w:rPr>
        <w:drawing>
          <wp:inline distT="0" distB="0" distL="0" distR="0" wp14:anchorId="6B417F52" wp14:editId="4ABE631A">
            <wp:extent cx="5753100" cy="27533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B1DE" w14:textId="77777777" w:rsidR="00B96328" w:rsidRDefault="00B96328" w:rsidP="00B96328"/>
    <w:p w14:paraId="2408450D" w14:textId="77777777" w:rsidR="00B96328" w:rsidRDefault="00B96328" w:rsidP="00B96328">
      <w:r>
        <w:t>Etape 2 : suivre le lien</w:t>
      </w:r>
    </w:p>
    <w:p w14:paraId="6C4DCE6C" w14:textId="77777777" w:rsidR="00B96328" w:rsidRDefault="00B96328" w:rsidP="00B96328">
      <w:r>
        <w:t>Etape 3 : suivre le lien en lançant le job de production. S’il est vert, on passe à l’étape 4. On ne vérifie pas les images Docker.</w:t>
      </w:r>
    </w:p>
    <w:p w14:paraId="7FF5091B" w14:textId="77777777" w:rsidR="00B96328" w:rsidRDefault="00B96328" w:rsidP="00B96328">
      <w:r>
        <w:t>Etape 4 : Pas besoin de faire ça</w:t>
      </w:r>
    </w:p>
    <w:p w14:paraId="766B4505" w14:textId="77777777" w:rsidR="00B96328" w:rsidRDefault="00B96328" w:rsidP="00B96328">
      <w:r>
        <w:t>Etape 5 : Dans fork, cloner le jenkins-config de la branche develop (</w:t>
      </w:r>
      <w:hyperlink r:id="rId16" w:history="1">
        <w:r>
          <w:rPr>
            <w:rStyle w:val="Lienhypertexte"/>
          </w:rPr>
          <w:t>https://gitlab.conception.ti/be/jenkins-config</w:t>
        </w:r>
      </w:hyperlink>
      <w:r>
        <w:t xml:space="preserve">). Le mettre n’importe où car ce n’est pas lié au MVP. Le mieux est de le faire dans chaque workspace. (pas sûr)? Le document se trouve dans « D:\dev\workspaces\5.2_PROCESS_RH\jenkins-config\kelio\planifiques\PLANIFIQUES_JOUR_FERIE » dans notre cas (mais bien dans … &gt; jenkins-config &gt; kelio &gt; planfiques &gt; MVP concerné). Ajouter les lignes qu’il faut : </w:t>
      </w:r>
    </w:p>
    <w:p w14:paraId="0C43C688" w14:textId="77777777" w:rsidR="00B96328" w:rsidRDefault="00B96328" w:rsidP="00B96328"/>
    <w:p w14:paraId="1F2410AC" w14:textId="77777777" w:rsidR="00B96328" w:rsidRDefault="00B96328" w:rsidP="00B96328">
      <w:r>
        <w:rPr>
          <w:noProof/>
        </w:rPr>
        <w:lastRenderedPageBreak/>
        <w:drawing>
          <wp:inline distT="0" distB="0" distL="0" distR="0" wp14:anchorId="04ECAF18" wp14:editId="0705EC9C">
            <wp:extent cx="5763260" cy="4013200"/>
            <wp:effectExtent l="0" t="0" r="889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51FA" w14:textId="77777777" w:rsidR="00B96328" w:rsidRDefault="00B96328" w:rsidP="00B96328">
      <w:r>
        <w:t>Suivre la fin du lien (commit + push + lancer job)</w:t>
      </w:r>
    </w:p>
    <w:p w14:paraId="3275C634" w14:textId="77777777" w:rsidR="00B96328" w:rsidRPr="003000A1" w:rsidRDefault="00B96328" w:rsidP="00B96328"/>
    <w:p w14:paraId="12375DAA" w14:textId="6762B677" w:rsidR="006116E6" w:rsidRDefault="006116E6" w:rsidP="006116E6">
      <w:pPr>
        <w:pStyle w:val="Titre1"/>
      </w:pPr>
      <w:r>
        <w:lastRenderedPageBreak/>
        <w:t>Ergo</w:t>
      </w:r>
    </w:p>
    <w:p w14:paraId="6089D674" w14:textId="19C4F910" w:rsidR="003265B7" w:rsidRDefault="00A36186" w:rsidP="006116E6">
      <w:r>
        <w:t xml:space="preserve">□  </w:t>
      </w:r>
      <w:r w:rsidR="00867D10">
        <w:t xml:space="preserve">les </w:t>
      </w:r>
      <w:r w:rsidR="003265B7">
        <w:t>Oid</w:t>
      </w:r>
      <w:r w:rsidR="00867D10">
        <w:t>s</w:t>
      </w:r>
      <w:r w:rsidR="003265B7">
        <w:t xml:space="preserve"> concerne</w:t>
      </w:r>
      <w:r w:rsidR="00867D10">
        <w:t>nt</w:t>
      </w:r>
      <w:r w:rsidR="003265B7">
        <w:t xml:space="preserve"> les entity bean </w:t>
      </w:r>
      <w:r w:rsidR="005B16D9">
        <w:t xml:space="preserve">(ce que Kelio appelle </w:t>
      </w:r>
      <w:r w:rsidR="005B16D9">
        <w:t>les objets métier</w:t>
      </w:r>
      <w:r w:rsidR="005B16D9">
        <w:t>)</w:t>
      </w:r>
      <w:bookmarkStart w:id="0" w:name="_GoBack"/>
      <w:bookmarkEnd w:id="0"/>
    </w:p>
    <w:p w14:paraId="2E881CEE" w14:textId="77777777" w:rsidR="003265B7" w:rsidRDefault="003265B7" w:rsidP="006116E6"/>
    <w:p w14:paraId="50FEE725" w14:textId="22F51089" w:rsidR="006116E6" w:rsidRDefault="00B24E70" w:rsidP="006116E6">
      <w:r>
        <w:t xml:space="preserve">□  </w:t>
      </w:r>
      <w:r w:rsidR="00EB4946">
        <w:t>à partir de la 5.1, la vision est plus « salarié » que GT , « gestion du temps »</w:t>
      </w:r>
      <w:r w:rsidR="00A95717">
        <w:t xml:space="preserve"> </w:t>
      </w:r>
    </w:p>
    <w:p w14:paraId="6B9000B0" w14:textId="0E549629" w:rsidR="00B24E70" w:rsidRDefault="00B24E70" w:rsidP="00B24E70">
      <w:pPr>
        <w:ind w:left="708" w:firstLine="708"/>
      </w:pPr>
      <w:r>
        <w:t>la vision est plus orientée RH</w:t>
      </w:r>
    </w:p>
    <w:p w14:paraId="5E114CC7" w14:textId="77CEF70A" w:rsidR="00B24E70" w:rsidRDefault="00B24E70" w:rsidP="00B24E70">
      <w:r>
        <w:t>A-team = RH</w:t>
      </w:r>
    </w:p>
    <w:p w14:paraId="59E838A9" w14:textId="32300516" w:rsidR="00B24E70" w:rsidRDefault="00B24E70" w:rsidP="00B24E70">
      <w:r>
        <w:tab/>
        <w:t>on remplace SIRH</w:t>
      </w:r>
    </w:p>
    <w:p w14:paraId="773FDF87" w14:textId="686F2345" w:rsidR="00B24E70" w:rsidRDefault="00B24E70" w:rsidP="00B24E70"/>
    <w:p w14:paraId="0AA8F732" w14:textId="6F07AF7B" w:rsidR="00B24E70" w:rsidRDefault="00B24E70" w:rsidP="00B24E70">
      <w:r>
        <w:t xml:space="preserve">□  </w:t>
      </w:r>
      <w:r>
        <w:tab/>
        <w:t>‘module’ – client-bwt</w:t>
      </w:r>
    </w:p>
    <w:p w14:paraId="04083BAC" w14:textId="308C2C15" w:rsidR="00B24E70" w:rsidRDefault="00B24E70" w:rsidP="00B24E70">
      <w:pPr>
        <w:ind w:firstLine="708"/>
      </w:pPr>
      <w:r>
        <w:t>‘module’ – serveur-bwt</w:t>
      </w:r>
    </w:p>
    <w:p w14:paraId="0C83F6FA" w14:textId="4AA1B86F" w:rsidR="00B24E70" w:rsidRDefault="00B24E70" w:rsidP="00B24E70">
      <w:pPr>
        <w:ind w:firstLine="708"/>
      </w:pPr>
      <w:r>
        <w:t>‘module’ – serveur</w:t>
      </w:r>
    </w:p>
    <w:p w14:paraId="392D64F3" w14:textId="1734DDD8" w:rsidR="00F36857" w:rsidRDefault="00F36857" w:rsidP="00F36857"/>
    <w:p w14:paraId="622F5DA4" w14:textId="74576482" w:rsidR="00F36857" w:rsidRDefault="00F36857" w:rsidP="00F36857">
      <w:r>
        <w:t>□  ergo-web (point d’entrée de la webapp) contient les properties</w:t>
      </w:r>
    </w:p>
    <w:p w14:paraId="57B7D772" w14:textId="42D112F2" w:rsidR="00F36857" w:rsidRDefault="00F36857" w:rsidP="00F36857"/>
    <w:p w14:paraId="69D0A248" w14:textId="1AD440D2" w:rsidR="00F36857" w:rsidRDefault="00F36857" w:rsidP="00F36857">
      <w:r>
        <w:t xml:space="preserve">□  tomcat-ergo-web </w:t>
      </w:r>
      <w:r w:rsidR="00116D6B">
        <w:t xml:space="preserve"> (tâche à démarrer)</w:t>
      </w:r>
    </w:p>
    <w:p w14:paraId="5BC78803" w14:textId="57D3E36D" w:rsidR="00116D6B" w:rsidRDefault="00116D6B" w:rsidP="00F36857">
      <w:r>
        <w:t>open.configuration.properties</w:t>
      </w:r>
      <w:r w:rsidR="004772A3">
        <w:t xml:space="preserve"> (fichier de config dans lequel on déclare les BDDs)</w:t>
      </w:r>
    </w:p>
    <w:p w14:paraId="76C8B665" w14:textId="0C7FC3B1" w:rsidR="004772A3" w:rsidRDefault="004772A3" w:rsidP="00F36857">
      <w:r>
        <w:t>3</w:t>
      </w:r>
      <w:r w:rsidRPr="004772A3">
        <w:rPr>
          <w:vertAlign w:val="superscript"/>
        </w:rPr>
        <w:t>ème</w:t>
      </w:r>
      <w:r>
        <w:t xml:space="preserve"> base pour les calculs</w:t>
      </w:r>
    </w:p>
    <w:p w14:paraId="1C831AAB" w14:textId="6CA2E2E4" w:rsidR="004772A3" w:rsidRDefault="004772A3" w:rsidP="00F36857"/>
    <w:p w14:paraId="3FE73DB0" w14:textId="2C7E1160" w:rsidR="004772A3" w:rsidRDefault="004772A3" w:rsidP="00F36857">
      <w:r>
        <w:t>□</w:t>
      </w:r>
      <w:r>
        <w:tab/>
      </w:r>
      <w:r w:rsidR="00B96328">
        <w:t>port 8089 (remplacer serverport)</w:t>
      </w:r>
    </w:p>
    <w:p w14:paraId="7B6D6211" w14:textId="77777777" w:rsidR="00A36186" w:rsidRDefault="00A36186" w:rsidP="00F36857"/>
    <w:p w14:paraId="1BE73AB8" w14:textId="1467F0CF" w:rsidR="00B96328" w:rsidRDefault="00B96328" w:rsidP="00F36857">
      <w:r>
        <w:t>□</w:t>
      </w:r>
      <w:r>
        <w:tab/>
        <w:t>2 types d’utilisateur</w:t>
      </w:r>
    </w:p>
    <w:p w14:paraId="728E006D" w14:textId="140C65D7" w:rsidR="00B96328" w:rsidRDefault="00B96328" w:rsidP="00F36857">
      <w:r>
        <w:tab/>
        <w:t>-&gt; standards BDD</w:t>
      </w:r>
    </w:p>
    <w:p w14:paraId="3AABB2D6" w14:textId="5EF02354" w:rsidR="00B96328" w:rsidRDefault="00B96328" w:rsidP="00F36857">
      <w:r>
        <w:tab/>
        <w:t>-&gt; techs (pas nécessairement en BDD)</w:t>
      </w:r>
    </w:p>
    <w:p w14:paraId="3D88251B" w14:textId="16EC124C" w:rsidR="00B96328" w:rsidRDefault="00B96328" w:rsidP="00F36857">
      <w:r>
        <w:tab/>
      </w:r>
      <w:r>
        <w:tab/>
        <w:t>qui utilisent un code tech</w:t>
      </w:r>
    </w:p>
    <w:p w14:paraId="0B2EAA70" w14:textId="77777777" w:rsidR="004772A3" w:rsidRDefault="004772A3" w:rsidP="00F36857"/>
    <w:p w14:paraId="40E5CE8B" w14:textId="77777777" w:rsidR="00116D6B" w:rsidRDefault="00116D6B" w:rsidP="00F36857"/>
    <w:p w14:paraId="4C814B5C" w14:textId="77777777" w:rsidR="00F36857" w:rsidRPr="006116E6" w:rsidRDefault="00F36857" w:rsidP="00B24E70">
      <w:pPr>
        <w:ind w:firstLine="708"/>
      </w:pPr>
    </w:p>
    <w:p w14:paraId="0F0919C5" w14:textId="03DE10CC" w:rsidR="002F42B6" w:rsidRDefault="00510F59" w:rsidP="002F42B6">
      <w:pPr>
        <w:pStyle w:val="Titre1"/>
      </w:pPr>
      <w:r>
        <w:lastRenderedPageBreak/>
        <w:t>Fausses fiches</w:t>
      </w:r>
    </w:p>
    <w:p w14:paraId="1C6CD0F1" w14:textId="57483418" w:rsidR="0051632A" w:rsidRDefault="0051632A" w:rsidP="002F42B6">
      <w:pPr>
        <w:rPr>
          <w:u w:val="single"/>
        </w:rPr>
      </w:pPr>
      <w:r>
        <w:rPr>
          <w:u w:val="single"/>
        </w:rPr>
        <w:t>□</w:t>
      </w:r>
      <w:r>
        <w:rPr>
          <w:u w:val="single"/>
        </w:rPr>
        <w:tab/>
        <w:t>LOGINS</w:t>
      </w:r>
    </w:p>
    <w:p w14:paraId="154FF2DE" w14:textId="0ED3C254" w:rsidR="0051632A" w:rsidRPr="0051632A" w:rsidRDefault="0051632A" w:rsidP="002F42B6">
      <w:r w:rsidRPr="0051632A">
        <w:t>login=Bodet</w:t>
      </w:r>
    </w:p>
    <w:p w14:paraId="6CD2BDEB" w14:textId="275AA49B" w:rsidR="0051632A" w:rsidRPr="0051632A" w:rsidRDefault="0051632A" w:rsidP="002F42B6">
      <w:r w:rsidRPr="0051632A">
        <w:t>mdp=0000</w:t>
      </w:r>
    </w:p>
    <w:p w14:paraId="0202CA4D" w14:textId="3D50B913" w:rsidR="0051632A" w:rsidRPr="000C5B4E" w:rsidRDefault="000C5B4E" w:rsidP="002F42B6">
      <w:r w:rsidRPr="000C5B4E">
        <w:t>oid= 1</w:t>
      </w:r>
    </w:p>
    <w:p w14:paraId="5CD8E03F" w14:textId="67A78C83" w:rsidR="000C5B4E" w:rsidRDefault="000C5B4E" w:rsidP="002F42B6">
      <w:pPr>
        <w:rPr>
          <w:u w:val="single"/>
        </w:rPr>
      </w:pPr>
    </w:p>
    <w:p w14:paraId="56112F36" w14:textId="3CBAE7EE" w:rsidR="00A56B84" w:rsidRDefault="00A56B84" w:rsidP="00A56B84">
      <w:r w:rsidRPr="0051632A">
        <w:t>login=</w:t>
      </w:r>
      <w:r>
        <w:t>Laurier</w:t>
      </w:r>
    </w:p>
    <w:p w14:paraId="6960640F" w14:textId="5ED9924F" w:rsidR="00A56B84" w:rsidRDefault="002F789D" w:rsidP="00A56B84">
      <w:r>
        <w:t>mpd=</w:t>
      </w:r>
      <w:r w:rsidR="00935899">
        <w:t>0000</w:t>
      </w:r>
    </w:p>
    <w:p w14:paraId="1BE04529" w14:textId="2EAC9E17" w:rsidR="002F789D" w:rsidRPr="0051632A" w:rsidRDefault="002F789D" w:rsidP="00A56B84">
      <w:r>
        <w:t>Oid=2</w:t>
      </w:r>
    </w:p>
    <w:p w14:paraId="21C678B3" w14:textId="77777777" w:rsidR="00A56B84" w:rsidRDefault="00A56B84" w:rsidP="002F42B6">
      <w:pPr>
        <w:rPr>
          <w:u w:val="single"/>
        </w:rPr>
      </w:pPr>
    </w:p>
    <w:p w14:paraId="098F90E9" w14:textId="36F19688" w:rsidR="00476E42" w:rsidRPr="00476E42" w:rsidRDefault="0051632A" w:rsidP="002F42B6">
      <w:pPr>
        <w:rPr>
          <w:u w:val="single"/>
        </w:rPr>
      </w:pPr>
      <w:r>
        <w:rPr>
          <w:u w:val="single"/>
        </w:rPr>
        <w:t>□</w:t>
      </w:r>
      <w:r>
        <w:rPr>
          <w:u w:val="single"/>
        </w:rPr>
        <w:tab/>
      </w:r>
      <w:r w:rsidR="00476E42" w:rsidRPr="00476E42">
        <w:rPr>
          <w:u w:val="single"/>
        </w:rPr>
        <w:t>1</w:t>
      </w:r>
      <w:r w:rsidR="00476E42" w:rsidRPr="00476E42">
        <w:rPr>
          <w:u w:val="single"/>
          <w:vertAlign w:val="superscript"/>
        </w:rPr>
        <w:t>ère</w:t>
      </w:r>
      <w:r w:rsidR="00476E42" w:rsidRPr="00476E42">
        <w:rPr>
          <w:u w:val="single"/>
        </w:rPr>
        <w:t xml:space="preserve"> fiche</w:t>
      </w:r>
    </w:p>
    <w:p w14:paraId="22FC0083" w14:textId="594C4C55" w:rsidR="002F42B6" w:rsidRDefault="003123B5" w:rsidP="002F42B6">
      <w:r w:rsidRPr="003123B5">
        <w:t>SalarieDonneesProfessionnelles</w:t>
      </w:r>
      <w:r>
        <w:t xml:space="preserve">  dans gtp-serveur-bwt</w:t>
      </w:r>
    </w:p>
    <w:p w14:paraId="65344915" w14:textId="7F6A0161" w:rsidR="00AE3495" w:rsidRDefault="00AE3495" w:rsidP="00AE3495">
      <w:r>
        <w:t xml:space="preserve">les properties sont dans dans </w:t>
      </w:r>
      <w:r w:rsidRPr="00F9434D">
        <w:rPr>
          <w:b/>
          <w:sz w:val="28"/>
          <w:szCs w:val="28"/>
        </w:rPr>
        <w:t>gtp-serveur-bwt</w:t>
      </w:r>
      <w:r w:rsidR="0001482A">
        <w:t xml:space="preserve">, côté serveur </w:t>
      </w:r>
      <w:r w:rsidR="0006362B">
        <w:t>donc</w:t>
      </w:r>
    </w:p>
    <w:p w14:paraId="20C3E2EC" w14:textId="69C8039C" w:rsidR="0006362B" w:rsidRDefault="0006362B" w:rsidP="00AE3495">
      <w:r>
        <w:t xml:space="preserve">-&gt; les </w:t>
      </w:r>
      <w:r w:rsidRPr="0006362B">
        <w:t>throw new ExceptionBWT</w:t>
      </w:r>
      <w:r>
        <w:t xml:space="preserve"> </w:t>
      </w:r>
      <w:r w:rsidRPr="0006362B">
        <w:t>(traduire</w:t>
      </w:r>
      <w:r>
        <w:t xml:space="preserve"> </w:t>
      </w:r>
      <w:r w:rsidRPr="0006362B">
        <w:t>("affectationDynamique</w:t>
      </w:r>
      <w:r>
        <w:t xml:space="preserve"> </w:t>
      </w:r>
      <w:r w:rsidRPr="0006362B">
        <w:t>AjoutRetrait</w:t>
      </w:r>
      <w:r>
        <w:t xml:space="preserve"> </w:t>
      </w:r>
      <w:r w:rsidRPr="0006362B">
        <w:t>.contrainte.dureeJour.valeurMin"));</w:t>
      </w:r>
    </w:p>
    <w:p w14:paraId="393F5ABA" w14:textId="43D0F8F2" w:rsidR="00BB5F54" w:rsidRDefault="00BB5F54" w:rsidP="00AE3495">
      <w:r>
        <w:t>sont côté serveur</w:t>
      </w:r>
    </w:p>
    <w:p w14:paraId="5F1935DD" w14:textId="77777777" w:rsidR="00AE3495" w:rsidRDefault="00AE3495" w:rsidP="002F42B6"/>
    <w:p w14:paraId="622DFC44" w14:textId="77777777" w:rsidR="00AE3495" w:rsidRDefault="00AE3495" w:rsidP="002F42B6"/>
    <w:p w14:paraId="7A335FF1" w14:textId="008EE25E" w:rsidR="00476E42" w:rsidRDefault="00476E42" w:rsidP="002F42B6">
      <w:r>
        <w:t>exploit-gtp-client-bwt</w:t>
      </w:r>
    </w:p>
    <w:p w14:paraId="048EECD8" w14:textId="7A20D2E3" w:rsidR="00AE3495" w:rsidRDefault="00AE3495" w:rsidP="002F42B6"/>
    <w:p w14:paraId="79CB5A27" w14:textId="77777777" w:rsidR="0074471A" w:rsidRDefault="0074471A" w:rsidP="0074471A">
      <w:r>
        <w:t>D:\formation_tt\workspaces\ergo\ihm\exploit-gtp-client-bwt\src\main\java\com\bodet\bwt\exploit\gtp\client\commun\exploiter\salarie\content\view\personnel\SalarieDocumentsView.java (1 hit)</w:t>
      </w:r>
    </w:p>
    <w:p w14:paraId="5847518C" w14:textId="2D212FF4" w:rsidR="00AE3495" w:rsidRDefault="0074471A" w:rsidP="0074471A">
      <w:r>
        <w:tab/>
        <w:t>Line 389:         documentsPanel = new BFieldSet(traduire(TRAD_CTX + "liensDocumentaires"));</w:t>
      </w:r>
    </w:p>
    <w:p w14:paraId="6D39820C" w14:textId="523F0177" w:rsidR="00DB64AA" w:rsidRDefault="00DB64AA" w:rsidP="0074471A"/>
    <w:p w14:paraId="56281CDA" w14:textId="27646ECF" w:rsidR="00DB64AA" w:rsidRDefault="00DB64AA" w:rsidP="0074471A">
      <w:r w:rsidRPr="00DB64AA">
        <w:t>com.bodet.bwt.gtp.serveur.domain.exploit.exploiter.salarie.documents</w:t>
      </w:r>
      <w:r>
        <w:t>.</w:t>
      </w:r>
      <w:r w:rsidR="00412A6C" w:rsidRPr="00412A6C">
        <w:t>SalarieDocumentBWT</w:t>
      </w:r>
    </w:p>
    <w:p w14:paraId="73A3C3C1" w14:textId="6C99A8A4" w:rsidR="00412A6C" w:rsidRDefault="00412A6C" w:rsidP="0074471A"/>
    <w:p w14:paraId="5DE77A36" w14:textId="77777777" w:rsidR="00412A6C" w:rsidRDefault="00412A6C" w:rsidP="0074471A"/>
    <w:p w14:paraId="4E6A133D" w14:textId="5670E11A" w:rsidR="003123B5" w:rsidRDefault="003123B5" w:rsidP="002F42B6"/>
    <w:p w14:paraId="43788966" w14:textId="77777777" w:rsidR="003123B5" w:rsidRDefault="003123B5" w:rsidP="002F42B6"/>
    <w:p w14:paraId="2DECED3D" w14:textId="77777777" w:rsidR="002F42B6" w:rsidRDefault="002F42B6" w:rsidP="002F42B6"/>
    <w:p w14:paraId="46BE198C" w14:textId="77777777" w:rsidR="002F42B6" w:rsidRPr="002F42B6" w:rsidRDefault="002F42B6" w:rsidP="002F42B6"/>
    <w:p w14:paraId="5A3CFAB1" w14:textId="4F18986B" w:rsidR="00A8351E" w:rsidRDefault="00A8351E" w:rsidP="00A8351E">
      <w:pPr>
        <w:pStyle w:val="Titre1"/>
      </w:pPr>
      <w:r>
        <w:lastRenderedPageBreak/>
        <w:t>Firebird</w:t>
      </w:r>
    </w:p>
    <w:p w14:paraId="6C657F7F" w14:textId="77777777" w:rsidR="00A8351E" w:rsidRDefault="00A8351E" w:rsidP="00A8351E">
      <w:r>
        <w:t>□</w:t>
      </w:r>
      <w:r>
        <w:tab/>
        <w:t xml:space="preserve">version = </w:t>
      </w:r>
      <w:r w:rsidRPr="002A2AE6">
        <w:t>3.0.4.33054-0_x64</w:t>
      </w:r>
    </w:p>
    <w:p w14:paraId="0CD92619" w14:textId="77777777" w:rsidR="00A8351E" w:rsidRDefault="00A8351E" w:rsidP="00A8351E"/>
    <w:p w14:paraId="01974369" w14:textId="7D1E6E9D" w:rsidR="00A8351E" w:rsidRDefault="00A8351E" w:rsidP="00A8351E">
      <w:r w:rsidRPr="007A3A49">
        <w:t>set FIREBIRD_HOME=D:\Program_Files\Firebird</w:t>
      </w:r>
      <w:r w:rsidR="00B82C9A">
        <w:t>3.0</w:t>
      </w:r>
      <w:r>
        <w:t>\</w:t>
      </w:r>
    </w:p>
    <w:p w14:paraId="2301BAB5" w14:textId="77777777" w:rsidR="00A8351E" w:rsidRDefault="00A8351E" w:rsidP="00A8351E"/>
    <w:p w14:paraId="14648800" w14:textId="77777777" w:rsidR="00A8351E" w:rsidRDefault="00A8351E" w:rsidP="00A8351E">
      <w:r w:rsidRPr="008650C8">
        <w:t xml:space="preserve">%FIREBIRD_HOME%\gsec -user sysdba -password masterkey -database "localhost/49100:D:\Program_Files\Firebird\security3.fdb"  </w:t>
      </w:r>
    </w:p>
    <w:p w14:paraId="6FC22999" w14:textId="77777777" w:rsidR="00A8351E" w:rsidRDefault="00A8351E" w:rsidP="00A8351E"/>
    <w:p w14:paraId="06C2C09E" w14:textId="7569BC05" w:rsidR="00A8351E" w:rsidRDefault="00DC1D67" w:rsidP="00A8351E">
      <w:r>
        <w:t xml:space="preserve">avant dernière commande = </w:t>
      </w:r>
      <w:r w:rsidR="00A8351E" w:rsidRPr="006F3B70">
        <w:t>create user SYSDBA password 'pwdfireb';</w:t>
      </w:r>
    </w:p>
    <w:p w14:paraId="7B82AE5D" w14:textId="09FBEE26" w:rsidR="00DC1D67" w:rsidRDefault="00DC1D67" w:rsidP="00DC1D67">
      <w:r>
        <w:t xml:space="preserve">prochaine commande = </w:t>
      </w:r>
      <w:r w:rsidRPr="006F3B70">
        <w:t>create user SYSDBA password 'pwdfireb';</w:t>
      </w:r>
    </w:p>
    <w:p w14:paraId="5CB0480F" w14:textId="77777777" w:rsidR="00A8351E" w:rsidRDefault="00A8351E" w:rsidP="00A8351E"/>
    <w:p w14:paraId="78642A2A" w14:textId="77777777" w:rsidR="00A8351E" w:rsidRDefault="00A8351E" w:rsidP="00A8351E"/>
    <w:p w14:paraId="35B27303" w14:textId="77777777" w:rsidR="00A8351E" w:rsidRPr="00A8351E" w:rsidRDefault="00A8351E" w:rsidP="00A8351E">
      <w:pPr>
        <w:pStyle w:val="PrformatHTML"/>
        <w:rPr>
          <w:color w:val="000000"/>
        </w:rPr>
      </w:pPr>
      <w:r>
        <w:t>□</w:t>
      </w:r>
      <w:r>
        <w:tab/>
      </w:r>
      <w:r w:rsidRPr="00A8351E">
        <w:rPr>
          <w:color w:val="000000"/>
        </w:rPr>
        <w:t>cd "C:\Program Files\Firebird\Firebird_3_0"</w:t>
      </w:r>
    </w:p>
    <w:p w14:paraId="19F30758" w14:textId="77777777" w:rsidR="00A8351E" w:rsidRPr="00A8351E" w:rsidRDefault="00A8351E" w:rsidP="00A83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  <w:r w:rsidRPr="00A8351E">
        <w:rPr>
          <w:rFonts w:ascii="Courier New" w:hAnsi="Courier New" w:cs="Courier New"/>
          <w:color w:val="000000"/>
          <w:lang w:eastAsia="fr-FR" w:bidi="ar-SA"/>
        </w:rPr>
        <w:t>instsvc -r fbserver</w:t>
      </w:r>
    </w:p>
    <w:p w14:paraId="1B6D78DD" w14:textId="1F24876E" w:rsidR="00A8351E" w:rsidRDefault="00A8351E" w:rsidP="00A83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  <w:r w:rsidRPr="00A8351E">
        <w:rPr>
          <w:rFonts w:ascii="Courier New" w:hAnsi="Courier New" w:cs="Courier New"/>
          <w:color w:val="000000"/>
          <w:lang w:eastAsia="fr-FR" w:bidi="ar-SA"/>
        </w:rPr>
        <w:t>sc query type= service state= all</w:t>
      </w:r>
    </w:p>
    <w:p w14:paraId="576C5A48" w14:textId="72D05565" w:rsidR="00DC1D67" w:rsidRDefault="00DC1D67" w:rsidP="00A83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</w:p>
    <w:p w14:paraId="3D68EA58" w14:textId="7CF3061C" w:rsidR="00DC1D67" w:rsidRDefault="00DC1D67" w:rsidP="00A83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</w:p>
    <w:p w14:paraId="7DEA35DB" w14:textId="104A881D" w:rsidR="00DC1D67" w:rsidRDefault="00DC1D67" w:rsidP="00DC1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  <w:r w:rsidRPr="00A8351E">
        <w:rPr>
          <w:rFonts w:ascii="Courier New" w:hAnsi="Courier New" w:cs="Courier New"/>
          <w:color w:val="000000"/>
          <w:lang w:eastAsia="fr-FR" w:bidi="ar-SA"/>
        </w:rPr>
        <w:t>instsvc -r fbserver</w:t>
      </w:r>
    </w:p>
    <w:p w14:paraId="165486AC" w14:textId="173EA37D" w:rsidR="00DC1D67" w:rsidRPr="00A8351E" w:rsidRDefault="00DC1D67" w:rsidP="00DC1D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  <w:r w:rsidRPr="00A8351E">
        <w:rPr>
          <w:rFonts w:ascii="Courier New" w:hAnsi="Courier New" w:cs="Courier New"/>
          <w:color w:val="000000"/>
          <w:lang w:eastAsia="fr-FR" w:bidi="ar-SA"/>
        </w:rPr>
        <w:t xml:space="preserve">instsvc -r </w:t>
      </w:r>
      <w:r w:rsidRPr="00DC1D67">
        <w:rPr>
          <w:rFonts w:ascii="Courier New" w:hAnsi="Courier New" w:cs="Courier New"/>
          <w:color w:val="000000"/>
          <w:lang w:eastAsia="fr-FR" w:bidi="ar-SA"/>
        </w:rPr>
        <w:t>Firebird3.0</w:t>
      </w:r>
    </w:p>
    <w:p w14:paraId="123E5FB4" w14:textId="77777777" w:rsidR="00DC1D67" w:rsidRPr="00A8351E" w:rsidRDefault="00DC1D67" w:rsidP="00A83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jc w:val="left"/>
        <w:rPr>
          <w:rFonts w:ascii="Courier New" w:hAnsi="Courier New" w:cs="Courier New"/>
          <w:color w:val="000000"/>
          <w:lang w:eastAsia="fr-FR" w:bidi="ar-SA"/>
        </w:rPr>
      </w:pPr>
    </w:p>
    <w:p w14:paraId="4467A485" w14:textId="2948C14A" w:rsidR="00DC1D67" w:rsidRDefault="00DC1D67" w:rsidP="00DC1D67">
      <w:r w:rsidRPr="007A3A49">
        <w:t>set FIREBIRD_HOME=D:\Program_Files\</w:t>
      </w:r>
      <w:r w:rsidRPr="00DC1D67">
        <w:t>Firebirdv3.0.4</w:t>
      </w:r>
      <w:r>
        <w:t>\</w:t>
      </w:r>
    </w:p>
    <w:p w14:paraId="672C0ED8" w14:textId="5614AC17" w:rsidR="00B82C9A" w:rsidRDefault="00B82C9A" w:rsidP="00DC1D67">
      <w:r w:rsidRPr="00B82C9A">
        <w:t>install_service Firebird3.0</w:t>
      </w:r>
      <w:r>
        <w:t>.4</w:t>
      </w:r>
    </w:p>
    <w:p w14:paraId="2DB41C7D" w14:textId="77777777" w:rsidR="00B82C9A" w:rsidRDefault="00B82C9A" w:rsidP="00DC1D67"/>
    <w:p w14:paraId="51C26B1C" w14:textId="29594859" w:rsidR="00A8351E" w:rsidRDefault="00595737" w:rsidP="00A8351E">
      <w:r w:rsidRPr="00595737">
        <w:t>%FIREBIRD_HOME%\gsec -user sysdba -password pwdfireb -database "localhost/3053:D:\Program_Files\Firebirdv3.0.4\security3.fdb"</w:t>
      </w:r>
      <w:r>
        <w:t xml:space="preserve"> marche</w:t>
      </w:r>
    </w:p>
    <w:p w14:paraId="613959BE" w14:textId="7034BEF0" w:rsidR="003B338E" w:rsidRDefault="003B338E" w:rsidP="00A8351E"/>
    <w:p w14:paraId="328DF320" w14:textId="0E351559" w:rsidR="003B338E" w:rsidRDefault="003B338E" w:rsidP="00A8351E">
      <w:r w:rsidRPr="003B338E">
        <w:t>connect "localhost/3053:D:/formation_tt/db/open_db.fdb" user sysdba password pwdfireb;</w:t>
      </w:r>
      <w:r>
        <w:t xml:space="preserve">   marche</w:t>
      </w:r>
    </w:p>
    <w:p w14:paraId="2A93ED2F" w14:textId="77777777" w:rsidR="00A8351E" w:rsidRDefault="00A8351E" w:rsidP="00A8351E"/>
    <w:p w14:paraId="7D9C3335" w14:textId="77777777" w:rsidR="00A8351E" w:rsidRPr="00A8351E" w:rsidRDefault="00A8351E" w:rsidP="00A8351E"/>
    <w:p w14:paraId="11173B2A" w14:textId="7A3123A3" w:rsidR="005E6A8D" w:rsidRDefault="005E6A8D" w:rsidP="005E6A8D">
      <w:pPr>
        <w:pStyle w:val="Titre1"/>
      </w:pPr>
      <w:r>
        <w:lastRenderedPageBreak/>
        <w:t>Intellij</w:t>
      </w:r>
    </w:p>
    <w:p w14:paraId="4A3114E8" w14:textId="15EF2DCF" w:rsidR="005E6A8D" w:rsidRDefault="005E6A8D" w:rsidP="005E6A8D">
      <w:r w:rsidRPr="005E6A8D">
        <w:rPr>
          <w:noProof/>
        </w:rPr>
        <w:drawing>
          <wp:inline distT="0" distB="0" distL="0" distR="0" wp14:anchorId="7F62FB15" wp14:editId="1347512A">
            <wp:extent cx="4625741" cy="5654530"/>
            <wp:effectExtent l="0" t="0" r="381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0C5C" w14:textId="568FD4B3" w:rsidR="00C71667" w:rsidRDefault="00C71667" w:rsidP="005E6A8D"/>
    <w:p w14:paraId="66DFC877" w14:textId="7CF081B4" w:rsidR="00C71667" w:rsidRDefault="00C71667" w:rsidP="005E6A8D">
      <w:r w:rsidRPr="00C71667">
        <w:t>unable to access 'https://github.com/wowwowster/my-chess-game.git/': SSL certificate problem: self signed certificate in certificate chain</w:t>
      </w:r>
    </w:p>
    <w:p w14:paraId="31ACDA6A" w14:textId="77777777" w:rsidR="00A8351E" w:rsidRPr="005E6A8D" w:rsidRDefault="00A8351E" w:rsidP="005E6A8D"/>
    <w:p w14:paraId="317DB14F" w14:textId="5EAB3C06" w:rsidR="003000A1" w:rsidRDefault="003000A1" w:rsidP="003000A1">
      <w:pPr>
        <w:pStyle w:val="Titre1"/>
      </w:pPr>
      <w:r>
        <w:lastRenderedPageBreak/>
        <w:t>Jenkis</w:t>
      </w:r>
    </w:p>
    <w:p w14:paraId="6A2AAD96" w14:textId="5018E07C" w:rsidR="003000A1" w:rsidRDefault="0010284E" w:rsidP="003000A1">
      <w:hyperlink r:id="rId19" w:tgtFrame="_blank" w:history="1">
        <w:r w:rsidR="003000A1">
          <w:rPr>
            <w:rStyle w:val="Lienhypertexte"/>
            <w:rFonts w:ascii="Helvetica" w:hAnsi="Helvetica"/>
            <w:shd w:val="clear" w:color="auto" w:fill="FFFFFF"/>
          </w:rPr>
          <w:t>https://gitlab.conception.ti/be/jenkins-config/-/wikis/creer-mvp</w:t>
        </w:r>
      </w:hyperlink>
    </w:p>
    <w:p w14:paraId="6568E12B" w14:textId="03930C96" w:rsidR="003000A1" w:rsidRDefault="003000A1" w:rsidP="003000A1"/>
    <w:p w14:paraId="1C19C537" w14:textId="078D13C3" w:rsidR="000D39FD" w:rsidRDefault="000D39FD" w:rsidP="000D39FD">
      <w:pPr>
        <w:pStyle w:val="Titre1"/>
      </w:pPr>
      <w:r>
        <w:lastRenderedPageBreak/>
        <w:t>Tut</w:t>
      </w:r>
      <w:r w:rsidR="001F7975">
        <w:t>o</w:t>
      </w:r>
      <w:r>
        <w:t xml:space="preserve"> BWT</w:t>
      </w:r>
    </w:p>
    <w:p w14:paraId="353306D3" w14:textId="77777777" w:rsidR="001F7975" w:rsidRDefault="001F7975" w:rsidP="001F7975">
      <w:pPr>
        <w:rPr>
          <w:rFonts w:ascii="Arial" w:hAnsi="Arial" w:cs="Arial"/>
          <w:sz w:val="16"/>
          <w:szCs w:val="16"/>
        </w:rPr>
      </w:pPr>
      <w:r>
        <w:t>□</w:t>
      </w:r>
      <w:r>
        <w:tab/>
      </w:r>
      <w:r w:rsidRPr="004E2DFA">
        <w:rPr>
          <w:rFonts w:ascii="Arial" w:hAnsi="Arial" w:cs="Arial"/>
          <w:sz w:val="16"/>
          <w:szCs w:val="16"/>
        </w:rPr>
        <w:t>□  Biere</w:t>
      </w:r>
      <w:r>
        <w:rPr>
          <w:rFonts w:ascii="Arial" w:hAnsi="Arial" w:cs="Arial"/>
          <w:sz w:val="16"/>
          <w:szCs w:val="16"/>
        </w:rPr>
        <w:t xml:space="preserve">WT = DataModel -&gt; </w:t>
      </w:r>
      <w:r w:rsidRPr="004E2DFA">
        <w:rPr>
          <w:rFonts w:ascii="Arial" w:hAnsi="Arial" w:cs="Arial"/>
          <w:sz w:val="16"/>
          <w:szCs w:val="16"/>
        </w:rPr>
        <w:t xml:space="preserve">DefaultDataModel </w:t>
      </w:r>
      <w:r>
        <w:rPr>
          <w:rFonts w:ascii="Arial" w:hAnsi="Arial" w:cs="Arial"/>
          <w:sz w:val="16"/>
          <w:szCs w:val="16"/>
        </w:rPr>
        <w:t>plus précisément</w:t>
      </w:r>
    </w:p>
    <w:p w14:paraId="0199A991" w14:textId="77777777" w:rsidR="001F7975" w:rsidRDefault="001F7975" w:rsidP="001F7975">
      <w:pPr>
        <w:rPr>
          <w:rFonts w:ascii="Arial" w:hAnsi="Arial" w:cs="Arial"/>
          <w:sz w:val="16"/>
          <w:szCs w:val="16"/>
        </w:rPr>
      </w:pPr>
      <w:r>
        <w:rPr>
          <w:noProof/>
          <w:lang w:eastAsia="fr-FR"/>
        </w:rPr>
        <w:drawing>
          <wp:inline distT="0" distB="0" distL="0" distR="0" wp14:anchorId="2C59D6F9" wp14:editId="0D98C77B">
            <wp:extent cx="4267200" cy="1737966"/>
            <wp:effectExtent l="19050" t="1905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379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ADC24" w14:textId="77777777" w:rsidR="001F7975" w:rsidRDefault="001F7975" w:rsidP="001F7975">
      <w:r>
        <w:t>□</w:t>
      </w:r>
      <w:r>
        <w:tab/>
        <w:t>La vue gére un attribut DataModel et se branche (Binding) sur ce DataModel</w:t>
      </w:r>
    </w:p>
    <w:p w14:paraId="5EAC4152" w14:textId="77777777" w:rsidR="001F7975" w:rsidRDefault="001F7975" w:rsidP="001F7975">
      <w:pPr>
        <w:rPr>
          <w:rStyle w:val="CodeCar"/>
        </w:rPr>
      </w:pPr>
      <w:r>
        <w:t xml:space="preserve">Pour ça, la vue étend </w:t>
      </w:r>
      <w:r w:rsidRPr="00D57380">
        <w:rPr>
          <w:rStyle w:val="CodeCar"/>
        </w:rPr>
        <w:t>DataView&lt;BiereBWT&gt;</w:t>
      </w:r>
      <w:r>
        <w:rPr>
          <w:rStyle w:val="CodeCar"/>
        </w:rPr>
        <w:t>.</w:t>
      </w:r>
    </w:p>
    <w:p w14:paraId="1152CFEB" w14:textId="77777777" w:rsidR="001F7975" w:rsidRDefault="001F7975" w:rsidP="001F7975">
      <w:r>
        <w:t xml:space="preserve">On parle de </w:t>
      </w:r>
      <w:r w:rsidRPr="004403B2">
        <w:t>BiereMaitreDetailView extends DataView&lt;BiereBWT, DataModel&lt;BiereBWT&gt;&gt;</w:t>
      </w:r>
      <w:r>
        <w:t> ?</w:t>
      </w:r>
    </w:p>
    <w:p w14:paraId="30FF17C7" w14:textId="77777777" w:rsidR="001F7975" w:rsidRDefault="001F7975" w:rsidP="001F7975">
      <w:r>
        <w:t xml:space="preserve">ou de </w:t>
      </w:r>
      <w:r w:rsidRPr="004403B2">
        <w:t>BiereDetailsView extends DataView</w:t>
      </w:r>
      <w:r>
        <w:t> ?</w:t>
      </w:r>
    </w:p>
    <w:p w14:paraId="454009FB" w14:textId="77777777" w:rsidR="001F7975" w:rsidRDefault="001F7975" w:rsidP="001F7975">
      <w:r>
        <w:t>(</w:t>
      </w:r>
      <w:r w:rsidRPr="004403B2">
        <w:t>BiereDetailsView</w:t>
      </w:r>
      <w:r>
        <w:t xml:space="preserve"> je pense)</w:t>
      </w:r>
    </w:p>
    <w:p w14:paraId="44CBB01C" w14:textId="77777777" w:rsidR="001F7975" w:rsidRPr="00EB323F" w:rsidRDefault="001F7975" w:rsidP="001F7975">
      <w:pPr>
        <w:autoSpaceDE w:val="0"/>
        <w:autoSpaceDN w:val="0"/>
        <w:adjustRightInd w:val="0"/>
        <w:spacing w:line="240" w:lineRule="auto"/>
      </w:pPr>
      <w:r w:rsidRPr="00EB323F">
        <w:t>□</w:t>
      </w:r>
      <w:r w:rsidRPr="00EB323F">
        <w:tab/>
        <w:t>Un BXScrollTable est un composant utilitaire qui permet de positionner une BXTable dans un BScrollPanel avec une bordure autour.</w:t>
      </w:r>
    </w:p>
    <w:p w14:paraId="552FF86A" w14:textId="77777777" w:rsidR="001F7975" w:rsidRDefault="001F7975" w:rsidP="001F7975">
      <w:r w:rsidRPr="00EB323F">
        <w:t xml:space="preserve"> Cela évite d'avoir à déclarer 3 composants dans la vue (la table, le scroll, le border)</w:t>
      </w:r>
    </w:p>
    <w:p w14:paraId="06D72521" w14:textId="77777777" w:rsidR="001F7975" w:rsidRDefault="001F7975" w:rsidP="000D39FD"/>
    <w:p w14:paraId="5E934CCA" w14:textId="77777777" w:rsidR="001F7975" w:rsidRDefault="001F7975" w:rsidP="000D39FD"/>
    <w:p w14:paraId="23AF884D" w14:textId="06B811E6" w:rsidR="000D39FD" w:rsidRDefault="000D39FD" w:rsidP="000D39FD">
      <w:r>
        <w:t xml:space="preserve">□  </w:t>
      </w:r>
      <w:r w:rsidRPr="005D2C52">
        <w:t>BiereView</w:t>
      </w:r>
      <w:r>
        <w:t xml:space="preserve"> comprend </w:t>
      </w:r>
      <w:r w:rsidRPr="005D2C52">
        <w:t>Biere</w:t>
      </w:r>
      <w:r>
        <w:t>List</w:t>
      </w:r>
      <w:r w:rsidRPr="005D2C52">
        <w:t>View</w:t>
      </w:r>
    </w:p>
    <w:p w14:paraId="200CCA17" w14:textId="77777777" w:rsidR="000D39FD" w:rsidRDefault="000D39FD" w:rsidP="000D39FD">
      <w:r>
        <w:t>□</w:t>
      </w:r>
      <w:r>
        <w:tab/>
      </w:r>
      <w:r w:rsidRPr="0029158E">
        <w:t xml:space="preserve">partie de code </w:t>
      </w:r>
      <w:r>
        <w:t xml:space="preserve">initiale </w:t>
      </w:r>
      <w:r w:rsidRPr="0029158E">
        <w:t>Dans BiereDetailsView</w:t>
      </w:r>
      <w:r>
        <w:t xml:space="preserve"> qui</w:t>
      </w:r>
      <w:r w:rsidRPr="0029158E">
        <w:t xml:space="preserve"> cré</w:t>
      </w:r>
      <w:r>
        <w:t>ait</w:t>
      </w:r>
      <w:r w:rsidRPr="0029158E">
        <w:t xml:space="preserve"> et affect</w:t>
      </w:r>
      <w:r>
        <w:t>ait le</w:t>
      </w:r>
      <w:r w:rsidRPr="0029158E">
        <w:t xml:space="preserve"> DataModel</w:t>
      </w:r>
      <w:r>
        <w:t xml:space="preserve">  =&gt;</w:t>
      </w:r>
    </w:p>
    <w:p w14:paraId="25B19F36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        </w:t>
      </w:r>
      <w:r>
        <w:rPr>
          <w:rFonts w:ascii="Consolas" w:hAnsi="Consolas" w:cs="Consolas"/>
          <w:color w:val="0000C0"/>
        </w:rPr>
        <w:t>noteEtCommentaireView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shd w:val="clear" w:color="auto" w:fill="D4D4D4"/>
        </w:rPr>
        <w:t>NoteEtCommentaireView</w:t>
      </w:r>
      <w:r>
        <w:rPr>
          <w:rFonts w:ascii="Consolas" w:hAnsi="Consolas" w:cs="Consolas"/>
          <w:color w:val="000000"/>
        </w:rPr>
        <w:t>(getModel().getDataListModel(</w:t>
      </w:r>
      <w:r>
        <w:rPr>
          <w:rFonts w:ascii="Consolas" w:hAnsi="Consolas" w:cs="Consolas"/>
          <w:color w:val="2A00FF"/>
        </w:rPr>
        <w:t>"notes"</w:t>
      </w:r>
      <w:r>
        <w:rPr>
          <w:rFonts w:ascii="Consolas" w:hAnsi="Consolas" w:cs="Consolas"/>
          <w:color w:val="000000"/>
        </w:rPr>
        <w:t>, NoteEtCommentaireBWT.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7F0055"/>
        </w:rPr>
        <w:t>false</w:t>
      </w:r>
      <w:r>
        <w:rPr>
          <w:rFonts w:ascii="Consolas" w:hAnsi="Consolas" w:cs="Consolas"/>
          <w:color w:val="000000"/>
        </w:rPr>
        <w:t>));</w:t>
      </w:r>
    </w:p>
    <w:p w14:paraId="2A359FB4" w14:textId="77777777" w:rsidR="000D39FD" w:rsidRDefault="000D39FD" w:rsidP="000D39FD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         openModal(</w:t>
      </w:r>
      <w:r>
        <w:rPr>
          <w:rFonts w:ascii="Consolas" w:hAnsi="Consolas" w:cs="Consolas"/>
          <w:color w:val="0000C0"/>
        </w:rPr>
        <w:t>noteEtCommentaireView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2A00FF"/>
        </w:rPr>
        <w:t>"Notes"</w:t>
      </w:r>
      <w:r>
        <w:rPr>
          <w:rFonts w:ascii="Consolas" w:hAnsi="Consolas" w:cs="Consolas"/>
          <w:color w:val="000000"/>
        </w:rPr>
        <w:t>);</w:t>
      </w:r>
    </w:p>
    <w:p w14:paraId="663C81FF" w14:textId="77777777" w:rsidR="000D39FD" w:rsidRDefault="000D39FD" w:rsidP="000D39FD"/>
    <w:p w14:paraId="3A540A06" w14:textId="77777777" w:rsidR="000D39FD" w:rsidRDefault="000D39FD" w:rsidP="000D39FD">
      <w:r>
        <w:t>ou</w:t>
      </w:r>
    </w:p>
    <w:p w14:paraId="451161B8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BiereDetailsView()</w:t>
      </w:r>
    </w:p>
    <w:p w14:paraId="46DEAC01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{</w:t>
      </w:r>
    </w:p>
    <w:p w14:paraId="67798C3C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b/>
          <w:bCs/>
          <w:color w:val="7F0055"/>
        </w:rPr>
        <w:t>super</w:t>
      </w:r>
      <w:r>
        <w:rPr>
          <w:rFonts w:ascii="Consolas" w:hAnsi="Consolas" w:cs="Consolas"/>
          <w:color w:val="000000"/>
        </w:rPr>
        <w:t>();</w:t>
      </w:r>
    </w:p>
    <w:p w14:paraId="3D05CCE3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3F7F5F"/>
        </w:rPr>
        <w:t>// Création d'un datamodel en dur</w:t>
      </w:r>
    </w:p>
    <w:p w14:paraId="2291FA4E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BiereBWT();</w:t>
      </w:r>
    </w:p>
    <w:p w14:paraId="553C5402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.setBrasserie(</w:t>
      </w:r>
      <w:r>
        <w:rPr>
          <w:rFonts w:ascii="Consolas" w:hAnsi="Consolas" w:cs="Consolas"/>
          <w:color w:val="2A00FF"/>
        </w:rPr>
        <w:t>"aBrasserie"</w:t>
      </w:r>
      <w:r>
        <w:rPr>
          <w:rFonts w:ascii="Consolas" w:hAnsi="Consolas" w:cs="Consolas"/>
          <w:color w:val="000000"/>
        </w:rPr>
        <w:t>);</w:t>
      </w:r>
    </w:p>
    <w:p w14:paraId="066FAA1F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000000"/>
          <w:u w:val="single"/>
        </w:rPr>
        <w:t>setCategorie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2A00FF"/>
        </w:rPr>
        <w:t>"aCategorie"</w:t>
      </w:r>
      <w:r>
        <w:rPr>
          <w:rFonts w:ascii="Consolas" w:hAnsi="Consolas" w:cs="Consolas"/>
          <w:color w:val="000000"/>
        </w:rPr>
        <w:t>);</w:t>
      </w:r>
    </w:p>
    <w:p w14:paraId="04DE0F21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.setFermentation(</w:t>
      </w:r>
      <w:r>
        <w:rPr>
          <w:rFonts w:ascii="Consolas" w:hAnsi="Consolas" w:cs="Consolas"/>
          <w:color w:val="2A00FF"/>
        </w:rPr>
        <w:t>"aFermentation"</w:t>
      </w:r>
      <w:r>
        <w:rPr>
          <w:rFonts w:ascii="Consolas" w:hAnsi="Consolas" w:cs="Consolas"/>
          <w:color w:val="000000"/>
        </w:rPr>
        <w:t>);</w:t>
      </w:r>
    </w:p>
    <w:p w14:paraId="55F70A60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.setNom(</w:t>
      </w:r>
      <w:r>
        <w:rPr>
          <w:rFonts w:ascii="Consolas" w:hAnsi="Consolas" w:cs="Consolas"/>
          <w:color w:val="2A00FF"/>
        </w:rPr>
        <w:t>"Le Nom"</w:t>
      </w:r>
      <w:r>
        <w:rPr>
          <w:rFonts w:ascii="Consolas" w:hAnsi="Consolas" w:cs="Consolas"/>
          <w:color w:val="000000"/>
        </w:rPr>
        <w:t>);</w:t>
      </w:r>
    </w:p>
    <w:p w14:paraId="0155F738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.setPays(</w:t>
      </w:r>
      <w:r>
        <w:rPr>
          <w:rFonts w:ascii="Consolas" w:hAnsi="Consolas" w:cs="Consolas"/>
          <w:color w:val="2A00FF"/>
        </w:rPr>
        <w:t>"Le pays"</w:t>
      </w:r>
      <w:r>
        <w:rPr>
          <w:rFonts w:ascii="Consolas" w:hAnsi="Consolas" w:cs="Consolas"/>
          <w:color w:val="000000"/>
        </w:rPr>
        <w:t>);</w:t>
      </w:r>
    </w:p>
    <w:p w14:paraId="59F9D9DD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.setVille(</w:t>
      </w:r>
      <w:r>
        <w:rPr>
          <w:rFonts w:ascii="Consolas" w:hAnsi="Consolas" w:cs="Consolas"/>
          <w:color w:val="2A00FF"/>
        </w:rPr>
        <w:t>"La ville"</w:t>
      </w:r>
      <w:r>
        <w:rPr>
          <w:rFonts w:ascii="Consolas" w:hAnsi="Consolas" w:cs="Consolas"/>
          <w:color w:val="000000"/>
        </w:rPr>
        <w:t>);</w:t>
      </w:r>
    </w:p>
    <w:p w14:paraId="6127C7CE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.setNoteEtMoyenne(</w:t>
      </w:r>
      <w:r>
        <w:rPr>
          <w:rFonts w:ascii="Consolas" w:hAnsi="Consolas" w:cs="Consolas"/>
          <w:color w:val="2A00FF"/>
        </w:rPr>
        <w:t>""</w:t>
      </w:r>
      <w:r>
        <w:rPr>
          <w:rFonts w:ascii="Consolas" w:hAnsi="Consolas" w:cs="Consolas"/>
          <w:color w:val="000000"/>
        </w:rPr>
        <w:t>);</w:t>
      </w:r>
    </w:p>
    <w:p w14:paraId="4E290AF1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List&lt;NoteEtCommentaireBWT&gt; </w:t>
      </w:r>
      <w:r>
        <w:rPr>
          <w:rFonts w:ascii="Consolas" w:hAnsi="Consolas" w:cs="Consolas"/>
          <w:color w:val="6A3E3E"/>
        </w:rPr>
        <w:t>notesList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ArrayList&lt;NoteEtCommentaireBWT&gt;();</w:t>
      </w:r>
    </w:p>
    <w:p w14:paraId="1795A8FA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6A3E3E"/>
        </w:rPr>
        <w:t>notesList</w:t>
      </w:r>
      <w:r>
        <w:rPr>
          <w:rFonts w:ascii="Consolas" w:hAnsi="Consolas" w:cs="Consolas"/>
          <w:color w:val="000000"/>
        </w:rPr>
        <w:t>.add(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NoteEtCommentaireBWT(11, </w:t>
      </w:r>
      <w:r>
        <w:rPr>
          <w:rFonts w:ascii="Consolas" w:hAnsi="Consolas" w:cs="Consolas"/>
          <w:color w:val="2A00FF"/>
        </w:rPr>
        <w:t>"Acceptable"</w:t>
      </w:r>
      <w:r>
        <w:rPr>
          <w:rFonts w:ascii="Consolas" w:hAnsi="Consolas" w:cs="Consolas"/>
          <w:color w:val="000000"/>
        </w:rPr>
        <w:t>));</w:t>
      </w:r>
    </w:p>
    <w:p w14:paraId="63804819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6A3E3E"/>
        </w:rPr>
        <w:t>notesList</w:t>
      </w:r>
      <w:r>
        <w:rPr>
          <w:rFonts w:ascii="Consolas" w:hAnsi="Consolas" w:cs="Consolas"/>
          <w:color w:val="000000"/>
        </w:rPr>
        <w:t>.add(</w:t>
      </w:r>
      <w:r>
        <w:rPr>
          <w:rFonts w:ascii="Consolas" w:hAnsi="Consolas" w:cs="Consolas"/>
          <w:b/>
          <w:bCs/>
          <w:color w:val="7F0055"/>
        </w:rPr>
        <w:t>new</w:t>
      </w:r>
      <w:r>
        <w:rPr>
          <w:rFonts w:ascii="Consolas" w:hAnsi="Consolas" w:cs="Consolas"/>
          <w:color w:val="000000"/>
        </w:rPr>
        <w:t xml:space="preserve"> NoteEtCommentaireBWT(14, </w:t>
      </w:r>
      <w:r>
        <w:rPr>
          <w:rFonts w:ascii="Consolas" w:hAnsi="Consolas" w:cs="Consolas"/>
          <w:color w:val="2A00FF"/>
        </w:rPr>
        <w:t>"Très bien"</w:t>
      </w:r>
      <w:r>
        <w:rPr>
          <w:rFonts w:ascii="Consolas" w:hAnsi="Consolas" w:cs="Consolas"/>
          <w:color w:val="000000"/>
        </w:rPr>
        <w:t>));</w:t>
      </w:r>
    </w:p>
    <w:p w14:paraId="4B5AD9A6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unBiereBWT</w:t>
      </w:r>
      <w:r>
        <w:rPr>
          <w:rFonts w:ascii="Consolas" w:hAnsi="Consolas" w:cs="Consolas"/>
          <w:color w:val="000000"/>
        </w:rPr>
        <w:t>.setNotes(</w:t>
      </w:r>
      <w:r>
        <w:rPr>
          <w:rFonts w:ascii="Consolas" w:hAnsi="Consolas" w:cs="Consolas"/>
          <w:color w:val="6A3E3E"/>
        </w:rPr>
        <w:t>notesList</w:t>
      </w:r>
      <w:r>
        <w:rPr>
          <w:rFonts w:ascii="Consolas" w:hAnsi="Consolas" w:cs="Consolas"/>
          <w:color w:val="000000"/>
        </w:rPr>
        <w:t>);</w:t>
      </w:r>
    </w:p>
    <w:p w14:paraId="775C84BA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</w:t>
      </w:r>
      <w:r>
        <w:rPr>
          <w:rFonts w:ascii="Consolas" w:hAnsi="Consolas" w:cs="Consolas"/>
          <w:color w:val="0000C0"/>
        </w:rPr>
        <w:t>biereBWTModel</w:t>
      </w:r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7F0055"/>
          <w:u w:val="single"/>
        </w:rPr>
        <w:t>new</w:t>
      </w:r>
      <w:r>
        <w:rPr>
          <w:rFonts w:ascii="Consolas" w:hAnsi="Consolas" w:cs="Consolas"/>
          <w:color w:val="000000"/>
          <w:u w:val="single"/>
        </w:rPr>
        <w:t xml:space="preserve"> DefaultDataModel(</w:t>
      </w:r>
      <w:r>
        <w:rPr>
          <w:rFonts w:ascii="Consolas" w:hAnsi="Consolas" w:cs="Consolas"/>
          <w:color w:val="0000C0"/>
          <w:u w:val="single"/>
        </w:rPr>
        <w:t>unBiereBWT</w:t>
      </w:r>
      <w:r>
        <w:rPr>
          <w:rFonts w:ascii="Consolas" w:hAnsi="Consolas" w:cs="Consolas"/>
          <w:color w:val="000000"/>
          <w:u w:val="single"/>
        </w:rPr>
        <w:t>)</w:t>
      </w:r>
      <w:r>
        <w:rPr>
          <w:rFonts w:ascii="Consolas" w:hAnsi="Consolas" w:cs="Consolas"/>
          <w:color w:val="000000"/>
        </w:rPr>
        <w:t>;</w:t>
      </w:r>
    </w:p>
    <w:p w14:paraId="335CC217" w14:textId="77777777" w:rsidR="000D39FD" w:rsidRDefault="000D39FD" w:rsidP="000D39FD">
      <w:pPr>
        <w:autoSpaceDE w:val="0"/>
        <w:autoSpaceDN w:val="0"/>
        <w:adjustRightInd w:val="0"/>
        <w:spacing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setModel(</w:t>
      </w:r>
      <w:r>
        <w:rPr>
          <w:rFonts w:ascii="Consolas" w:hAnsi="Consolas" w:cs="Consolas"/>
          <w:color w:val="0000C0"/>
        </w:rPr>
        <w:t>biereBWTModel</w:t>
      </w:r>
      <w:r>
        <w:rPr>
          <w:rFonts w:ascii="Consolas" w:hAnsi="Consolas" w:cs="Consolas"/>
          <w:color w:val="000000"/>
        </w:rPr>
        <w:t>);</w:t>
      </w:r>
    </w:p>
    <w:p w14:paraId="088EC333" w14:textId="77777777" w:rsidR="000D39FD" w:rsidRDefault="000D39FD" w:rsidP="000D39FD">
      <w:r>
        <w:rPr>
          <w:rFonts w:ascii="Consolas" w:hAnsi="Consolas" w:cs="Consolas"/>
          <w:color w:val="000000"/>
        </w:rPr>
        <w:t xml:space="preserve">    }</w:t>
      </w:r>
    </w:p>
    <w:p w14:paraId="67E34302" w14:textId="77777777" w:rsidR="000D39FD" w:rsidRDefault="000D39FD" w:rsidP="000D39FD">
      <w:pPr>
        <w:pStyle w:val="Titre1"/>
      </w:pPr>
      <w:r>
        <w:lastRenderedPageBreak/>
        <w:t>TP2</w:t>
      </w:r>
    </w:p>
    <w:p w14:paraId="148E8882" w14:textId="77777777" w:rsidR="000D39FD" w:rsidRDefault="000D39FD" w:rsidP="000D39FD">
      <w:r>
        <w:t xml:space="preserve">Point d’entrée = </w:t>
      </w:r>
      <w:r w:rsidRPr="00207115">
        <w:t>WebFormation.java</w:t>
      </w:r>
    </w:p>
    <w:p w14:paraId="3B17A277" w14:textId="77777777" w:rsidR="000D39FD" w:rsidRDefault="000D39FD" w:rsidP="000D39FD">
      <w:r w:rsidRPr="003772C8">
        <w:rPr>
          <w:noProof/>
        </w:rPr>
        <w:drawing>
          <wp:inline distT="0" distB="0" distL="0" distR="0" wp14:anchorId="4AA93B42" wp14:editId="59533FFF">
            <wp:extent cx="4473328" cy="3551228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94C3" w14:textId="77777777" w:rsidR="000D39FD" w:rsidRDefault="000D39FD" w:rsidP="000D39FD">
      <w:r>
        <w:t xml:space="preserve">On crée le menu </w:t>
      </w:r>
      <w:r>
        <w:rPr>
          <w:rFonts w:ascii="Consolas" w:hAnsi="Consolas" w:cs="Consolas"/>
          <w:color w:val="000000"/>
          <w:shd w:val="clear" w:color="auto" w:fill="E8F2FE"/>
        </w:rPr>
        <w:t xml:space="preserve">FormationMenuView </w:t>
      </w:r>
      <w:r w:rsidRPr="002D14C4">
        <w:t>dans la classe</w:t>
      </w:r>
      <w:r>
        <w:t xml:space="preserve">  Globalview du jar </w:t>
      </w:r>
    </w:p>
    <w:p w14:paraId="3B17B509" w14:textId="77777777" w:rsidR="000D39FD" w:rsidRDefault="000D39FD" w:rsidP="000D39FD">
      <w:r>
        <w:t xml:space="preserve">Pour le filter appeler </w:t>
      </w:r>
      <w:r>
        <w:rPr>
          <w:rFonts w:ascii="Consolas" w:hAnsi="Consolas" w:cs="Consolas"/>
          <w:color w:val="000000"/>
          <w:shd w:val="clear" w:color="auto" w:fill="D4D4D4"/>
        </w:rPr>
        <w:t>showFilterView</w:t>
      </w:r>
      <w:r>
        <w:rPr>
          <w:rFonts w:ascii="Consolas" w:hAnsi="Consolas" w:cs="Consolas"/>
          <w:color w:val="000000"/>
          <w:shd w:val="clear" w:color="auto" w:fill="E8F2FE"/>
        </w:rPr>
        <w:t>(</w:t>
      </w:r>
      <w:r>
        <w:rPr>
          <w:rFonts w:ascii="Consolas" w:hAnsi="Consolas" w:cs="Consolas"/>
          <w:b/>
          <w:bCs/>
          <w:color w:val="7F0055"/>
          <w:shd w:val="clear" w:color="auto" w:fill="E8F2FE"/>
        </w:rPr>
        <w:t>int</w:t>
      </w:r>
      <w:r>
        <w:rPr>
          <w:rFonts w:ascii="Consolas" w:hAnsi="Consolas" w:cs="Consolas"/>
          <w:color w:val="00000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hd w:val="clear" w:color="auto" w:fill="E8F2FE"/>
        </w:rPr>
        <w:t>aIdFilter</w:t>
      </w:r>
      <w:r>
        <w:rPr>
          <w:rFonts w:ascii="Consolas" w:hAnsi="Consolas" w:cs="Consolas"/>
          <w:color w:val="000000"/>
          <w:shd w:val="clear" w:color="auto" w:fill="E8F2FE"/>
        </w:rPr>
        <w:t>, MenuItem.</w:t>
      </w:r>
      <w:r>
        <w:rPr>
          <w:rFonts w:ascii="Consolas" w:hAnsi="Consolas" w:cs="Consolas"/>
          <w:b/>
          <w:bCs/>
          <w:i/>
          <w:iCs/>
          <w:color w:val="0000C0"/>
          <w:shd w:val="clear" w:color="auto" w:fill="D4D4D4"/>
        </w:rPr>
        <w:t>NONE</w:t>
      </w:r>
      <w:r>
        <w:rPr>
          <w:rFonts w:ascii="Consolas" w:hAnsi="Consolas" w:cs="Consolas"/>
          <w:color w:val="000000"/>
          <w:shd w:val="clear" w:color="auto" w:fill="E8F2FE"/>
        </w:rPr>
        <w:t>)</w:t>
      </w:r>
      <w:r>
        <w:br w:type="page"/>
      </w:r>
    </w:p>
    <w:p w14:paraId="1788FCF4" w14:textId="77777777" w:rsidR="000D39FD" w:rsidRDefault="000D39FD" w:rsidP="000D39FD"/>
    <w:p w14:paraId="7D5CD894" w14:textId="77777777" w:rsidR="000D39FD" w:rsidRDefault="000D39FD" w:rsidP="000D39FD">
      <w:pPr>
        <w:sectPr w:rsidR="000D39F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DEDB1F4" w14:textId="77777777" w:rsidR="000D39FD" w:rsidRDefault="000D39FD" w:rsidP="000D39FD">
      <w:r>
        <w:lastRenderedPageBreak/>
        <w:t>□</w:t>
      </w:r>
      <w:r>
        <w:tab/>
      </w:r>
      <w:hyperlink r:id="rId22" w:history="1">
        <w:r>
          <w:rPr>
            <w:rStyle w:val="Lienhypertexte"/>
          </w:rPr>
          <w:t>https://wekan.conception.ti</w:t>
        </w:r>
      </w:hyperlink>
    </w:p>
    <w:p w14:paraId="52D0D826" w14:textId="77777777" w:rsidR="000D39FD" w:rsidRDefault="000D39FD" w:rsidP="000D39FD">
      <w:r>
        <w:t>login=claurier</w:t>
      </w:r>
    </w:p>
    <w:p w14:paraId="3101030C" w14:textId="77777777" w:rsidR="000D39FD" w:rsidRDefault="000D39FD" w:rsidP="000D39FD">
      <w:r>
        <w:t>mdp=Suedesuede.01</w:t>
      </w:r>
    </w:p>
    <w:p w14:paraId="0EDEA3A7" w14:textId="77777777" w:rsidR="000D39FD" w:rsidRDefault="000D39FD" w:rsidP="000D39FD"/>
    <w:p w14:paraId="512C2596" w14:textId="6A0A38B8" w:rsidR="000D39FD" w:rsidRDefault="000D39FD" w:rsidP="000D39FD">
      <w:pPr>
        <w:pStyle w:val="Titre1"/>
      </w:pPr>
      <w:r>
        <w:lastRenderedPageBreak/>
        <w:tab/>
        <w:t>mdps</w:t>
      </w:r>
    </w:p>
    <w:p w14:paraId="25AAC987" w14:textId="77777777" w:rsidR="000D39FD" w:rsidRDefault="0010284E" w:rsidP="000D39FD">
      <w:hyperlink r:id="rId23" w:history="1">
        <w:r w:rsidR="000D39FD" w:rsidRPr="009811B9">
          <w:rPr>
            <w:rStyle w:val="Lienhypertexte"/>
          </w:rPr>
          <w:t>https://academy.kelio.com/</w:t>
        </w:r>
      </w:hyperlink>
    </w:p>
    <w:p w14:paraId="2402184F" w14:textId="77777777" w:rsidR="000D39FD" w:rsidRDefault="000D39FD" w:rsidP="000D39FD">
      <w:r>
        <w:t>mdp=FCNantes.01</w:t>
      </w:r>
    </w:p>
    <w:p w14:paraId="7F6B677C" w14:textId="18827C72" w:rsidR="000D39FD" w:rsidRDefault="000D39FD" w:rsidP="000D39FD"/>
    <w:p w14:paraId="11760128" w14:textId="16E44663" w:rsidR="00394C4F" w:rsidRDefault="00394C4F" w:rsidP="000D39FD">
      <w:r>
        <w:t>□</w:t>
      </w:r>
      <w:r>
        <w:tab/>
      </w:r>
      <w:hyperlink r:id="rId24" w:history="1">
        <w:r w:rsidRPr="009F4320">
          <w:rPr>
            <w:rStyle w:val="Lienhypertexte"/>
          </w:rPr>
          <w:t>https://campus.wk-formation.fr/</w:t>
        </w:r>
      </w:hyperlink>
    </w:p>
    <w:p w14:paraId="1192FF51" w14:textId="77777777" w:rsidR="00BE1688" w:rsidRDefault="00BE1688" w:rsidP="00BE1688">
      <w:r>
        <w:t>mdp=FCNantes.01</w:t>
      </w:r>
    </w:p>
    <w:p w14:paraId="74F6A832" w14:textId="4E6D0BD2" w:rsidR="00394C4F" w:rsidRDefault="00394C4F" w:rsidP="000D39FD"/>
    <w:p w14:paraId="486B588C" w14:textId="2D607E14" w:rsidR="00394C4F" w:rsidRDefault="00BE1688" w:rsidP="000D39FD">
      <w:r>
        <w:t>□</w:t>
      </w:r>
      <w:r>
        <w:tab/>
      </w:r>
      <w:r w:rsidRPr="00BE1688">
        <w:rPr>
          <w:u w:val="single"/>
        </w:rPr>
        <w:t>retarus</w:t>
      </w:r>
    </w:p>
    <w:p w14:paraId="4F5971F5" w14:textId="6D93E337" w:rsidR="00BE1688" w:rsidRDefault="00BE1688" w:rsidP="00BE1688">
      <w:r>
        <w:t>mdp=</w:t>
      </w:r>
      <w:r w:rsidRPr="00BE1688">
        <w:t xml:space="preserve"> FCNantes@01</w:t>
      </w:r>
    </w:p>
    <w:p w14:paraId="69D19942" w14:textId="77777777" w:rsidR="00BE1688" w:rsidRDefault="00BE1688" w:rsidP="000D39FD"/>
    <w:p w14:paraId="60ECD0FE" w14:textId="669C33A4" w:rsidR="00434B5E" w:rsidRDefault="00434B5E" w:rsidP="000D39FD">
      <w:r>
        <w:t>□</w:t>
      </w:r>
    </w:p>
    <w:p w14:paraId="6764DF6F" w14:textId="77777777" w:rsidR="00434B5E" w:rsidRPr="00434B5E" w:rsidRDefault="00434B5E" w:rsidP="00434B5E">
      <w:pPr>
        <w:rPr>
          <w:u w:val="single"/>
        </w:rPr>
      </w:pPr>
      <w:r w:rsidRPr="00434B5E">
        <w:rPr>
          <w:u w:val="single"/>
        </w:rPr>
        <w:t>site cantine</w:t>
      </w:r>
    </w:p>
    <w:p w14:paraId="23DCA0F5" w14:textId="77777777" w:rsidR="00434B5E" w:rsidRDefault="00434B5E" w:rsidP="00434B5E">
      <w:r>
        <w:t>https://www.so-happy.fr/tabs/home-consumer</w:t>
      </w:r>
    </w:p>
    <w:p w14:paraId="3D8B3996" w14:textId="6217A59A" w:rsidR="00434B5E" w:rsidRDefault="00434B5E" w:rsidP="00434B5E">
      <w:r>
        <w:t>Keliokelio.01</w:t>
      </w:r>
    </w:p>
    <w:p w14:paraId="0BE912C8" w14:textId="2DF8C031" w:rsidR="007A3A49" w:rsidRDefault="007A3A49" w:rsidP="000D39FD"/>
    <w:p w14:paraId="3AF1F3D0" w14:textId="6D5032D3" w:rsidR="00491DE0" w:rsidRDefault="00491DE0" w:rsidP="000D39FD">
      <w:r>
        <w:t>□</w:t>
      </w:r>
      <w:r>
        <w:tab/>
      </w:r>
      <w:r w:rsidR="00525DEB" w:rsidRPr="00525DEB">
        <w:rPr>
          <w:u w:val="single"/>
        </w:rPr>
        <w:t>USERS IntelliJ</w:t>
      </w:r>
    </w:p>
    <w:p w14:paraId="36605769" w14:textId="58CFD74C" w:rsidR="008874EA" w:rsidRDefault="008874EA" w:rsidP="000D39FD">
      <w:r w:rsidRPr="008874EA">
        <w:t>manager1</w:t>
      </w:r>
      <w:r>
        <w:tab/>
        <w:t>0000</w:t>
      </w:r>
      <w:r w:rsidR="008049E4">
        <w:t xml:space="preserve"> (avec tous les droits)</w:t>
      </w:r>
    </w:p>
    <w:p w14:paraId="234C23E5" w14:textId="3691F35F" w:rsidR="00525DEB" w:rsidRDefault="00525DEB" w:rsidP="000D39FD">
      <w:r w:rsidRPr="00525DEB">
        <w:t>ARIAL</w:t>
      </w:r>
      <w:r w:rsidRPr="00525DEB">
        <w:tab/>
        <w:t>0000</w:t>
      </w:r>
      <w:r>
        <w:t xml:space="preserve">  (manageuse</w:t>
      </w:r>
      <w:r w:rsidR="008874EA">
        <w:t>2</w:t>
      </w:r>
      <w:r>
        <w:t xml:space="preserve"> avec tous les droits)</w:t>
      </w:r>
    </w:p>
    <w:p w14:paraId="132D0659" w14:textId="7BC7B14B" w:rsidR="00F53721" w:rsidRDefault="00F53721" w:rsidP="00F53721">
      <w:pPr>
        <w:pStyle w:val="Titre1"/>
      </w:pPr>
      <w:r>
        <w:lastRenderedPageBreak/>
        <w:tab/>
        <w:t>MODs</w:t>
      </w:r>
    </w:p>
    <w:p w14:paraId="7554717E" w14:textId="77777777" w:rsidR="008310D6" w:rsidRDefault="008310D6" w:rsidP="008310D6">
      <w:pPr>
        <w:pStyle w:val="Titre2sanssaut"/>
      </w:pPr>
      <w:r>
        <w:t>gestion des mods</w:t>
      </w:r>
    </w:p>
    <w:p w14:paraId="5CDF3774" w14:textId="2EE5F1D9" w:rsidR="008310D6" w:rsidRDefault="008310D6" w:rsidP="008310D6">
      <w:r>
        <w:t>après développement, on regarde les jobs dans</w:t>
      </w:r>
    </w:p>
    <w:p w14:paraId="4F4279BE" w14:textId="77777777" w:rsidR="008310D6" w:rsidRDefault="008310D6" w:rsidP="008310D6">
      <w:hyperlink r:id="rId25" w:history="1">
        <w:r>
          <w:rPr>
            <w:rStyle w:val="Lienhypertexte"/>
          </w:rPr>
          <w:t>planifiques_5.2-MOD036897 [PLANIFIQUES] [Jenkins] (conception.ti)</w:t>
        </w:r>
      </w:hyperlink>
    </w:p>
    <w:p w14:paraId="77CF9404" w14:textId="5A3F7398" w:rsidR="008310D6" w:rsidRDefault="008310D6" w:rsidP="008310D6">
      <w:r>
        <w:t xml:space="preserve">on déplace et on clique sur wekan </w:t>
      </w:r>
    </w:p>
    <w:p w14:paraId="4D870381" w14:textId="7E7F2921" w:rsidR="008310D6" w:rsidRDefault="008310D6" w:rsidP="008310D6">
      <w:r>
        <w:t>on arrive sur team track</w:t>
      </w:r>
    </w:p>
    <w:p w14:paraId="6F59DBAF" w14:textId="262723A7" w:rsidR="008310D6" w:rsidRDefault="008310D6" w:rsidP="008310D6">
      <w:r>
        <w:t>on met le lien gitlab  dans une note</w:t>
      </w:r>
    </w:p>
    <w:p w14:paraId="5AD35BB1" w14:textId="5582F1C5" w:rsidR="008310D6" w:rsidRDefault="008310D6" w:rsidP="008310D6">
      <w:r>
        <w:t xml:space="preserve">exemple : </w:t>
      </w:r>
      <w:hyperlink r:id="rId26" w:history="1">
        <w:r>
          <w:rPr>
            <w:rStyle w:val="Lienhypertexte"/>
          </w:rPr>
          <w:t>MOD-036897: Purger les remplacements pour diminuer la volumétrie et améliorer les perfs (12a85442) · Commits · be / Kelio / atom · GitLab (conception.ti)</w:t>
        </w:r>
      </w:hyperlink>
    </w:p>
    <w:p w14:paraId="1B81F759" w14:textId="1F4259B4" w:rsidR="008310D6" w:rsidRDefault="008310D6" w:rsidP="008310D6">
      <w:r>
        <w:t>puis</w:t>
      </w:r>
    </w:p>
    <w:p w14:paraId="4F7814D3" w14:textId="5CBC26CF" w:rsidR="008310D6" w:rsidRDefault="008310D6" w:rsidP="008310D6">
      <w:r w:rsidRPr="008310D6">
        <w:drawing>
          <wp:inline distT="0" distB="0" distL="0" distR="0" wp14:anchorId="3929B249" wp14:editId="779CF62E">
            <wp:extent cx="5797550" cy="238145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7478" cy="23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970F" w14:textId="77777777" w:rsidR="008310D6" w:rsidRDefault="008310D6" w:rsidP="008310D6"/>
    <w:p w14:paraId="5673B8C1" w14:textId="70F77764" w:rsidR="000D39FD" w:rsidRDefault="00F53721" w:rsidP="00F53721">
      <w:pPr>
        <w:pStyle w:val="Titre2sanssaut"/>
      </w:pPr>
      <w:r w:rsidRPr="00F53721">
        <w:t>MOD-036897</w:t>
      </w:r>
    </w:p>
    <w:p w14:paraId="60AC2E8A" w14:textId="3FB841CC" w:rsidR="00D1448C" w:rsidRDefault="00D1448C" w:rsidP="00D1448C">
      <w:pPr>
        <w:pStyle w:val="Titre3"/>
      </w:pPr>
      <w:r>
        <w:t>Vu avec Stéphane Chene</w:t>
      </w:r>
    </w:p>
    <w:p w14:paraId="1AC107D4" w14:textId="576D3FAC" w:rsidR="00D1448C" w:rsidRDefault="00704028" w:rsidP="00D1448C">
      <w:r>
        <w:t xml:space="preserve">□  </w:t>
      </w:r>
      <w:r w:rsidR="00D1448C">
        <w:t>Horaires et cycles = ca mouline</w:t>
      </w:r>
    </w:p>
    <w:p w14:paraId="15309370" w14:textId="43931E55" w:rsidR="00704028" w:rsidRDefault="00704028" w:rsidP="00D1448C">
      <w:r>
        <w:t>□  Code tech + Administration système =&gt; on gère les purges invisibles du client</w:t>
      </w:r>
    </w:p>
    <w:p w14:paraId="7DFF77FE" w14:textId="3E1E22DC" w:rsidR="00704028" w:rsidRDefault="00704028" w:rsidP="00D1448C">
      <w:r>
        <w:t>□  Modelio =&gt; Ergo tronc commun</w:t>
      </w:r>
    </w:p>
    <w:p w14:paraId="252C2F96" w14:textId="7943E305" w:rsidR="00704028" w:rsidRDefault="00704028" w:rsidP="00D1448C">
      <w:r>
        <w:tab/>
        <w:t>sujet 5.2</w:t>
      </w:r>
    </w:p>
    <w:p w14:paraId="3C693B4A" w14:textId="245705DA" w:rsidR="00704028" w:rsidRDefault="00A91300" w:rsidP="00D1448C">
      <w:r>
        <w:t>clic droit « Eplorer</w:t>
      </w:r>
      <w:r w:rsidR="001F54E9">
        <w:t>….cartographies »</w:t>
      </w:r>
    </w:p>
    <w:p w14:paraId="3988403B" w14:textId="2F18D2DC" w:rsidR="001F54E9" w:rsidRDefault="001F54E9" w:rsidP="00D1448C">
      <w:r>
        <w:t>repérer les lignes en vert</w:t>
      </w:r>
    </w:p>
    <w:p w14:paraId="665E1B89" w14:textId="35B91E9F" w:rsidR="001F54E9" w:rsidRDefault="001F54E9" w:rsidP="00D1448C">
      <w:r>
        <w:t>□ délai à implémenter = 558 jours</w:t>
      </w:r>
    </w:p>
    <w:p w14:paraId="19D89746" w14:textId="77777777" w:rsidR="001F54E9" w:rsidRDefault="001F54E9" w:rsidP="00D1448C"/>
    <w:p w14:paraId="49714674" w14:textId="77777777" w:rsidR="00F53721" w:rsidRDefault="00F53721" w:rsidP="000D39FD"/>
    <w:p w14:paraId="3083B375" w14:textId="77777777" w:rsidR="000D39FD" w:rsidRDefault="000D39FD" w:rsidP="000D39FD"/>
    <w:p w14:paraId="47886632" w14:textId="77777777" w:rsidR="000D39FD" w:rsidRDefault="000D39FD" w:rsidP="000D39FD"/>
    <w:p w14:paraId="56C56C12" w14:textId="77777777" w:rsidR="000D39FD" w:rsidRDefault="000D39FD" w:rsidP="000D39FD"/>
    <w:p w14:paraId="6ECFDB8F" w14:textId="77777777" w:rsidR="000D39FD" w:rsidRDefault="000D39FD" w:rsidP="000D39FD"/>
    <w:p w14:paraId="3726E1CE" w14:textId="77777777" w:rsidR="000D39FD" w:rsidRDefault="000D39FD" w:rsidP="000D39FD"/>
    <w:p w14:paraId="69B16231" w14:textId="77777777" w:rsidR="000D39FD" w:rsidRDefault="000D39FD" w:rsidP="000D39FD"/>
    <w:p w14:paraId="5BA0AFD7" w14:textId="725459C2" w:rsidR="00CB1C51" w:rsidRDefault="00CB1C51" w:rsidP="000D39FD"/>
    <w:p w14:paraId="29046270" w14:textId="28411903" w:rsidR="000D39FD" w:rsidRDefault="000D39FD" w:rsidP="000D39FD"/>
    <w:p w14:paraId="64695603" w14:textId="3815ADB2" w:rsidR="000D39FD" w:rsidRDefault="000D39FD" w:rsidP="000D39FD"/>
    <w:p w14:paraId="32B56220" w14:textId="73824502" w:rsidR="000D39FD" w:rsidRDefault="000D39FD" w:rsidP="000D39FD"/>
    <w:p w14:paraId="679E4055" w14:textId="3D16D838" w:rsidR="000D39FD" w:rsidRDefault="000D39FD" w:rsidP="000D39FD"/>
    <w:p w14:paraId="30719FEE" w14:textId="12114129" w:rsidR="000D39FD" w:rsidRDefault="000D39FD" w:rsidP="000D39FD"/>
    <w:p w14:paraId="3AFD7140" w14:textId="77777777" w:rsidR="000D39FD" w:rsidRPr="000D39FD" w:rsidRDefault="000D39FD" w:rsidP="000D39FD"/>
    <w:sectPr w:rsidR="000D39FD" w:rsidRPr="000D39FD" w:rsidSect="00150D18">
      <w:footerReference w:type="default" r:id="rId28"/>
      <w:headerReference w:type="first" r:id="rId29"/>
      <w:pgSz w:w="11906" w:h="16838"/>
      <w:pgMar w:top="43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4DE50" w14:textId="77777777" w:rsidR="0010284E" w:rsidRDefault="0010284E" w:rsidP="00F05A26">
      <w:r>
        <w:separator/>
      </w:r>
    </w:p>
  </w:endnote>
  <w:endnote w:type="continuationSeparator" w:id="0">
    <w:p w14:paraId="75728D3D" w14:textId="77777777" w:rsidR="0010284E" w:rsidRDefault="0010284E" w:rsidP="00F05A26">
      <w:r>
        <w:continuationSeparator/>
      </w:r>
    </w:p>
  </w:endnote>
  <w:endnote w:type="continuationNotice" w:id="1">
    <w:p w14:paraId="358DA14B" w14:textId="77777777" w:rsidR="0010284E" w:rsidRDefault="0010284E" w:rsidP="00F05A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nkGothic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32603" w14:textId="77777777" w:rsidR="006D4BA9" w:rsidRPr="006D4BA9" w:rsidRDefault="006D4BA9" w:rsidP="006D4BA9">
    <w:pPr>
      <w:pStyle w:val="Pieddepage"/>
      <w:jc w:val="right"/>
      <w:rPr>
        <w:caps/>
      </w:rPr>
    </w:pPr>
    <w:r w:rsidRPr="006D4BA9">
      <w:rPr>
        <w:caps/>
      </w:rPr>
      <w:fldChar w:fldCharType="begin"/>
    </w:r>
    <w:r w:rsidRPr="006D4BA9">
      <w:rPr>
        <w:caps/>
      </w:rPr>
      <w:instrText>PAGE   \* MERGEFORMAT</w:instrText>
    </w:r>
    <w:r w:rsidRPr="006D4BA9">
      <w:rPr>
        <w:caps/>
      </w:rPr>
      <w:fldChar w:fldCharType="separate"/>
    </w:r>
    <w:r w:rsidRPr="006D4BA9">
      <w:rPr>
        <w:caps/>
      </w:rPr>
      <w:t>2</w:t>
    </w:r>
    <w:r w:rsidRPr="006D4BA9">
      <w:rPr>
        <w:caps/>
      </w:rPr>
      <w:fldChar w:fldCharType="end"/>
    </w:r>
  </w:p>
  <w:p w14:paraId="6123B888" w14:textId="77777777" w:rsidR="00955E1B" w:rsidRPr="00150D18" w:rsidRDefault="00955E1B" w:rsidP="00F05A2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BFA64" w14:textId="77777777" w:rsidR="0010284E" w:rsidRDefault="0010284E" w:rsidP="00F05A26">
      <w:r>
        <w:separator/>
      </w:r>
    </w:p>
  </w:footnote>
  <w:footnote w:type="continuationSeparator" w:id="0">
    <w:p w14:paraId="5CADD239" w14:textId="77777777" w:rsidR="0010284E" w:rsidRDefault="0010284E" w:rsidP="00F05A26">
      <w:r>
        <w:continuationSeparator/>
      </w:r>
    </w:p>
  </w:footnote>
  <w:footnote w:type="continuationNotice" w:id="1">
    <w:p w14:paraId="679607C2" w14:textId="77777777" w:rsidR="0010284E" w:rsidRDefault="0010284E" w:rsidP="00F05A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top w:val="single" w:sz="2" w:space="0" w:color="00374F"/>
        <w:left w:val="single" w:sz="2" w:space="0" w:color="00374F"/>
        <w:bottom w:val="single" w:sz="2" w:space="0" w:color="00374F"/>
        <w:right w:val="single" w:sz="2" w:space="0" w:color="00374F"/>
        <w:insideH w:val="none" w:sz="0" w:space="0" w:color="auto"/>
        <w:insideV w:val="single" w:sz="4" w:space="0" w:color="21122A"/>
      </w:tblBorders>
      <w:tblLook w:val="04A0" w:firstRow="1" w:lastRow="0" w:firstColumn="1" w:lastColumn="0" w:noHBand="0" w:noVBand="1"/>
    </w:tblPr>
    <w:tblGrid>
      <w:gridCol w:w="2754"/>
      <w:gridCol w:w="7161"/>
    </w:tblGrid>
    <w:tr w:rsidR="00955E1B" w:rsidRPr="00DC47F8" w14:paraId="526E3183" w14:textId="77777777" w:rsidTr="00516562">
      <w:trPr>
        <w:trHeight w:val="704"/>
        <w:ins w:id="1" w:author="Carl LAURIER" w:date="2020-01-13T17:24:00Z"/>
      </w:trPr>
      <w:tc>
        <w:tcPr>
          <w:tcW w:w="1389" w:type="pct"/>
          <w:vMerge w:val="restart"/>
          <w:tcBorders>
            <w:top w:val="single" w:sz="2" w:space="0" w:color="404040" w:themeColor="text1" w:themeTint="BF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5107A6F9" w14:textId="77777777" w:rsidR="00955E1B" w:rsidRPr="00BF6530" w:rsidRDefault="00955E1B" w:rsidP="00F05A26">
          <w:pPr>
            <w:rPr>
              <w:ins w:id="2" w:author="Carl LAURIER" w:date="2020-01-13T17:24:00Z"/>
            </w:rPr>
          </w:pPr>
          <w:ins w:id="3" w:author="Carl LAURIER" w:date="2020-01-13T17:24:00Z">
            <w:r>
              <w:rPr>
                <w:noProof/>
              </w:rPr>
              <w:drawing>
                <wp:inline distT="0" distB="0" distL="0" distR="0" wp14:anchorId="53B28E62" wp14:editId="040D2BCF">
                  <wp:extent cx="1326188" cy="360000"/>
                  <wp:effectExtent l="0" t="0" r="7620" b="2540"/>
                  <wp:docPr id="466" name="Image 466" descr="C:\Users\e.decobecq\Documents\OneDrive Entreprise\LOGOS HD GROUPE STUDIA 03 06 14\Logo-Groupe-Studia\Logo-Groupe-Studia-RVB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.decobecq\Documents\OneDrive Entreprise\LOGOS HD GROUPE STUDIA 03 06 14\Logo-Groupe-Studia\Logo-Groupe-Studia-RVB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188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2D9D7227" w14:textId="77777777" w:rsidR="00955E1B" w:rsidRDefault="00955E1B" w:rsidP="00F05A26">
          <w:pPr>
            <w:rPr>
              <w:ins w:id="4" w:author="Carl LAURIER" w:date="2020-01-13T17:24:00Z"/>
            </w:rPr>
          </w:pPr>
          <w:ins w:id="5" w:author="Carl LAURIER" w:date="2020-01-13T17:24:00Z">
            <w:r>
              <w:t>SIAAP – Outil Bilan</w:t>
            </w:r>
          </w:ins>
        </w:p>
        <w:p w14:paraId="0C3117E4" w14:textId="77777777" w:rsidR="00955E1B" w:rsidRPr="002F2862" w:rsidRDefault="00955E1B" w:rsidP="00F05A26">
          <w:pPr>
            <w:rPr>
              <w:ins w:id="6" w:author="Carl LAURIER" w:date="2020-01-13T17:24:00Z"/>
            </w:rPr>
          </w:pPr>
          <w:ins w:id="7" w:author="Carl LAURIER" w:date="2020-01-13T17:24:00Z">
            <w:r w:rsidRPr="008A21BD">
              <w:t>Listing des demandes d’évolution</w:t>
            </w:r>
          </w:ins>
        </w:p>
      </w:tc>
    </w:tr>
    <w:tr w:rsidR="00955E1B" w:rsidRPr="00060AC2" w14:paraId="1B62B50A" w14:textId="77777777" w:rsidTr="00516562">
      <w:trPr>
        <w:trHeight w:val="293"/>
        <w:ins w:id="8" w:author="Carl LAURIER" w:date="2020-01-13T17:24:00Z"/>
      </w:trPr>
      <w:tc>
        <w:tcPr>
          <w:tcW w:w="1389" w:type="pct"/>
          <w:vMerge/>
          <w:tcBorders>
            <w:top w:val="nil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686E4475" w14:textId="77777777" w:rsidR="00955E1B" w:rsidRDefault="00955E1B" w:rsidP="00F05A26">
          <w:pPr>
            <w:rPr>
              <w:ins w:id="9" w:author="Carl LAURIER" w:date="2020-01-13T17:24:00Z"/>
              <w:noProof/>
            </w:rPr>
          </w:pPr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69451C7C" w14:textId="2C4781B2" w:rsidR="00955E1B" w:rsidRPr="00625341" w:rsidRDefault="00955E1B" w:rsidP="00F05A26">
          <w:pPr>
            <w:rPr>
              <w:ins w:id="10" w:author="Carl LAURIER" w:date="2020-01-13T17:24:00Z"/>
            </w:rPr>
          </w:pPr>
          <w:ins w:id="11" w:author="Carl LAURIER" w:date="2020-01-13T17:24:00Z">
            <w:r w:rsidRPr="00625341">
              <w:t xml:space="preserve">v. </w:t>
            </w:r>
            <w:r>
              <w:fldChar w:fldCharType="begin"/>
            </w:r>
            <w:r>
              <w:instrText xml:space="preserve"> DOCPROPERTY  Version  \* MERGEFORMAT </w:instrText>
            </w:r>
            <w:r>
              <w:fldChar w:fldCharType="separate"/>
            </w:r>
          </w:ins>
          <w:r w:rsidR="0095376E">
            <w:rPr>
              <w:b/>
              <w:bCs/>
            </w:rPr>
            <w:t>Erreur ! Nom de propriété de document inconnu.</w:t>
          </w:r>
          <w:ins w:id="12" w:author="Carl LAURIER" w:date="2020-01-13T17:24:00Z">
            <w:r>
              <w:fldChar w:fldCharType="end"/>
            </w:r>
            <w:r w:rsidRPr="00625341">
              <w:t xml:space="preserve"> du </w:t>
            </w:r>
            <w:r>
              <w:fldChar w:fldCharType="begin"/>
            </w:r>
            <w:r>
              <w:instrText xml:space="preserve"> DATE   \* MERGEFORMAT </w:instrText>
            </w:r>
            <w:r>
              <w:fldChar w:fldCharType="separate"/>
            </w:r>
          </w:ins>
          <w:r w:rsidR="008310D6">
            <w:rPr>
              <w:noProof/>
            </w:rPr>
            <w:t>01/03/2023</w:t>
          </w:r>
          <w:ins w:id="13" w:author="Carl LAURIER" w:date="2020-01-13T17:24:00Z">
            <w:r>
              <w:fldChar w:fldCharType="end"/>
            </w:r>
          </w:ins>
        </w:p>
      </w:tc>
    </w:tr>
  </w:tbl>
  <w:p w14:paraId="34C7FB01" w14:textId="77777777" w:rsidR="00955E1B" w:rsidRPr="00D81788" w:rsidRDefault="00955E1B" w:rsidP="00F05A2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03D2"/>
    <w:multiLevelType w:val="hybridMultilevel"/>
    <w:tmpl w:val="9D485708"/>
    <w:lvl w:ilvl="0" w:tplc="2F88BDDC">
      <w:start w:val="1"/>
      <w:numFmt w:val="decimal"/>
      <w:pStyle w:val="Listenumros"/>
      <w:lvlText w:val="%1."/>
      <w:lvlJc w:val="left"/>
      <w:pPr>
        <w:tabs>
          <w:tab w:val="num" w:pos="1429"/>
        </w:tabs>
        <w:ind w:left="1429" w:hanging="360"/>
      </w:pPr>
      <w:rPr>
        <w:rFonts w:ascii="Avenir Book" w:eastAsia="Times New Roman" w:hAnsi="Avenir Book" w:cs="Arial"/>
      </w:rPr>
    </w:lvl>
    <w:lvl w:ilvl="1" w:tplc="61EC07D4">
      <w:start w:val="1"/>
      <w:numFmt w:val="decimal"/>
      <w:pStyle w:val="Listenumros2"/>
      <w:lvlText w:val="%2."/>
      <w:lvlJc w:val="left"/>
      <w:pPr>
        <w:ind w:left="2149" w:hanging="360"/>
      </w:pPr>
      <w:rPr>
        <w:rFonts w:hint="default"/>
      </w:rPr>
    </w:lvl>
    <w:lvl w:ilvl="2" w:tplc="60F64602" w:tentative="1">
      <w:start w:val="1"/>
      <w:numFmt w:val="bullet"/>
      <w:lvlText w:val="•"/>
      <w:lvlJc w:val="left"/>
      <w:pPr>
        <w:tabs>
          <w:tab w:val="num" w:pos="2869"/>
        </w:tabs>
        <w:ind w:left="2869" w:hanging="360"/>
      </w:pPr>
      <w:rPr>
        <w:rFonts w:ascii="Arial" w:hAnsi="Arial" w:hint="default"/>
      </w:rPr>
    </w:lvl>
    <w:lvl w:ilvl="3" w:tplc="1A6AB3CA" w:tentative="1">
      <w:start w:val="1"/>
      <w:numFmt w:val="bullet"/>
      <w:lvlText w:val="•"/>
      <w:lvlJc w:val="left"/>
      <w:pPr>
        <w:tabs>
          <w:tab w:val="num" w:pos="3589"/>
        </w:tabs>
        <w:ind w:left="3589" w:hanging="360"/>
      </w:pPr>
      <w:rPr>
        <w:rFonts w:ascii="Arial" w:hAnsi="Arial" w:hint="default"/>
      </w:rPr>
    </w:lvl>
    <w:lvl w:ilvl="4" w:tplc="C2CC9DDC" w:tentative="1">
      <w:start w:val="1"/>
      <w:numFmt w:val="bullet"/>
      <w:lvlText w:val="•"/>
      <w:lvlJc w:val="left"/>
      <w:pPr>
        <w:tabs>
          <w:tab w:val="num" w:pos="4309"/>
        </w:tabs>
        <w:ind w:left="4309" w:hanging="360"/>
      </w:pPr>
      <w:rPr>
        <w:rFonts w:ascii="Arial" w:hAnsi="Arial" w:hint="default"/>
      </w:rPr>
    </w:lvl>
    <w:lvl w:ilvl="5" w:tplc="AC9A04B6" w:tentative="1">
      <w:start w:val="1"/>
      <w:numFmt w:val="bullet"/>
      <w:lvlText w:val="•"/>
      <w:lvlJc w:val="left"/>
      <w:pPr>
        <w:tabs>
          <w:tab w:val="num" w:pos="5029"/>
        </w:tabs>
        <w:ind w:left="5029" w:hanging="360"/>
      </w:pPr>
      <w:rPr>
        <w:rFonts w:ascii="Arial" w:hAnsi="Arial" w:hint="default"/>
      </w:rPr>
    </w:lvl>
    <w:lvl w:ilvl="6" w:tplc="F7C85B9E" w:tentative="1">
      <w:start w:val="1"/>
      <w:numFmt w:val="bullet"/>
      <w:lvlText w:val="•"/>
      <w:lvlJc w:val="left"/>
      <w:pPr>
        <w:tabs>
          <w:tab w:val="num" w:pos="5749"/>
        </w:tabs>
        <w:ind w:left="5749" w:hanging="360"/>
      </w:pPr>
      <w:rPr>
        <w:rFonts w:ascii="Arial" w:hAnsi="Arial" w:hint="default"/>
      </w:rPr>
    </w:lvl>
    <w:lvl w:ilvl="7" w:tplc="4BB857B8" w:tentative="1">
      <w:start w:val="1"/>
      <w:numFmt w:val="bullet"/>
      <w:lvlText w:val="•"/>
      <w:lvlJc w:val="left"/>
      <w:pPr>
        <w:tabs>
          <w:tab w:val="num" w:pos="6469"/>
        </w:tabs>
        <w:ind w:left="6469" w:hanging="360"/>
      </w:pPr>
      <w:rPr>
        <w:rFonts w:ascii="Arial" w:hAnsi="Arial" w:hint="default"/>
      </w:rPr>
    </w:lvl>
    <w:lvl w:ilvl="8" w:tplc="C0227054" w:tentative="1">
      <w:start w:val="1"/>
      <w:numFmt w:val="bullet"/>
      <w:lvlText w:val="•"/>
      <w:lvlJc w:val="left"/>
      <w:pPr>
        <w:tabs>
          <w:tab w:val="num" w:pos="7189"/>
        </w:tabs>
        <w:ind w:left="7189" w:hanging="360"/>
      </w:pPr>
      <w:rPr>
        <w:rFonts w:ascii="Arial" w:hAnsi="Arial" w:hint="default"/>
      </w:rPr>
    </w:lvl>
  </w:abstractNum>
  <w:abstractNum w:abstractNumId="1" w15:restartNumberingAfterBreak="0">
    <w:nsid w:val="068E311F"/>
    <w:multiLevelType w:val="hybridMultilevel"/>
    <w:tmpl w:val="CFB4C3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01131"/>
    <w:multiLevelType w:val="hybridMultilevel"/>
    <w:tmpl w:val="646C1B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54BF5"/>
    <w:multiLevelType w:val="hybridMultilevel"/>
    <w:tmpl w:val="93FEE0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9582D"/>
    <w:multiLevelType w:val="multilevel"/>
    <w:tmpl w:val="FC7CC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9478A"/>
    <w:multiLevelType w:val="hybridMultilevel"/>
    <w:tmpl w:val="3ECC7682"/>
    <w:lvl w:ilvl="0" w:tplc="B33A60F8">
      <w:start w:val="1"/>
      <w:numFmt w:val="bullet"/>
      <w:pStyle w:val="CV-Expclient"/>
      <w:lvlText w:val="¢"/>
      <w:lvlJc w:val="left"/>
      <w:pPr>
        <w:ind w:left="612" w:hanging="360"/>
      </w:pPr>
      <w:rPr>
        <w:rFonts w:ascii="Wingdings" w:hAnsi="Wingdings" w:hint="default"/>
        <w:b/>
        <w:i w:val="0"/>
        <w:color w:val="BDCD00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74B03"/>
    <w:multiLevelType w:val="hybridMultilevel"/>
    <w:tmpl w:val="2910A1DA"/>
    <w:lvl w:ilvl="0" w:tplc="3320DE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F61D5"/>
    <w:multiLevelType w:val="hybridMultilevel"/>
    <w:tmpl w:val="02248A4A"/>
    <w:lvl w:ilvl="0" w:tplc="A99065FC">
      <w:numFmt w:val="bullet"/>
      <w:lvlText w:val="-"/>
      <w:lvlJc w:val="left"/>
      <w:pPr>
        <w:ind w:left="720" w:hanging="360"/>
      </w:pPr>
      <w:rPr>
        <w:rFonts w:ascii="Calibri" w:eastAsia="MS Mincho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CA4B7D"/>
    <w:multiLevelType w:val="hybridMultilevel"/>
    <w:tmpl w:val="60BECA90"/>
    <w:lvl w:ilvl="0" w:tplc="F3EC26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83C5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B3A13"/>
    <w:multiLevelType w:val="multilevel"/>
    <w:tmpl w:val="6BEC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294310"/>
    <w:multiLevelType w:val="hybridMultilevel"/>
    <w:tmpl w:val="F02096C6"/>
    <w:lvl w:ilvl="0" w:tplc="B734FA7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5A0832"/>
    <w:multiLevelType w:val="hybridMultilevel"/>
    <w:tmpl w:val="C94616CA"/>
    <w:lvl w:ilvl="0" w:tplc="9C18C3C0">
      <w:start w:val="1"/>
      <w:numFmt w:val="bullet"/>
      <w:pStyle w:val="CV-ExpMission"/>
      <w:lvlText w:val=""/>
      <w:lvlJc w:val="left"/>
      <w:pPr>
        <w:ind w:left="132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2" w15:restartNumberingAfterBreak="0">
    <w:nsid w:val="17D21944"/>
    <w:multiLevelType w:val="hybridMultilevel"/>
    <w:tmpl w:val="304C5FBE"/>
    <w:lvl w:ilvl="0" w:tplc="FFFFFFFF">
      <w:start w:val="1"/>
      <w:numFmt w:val="bullet"/>
      <w:pStyle w:val="1-NormalA"/>
      <w:lvlText w:val=""/>
      <w:lvlJc w:val="left"/>
      <w:pPr>
        <w:tabs>
          <w:tab w:val="num" w:pos="927"/>
        </w:tabs>
        <w:ind w:left="927" w:hanging="360"/>
      </w:pPr>
      <w:rPr>
        <w:rFonts w:ascii="Wingdings 2" w:hAnsi="Wingdings 2" w:hint="default"/>
        <w:color w:val="FF660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275D5B"/>
    <w:multiLevelType w:val="multilevel"/>
    <w:tmpl w:val="4E522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6C76A1"/>
    <w:multiLevelType w:val="hybridMultilevel"/>
    <w:tmpl w:val="8522FE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9111C8"/>
    <w:multiLevelType w:val="hybridMultilevel"/>
    <w:tmpl w:val="A65A43BA"/>
    <w:lvl w:ilvl="0" w:tplc="47504AD0">
      <w:start w:val="1"/>
      <w:numFmt w:val="bullet"/>
      <w:pStyle w:val="PuceOptionVer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olor w:val="A4C400"/>
      </w:rPr>
    </w:lvl>
    <w:lvl w:ilvl="1" w:tplc="040C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733011A"/>
    <w:multiLevelType w:val="hybridMultilevel"/>
    <w:tmpl w:val="E98AD4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C530E9"/>
    <w:multiLevelType w:val="hybridMultilevel"/>
    <w:tmpl w:val="2BF4756C"/>
    <w:lvl w:ilvl="0" w:tplc="EC483C5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36F2B"/>
    <w:multiLevelType w:val="multilevel"/>
    <w:tmpl w:val="C540E5A4"/>
    <w:styleLink w:val="PucesCreafri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11E24"/>
    <w:multiLevelType w:val="hybridMultilevel"/>
    <w:tmpl w:val="CEBE03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B16F0"/>
    <w:multiLevelType w:val="hybridMultilevel"/>
    <w:tmpl w:val="4F223B8C"/>
    <w:lvl w:ilvl="0" w:tplc="EC483C5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FD5D9A"/>
    <w:multiLevelType w:val="hybridMultilevel"/>
    <w:tmpl w:val="53960DDC"/>
    <w:lvl w:ilvl="0" w:tplc="3650F092">
      <w:start w:val="1"/>
      <w:numFmt w:val="bullet"/>
      <w:pStyle w:val="Style4"/>
      <w:lvlText w:val=""/>
      <w:lvlJc w:val="left"/>
      <w:pPr>
        <w:ind w:left="1428" w:hanging="360"/>
      </w:pPr>
      <w:rPr>
        <w:rFonts w:ascii="Wingdings 2" w:hAnsi="Wingdings 2" w:hint="default"/>
        <w:color w:val="548DD4" w:themeColor="text2" w:themeTint="99"/>
        <w:sz w:val="24"/>
        <w:szCs w:val="28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2031FA6"/>
    <w:multiLevelType w:val="hybridMultilevel"/>
    <w:tmpl w:val="92DCA73C"/>
    <w:lvl w:ilvl="0" w:tplc="EC483C5E">
      <w:numFmt w:val="bullet"/>
      <w:lvlText w:val="-"/>
      <w:lvlJc w:val="left"/>
      <w:pPr>
        <w:ind w:left="1428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8F5226A"/>
    <w:multiLevelType w:val="hybridMultilevel"/>
    <w:tmpl w:val="C728DCB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2CF2811"/>
    <w:multiLevelType w:val="hybridMultilevel"/>
    <w:tmpl w:val="53E62194"/>
    <w:lvl w:ilvl="0" w:tplc="5014984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2A283F"/>
    <w:multiLevelType w:val="hybridMultilevel"/>
    <w:tmpl w:val="4DE23FFA"/>
    <w:lvl w:ilvl="0" w:tplc="3650F092">
      <w:start w:val="1"/>
      <w:numFmt w:val="bullet"/>
      <w:lvlText w:val=""/>
      <w:lvlJc w:val="left"/>
      <w:pPr>
        <w:tabs>
          <w:tab w:val="num" w:pos="1070"/>
        </w:tabs>
        <w:ind w:left="1070" w:hanging="360"/>
      </w:pPr>
      <w:rPr>
        <w:rFonts w:ascii="Wingdings 2" w:hAnsi="Wingdings 2" w:hint="default"/>
        <w:color w:val="548DD4" w:themeColor="text2" w:themeTint="99"/>
        <w:sz w:val="24"/>
        <w:szCs w:val="28"/>
      </w:rPr>
    </w:lvl>
    <w:lvl w:ilvl="1" w:tplc="4D426854">
      <w:start w:val="1"/>
      <w:numFmt w:val="bullet"/>
      <w:lvlText w:val="o"/>
      <w:lvlJc w:val="left"/>
      <w:pPr>
        <w:tabs>
          <w:tab w:val="num" w:pos="1070"/>
        </w:tabs>
        <w:ind w:left="1070" w:hanging="360"/>
      </w:pPr>
      <w:rPr>
        <w:rFonts w:ascii="Courier New" w:hAnsi="Courier New" w:cs="Courier New" w:hint="default"/>
      </w:rPr>
    </w:lvl>
    <w:lvl w:ilvl="2" w:tplc="B734FA7A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Arial" w:eastAsia="Times New Roman" w:hAnsi="Arial" w:cs="Arial" w:hint="default"/>
      </w:rPr>
    </w:lvl>
    <w:lvl w:ilvl="3" w:tplc="D9728392">
      <w:start w:val="1"/>
      <w:numFmt w:val="bullet"/>
      <w:lvlText w:val=""/>
      <w:lvlJc w:val="left"/>
      <w:pPr>
        <w:tabs>
          <w:tab w:val="num" w:pos="2510"/>
        </w:tabs>
        <w:ind w:left="2510" w:hanging="360"/>
      </w:pPr>
      <w:rPr>
        <w:rFonts w:ascii="Symbol" w:hAnsi="Symbol" w:hint="default"/>
      </w:rPr>
    </w:lvl>
    <w:lvl w:ilvl="4" w:tplc="F3687F12">
      <w:numFmt w:val="bullet"/>
      <w:lvlText w:val="−"/>
      <w:lvlJc w:val="left"/>
      <w:pPr>
        <w:ind w:left="3230" w:hanging="360"/>
      </w:pPr>
      <w:rPr>
        <w:rFonts w:ascii="Arial" w:eastAsia="Times New Roman" w:hAnsi="Arial" w:cs="Arial" w:hint="default"/>
      </w:rPr>
    </w:lvl>
    <w:lvl w:ilvl="5" w:tplc="6BE2524E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</w:rPr>
    </w:lvl>
    <w:lvl w:ilvl="6" w:tplc="D1F8BBDA" w:tentative="1">
      <w:start w:val="1"/>
      <w:numFmt w:val="bullet"/>
      <w:lvlText w:val=""/>
      <w:lvlJc w:val="left"/>
      <w:pPr>
        <w:tabs>
          <w:tab w:val="num" w:pos="4670"/>
        </w:tabs>
        <w:ind w:left="4670" w:hanging="360"/>
      </w:pPr>
      <w:rPr>
        <w:rFonts w:ascii="Symbol" w:hAnsi="Symbol" w:hint="default"/>
      </w:rPr>
    </w:lvl>
    <w:lvl w:ilvl="7" w:tplc="3BD26F94" w:tentative="1">
      <w:start w:val="1"/>
      <w:numFmt w:val="bullet"/>
      <w:lvlText w:val="o"/>
      <w:lvlJc w:val="left"/>
      <w:pPr>
        <w:tabs>
          <w:tab w:val="num" w:pos="5390"/>
        </w:tabs>
        <w:ind w:left="5390" w:hanging="360"/>
      </w:pPr>
      <w:rPr>
        <w:rFonts w:ascii="Courier New" w:hAnsi="Courier New" w:cs="Courier New" w:hint="default"/>
      </w:rPr>
    </w:lvl>
    <w:lvl w:ilvl="8" w:tplc="FB2C5B7C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</w:rPr>
    </w:lvl>
  </w:abstractNum>
  <w:abstractNum w:abstractNumId="26" w15:restartNumberingAfterBreak="0">
    <w:nsid w:val="54E81E88"/>
    <w:multiLevelType w:val="hybridMultilevel"/>
    <w:tmpl w:val="F17EF394"/>
    <w:lvl w:ilvl="0" w:tplc="1E0AA724">
      <w:start w:val="1"/>
      <w:numFmt w:val="bullet"/>
      <w:pStyle w:val="11-NormalPuceBcheck"/>
      <w:lvlText w:val=""/>
      <w:lvlJc w:val="left"/>
      <w:pPr>
        <w:tabs>
          <w:tab w:val="num" w:pos="1571"/>
        </w:tabs>
        <w:ind w:left="1211" w:hanging="360"/>
      </w:pPr>
      <w:rPr>
        <w:rFonts w:ascii="Wingdings 2" w:hAnsi="Wingdings 2" w:hint="default"/>
        <w:color w:val="3366FF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2D1309"/>
    <w:multiLevelType w:val="hybridMultilevel"/>
    <w:tmpl w:val="EB9C5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5601C3"/>
    <w:multiLevelType w:val="hybridMultilevel"/>
    <w:tmpl w:val="7ACA19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45D62"/>
    <w:multiLevelType w:val="hybridMultilevel"/>
    <w:tmpl w:val="72C4558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EC4C58"/>
    <w:multiLevelType w:val="multilevel"/>
    <w:tmpl w:val="D49C13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EF2464D"/>
    <w:multiLevelType w:val="hybridMultilevel"/>
    <w:tmpl w:val="876C9A80"/>
    <w:lvl w:ilvl="0" w:tplc="CB668682">
      <w:start w:val="8"/>
      <w:numFmt w:val="bullet"/>
      <w:lvlText w:val="-"/>
      <w:lvlJc w:val="left"/>
      <w:pPr>
        <w:ind w:left="720" w:hanging="360"/>
      </w:pPr>
      <w:rPr>
        <w:rFonts w:ascii="Calibri" w:eastAsia="MS Mincho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A1638"/>
    <w:multiLevelType w:val="hybridMultilevel"/>
    <w:tmpl w:val="1D524308"/>
    <w:lvl w:ilvl="0" w:tplc="CB668682">
      <w:start w:val="8"/>
      <w:numFmt w:val="bullet"/>
      <w:lvlText w:val="-"/>
      <w:lvlJc w:val="left"/>
      <w:pPr>
        <w:ind w:left="720" w:hanging="360"/>
      </w:pPr>
      <w:rPr>
        <w:rFonts w:ascii="Calibri" w:eastAsia="MS Mincho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E8740E"/>
    <w:multiLevelType w:val="hybridMultilevel"/>
    <w:tmpl w:val="0058698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2600E8"/>
    <w:multiLevelType w:val="multilevel"/>
    <w:tmpl w:val="B48E46F2"/>
    <w:lvl w:ilvl="0">
      <w:start w:val="1"/>
      <w:numFmt w:val="upperRoman"/>
      <w:pStyle w:val="1Gnia-Heading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"/>
      <w:lvlJc w:val="righ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F4B4DD5"/>
    <w:multiLevelType w:val="hybridMultilevel"/>
    <w:tmpl w:val="76BA41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B97C6B"/>
    <w:multiLevelType w:val="hybridMultilevel"/>
    <w:tmpl w:val="5A42F932"/>
    <w:lvl w:ilvl="0" w:tplc="B47C70FA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2C6EAE"/>
    <w:multiLevelType w:val="hybridMultilevel"/>
    <w:tmpl w:val="BA303914"/>
    <w:lvl w:ilvl="0" w:tplc="C20260EC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7BCF09FE"/>
    <w:multiLevelType w:val="hybridMultilevel"/>
    <w:tmpl w:val="0B60E61A"/>
    <w:lvl w:ilvl="0" w:tplc="D7BCF880">
      <w:start w:val="3"/>
      <w:numFmt w:val="bullet"/>
      <w:lvlText w:val="□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2"/>
  </w:num>
  <w:num w:numId="4">
    <w:abstractNumId w:val="0"/>
  </w:num>
  <w:num w:numId="5">
    <w:abstractNumId w:val="30"/>
  </w:num>
  <w:num w:numId="6">
    <w:abstractNumId w:val="23"/>
  </w:num>
  <w:num w:numId="7">
    <w:abstractNumId w:val="34"/>
  </w:num>
  <w:num w:numId="8">
    <w:abstractNumId w:val="20"/>
  </w:num>
  <w:num w:numId="9">
    <w:abstractNumId w:val="25"/>
  </w:num>
  <w:num w:numId="10">
    <w:abstractNumId w:val="8"/>
  </w:num>
  <w:num w:numId="11">
    <w:abstractNumId w:val="6"/>
  </w:num>
  <w:num w:numId="12">
    <w:abstractNumId w:val="27"/>
  </w:num>
  <w:num w:numId="13">
    <w:abstractNumId w:val="32"/>
  </w:num>
  <w:num w:numId="14">
    <w:abstractNumId w:val="1"/>
  </w:num>
  <w:num w:numId="15">
    <w:abstractNumId w:val="5"/>
  </w:num>
  <w:num w:numId="16">
    <w:abstractNumId w:val="11"/>
  </w:num>
  <w:num w:numId="17">
    <w:abstractNumId w:val="24"/>
  </w:num>
  <w:num w:numId="18">
    <w:abstractNumId w:val="33"/>
  </w:num>
  <w:num w:numId="19">
    <w:abstractNumId w:val="28"/>
  </w:num>
  <w:num w:numId="20">
    <w:abstractNumId w:val="19"/>
  </w:num>
  <w:num w:numId="21">
    <w:abstractNumId w:val="2"/>
  </w:num>
  <w:num w:numId="22">
    <w:abstractNumId w:val="16"/>
  </w:num>
  <w:num w:numId="23">
    <w:abstractNumId w:val="14"/>
  </w:num>
  <w:num w:numId="24">
    <w:abstractNumId w:val="22"/>
  </w:num>
  <w:num w:numId="25">
    <w:abstractNumId w:val="17"/>
  </w:num>
  <w:num w:numId="26">
    <w:abstractNumId w:val="35"/>
  </w:num>
  <w:num w:numId="27">
    <w:abstractNumId w:val="3"/>
  </w:num>
  <w:num w:numId="28">
    <w:abstractNumId w:val="10"/>
  </w:num>
  <w:num w:numId="29">
    <w:abstractNumId w:val="29"/>
  </w:num>
  <w:num w:numId="30">
    <w:abstractNumId w:val="21"/>
  </w:num>
  <w:num w:numId="31">
    <w:abstractNumId w:val="7"/>
  </w:num>
  <w:num w:numId="32">
    <w:abstractNumId w:val="38"/>
  </w:num>
  <w:num w:numId="33">
    <w:abstractNumId w:val="37"/>
  </w:num>
  <w:num w:numId="34">
    <w:abstractNumId w:val="15"/>
  </w:num>
  <w:num w:numId="35">
    <w:abstractNumId w:val="31"/>
  </w:num>
  <w:num w:numId="36">
    <w:abstractNumId w:val="9"/>
  </w:num>
  <w:num w:numId="37">
    <w:abstractNumId w:val="4"/>
  </w:num>
  <w:num w:numId="38">
    <w:abstractNumId w:val="13"/>
  </w:num>
  <w:num w:numId="39">
    <w:abstractNumId w:val="36"/>
  </w:num>
  <w:numIdMacAtCleanup w:val="3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arl LAURIER">
    <w15:presenceInfo w15:providerId="None" w15:userId="Carl LAUR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6E"/>
    <w:rsid w:val="00001046"/>
    <w:rsid w:val="000011FA"/>
    <w:rsid w:val="000015D4"/>
    <w:rsid w:val="0000175F"/>
    <w:rsid w:val="00001F90"/>
    <w:rsid w:val="000038D8"/>
    <w:rsid w:val="00003BA9"/>
    <w:rsid w:val="00003DCE"/>
    <w:rsid w:val="00003EC3"/>
    <w:rsid w:val="000045CC"/>
    <w:rsid w:val="00005229"/>
    <w:rsid w:val="0000552D"/>
    <w:rsid w:val="00005892"/>
    <w:rsid w:val="00005D64"/>
    <w:rsid w:val="000061C8"/>
    <w:rsid w:val="0000643A"/>
    <w:rsid w:val="000066CE"/>
    <w:rsid w:val="00006ACA"/>
    <w:rsid w:val="00007236"/>
    <w:rsid w:val="0001087F"/>
    <w:rsid w:val="00010949"/>
    <w:rsid w:val="000129B5"/>
    <w:rsid w:val="000132A9"/>
    <w:rsid w:val="00013977"/>
    <w:rsid w:val="00013E79"/>
    <w:rsid w:val="000143B2"/>
    <w:rsid w:val="0001482A"/>
    <w:rsid w:val="000154A5"/>
    <w:rsid w:val="0001607B"/>
    <w:rsid w:val="000163EE"/>
    <w:rsid w:val="00016BA9"/>
    <w:rsid w:val="00016CC0"/>
    <w:rsid w:val="00017161"/>
    <w:rsid w:val="000177C0"/>
    <w:rsid w:val="00020C10"/>
    <w:rsid w:val="000212EB"/>
    <w:rsid w:val="0002135F"/>
    <w:rsid w:val="00021FC4"/>
    <w:rsid w:val="00022351"/>
    <w:rsid w:val="00022BED"/>
    <w:rsid w:val="000238D7"/>
    <w:rsid w:val="0002482A"/>
    <w:rsid w:val="00024CF5"/>
    <w:rsid w:val="0002562E"/>
    <w:rsid w:val="000257D1"/>
    <w:rsid w:val="000260FF"/>
    <w:rsid w:val="000271E1"/>
    <w:rsid w:val="00027B48"/>
    <w:rsid w:val="00030000"/>
    <w:rsid w:val="000302E3"/>
    <w:rsid w:val="00030415"/>
    <w:rsid w:val="00030900"/>
    <w:rsid w:val="0003113E"/>
    <w:rsid w:val="000322C4"/>
    <w:rsid w:val="00032ACF"/>
    <w:rsid w:val="000331D5"/>
    <w:rsid w:val="0003326F"/>
    <w:rsid w:val="000338E5"/>
    <w:rsid w:val="00034E12"/>
    <w:rsid w:val="0003684E"/>
    <w:rsid w:val="00040559"/>
    <w:rsid w:val="00040CA6"/>
    <w:rsid w:val="0004251A"/>
    <w:rsid w:val="000428DF"/>
    <w:rsid w:val="000440A4"/>
    <w:rsid w:val="0004427F"/>
    <w:rsid w:val="000448F5"/>
    <w:rsid w:val="0004523D"/>
    <w:rsid w:val="00045484"/>
    <w:rsid w:val="000454D9"/>
    <w:rsid w:val="00045673"/>
    <w:rsid w:val="00046074"/>
    <w:rsid w:val="000462A7"/>
    <w:rsid w:val="0004685F"/>
    <w:rsid w:val="00047E1B"/>
    <w:rsid w:val="00050AF7"/>
    <w:rsid w:val="00050B1D"/>
    <w:rsid w:val="000522A1"/>
    <w:rsid w:val="000525B9"/>
    <w:rsid w:val="00052E27"/>
    <w:rsid w:val="00054254"/>
    <w:rsid w:val="00054627"/>
    <w:rsid w:val="00054C87"/>
    <w:rsid w:val="0005512E"/>
    <w:rsid w:val="000563C0"/>
    <w:rsid w:val="000571BB"/>
    <w:rsid w:val="00057F20"/>
    <w:rsid w:val="000604ED"/>
    <w:rsid w:val="00061EA7"/>
    <w:rsid w:val="000627BF"/>
    <w:rsid w:val="000627DA"/>
    <w:rsid w:val="00062C71"/>
    <w:rsid w:val="00062F4B"/>
    <w:rsid w:val="0006350B"/>
    <w:rsid w:val="0006362B"/>
    <w:rsid w:val="000637F4"/>
    <w:rsid w:val="00065451"/>
    <w:rsid w:val="000654AF"/>
    <w:rsid w:val="0006552C"/>
    <w:rsid w:val="00066DF6"/>
    <w:rsid w:val="00067201"/>
    <w:rsid w:val="00070D97"/>
    <w:rsid w:val="000717CE"/>
    <w:rsid w:val="00071864"/>
    <w:rsid w:val="000719EF"/>
    <w:rsid w:val="00071D83"/>
    <w:rsid w:val="00072659"/>
    <w:rsid w:val="0007269B"/>
    <w:rsid w:val="00072F62"/>
    <w:rsid w:val="0007313D"/>
    <w:rsid w:val="000731BD"/>
    <w:rsid w:val="00073DF7"/>
    <w:rsid w:val="00074EDD"/>
    <w:rsid w:val="00075709"/>
    <w:rsid w:val="00076119"/>
    <w:rsid w:val="000764E5"/>
    <w:rsid w:val="000765FF"/>
    <w:rsid w:val="000768D1"/>
    <w:rsid w:val="00076B71"/>
    <w:rsid w:val="00076BBB"/>
    <w:rsid w:val="00077900"/>
    <w:rsid w:val="0008038B"/>
    <w:rsid w:val="00080871"/>
    <w:rsid w:val="00081809"/>
    <w:rsid w:val="00081F36"/>
    <w:rsid w:val="0008256C"/>
    <w:rsid w:val="00082B29"/>
    <w:rsid w:val="00082D31"/>
    <w:rsid w:val="0008472B"/>
    <w:rsid w:val="00085BE2"/>
    <w:rsid w:val="00086016"/>
    <w:rsid w:val="00086A2D"/>
    <w:rsid w:val="00087216"/>
    <w:rsid w:val="00087A2A"/>
    <w:rsid w:val="00090EC2"/>
    <w:rsid w:val="00091313"/>
    <w:rsid w:val="00091752"/>
    <w:rsid w:val="00091AEE"/>
    <w:rsid w:val="00092695"/>
    <w:rsid w:val="0009269A"/>
    <w:rsid w:val="000939BC"/>
    <w:rsid w:val="000950B0"/>
    <w:rsid w:val="000954DF"/>
    <w:rsid w:val="0009625C"/>
    <w:rsid w:val="00096665"/>
    <w:rsid w:val="000966C7"/>
    <w:rsid w:val="00096B3C"/>
    <w:rsid w:val="000976E5"/>
    <w:rsid w:val="00097D08"/>
    <w:rsid w:val="000A1059"/>
    <w:rsid w:val="000A1417"/>
    <w:rsid w:val="000A15F2"/>
    <w:rsid w:val="000A1725"/>
    <w:rsid w:val="000A1AF2"/>
    <w:rsid w:val="000A1DB2"/>
    <w:rsid w:val="000A1DBE"/>
    <w:rsid w:val="000A2621"/>
    <w:rsid w:val="000A49A9"/>
    <w:rsid w:val="000A4F9B"/>
    <w:rsid w:val="000A5D78"/>
    <w:rsid w:val="000A65FB"/>
    <w:rsid w:val="000A6B31"/>
    <w:rsid w:val="000A6D13"/>
    <w:rsid w:val="000A722F"/>
    <w:rsid w:val="000A7EFC"/>
    <w:rsid w:val="000B0365"/>
    <w:rsid w:val="000B07E4"/>
    <w:rsid w:val="000B07EA"/>
    <w:rsid w:val="000B0EDE"/>
    <w:rsid w:val="000B1D2D"/>
    <w:rsid w:val="000B25C1"/>
    <w:rsid w:val="000B2DD9"/>
    <w:rsid w:val="000B35FA"/>
    <w:rsid w:val="000B3EC2"/>
    <w:rsid w:val="000B4155"/>
    <w:rsid w:val="000B472D"/>
    <w:rsid w:val="000B4F8C"/>
    <w:rsid w:val="000B5670"/>
    <w:rsid w:val="000B5D51"/>
    <w:rsid w:val="000B5E9E"/>
    <w:rsid w:val="000B71BC"/>
    <w:rsid w:val="000B797E"/>
    <w:rsid w:val="000B7E24"/>
    <w:rsid w:val="000C000C"/>
    <w:rsid w:val="000C04C7"/>
    <w:rsid w:val="000C0510"/>
    <w:rsid w:val="000C1209"/>
    <w:rsid w:val="000C13E6"/>
    <w:rsid w:val="000C143D"/>
    <w:rsid w:val="000C1B51"/>
    <w:rsid w:val="000C2C67"/>
    <w:rsid w:val="000C354B"/>
    <w:rsid w:val="000C37A0"/>
    <w:rsid w:val="000C3AB4"/>
    <w:rsid w:val="000C436C"/>
    <w:rsid w:val="000C4379"/>
    <w:rsid w:val="000C459E"/>
    <w:rsid w:val="000C4A3A"/>
    <w:rsid w:val="000C4A9A"/>
    <w:rsid w:val="000C54A6"/>
    <w:rsid w:val="000C5B4E"/>
    <w:rsid w:val="000C7474"/>
    <w:rsid w:val="000C766F"/>
    <w:rsid w:val="000D15DE"/>
    <w:rsid w:val="000D1B60"/>
    <w:rsid w:val="000D2B47"/>
    <w:rsid w:val="000D34BB"/>
    <w:rsid w:val="000D39FD"/>
    <w:rsid w:val="000D3ABB"/>
    <w:rsid w:val="000D5975"/>
    <w:rsid w:val="000D5B9D"/>
    <w:rsid w:val="000D7033"/>
    <w:rsid w:val="000D72F8"/>
    <w:rsid w:val="000E1576"/>
    <w:rsid w:val="000E1E9C"/>
    <w:rsid w:val="000E2D7E"/>
    <w:rsid w:val="000E48FC"/>
    <w:rsid w:val="000E4942"/>
    <w:rsid w:val="000E49DA"/>
    <w:rsid w:val="000E520F"/>
    <w:rsid w:val="000E54B0"/>
    <w:rsid w:val="000E54F7"/>
    <w:rsid w:val="000E61E7"/>
    <w:rsid w:val="000E6BAE"/>
    <w:rsid w:val="000E72D4"/>
    <w:rsid w:val="000E73F8"/>
    <w:rsid w:val="000E75CE"/>
    <w:rsid w:val="000E7E19"/>
    <w:rsid w:val="000F0885"/>
    <w:rsid w:val="000F09FA"/>
    <w:rsid w:val="000F0C73"/>
    <w:rsid w:val="000F1848"/>
    <w:rsid w:val="000F1940"/>
    <w:rsid w:val="000F1F40"/>
    <w:rsid w:val="000F217B"/>
    <w:rsid w:val="000F2900"/>
    <w:rsid w:val="000F2EF1"/>
    <w:rsid w:val="000F3751"/>
    <w:rsid w:val="000F3A27"/>
    <w:rsid w:val="000F4E59"/>
    <w:rsid w:val="000F52A5"/>
    <w:rsid w:val="000F5939"/>
    <w:rsid w:val="000F5C5B"/>
    <w:rsid w:val="000F5E96"/>
    <w:rsid w:val="000F6516"/>
    <w:rsid w:val="000F6D34"/>
    <w:rsid w:val="000F6DAC"/>
    <w:rsid w:val="000F7702"/>
    <w:rsid w:val="000F7999"/>
    <w:rsid w:val="00100FAB"/>
    <w:rsid w:val="00101E4C"/>
    <w:rsid w:val="0010284E"/>
    <w:rsid w:val="0010331E"/>
    <w:rsid w:val="00103C13"/>
    <w:rsid w:val="00103E65"/>
    <w:rsid w:val="00103F9A"/>
    <w:rsid w:val="0010417D"/>
    <w:rsid w:val="00104303"/>
    <w:rsid w:val="001053E0"/>
    <w:rsid w:val="00105BDC"/>
    <w:rsid w:val="00106022"/>
    <w:rsid w:val="00107C0D"/>
    <w:rsid w:val="00107F22"/>
    <w:rsid w:val="00110B42"/>
    <w:rsid w:val="00110DEE"/>
    <w:rsid w:val="00111DAE"/>
    <w:rsid w:val="0011215A"/>
    <w:rsid w:val="00112399"/>
    <w:rsid w:val="0011249C"/>
    <w:rsid w:val="001133A1"/>
    <w:rsid w:val="001135EF"/>
    <w:rsid w:val="0011381B"/>
    <w:rsid w:val="00113B3B"/>
    <w:rsid w:val="00114234"/>
    <w:rsid w:val="00115768"/>
    <w:rsid w:val="00115E03"/>
    <w:rsid w:val="00116298"/>
    <w:rsid w:val="00116D6B"/>
    <w:rsid w:val="0011706E"/>
    <w:rsid w:val="00117DC1"/>
    <w:rsid w:val="00117E0B"/>
    <w:rsid w:val="00117EB0"/>
    <w:rsid w:val="00120005"/>
    <w:rsid w:val="00120764"/>
    <w:rsid w:val="00121284"/>
    <w:rsid w:val="001214D6"/>
    <w:rsid w:val="001217DA"/>
    <w:rsid w:val="00121B01"/>
    <w:rsid w:val="00121BF7"/>
    <w:rsid w:val="00121D54"/>
    <w:rsid w:val="0012209B"/>
    <w:rsid w:val="0012279F"/>
    <w:rsid w:val="00122AC5"/>
    <w:rsid w:val="00122DB7"/>
    <w:rsid w:val="00123F42"/>
    <w:rsid w:val="0012439A"/>
    <w:rsid w:val="001245A0"/>
    <w:rsid w:val="00124F20"/>
    <w:rsid w:val="00125DEA"/>
    <w:rsid w:val="0012636B"/>
    <w:rsid w:val="00126790"/>
    <w:rsid w:val="001268B1"/>
    <w:rsid w:val="00126C74"/>
    <w:rsid w:val="001277CA"/>
    <w:rsid w:val="001301D5"/>
    <w:rsid w:val="00130C7C"/>
    <w:rsid w:val="00131605"/>
    <w:rsid w:val="001317CF"/>
    <w:rsid w:val="00131803"/>
    <w:rsid w:val="00132F61"/>
    <w:rsid w:val="00133CDF"/>
    <w:rsid w:val="00133E8C"/>
    <w:rsid w:val="00134D88"/>
    <w:rsid w:val="001354B4"/>
    <w:rsid w:val="00135B52"/>
    <w:rsid w:val="001363ED"/>
    <w:rsid w:val="00136CAF"/>
    <w:rsid w:val="00137076"/>
    <w:rsid w:val="001378D2"/>
    <w:rsid w:val="00140289"/>
    <w:rsid w:val="001403F1"/>
    <w:rsid w:val="00140554"/>
    <w:rsid w:val="00143040"/>
    <w:rsid w:val="00144634"/>
    <w:rsid w:val="00144FA6"/>
    <w:rsid w:val="00145011"/>
    <w:rsid w:val="001456BC"/>
    <w:rsid w:val="00145AFC"/>
    <w:rsid w:val="00146748"/>
    <w:rsid w:val="00146876"/>
    <w:rsid w:val="00146C0A"/>
    <w:rsid w:val="0014754E"/>
    <w:rsid w:val="00147D81"/>
    <w:rsid w:val="00150C29"/>
    <w:rsid w:val="00150D18"/>
    <w:rsid w:val="0015101C"/>
    <w:rsid w:val="00151796"/>
    <w:rsid w:val="001523E0"/>
    <w:rsid w:val="00153296"/>
    <w:rsid w:val="00153A00"/>
    <w:rsid w:val="0015435E"/>
    <w:rsid w:val="0015487C"/>
    <w:rsid w:val="00154BCA"/>
    <w:rsid w:val="0015586C"/>
    <w:rsid w:val="001575D3"/>
    <w:rsid w:val="001606EF"/>
    <w:rsid w:val="0016071A"/>
    <w:rsid w:val="0016146B"/>
    <w:rsid w:val="0016242B"/>
    <w:rsid w:val="00162C82"/>
    <w:rsid w:val="0016491F"/>
    <w:rsid w:val="00164B35"/>
    <w:rsid w:val="00165498"/>
    <w:rsid w:val="00165C88"/>
    <w:rsid w:val="0016675A"/>
    <w:rsid w:val="00166760"/>
    <w:rsid w:val="00166B40"/>
    <w:rsid w:val="0016702F"/>
    <w:rsid w:val="0016749E"/>
    <w:rsid w:val="00170562"/>
    <w:rsid w:val="001712FF"/>
    <w:rsid w:val="001713E2"/>
    <w:rsid w:val="00171988"/>
    <w:rsid w:val="00171B8A"/>
    <w:rsid w:val="00172055"/>
    <w:rsid w:val="00172E22"/>
    <w:rsid w:val="00172E9E"/>
    <w:rsid w:val="00174203"/>
    <w:rsid w:val="00174BB5"/>
    <w:rsid w:val="00174F42"/>
    <w:rsid w:val="001751B3"/>
    <w:rsid w:val="001757A8"/>
    <w:rsid w:val="00175820"/>
    <w:rsid w:val="00175F32"/>
    <w:rsid w:val="00176529"/>
    <w:rsid w:val="001766D3"/>
    <w:rsid w:val="00176E1D"/>
    <w:rsid w:val="00176FFB"/>
    <w:rsid w:val="00177385"/>
    <w:rsid w:val="00177397"/>
    <w:rsid w:val="0017784A"/>
    <w:rsid w:val="00177890"/>
    <w:rsid w:val="001778DB"/>
    <w:rsid w:val="00177B23"/>
    <w:rsid w:val="0018068C"/>
    <w:rsid w:val="00181325"/>
    <w:rsid w:val="00182337"/>
    <w:rsid w:val="00182F47"/>
    <w:rsid w:val="001831B0"/>
    <w:rsid w:val="001845B7"/>
    <w:rsid w:val="0018574C"/>
    <w:rsid w:val="001865B3"/>
    <w:rsid w:val="00186FBB"/>
    <w:rsid w:val="00190A89"/>
    <w:rsid w:val="00191B3B"/>
    <w:rsid w:val="0019355B"/>
    <w:rsid w:val="0019464F"/>
    <w:rsid w:val="001947C5"/>
    <w:rsid w:val="0019484E"/>
    <w:rsid w:val="00194EC5"/>
    <w:rsid w:val="001951D1"/>
    <w:rsid w:val="001955EF"/>
    <w:rsid w:val="00195868"/>
    <w:rsid w:val="00195D11"/>
    <w:rsid w:val="0019653A"/>
    <w:rsid w:val="001969F7"/>
    <w:rsid w:val="001970E1"/>
    <w:rsid w:val="001978BB"/>
    <w:rsid w:val="00197C79"/>
    <w:rsid w:val="001A02B3"/>
    <w:rsid w:val="001A12B7"/>
    <w:rsid w:val="001A1409"/>
    <w:rsid w:val="001A2832"/>
    <w:rsid w:val="001A3058"/>
    <w:rsid w:val="001A34AF"/>
    <w:rsid w:val="001A3552"/>
    <w:rsid w:val="001A3D23"/>
    <w:rsid w:val="001A41EE"/>
    <w:rsid w:val="001A4986"/>
    <w:rsid w:val="001A4FEB"/>
    <w:rsid w:val="001A5CFB"/>
    <w:rsid w:val="001A608F"/>
    <w:rsid w:val="001A63D7"/>
    <w:rsid w:val="001A670B"/>
    <w:rsid w:val="001A6A09"/>
    <w:rsid w:val="001B0728"/>
    <w:rsid w:val="001B1546"/>
    <w:rsid w:val="001B1A19"/>
    <w:rsid w:val="001B24B3"/>
    <w:rsid w:val="001B2B15"/>
    <w:rsid w:val="001B3D99"/>
    <w:rsid w:val="001B42CB"/>
    <w:rsid w:val="001B4577"/>
    <w:rsid w:val="001B464E"/>
    <w:rsid w:val="001B5368"/>
    <w:rsid w:val="001B5479"/>
    <w:rsid w:val="001B564C"/>
    <w:rsid w:val="001B5675"/>
    <w:rsid w:val="001B58DF"/>
    <w:rsid w:val="001B5B66"/>
    <w:rsid w:val="001B712A"/>
    <w:rsid w:val="001B7473"/>
    <w:rsid w:val="001B7BB5"/>
    <w:rsid w:val="001C0501"/>
    <w:rsid w:val="001C08A0"/>
    <w:rsid w:val="001C19BF"/>
    <w:rsid w:val="001C1B79"/>
    <w:rsid w:val="001C23CC"/>
    <w:rsid w:val="001C2433"/>
    <w:rsid w:val="001C2D8F"/>
    <w:rsid w:val="001C3474"/>
    <w:rsid w:val="001C38D3"/>
    <w:rsid w:val="001C56D7"/>
    <w:rsid w:val="001C578D"/>
    <w:rsid w:val="001C587B"/>
    <w:rsid w:val="001C5CAE"/>
    <w:rsid w:val="001C5EA7"/>
    <w:rsid w:val="001C64C3"/>
    <w:rsid w:val="001C7EEC"/>
    <w:rsid w:val="001D0971"/>
    <w:rsid w:val="001D0C3E"/>
    <w:rsid w:val="001D11DA"/>
    <w:rsid w:val="001D3A6B"/>
    <w:rsid w:val="001D3C2A"/>
    <w:rsid w:val="001D3D00"/>
    <w:rsid w:val="001D4343"/>
    <w:rsid w:val="001D4576"/>
    <w:rsid w:val="001D4E31"/>
    <w:rsid w:val="001D5842"/>
    <w:rsid w:val="001D60D4"/>
    <w:rsid w:val="001D6531"/>
    <w:rsid w:val="001D68B3"/>
    <w:rsid w:val="001D6CF0"/>
    <w:rsid w:val="001D6D95"/>
    <w:rsid w:val="001D708D"/>
    <w:rsid w:val="001D7C5A"/>
    <w:rsid w:val="001D7D0A"/>
    <w:rsid w:val="001E0666"/>
    <w:rsid w:val="001E093D"/>
    <w:rsid w:val="001E0AF8"/>
    <w:rsid w:val="001E17AB"/>
    <w:rsid w:val="001E26F5"/>
    <w:rsid w:val="001E2B88"/>
    <w:rsid w:val="001E397A"/>
    <w:rsid w:val="001E3AC9"/>
    <w:rsid w:val="001E48BB"/>
    <w:rsid w:val="001E500A"/>
    <w:rsid w:val="001E63F5"/>
    <w:rsid w:val="001E699C"/>
    <w:rsid w:val="001F09DC"/>
    <w:rsid w:val="001F1744"/>
    <w:rsid w:val="001F1A1B"/>
    <w:rsid w:val="001F1FD0"/>
    <w:rsid w:val="001F2BDD"/>
    <w:rsid w:val="001F3ED8"/>
    <w:rsid w:val="001F490A"/>
    <w:rsid w:val="001F4B56"/>
    <w:rsid w:val="001F4F7F"/>
    <w:rsid w:val="001F54E9"/>
    <w:rsid w:val="001F5DB3"/>
    <w:rsid w:val="001F632A"/>
    <w:rsid w:val="001F6EF8"/>
    <w:rsid w:val="001F7215"/>
    <w:rsid w:val="001F7975"/>
    <w:rsid w:val="00200337"/>
    <w:rsid w:val="0020059A"/>
    <w:rsid w:val="002005C5"/>
    <w:rsid w:val="002010C6"/>
    <w:rsid w:val="00201261"/>
    <w:rsid w:val="00202400"/>
    <w:rsid w:val="00202EF8"/>
    <w:rsid w:val="00203163"/>
    <w:rsid w:val="00203414"/>
    <w:rsid w:val="0020380C"/>
    <w:rsid w:val="002065DB"/>
    <w:rsid w:val="002067C2"/>
    <w:rsid w:val="00210634"/>
    <w:rsid w:val="0021164B"/>
    <w:rsid w:val="0021170D"/>
    <w:rsid w:val="00211E6B"/>
    <w:rsid w:val="002121BD"/>
    <w:rsid w:val="0021229C"/>
    <w:rsid w:val="002123A5"/>
    <w:rsid w:val="00212931"/>
    <w:rsid w:val="0021304B"/>
    <w:rsid w:val="002135E0"/>
    <w:rsid w:val="00213788"/>
    <w:rsid w:val="00213A3A"/>
    <w:rsid w:val="00216442"/>
    <w:rsid w:val="002171B0"/>
    <w:rsid w:val="002176C6"/>
    <w:rsid w:val="00221C5A"/>
    <w:rsid w:val="00222686"/>
    <w:rsid w:val="0022280C"/>
    <w:rsid w:val="0022304F"/>
    <w:rsid w:val="00223303"/>
    <w:rsid w:val="0022353C"/>
    <w:rsid w:val="0022589A"/>
    <w:rsid w:val="002266FA"/>
    <w:rsid w:val="002269DE"/>
    <w:rsid w:val="00227131"/>
    <w:rsid w:val="002276B7"/>
    <w:rsid w:val="00230BC7"/>
    <w:rsid w:val="00230C13"/>
    <w:rsid w:val="00232136"/>
    <w:rsid w:val="00232FFC"/>
    <w:rsid w:val="00233C8C"/>
    <w:rsid w:val="002347FF"/>
    <w:rsid w:val="00234D1B"/>
    <w:rsid w:val="00235028"/>
    <w:rsid w:val="002366F8"/>
    <w:rsid w:val="00236DF3"/>
    <w:rsid w:val="0023727A"/>
    <w:rsid w:val="002372DD"/>
    <w:rsid w:val="00237714"/>
    <w:rsid w:val="00237A41"/>
    <w:rsid w:val="00237C98"/>
    <w:rsid w:val="002400F2"/>
    <w:rsid w:val="002403AD"/>
    <w:rsid w:val="00241B9A"/>
    <w:rsid w:val="0024349A"/>
    <w:rsid w:val="00244C42"/>
    <w:rsid w:val="00246363"/>
    <w:rsid w:val="002466E5"/>
    <w:rsid w:val="002466FC"/>
    <w:rsid w:val="00247235"/>
    <w:rsid w:val="0024724A"/>
    <w:rsid w:val="00247982"/>
    <w:rsid w:val="0025061A"/>
    <w:rsid w:val="0025072E"/>
    <w:rsid w:val="00250C32"/>
    <w:rsid w:val="002512E8"/>
    <w:rsid w:val="002521CA"/>
    <w:rsid w:val="00254186"/>
    <w:rsid w:val="00255967"/>
    <w:rsid w:val="00255B02"/>
    <w:rsid w:val="00256366"/>
    <w:rsid w:val="00256688"/>
    <w:rsid w:val="002569F9"/>
    <w:rsid w:val="00257CE4"/>
    <w:rsid w:val="002604B6"/>
    <w:rsid w:val="00260AF1"/>
    <w:rsid w:val="00262156"/>
    <w:rsid w:val="0026301A"/>
    <w:rsid w:val="00263704"/>
    <w:rsid w:val="00264423"/>
    <w:rsid w:val="00264E44"/>
    <w:rsid w:val="002653AF"/>
    <w:rsid w:val="00265C3A"/>
    <w:rsid w:val="0026647D"/>
    <w:rsid w:val="002673B7"/>
    <w:rsid w:val="00270AF6"/>
    <w:rsid w:val="00270B0F"/>
    <w:rsid w:val="002723E3"/>
    <w:rsid w:val="002727E6"/>
    <w:rsid w:val="0027389F"/>
    <w:rsid w:val="00275637"/>
    <w:rsid w:val="00275A3E"/>
    <w:rsid w:val="002773E1"/>
    <w:rsid w:val="0027799C"/>
    <w:rsid w:val="00277E67"/>
    <w:rsid w:val="0028037C"/>
    <w:rsid w:val="00280CC7"/>
    <w:rsid w:val="00281807"/>
    <w:rsid w:val="0028212E"/>
    <w:rsid w:val="00282600"/>
    <w:rsid w:val="00283105"/>
    <w:rsid w:val="0028377D"/>
    <w:rsid w:val="00284132"/>
    <w:rsid w:val="00284F68"/>
    <w:rsid w:val="002857C9"/>
    <w:rsid w:val="00285AF6"/>
    <w:rsid w:val="00285D62"/>
    <w:rsid w:val="0028610C"/>
    <w:rsid w:val="002864A6"/>
    <w:rsid w:val="002866D3"/>
    <w:rsid w:val="00286949"/>
    <w:rsid w:val="00286CE5"/>
    <w:rsid w:val="00286E4F"/>
    <w:rsid w:val="00286F1A"/>
    <w:rsid w:val="00287248"/>
    <w:rsid w:val="00287ADB"/>
    <w:rsid w:val="00287B37"/>
    <w:rsid w:val="0029040B"/>
    <w:rsid w:val="00291DC7"/>
    <w:rsid w:val="00292C76"/>
    <w:rsid w:val="00292EE0"/>
    <w:rsid w:val="0029398B"/>
    <w:rsid w:val="002949E1"/>
    <w:rsid w:val="002955FC"/>
    <w:rsid w:val="00296047"/>
    <w:rsid w:val="002960DB"/>
    <w:rsid w:val="0029703A"/>
    <w:rsid w:val="00297CF3"/>
    <w:rsid w:val="00297E91"/>
    <w:rsid w:val="002A0123"/>
    <w:rsid w:val="002A0210"/>
    <w:rsid w:val="002A0819"/>
    <w:rsid w:val="002A0866"/>
    <w:rsid w:val="002A144A"/>
    <w:rsid w:val="002A1558"/>
    <w:rsid w:val="002A166F"/>
    <w:rsid w:val="002A2016"/>
    <w:rsid w:val="002A2AE6"/>
    <w:rsid w:val="002A2EA2"/>
    <w:rsid w:val="002A303E"/>
    <w:rsid w:val="002A3148"/>
    <w:rsid w:val="002A3758"/>
    <w:rsid w:val="002A4791"/>
    <w:rsid w:val="002A4A0B"/>
    <w:rsid w:val="002A4EC7"/>
    <w:rsid w:val="002A56FA"/>
    <w:rsid w:val="002A5B5D"/>
    <w:rsid w:val="002A6932"/>
    <w:rsid w:val="002A762F"/>
    <w:rsid w:val="002B0113"/>
    <w:rsid w:val="002B096C"/>
    <w:rsid w:val="002B23F5"/>
    <w:rsid w:val="002B34C9"/>
    <w:rsid w:val="002B371F"/>
    <w:rsid w:val="002B3896"/>
    <w:rsid w:val="002B5565"/>
    <w:rsid w:val="002B6B06"/>
    <w:rsid w:val="002B7527"/>
    <w:rsid w:val="002C052D"/>
    <w:rsid w:val="002C064D"/>
    <w:rsid w:val="002C09AB"/>
    <w:rsid w:val="002C0C3D"/>
    <w:rsid w:val="002C0D50"/>
    <w:rsid w:val="002C124E"/>
    <w:rsid w:val="002C1539"/>
    <w:rsid w:val="002C26DC"/>
    <w:rsid w:val="002C2972"/>
    <w:rsid w:val="002C3E9D"/>
    <w:rsid w:val="002C3F41"/>
    <w:rsid w:val="002C3F85"/>
    <w:rsid w:val="002C466F"/>
    <w:rsid w:val="002C4941"/>
    <w:rsid w:val="002C4F3C"/>
    <w:rsid w:val="002C5BA5"/>
    <w:rsid w:val="002C6B7C"/>
    <w:rsid w:val="002C6C9C"/>
    <w:rsid w:val="002C6DA6"/>
    <w:rsid w:val="002C7832"/>
    <w:rsid w:val="002C7E4E"/>
    <w:rsid w:val="002C7E6D"/>
    <w:rsid w:val="002D0746"/>
    <w:rsid w:val="002D07DF"/>
    <w:rsid w:val="002D1657"/>
    <w:rsid w:val="002D1760"/>
    <w:rsid w:val="002D26CB"/>
    <w:rsid w:val="002D34A9"/>
    <w:rsid w:val="002D3797"/>
    <w:rsid w:val="002D46D0"/>
    <w:rsid w:val="002D4E6E"/>
    <w:rsid w:val="002D6E21"/>
    <w:rsid w:val="002D73F6"/>
    <w:rsid w:val="002D74AD"/>
    <w:rsid w:val="002D75D8"/>
    <w:rsid w:val="002D7CBE"/>
    <w:rsid w:val="002E0329"/>
    <w:rsid w:val="002E0CC6"/>
    <w:rsid w:val="002E0E83"/>
    <w:rsid w:val="002E10E4"/>
    <w:rsid w:val="002E147C"/>
    <w:rsid w:val="002E1D93"/>
    <w:rsid w:val="002E215D"/>
    <w:rsid w:val="002E28FF"/>
    <w:rsid w:val="002E2AF4"/>
    <w:rsid w:val="002E32D6"/>
    <w:rsid w:val="002E3428"/>
    <w:rsid w:val="002E3E8B"/>
    <w:rsid w:val="002E41A0"/>
    <w:rsid w:val="002E421E"/>
    <w:rsid w:val="002E4532"/>
    <w:rsid w:val="002E68DD"/>
    <w:rsid w:val="002E6AFD"/>
    <w:rsid w:val="002F0975"/>
    <w:rsid w:val="002F0CD1"/>
    <w:rsid w:val="002F0E3D"/>
    <w:rsid w:val="002F16DB"/>
    <w:rsid w:val="002F191A"/>
    <w:rsid w:val="002F1EEE"/>
    <w:rsid w:val="002F2DA3"/>
    <w:rsid w:val="002F2E4E"/>
    <w:rsid w:val="002F2EA3"/>
    <w:rsid w:val="002F3500"/>
    <w:rsid w:val="002F3560"/>
    <w:rsid w:val="002F42B6"/>
    <w:rsid w:val="002F5052"/>
    <w:rsid w:val="002F58FD"/>
    <w:rsid w:val="002F5C92"/>
    <w:rsid w:val="002F5E86"/>
    <w:rsid w:val="002F6C54"/>
    <w:rsid w:val="002F727E"/>
    <w:rsid w:val="002F77C6"/>
    <w:rsid w:val="002F789D"/>
    <w:rsid w:val="002F7B89"/>
    <w:rsid w:val="003000A1"/>
    <w:rsid w:val="00300EA6"/>
    <w:rsid w:val="00301372"/>
    <w:rsid w:val="00302CA4"/>
    <w:rsid w:val="003033E8"/>
    <w:rsid w:val="003045BF"/>
    <w:rsid w:val="0030501A"/>
    <w:rsid w:val="003050D2"/>
    <w:rsid w:val="00305820"/>
    <w:rsid w:val="00305A1E"/>
    <w:rsid w:val="00305ACF"/>
    <w:rsid w:val="00305C98"/>
    <w:rsid w:val="003070B5"/>
    <w:rsid w:val="003071BE"/>
    <w:rsid w:val="00307DFE"/>
    <w:rsid w:val="00307F86"/>
    <w:rsid w:val="003103C6"/>
    <w:rsid w:val="00310B0F"/>
    <w:rsid w:val="00310B6B"/>
    <w:rsid w:val="00311C25"/>
    <w:rsid w:val="00311DC7"/>
    <w:rsid w:val="003123B5"/>
    <w:rsid w:val="0031270B"/>
    <w:rsid w:val="00312CDF"/>
    <w:rsid w:val="00312E87"/>
    <w:rsid w:val="00313766"/>
    <w:rsid w:val="00313E6C"/>
    <w:rsid w:val="0031451E"/>
    <w:rsid w:val="0031454A"/>
    <w:rsid w:val="0031476E"/>
    <w:rsid w:val="003150FD"/>
    <w:rsid w:val="003151EB"/>
    <w:rsid w:val="00316B85"/>
    <w:rsid w:val="003170C5"/>
    <w:rsid w:val="00320DE1"/>
    <w:rsid w:val="003211FC"/>
    <w:rsid w:val="003213D7"/>
    <w:rsid w:val="0032165A"/>
    <w:rsid w:val="00321D61"/>
    <w:rsid w:val="003224E8"/>
    <w:rsid w:val="003228C7"/>
    <w:rsid w:val="00323774"/>
    <w:rsid w:val="00323E45"/>
    <w:rsid w:val="00324309"/>
    <w:rsid w:val="0032476A"/>
    <w:rsid w:val="00325DF3"/>
    <w:rsid w:val="003262B5"/>
    <w:rsid w:val="003265B7"/>
    <w:rsid w:val="00327416"/>
    <w:rsid w:val="003275CA"/>
    <w:rsid w:val="003275E0"/>
    <w:rsid w:val="00327F03"/>
    <w:rsid w:val="0033067B"/>
    <w:rsid w:val="00330937"/>
    <w:rsid w:val="0033190E"/>
    <w:rsid w:val="0033297B"/>
    <w:rsid w:val="00333128"/>
    <w:rsid w:val="00334301"/>
    <w:rsid w:val="0033556F"/>
    <w:rsid w:val="00335831"/>
    <w:rsid w:val="00336184"/>
    <w:rsid w:val="00336ABF"/>
    <w:rsid w:val="00337B4F"/>
    <w:rsid w:val="00337DBF"/>
    <w:rsid w:val="0034092F"/>
    <w:rsid w:val="0034112E"/>
    <w:rsid w:val="003413AE"/>
    <w:rsid w:val="00341493"/>
    <w:rsid w:val="003416B5"/>
    <w:rsid w:val="00341741"/>
    <w:rsid w:val="00341BFC"/>
    <w:rsid w:val="003420DC"/>
    <w:rsid w:val="0034214B"/>
    <w:rsid w:val="00342FE3"/>
    <w:rsid w:val="00343674"/>
    <w:rsid w:val="0034372A"/>
    <w:rsid w:val="00344F54"/>
    <w:rsid w:val="00346247"/>
    <w:rsid w:val="00346E1B"/>
    <w:rsid w:val="00346EE9"/>
    <w:rsid w:val="00347363"/>
    <w:rsid w:val="00347C1C"/>
    <w:rsid w:val="00347CAD"/>
    <w:rsid w:val="00347D57"/>
    <w:rsid w:val="00347F28"/>
    <w:rsid w:val="003503F0"/>
    <w:rsid w:val="003507F6"/>
    <w:rsid w:val="003512AF"/>
    <w:rsid w:val="003527CF"/>
    <w:rsid w:val="003528CC"/>
    <w:rsid w:val="00352C30"/>
    <w:rsid w:val="003530E0"/>
    <w:rsid w:val="00353208"/>
    <w:rsid w:val="003533B6"/>
    <w:rsid w:val="003536AD"/>
    <w:rsid w:val="00353956"/>
    <w:rsid w:val="00354356"/>
    <w:rsid w:val="00354989"/>
    <w:rsid w:val="0035563C"/>
    <w:rsid w:val="003560BD"/>
    <w:rsid w:val="00356E74"/>
    <w:rsid w:val="0036058C"/>
    <w:rsid w:val="0036254A"/>
    <w:rsid w:val="00362C2F"/>
    <w:rsid w:val="00363206"/>
    <w:rsid w:val="003636C9"/>
    <w:rsid w:val="00363707"/>
    <w:rsid w:val="00363935"/>
    <w:rsid w:val="0036403A"/>
    <w:rsid w:val="003641B5"/>
    <w:rsid w:val="003646CA"/>
    <w:rsid w:val="00364C2F"/>
    <w:rsid w:val="00365121"/>
    <w:rsid w:val="0036574F"/>
    <w:rsid w:val="00365F08"/>
    <w:rsid w:val="003661C0"/>
    <w:rsid w:val="003670B7"/>
    <w:rsid w:val="003671EC"/>
    <w:rsid w:val="003673A3"/>
    <w:rsid w:val="00370216"/>
    <w:rsid w:val="0037044B"/>
    <w:rsid w:val="00370854"/>
    <w:rsid w:val="00371553"/>
    <w:rsid w:val="00372EDE"/>
    <w:rsid w:val="00373A4F"/>
    <w:rsid w:val="00374DE5"/>
    <w:rsid w:val="00376719"/>
    <w:rsid w:val="0037721E"/>
    <w:rsid w:val="003772B7"/>
    <w:rsid w:val="00380061"/>
    <w:rsid w:val="003817A0"/>
    <w:rsid w:val="0038194B"/>
    <w:rsid w:val="00382EC7"/>
    <w:rsid w:val="003832D5"/>
    <w:rsid w:val="00385026"/>
    <w:rsid w:val="003854F1"/>
    <w:rsid w:val="00385D28"/>
    <w:rsid w:val="00386D4F"/>
    <w:rsid w:val="00391DCC"/>
    <w:rsid w:val="003926B3"/>
    <w:rsid w:val="00393EFD"/>
    <w:rsid w:val="00394412"/>
    <w:rsid w:val="00394B98"/>
    <w:rsid w:val="00394C4F"/>
    <w:rsid w:val="00395264"/>
    <w:rsid w:val="00395B59"/>
    <w:rsid w:val="00395D02"/>
    <w:rsid w:val="00395E7E"/>
    <w:rsid w:val="00396E34"/>
    <w:rsid w:val="00397239"/>
    <w:rsid w:val="00397407"/>
    <w:rsid w:val="0039770F"/>
    <w:rsid w:val="0039795C"/>
    <w:rsid w:val="00397BA2"/>
    <w:rsid w:val="003A018C"/>
    <w:rsid w:val="003A0EBA"/>
    <w:rsid w:val="003A1EF5"/>
    <w:rsid w:val="003A297A"/>
    <w:rsid w:val="003A417C"/>
    <w:rsid w:val="003A576E"/>
    <w:rsid w:val="003A5BEC"/>
    <w:rsid w:val="003A5CA1"/>
    <w:rsid w:val="003A6380"/>
    <w:rsid w:val="003A65DE"/>
    <w:rsid w:val="003A6E01"/>
    <w:rsid w:val="003A745E"/>
    <w:rsid w:val="003A7910"/>
    <w:rsid w:val="003A7AA3"/>
    <w:rsid w:val="003A7E5C"/>
    <w:rsid w:val="003B06B3"/>
    <w:rsid w:val="003B1DF8"/>
    <w:rsid w:val="003B2094"/>
    <w:rsid w:val="003B26F0"/>
    <w:rsid w:val="003B2822"/>
    <w:rsid w:val="003B338E"/>
    <w:rsid w:val="003B46D0"/>
    <w:rsid w:val="003B472A"/>
    <w:rsid w:val="003B4C74"/>
    <w:rsid w:val="003B5189"/>
    <w:rsid w:val="003B6582"/>
    <w:rsid w:val="003B66B6"/>
    <w:rsid w:val="003B6D96"/>
    <w:rsid w:val="003C09FF"/>
    <w:rsid w:val="003C0B42"/>
    <w:rsid w:val="003C13D2"/>
    <w:rsid w:val="003C1556"/>
    <w:rsid w:val="003C26C8"/>
    <w:rsid w:val="003C2DE7"/>
    <w:rsid w:val="003C3566"/>
    <w:rsid w:val="003C370A"/>
    <w:rsid w:val="003C4570"/>
    <w:rsid w:val="003C4FF3"/>
    <w:rsid w:val="003C639F"/>
    <w:rsid w:val="003C7E97"/>
    <w:rsid w:val="003D008B"/>
    <w:rsid w:val="003D0835"/>
    <w:rsid w:val="003D1B0C"/>
    <w:rsid w:val="003D1C4F"/>
    <w:rsid w:val="003D2BCB"/>
    <w:rsid w:val="003D2D56"/>
    <w:rsid w:val="003D3D36"/>
    <w:rsid w:val="003D43C0"/>
    <w:rsid w:val="003D4838"/>
    <w:rsid w:val="003D49C4"/>
    <w:rsid w:val="003D5635"/>
    <w:rsid w:val="003D622A"/>
    <w:rsid w:val="003D6469"/>
    <w:rsid w:val="003D7640"/>
    <w:rsid w:val="003D7DF4"/>
    <w:rsid w:val="003E0816"/>
    <w:rsid w:val="003E1083"/>
    <w:rsid w:val="003E29EC"/>
    <w:rsid w:val="003E2C50"/>
    <w:rsid w:val="003E2F02"/>
    <w:rsid w:val="003E3FF0"/>
    <w:rsid w:val="003E4B2F"/>
    <w:rsid w:val="003E4D5A"/>
    <w:rsid w:val="003E5C0A"/>
    <w:rsid w:val="003E7415"/>
    <w:rsid w:val="003E7D8E"/>
    <w:rsid w:val="003F1395"/>
    <w:rsid w:val="003F1443"/>
    <w:rsid w:val="003F2F21"/>
    <w:rsid w:val="003F407E"/>
    <w:rsid w:val="003F43F7"/>
    <w:rsid w:val="003F54AA"/>
    <w:rsid w:val="003F5662"/>
    <w:rsid w:val="003F5AE8"/>
    <w:rsid w:val="003F6323"/>
    <w:rsid w:val="003F7518"/>
    <w:rsid w:val="003F7897"/>
    <w:rsid w:val="003F7948"/>
    <w:rsid w:val="003F7ABE"/>
    <w:rsid w:val="0040061B"/>
    <w:rsid w:val="00401220"/>
    <w:rsid w:val="004016B2"/>
    <w:rsid w:val="004018A5"/>
    <w:rsid w:val="00401952"/>
    <w:rsid w:val="00401C6D"/>
    <w:rsid w:val="00401DEB"/>
    <w:rsid w:val="0040264F"/>
    <w:rsid w:val="00402D73"/>
    <w:rsid w:val="00403BC1"/>
    <w:rsid w:val="004065CC"/>
    <w:rsid w:val="004068B5"/>
    <w:rsid w:val="00407061"/>
    <w:rsid w:val="00407BC8"/>
    <w:rsid w:val="0041090F"/>
    <w:rsid w:val="00410D6A"/>
    <w:rsid w:val="00410F40"/>
    <w:rsid w:val="0041129F"/>
    <w:rsid w:val="00412A6C"/>
    <w:rsid w:val="00412ADC"/>
    <w:rsid w:val="0041302F"/>
    <w:rsid w:val="0041339C"/>
    <w:rsid w:val="00414520"/>
    <w:rsid w:val="0041570D"/>
    <w:rsid w:val="00415B13"/>
    <w:rsid w:val="00415F24"/>
    <w:rsid w:val="00416B6E"/>
    <w:rsid w:val="0041703B"/>
    <w:rsid w:val="00420320"/>
    <w:rsid w:val="00420551"/>
    <w:rsid w:val="004206CD"/>
    <w:rsid w:val="00422884"/>
    <w:rsid w:val="00423E04"/>
    <w:rsid w:val="00424E76"/>
    <w:rsid w:val="004255CE"/>
    <w:rsid w:val="00425CA4"/>
    <w:rsid w:val="00426B12"/>
    <w:rsid w:val="00426DA5"/>
    <w:rsid w:val="004300FF"/>
    <w:rsid w:val="0043086B"/>
    <w:rsid w:val="00430CA9"/>
    <w:rsid w:val="00431622"/>
    <w:rsid w:val="00431B3A"/>
    <w:rsid w:val="00432018"/>
    <w:rsid w:val="00432046"/>
    <w:rsid w:val="004320BA"/>
    <w:rsid w:val="004321EB"/>
    <w:rsid w:val="00432B1F"/>
    <w:rsid w:val="00432B6B"/>
    <w:rsid w:val="00432FE9"/>
    <w:rsid w:val="0043317E"/>
    <w:rsid w:val="00433F55"/>
    <w:rsid w:val="004346BB"/>
    <w:rsid w:val="00434B5E"/>
    <w:rsid w:val="00434C14"/>
    <w:rsid w:val="004350AB"/>
    <w:rsid w:val="004355F2"/>
    <w:rsid w:val="00436A9B"/>
    <w:rsid w:val="00436CB1"/>
    <w:rsid w:val="004372C9"/>
    <w:rsid w:val="004373D1"/>
    <w:rsid w:val="004375F1"/>
    <w:rsid w:val="00437EA8"/>
    <w:rsid w:val="0044150A"/>
    <w:rsid w:val="00441814"/>
    <w:rsid w:val="00441C2C"/>
    <w:rsid w:val="00441D1A"/>
    <w:rsid w:val="0044410D"/>
    <w:rsid w:val="00445146"/>
    <w:rsid w:val="00445E0E"/>
    <w:rsid w:val="00446ADB"/>
    <w:rsid w:val="00446B27"/>
    <w:rsid w:val="00447297"/>
    <w:rsid w:val="00447C12"/>
    <w:rsid w:val="00450AA9"/>
    <w:rsid w:val="00450C5F"/>
    <w:rsid w:val="00450E85"/>
    <w:rsid w:val="004514B9"/>
    <w:rsid w:val="004519C8"/>
    <w:rsid w:val="00451B94"/>
    <w:rsid w:val="00451DAF"/>
    <w:rsid w:val="0045275E"/>
    <w:rsid w:val="0045441D"/>
    <w:rsid w:val="00454639"/>
    <w:rsid w:val="00454664"/>
    <w:rsid w:val="004548D7"/>
    <w:rsid w:val="004558C0"/>
    <w:rsid w:val="00456809"/>
    <w:rsid w:val="00456FE9"/>
    <w:rsid w:val="004576D0"/>
    <w:rsid w:val="00457B5D"/>
    <w:rsid w:val="00460537"/>
    <w:rsid w:val="00461022"/>
    <w:rsid w:val="00461D00"/>
    <w:rsid w:val="0046212D"/>
    <w:rsid w:val="00462873"/>
    <w:rsid w:val="004632C0"/>
    <w:rsid w:val="00463CFC"/>
    <w:rsid w:val="0046400D"/>
    <w:rsid w:val="004651E1"/>
    <w:rsid w:val="00465B93"/>
    <w:rsid w:val="004669B8"/>
    <w:rsid w:val="004674ED"/>
    <w:rsid w:val="00467992"/>
    <w:rsid w:val="00470BE6"/>
    <w:rsid w:val="00470F59"/>
    <w:rsid w:val="004713B5"/>
    <w:rsid w:val="004714EF"/>
    <w:rsid w:val="00471B29"/>
    <w:rsid w:val="00472293"/>
    <w:rsid w:val="00472311"/>
    <w:rsid w:val="00473434"/>
    <w:rsid w:val="00474054"/>
    <w:rsid w:val="004744BC"/>
    <w:rsid w:val="00474953"/>
    <w:rsid w:val="004757F6"/>
    <w:rsid w:val="00476E42"/>
    <w:rsid w:val="004770EE"/>
    <w:rsid w:val="00477115"/>
    <w:rsid w:val="004772A3"/>
    <w:rsid w:val="00477543"/>
    <w:rsid w:val="00477CB5"/>
    <w:rsid w:val="00480E3A"/>
    <w:rsid w:val="0048135E"/>
    <w:rsid w:val="00481627"/>
    <w:rsid w:val="00481FD8"/>
    <w:rsid w:val="00482181"/>
    <w:rsid w:val="0048430C"/>
    <w:rsid w:val="00484665"/>
    <w:rsid w:val="00484EAC"/>
    <w:rsid w:val="00485F5B"/>
    <w:rsid w:val="004865E2"/>
    <w:rsid w:val="0048680B"/>
    <w:rsid w:val="00486C64"/>
    <w:rsid w:val="00486F19"/>
    <w:rsid w:val="00487682"/>
    <w:rsid w:val="00487704"/>
    <w:rsid w:val="0048790D"/>
    <w:rsid w:val="004905D0"/>
    <w:rsid w:val="00491133"/>
    <w:rsid w:val="00491747"/>
    <w:rsid w:val="00491A3D"/>
    <w:rsid w:val="00491D69"/>
    <w:rsid w:val="00491DE0"/>
    <w:rsid w:val="0049295C"/>
    <w:rsid w:val="00492D2B"/>
    <w:rsid w:val="00492E06"/>
    <w:rsid w:val="0049360C"/>
    <w:rsid w:val="00493B5B"/>
    <w:rsid w:val="00494566"/>
    <w:rsid w:val="0049492D"/>
    <w:rsid w:val="00494DCD"/>
    <w:rsid w:val="004950B7"/>
    <w:rsid w:val="00495560"/>
    <w:rsid w:val="0049571E"/>
    <w:rsid w:val="00495893"/>
    <w:rsid w:val="004958DC"/>
    <w:rsid w:val="004966D4"/>
    <w:rsid w:val="004A01E7"/>
    <w:rsid w:val="004A094F"/>
    <w:rsid w:val="004A0CDB"/>
    <w:rsid w:val="004A0D6E"/>
    <w:rsid w:val="004A1201"/>
    <w:rsid w:val="004A1583"/>
    <w:rsid w:val="004A1BCC"/>
    <w:rsid w:val="004A1F2B"/>
    <w:rsid w:val="004A2589"/>
    <w:rsid w:val="004A267E"/>
    <w:rsid w:val="004A2F86"/>
    <w:rsid w:val="004A3377"/>
    <w:rsid w:val="004A37CD"/>
    <w:rsid w:val="004A3BDC"/>
    <w:rsid w:val="004A3E20"/>
    <w:rsid w:val="004A3F15"/>
    <w:rsid w:val="004A4CF9"/>
    <w:rsid w:val="004A604B"/>
    <w:rsid w:val="004A730A"/>
    <w:rsid w:val="004A75B8"/>
    <w:rsid w:val="004A76AF"/>
    <w:rsid w:val="004A791C"/>
    <w:rsid w:val="004A7D45"/>
    <w:rsid w:val="004B2BF7"/>
    <w:rsid w:val="004B35FF"/>
    <w:rsid w:val="004B3849"/>
    <w:rsid w:val="004B4A63"/>
    <w:rsid w:val="004B52ED"/>
    <w:rsid w:val="004B6208"/>
    <w:rsid w:val="004B64AA"/>
    <w:rsid w:val="004B67FA"/>
    <w:rsid w:val="004B6A4A"/>
    <w:rsid w:val="004B6B8A"/>
    <w:rsid w:val="004B6C52"/>
    <w:rsid w:val="004C01E6"/>
    <w:rsid w:val="004C05F1"/>
    <w:rsid w:val="004C0843"/>
    <w:rsid w:val="004C24BF"/>
    <w:rsid w:val="004C347A"/>
    <w:rsid w:val="004C41C7"/>
    <w:rsid w:val="004C4474"/>
    <w:rsid w:val="004C4C5D"/>
    <w:rsid w:val="004C4EEE"/>
    <w:rsid w:val="004C5A72"/>
    <w:rsid w:val="004C5D1C"/>
    <w:rsid w:val="004C6456"/>
    <w:rsid w:val="004C6644"/>
    <w:rsid w:val="004C6B96"/>
    <w:rsid w:val="004C7077"/>
    <w:rsid w:val="004C7320"/>
    <w:rsid w:val="004C73FF"/>
    <w:rsid w:val="004C7F76"/>
    <w:rsid w:val="004D01ED"/>
    <w:rsid w:val="004D1B5E"/>
    <w:rsid w:val="004D26C1"/>
    <w:rsid w:val="004D39C2"/>
    <w:rsid w:val="004D5054"/>
    <w:rsid w:val="004D5498"/>
    <w:rsid w:val="004D587B"/>
    <w:rsid w:val="004D5AC0"/>
    <w:rsid w:val="004D5CB7"/>
    <w:rsid w:val="004D6429"/>
    <w:rsid w:val="004D7B0E"/>
    <w:rsid w:val="004D7C3E"/>
    <w:rsid w:val="004E13E0"/>
    <w:rsid w:val="004E14A5"/>
    <w:rsid w:val="004E1549"/>
    <w:rsid w:val="004E1A2E"/>
    <w:rsid w:val="004E1DD6"/>
    <w:rsid w:val="004E2C58"/>
    <w:rsid w:val="004E3C9F"/>
    <w:rsid w:val="004E3DA1"/>
    <w:rsid w:val="004E4F68"/>
    <w:rsid w:val="004E50DB"/>
    <w:rsid w:val="004E5132"/>
    <w:rsid w:val="004E5A49"/>
    <w:rsid w:val="004E6755"/>
    <w:rsid w:val="004E6AED"/>
    <w:rsid w:val="004E6D4B"/>
    <w:rsid w:val="004E7F56"/>
    <w:rsid w:val="004F03E2"/>
    <w:rsid w:val="004F0FB3"/>
    <w:rsid w:val="004F1772"/>
    <w:rsid w:val="004F1B61"/>
    <w:rsid w:val="004F254B"/>
    <w:rsid w:val="004F26CC"/>
    <w:rsid w:val="004F28CE"/>
    <w:rsid w:val="004F376A"/>
    <w:rsid w:val="004F3B5C"/>
    <w:rsid w:val="004F42AE"/>
    <w:rsid w:val="004F42DA"/>
    <w:rsid w:val="004F48D0"/>
    <w:rsid w:val="004F50BC"/>
    <w:rsid w:val="004F5A6B"/>
    <w:rsid w:val="004F5D04"/>
    <w:rsid w:val="004F68E1"/>
    <w:rsid w:val="004F78EF"/>
    <w:rsid w:val="004F7B55"/>
    <w:rsid w:val="0050050D"/>
    <w:rsid w:val="005020C7"/>
    <w:rsid w:val="00502ACF"/>
    <w:rsid w:val="00502B4A"/>
    <w:rsid w:val="00502B6F"/>
    <w:rsid w:val="00504316"/>
    <w:rsid w:val="00504FCD"/>
    <w:rsid w:val="0050766C"/>
    <w:rsid w:val="005077DF"/>
    <w:rsid w:val="00507D55"/>
    <w:rsid w:val="00507E3A"/>
    <w:rsid w:val="00510870"/>
    <w:rsid w:val="00510B78"/>
    <w:rsid w:val="00510F59"/>
    <w:rsid w:val="00511D43"/>
    <w:rsid w:val="005131A9"/>
    <w:rsid w:val="00513400"/>
    <w:rsid w:val="005137AD"/>
    <w:rsid w:val="00514AE0"/>
    <w:rsid w:val="00514AEE"/>
    <w:rsid w:val="00514C95"/>
    <w:rsid w:val="00515355"/>
    <w:rsid w:val="00515EF7"/>
    <w:rsid w:val="00516154"/>
    <w:rsid w:val="0051632A"/>
    <w:rsid w:val="0051651A"/>
    <w:rsid w:val="0051652A"/>
    <w:rsid w:val="00516562"/>
    <w:rsid w:val="00516575"/>
    <w:rsid w:val="005166FA"/>
    <w:rsid w:val="00516938"/>
    <w:rsid w:val="00516DAA"/>
    <w:rsid w:val="00516FAA"/>
    <w:rsid w:val="00517AB4"/>
    <w:rsid w:val="00520E80"/>
    <w:rsid w:val="00520F8E"/>
    <w:rsid w:val="005214B8"/>
    <w:rsid w:val="00522008"/>
    <w:rsid w:val="00522B7C"/>
    <w:rsid w:val="00522DD1"/>
    <w:rsid w:val="00522FC1"/>
    <w:rsid w:val="00523565"/>
    <w:rsid w:val="00524386"/>
    <w:rsid w:val="00524417"/>
    <w:rsid w:val="005244DA"/>
    <w:rsid w:val="00524AFF"/>
    <w:rsid w:val="00525CC7"/>
    <w:rsid w:val="00525CDB"/>
    <w:rsid w:val="00525D76"/>
    <w:rsid w:val="00525DEB"/>
    <w:rsid w:val="0052658F"/>
    <w:rsid w:val="00527752"/>
    <w:rsid w:val="00527990"/>
    <w:rsid w:val="005279D1"/>
    <w:rsid w:val="00527E6F"/>
    <w:rsid w:val="00530F01"/>
    <w:rsid w:val="00531597"/>
    <w:rsid w:val="005318DA"/>
    <w:rsid w:val="00532151"/>
    <w:rsid w:val="00533D4A"/>
    <w:rsid w:val="005341DC"/>
    <w:rsid w:val="00534207"/>
    <w:rsid w:val="005358C4"/>
    <w:rsid w:val="00535A12"/>
    <w:rsid w:val="00536511"/>
    <w:rsid w:val="005369B5"/>
    <w:rsid w:val="005370B0"/>
    <w:rsid w:val="005374F2"/>
    <w:rsid w:val="005375DF"/>
    <w:rsid w:val="00537643"/>
    <w:rsid w:val="00540865"/>
    <w:rsid w:val="005419D1"/>
    <w:rsid w:val="00541F9C"/>
    <w:rsid w:val="00542018"/>
    <w:rsid w:val="0054217F"/>
    <w:rsid w:val="00543432"/>
    <w:rsid w:val="005436AF"/>
    <w:rsid w:val="005436E0"/>
    <w:rsid w:val="0054415C"/>
    <w:rsid w:val="005445B5"/>
    <w:rsid w:val="00544648"/>
    <w:rsid w:val="005464FD"/>
    <w:rsid w:val="005467E9"/>
    <w:rsid w:val="00546A40"/>
    <w:rsid w:val="00546D8C"/>
    <w:rsid w:val="005471E1"/>
    <w:rsid w:val="005478F2"/>
    <w:rsid w:val="00547944"/>
    <w:rsid w:val="005479D1"/>
    <w:rsid w:val="00547EC0"/>
    <w:rsid w:val="005505BA"/>
    <w:rsid w:val="00550666"/>
    <w:rsid w:val="00550962"/>
    <w:rsid w:val="00551AC3"/>
    <w:rsid w:val="0055282E"/>
    <w:rsid w:val="00553817"/>
    <w:rsid w:val="0055450C"/>
    <w:rsid w:val="005549A0"/>
    <w:rsid w:val="00554CB1"/>
    <w:rsid w:val="0055507C"/>
    <w:rsid w:val="00556547"/>
    <w:rsid w:val="0055724E"/>
    <w:rsid w:val="005572C0"/>
    <w:rsid w:val="00557E47"/>
    <w:rsid w:val="005620F8"/>
    <w:rsid w:val="0056223B"/>
    <w:rsid w:val="005630C2"/>
    <w:rsid w:val="005647E1"/>
    <w:rsid w:val="0056507E"/>
    <w:rsid w:val="00565308"/>
    <w:rsid w:val="00565735"/>
    <w:rsid w:val="0056631F"/>
    <w:rsid w:val="00566380"/>
    <w:rsid w:val="005667EB"/>
    <w:rsid w:val="005708A7"/>
    <w:rsid w:val="00571149"/>
    <w:rsid w:val="005711C9"/>
    <w:rsid w:val="005713E5"/>
    <w:rsid w:val="00571A58"/>
    <w:rsid w:val="00571ED1"/>
    <w:rsid w:val="005722BA"/>
    <w:rsid w:val="005742CA"/>
    <w:rsid w:val="005747F4"/>
    <w:rsid w:val="005777CD"/>
    <w:rsid w:val="0058202F"/>
    <w:rsid w:val="00582194"/>
    <w:rsid w:val="0058260F"/>
    <w:rsid w:val="00582D6E"/>
    <w:rsid w:val="00582EC3"/>
    <w:rsid w:val="0058306E"/>
    <w:rsid w:val="005832C0"/>
    <w:rsid w:val="0058371E"/>
    <w:rsid w:val="00583AA4"/>
    <w:rsid w:val="00583B28"/>
    <w:rsid w:val="00584345"/>
    <w:rsid w:val="005848E2"/>
    <w:rsid w:val="005852F7"/>
    <w:rsid w:val="00585AD0"/>
    <w:rsid w:val="00585CE7"/>
    <w:rsid w:val="00586A7B"/>
    <w:rsid w:val="00586B22"/>
    <w:rsid w:val="00587E4A"/>
    <w:rsid w:val="00590041"/>
    <w:rsid w:val="005902EF"/>
    <w:rsid w:val="005905AF"/>
    <w:rsid w:val="00590AD3"/>
    <w:rsid w:val="00590AF0"/>
    <w:rsid w:val="00590EA9"/>
    <w:rsid w:val="00590F3A"/>
    <w:rsid w:val="005912C0"/>
    <w:rsid w:val="00593347"/>
    <w:rsid w:val="00594B43"/>
    <w:rsid w:val="00594E9E"/>
    <w:rsid w:val="00595737"/>
    <w:rsid w:val="00596095"/>
    <w:rsid w:val="00596236"/>
    <w:rsid w:val="005964E8"/>
    <w:rsid w:val="00596891"/>
    <w:rsid w:val="00596C28"/>
    <w:rsid w:val="00596E57"/>
    <w:rsid w:val="00597B5C"/>
    <w:rsid w:val="005A0C36"/>
    <w:rsid w:val="005A166A"/>
    <w:rsid w:val="005A17AC"/>
    <w:rsid w:val="005A3213"/>
    <w:rsid w:val="005A3523"/>
    <w:rsid w:val="005A3540"/>
    <w:rsid w:val="005A4AF3"/>
    <w:rsid w:val="005A4B1B"/>
    <w:rsid w:val="005A5D30"/>
    <w:rsid w:val="005A6338"/>
    <w:rsid w:val="005A69E0"/>
    <w:rsid w:val="005B0E60"/>
    <w:rsid w:val="005B16D9"/>
    <w:rsid w:val="005B1CDC"/>
    <w:rsid w:val="005B23A2"/>
    <w:rsid w:val="005B251B"/>
    <w:rsid w:val="005B25E3"/>
    <w:rsid w:val="005B29D1"/>
    <w:rsid w:val="005B304E"/>
    <w:rsid w:val="005B367B"/>
    <w:rsid w:val="005B37E0"/>
    <w:rsid w:val="005B3903"/>
    <w:rsid w:val="005B42EC"/>
    <w:rsid w:val="005B4865"/>
    <w:rsid w:val="005B4CBB"/>
    <w:rsid w:val="005B5C78"/>
    <w:rsid w:val="005B6063"/>
    <w:rsid w:val="005B6889"/>
    <w:rsid w:val="005B6FF1"/>
    <w:rsid w:val="005C0EC8"/>
    <w:rsid w:val="005C0EE3"/>
    <w:rsid w:val="005C29E3"/>
    <w:rsid w:val="005C366A"/>
    <w:rsid w:val="005C3CD1"/>
    <w:rsid w:val="005C44F0"/>
    <w:rsid w:val="005C4C1E"/>
    <w:rsid w:val="005C4CEB"/>
    <w:rsid w:val="005C5057"/>
    <w:rsid w:val="005C51C8"/>
    <w:rsid w:val="005C5B86"/>
    <w:rsid w:val="005C5FB7"/>
    <w:rsid w:val="005C6313"/>
    <w:rsid w:val="005C636F"/>
    <w:rsid w:val="005C6C5B"/>
    <w:rsid w:val="005C758E"/>
    <w:rsid w:val="005D0E08"/>
    <w:rsid w:val="005D18C7"/>
    <w:rsid w:val="005D2978"/>
    <w:rsid w:val="005D3455"/>
    <w:rsid w:val="005D3D02"/>
    <w:rsid w:val="005D4580"/>
    <w:rsid w:val="005D5249"/>
    <w:rsid w:val="005D61F1"/>
    <w:rsid w:val="005D6388"/>
    <w:rsid w:val="005D6CE9"/>
    <w:rsid w:val="005D78FD"/>
    <w:rsid w:val="005D7CE0"/>
    <w:rsid w:val="005D7E5D"/>
    <w:rsid w:val="005E00FE"/>
    <w:rsid w:val="005E0474"/>
    <w:rsid w:val="005E1271"/>
    <w:rsid w:val="005E12A1"/>
    <w:rsid w:val="005E1404"/>
    <w:rsid w:val="005E167A"/>
    <w:rsid w:val="005E17CD"/>
    <w:rsid w:val="005E2550"/>
    <w:rsid w:val="005E2827"/>
    <w:rsid w:val="005E4406"/>
    <w:rsid w:val="005E48AB"/>
    <w:rsid w:val="005E4BF0"/>
    <w:rsid w:val="005E57B1"/>
    <w:rsid w:val="005E5C19"/>
    <w:rsid w:val="005E657D"/>
    <w:rsid w:val="005E6A8D"/>
    <w:rsid w:val="005E705A"/>
    <w:rsid w:val="005E75B6"/>
    <w:rsid w:val="005F0795"/>
    <w:rsid w:val="005F0F25"/>
    <w:rsid w:val="005F17BD"/>
    <w:rsid w:val="005F1FDD"/>
    <w:rsid w:val="005F2101"/>
    <w:rsid w:val="005F4F9A"/>
    <w:rsid w:val="005F554E"/>
    <w:rsid w:val="005F56F5"/>
    <w:rsid w:val="005F5D78"/>
    <w:rsid w:val="005F65CF"/>
    <w:rsid w:val="005F6A63"/>
    <w:rsid w:val="005F6BDD"/>
    <w:rsid w:val="006004E6"/>
    <w:rsid w:val="006006EB"/>
    <w:rsid w:val="00600C37"/>
    <w:rsid w:val="0060104D"/>
    <w:rsid w:val="00601B2A"/>
    <w:rsid w:val="00601B77"/>
    <w:rsid w:val="00603D1D"/>
    <w:rsid w:val="00603FD6"/>
    <w:rsid w:val="00604A98"/>
    <w:rsid w:val="00604C81"/>
    <w:rsid w:val="00604D98"/>
    <w:rsid w:val="006054B1"/>
    <w:rsid w:val="006058BA"/>
    <w:rsid w:val="006067B4"/>
    <w:rsid w:val="00606BC2"/>
    <w:rsid w:val="00607848"/>
    <w:rsid w:val="006100FB"/>
    <w:rsid w:val="006115CB"/>
    <w:rsid w:val="006116E6"/>
    <w:rsid w:val="00611D8E"/>
    <w:rsid w:val="00613034"/>
    <w:rsid w:val="0061377B"/>
    <w:rsid w:val="006143BF"/>
    <w:rsid w:val="006143DD"/>
    <w:rsid w:val="00614D18"/>
    <w:rsid w:val="0061556B"/>
    <w:rsid w:val="006155A1"/>
    <w:rsid w:val="00616D7F"/>
    <w:rsid w:val="00616EFC"/>
    <w:rsid w:val="00617AEF"/>
    <w:rsid w:val="00617AF5"/>
    <w:rsid w:val="00617F04"/>
    <w:rsid w:val="006217A5"/>
    <w:rsid w:val="006217DB"/>
    <w:rsid w:val="006219D4"/>
    <w:rsid w:val="006219FC"/>
    <w:rsid w:val="00621CEC"/>
    <w:rsid w:val="006227ED"/>
    <w:rsid w:val="00622E9C"/>
    <w:rsid w:val="00623DDE"/>
    <w:rsid w:val="006249D4"/>
    <w:rsid w:val="00624A17"/>
    <w:rsid w:val="00624DCA"/>
    <w:rsid w:val="0062501F"/>
    <w:rsid w:val="00625352"/>
    <w:rsid w:val="006300A3"/>
    <w:rsid w:val="00631061"/>
    <w:rsid w:val="0063174E"/>
    <w:rsid w:val="00632049"/>
    <w:rsid w:val="0063244A"/>
    <w:rsid w:val="00632994"/>
    <w:rsid w:val="00632A1A"/>
    <w:rsid w:val="00632B1D"/>
    <w:rsid w:val="0063339C"/>
    <w:rsid w:val="00633475"/>
    <w:rsid w:val="006335D0"/>
    <w:rsid w:val="0063484E"/>
    <w:rsid w:val="00635097"/>
    <w:rsid w:val="00635180"/>
    <w:rsid w:val="0063582D"/>
    <w:rsid w:val="00635D1B"/>
    <w:rsid w:val="00636FC9"/>
    <w:rsid w:val="00637ED9"/>
    <w:rsid w:val="006429FD"/>
    <w:rsid w:val="00642EDA"/>
    <w:rsid w:val="00643274"/>
    <w:rsid w:val="00643899"/>
    <w:rsid w:val="00643EE0"/>
    <w:rsid w:val="006444F1"/>
    <w:rsid w:val="006447A3"/>
    <w:rsid w:val="00644E47"/>
    <w:rsid w:val="006457F6"/>
    <w:rsid w:val="00645998"/>
    <w:rsid w:val="006466FF"/>
    <w:rsid w:val="0064678A"/>
    <w:rsid w:val="0064709E"/>
    <w:rsid w:val="0064724B"/>
    <w:rsid w:val="006474E8"/>
    <w:rsid w:val="006476B6"/>
    <w:rsid w:val="00647E2E"/>
    <w:rsid w:val="00647FAD"/>
    <w:rsid w:val="0065184F"/>
    <w:rsid w:val="00651CCF"/>
    <w:rsid w:val="006538C5"/>
    <w:rsid w:val="00654126"/>
    <w:rsid w:val="006544D1"/>
    <w:rsid w:val="00654D01"/>
    <w:rsid w:val="006556E8"/>
    <w:rsid w:val="00655899"/>
    <w:rsid w:val="00655DAF"/>
    <w:rsid w:val="00655DB0"/>
    <w:rsid w:val="006575B3"/>
    <w:rsid w:val="006578F5"/>
    <w:rsid w:val="00660DED"/>
    <w:rsid w:val="006610E4"/>
    <w:rsid w:val="00662635"/>
    <w:rsid w:val="00662D56"/>
    <w:rsid w:val="00662FC1"/>
    <w:rsid w:val="006637A7"/>
    <w:rsid w:val="00663A30"/>
    <w:rsid w:val="00664E9F"/>
    <w:rsid w:val="0066768E"/>
    <w:rsid w:val="00667A54"/>
    <w:rsid w:val="00667E7B"/>
    <w:rsid w:val="006705A7"/>
    <w:rsid w:val="006707E4"/>
    <w:rsid w:val="006724CA"/>
    <w:rsid w:val="00673493"/>
    <w:rsid w:val="00674D24"/>
    <w:rsid w:val="00675167"/>
    <w:rsid w:val="00675AC4"/>
    <w:rsid w:val="00675BAB"/>
    <w:rsid w:val="00676B2E"/>
    <w:rsid w:val="00676D78"/>
    <w:rsid w:val="00677C93"/>
    <w:rsid w:val="00677DF5"/>
    <w:rsid w:val="0068026E"/>
    <w:rsid w:val="0068063D"/>
    <w:rsid w:val="00680848"/>
    <w:rsid w:val="00680DA0"/>
    <w:rsid w:val="00680E6C"/>
    <w:rsid w:val="006815EA"/>
    <w:rsid w:val="00681692"/>
    <w:rsid w:val="00681E60"/>
    <w:rsid w:val="00681E6A"/>
    <w:rsid w:val="0068224B"/>
    <w:rsid w:val="006828F9"/>
    <w:rsid w:val="00683A73"/>
    <w:rsid w:val="00683D5D"/>
    <w:rsid w:val="00684144"/>
    <w:rsid w:val="006841F1"/>
    <w:rsid w:val="0068630F"/>
    <w:rsid w:val="00686DA9"/>
    <w:rsid w:val="00690338"/>
    <w:rsid w:val="006912A3"/>
    <w:rsid w:val="00691814"/>
    <w:rsid w:val="00691C31"/>
    <w:rsid w:val="00692138"/>
    <w:rsid w:val="006923EA"/>
    <w:rsid w:val="00692740"/>
    <w:rsid w:val="00692F41"/>
    <w:rsid w:val="00693312"/>
    <w:rsid w:val="00693578"/>
    <w:rsid w:val="00693801"/>
    <w:rsid w:val="00693CAC"/>
    <w:rsid w:val="00693F52"/>
    <w:rsid w:val="0069403B"/>
    <w:rsid w:val="0069417D"/>
    <w:rsid w:val="006946E1"/>
    <w:rsid w:val="00695FD0"/>
    <w:rsid w:val="00696804"/>
    <w:rsid w:val="00696BB1"/>
    <w:rsid w:val="00697E14"/>
    <w:rsid w:val="006A020E"/>
    <w:rsid w:val="006A021A"/>
    <w:rsid w:val="006A1095"/>
    <w:rsid w:val="006A17AD"/>
    <w:rsid w:val="006A2269"/>
    <w:rsid w:val="006A269B"/>
    <w:rsid w:val="006A2792"/>
    <w:rsid w:val="006A27E4"/>
    <w:rsid w:val="006A29D9"/>
    <w:rsid w:val="006A45BD"/>
    <w:rsid w:val="006A4693"/>
    <w:rsid w:val="006A47CF"/>
    <w:rsid w:val="006A4A70"/>
    <w:rsid w:val="006A4BDF"/>
    <w:rsid w:val="006A4D98"/>
    <w:rsid w:val="006A4EA0"/>
    <w:rsid w:val="006A52E7"/>
    <w:rsid w:val="006A5AC9"/>
    <w:rsid w:val="006A67B7"/>
    <w:rsid w:val="006A68D6"/>
    <w:rsid w:val="006A6ED5"/>
    <w:rsid w:val="006A7067"/>
    <w:rsid w:val="006A78DD"/>
    <w:rsid w:val="006B0097"/>
    <w:rsid w:val="006B04AF"/>
    <w:rsid w:val="006B1D93"/>
    <w:rsid w:val="006B1F24"/>
    <w:rsid w:val="006B4307"/>
    <w:rsid w:val="006B430E"/>
    <w:rsid w:val="006B4738"/>
    <w:rsid w:val="006B4799"/>
    <w:rsid w:val="006B4874"/>
    <w:rsid w:val="006B6C31"/>
    <w:rsid w:val="006B75EE"/>
    <w:rsid w:val="006C017A"/>
    <w:rsid w:val="006C05FD"/>
    <w:rsid w:val="006C070E"/>
    <w:rsid w:val="006C0A66"/>
    <w:rsid w:val="006C13B1"/>
    <w:rsid w:val="006C1D0C"/>
    <w:rsid w:val="006C2EB7"/>
    <w:rsid w:val="006C385E"/>
    <w:rsid w:val="006C3D45"/>
    <w:rsid w:val="006C42FD"/>
    <w:rsid w:val="006C45B8"/>
    <w:rsid w:val="006C5336"/>
    <w:rsid w:val="006C53DA"/>
    <w:rsid w:val="006C6092"/>
    <w:rsid w:val="006C67BC"/>
    <w:rsid w:val="006C70D0"/>
    <w:rsid w:val="006C7306"/>
    <w:rsid w:val="006C7442"/>
    <w:rsid w:val="006D072C"/>
    <w:rsid w:val="006D0880"/>
    <w:rsid w:val="006D0EE0"/>
    <w:rsid w:val="006D1258"/>
    <w:rsid w:val="006D12D9"/>
    <w:rsid w:val="006D1694"/>
    <w:rsid w:val="006D1AD7"/>
    <w:rsid w:val="006D1C9B"/>
    <w:rsid w:val="006D1F8D"/>
    <w:rsid w:val="006D2BE7"/>
    <w:rsid w:val="006D390C"/>
    <w:rsid w:val="006D3B72"/>
    <w:rsid w:val="006D4BA9"/>
    <w:rsid w:val="006D56CC"/>
    <w:rsid w:val="006D5FC4"/>
    <w:rsid w:val="006D60BC"/>
    <w:rsid w:val="006D60D6"/>
    <w:rsid w:val="006D6426"/>
    <w:rsid w:val="006D6F97"/>
    <w:rsid w:val="006D7C1E"/>
    <w:rsid w:val="006E00FC"/>
    <w:rsid w:val="006E1786"/>
    <w:rsid w:val="006E2988"/>
    <w:rsid w:val="006E2CE4"/>
    <w:rsid w:val="006E2EFC"/>
    <w:rsid w:val="006E33A0"/>
    <w:rsid w:val="006E35FB"/>
    <w:rsid w:val="006E3E35"/>
    <w:rsid w:val="006E527F"/>
    <w:rsid w:val="006E5689"/>
    <w:rsid w:val="006E587F"/>
    <w:rsid w:val="006E5D3E"/>
    <w:rsid w:val="006E6120"/>
    <w:rsid w:val="006E6891"/>
    <w:rsid w:val="006E6924"/>
    <w:rsid w:val="006E6E95"/>
    <w:rsid w:val="006F0AF3"/>
    <w:rsid w:val="006F0D3E"/>
    <w:rsid w:val="006F1400"/>
    <w:rsid w:val="006F242B"/>
    <w:rsid w:val="006F24C2"/>
    <w:rsid w:val="006F26F8"/>
    <w:rsid w:val="006F2EE2"/>
    <w:rsid w:val="006F3B70"/>
    <w:rsid w:val="006F4919"/>
    <w:rsid w:val="006F54CC"/>
    <w:rsid w:val="006F5A05"/>
    <w:rsid w:val="006F5FDF"/>
    <w:rsid w:val="006F6324"/>
    <w:rsid w:val="006F7063"/>
    <w:rsid w:val="007006E5"/>
    <w:rsid w:val="007006EF"/>
    <w:rsid w:val="00700BCE"/>
    <w:rsid w:val="00700CCE"/>
    <w:rsid w:val="00701DD6"/>
    <w:rsid w:val="00702782"/>
    <w:rsid w:val="007033A4"/>
    <w:rsid w:val="00703A8E"/>
    <w:rsid w:val="00704028"/>
    <w:rsid w:val="00704766"/>
    <w:rsid w:val="00705A9E"/>
    <w:rsid w:val="00706556"/>
    <w:rsid w:val="007076FE"/>
    <w:rsid w:val="00707A43"/>
    <w:rsid w:val="00707D31"/>
    <w:rsid w:val="00710158"/>
    <w:rsid w:val="007102A4"/>
    <w:rsid w:val="0071114B"/>
    <w:rsid w:val="00712A33"/>
    <w:rsid w:val="00712A85"/>
    <w:rsid w:val="00714246"/>
    <w:rsid w:val="0071448B"/>
    <w:rsid w:val="007157B5"/>
    <w:rsid w:val="00715D33"/>
    <w:rsid w:val="0071605F"/>
    <w:rsid w:val="007165DA"/>
    <w:rsid w:val="00720751"/>
    <w:rsid w:val="0072088A"/>
    <w:rsid w:val="00720FE2"/>
    <w:rsid w:val="007210C9"/>
    <w:rsid w:val="0072123C"/>
    <w:rsid w:val="00721E15"/>
    <w:rsid w:val="007223C0"/>
    <w:rsid w:val="00722647"/>
    <w:rsid w:val="007227B2"/>
    <w:rsid w:val="00724444"/>
    <w:rsid w:val="00725E92"/>
    <w:rsid w:val="00726352"/>
    <w:rsid w:val="00730C91"/>
    <w:rsid w:val="007315CD"/>
    <w:rsid w:val="007320C0"/>
    <w:rsid w:val="00732E9B"/>
    <w:rsid w:val="00733256"/>
    <w:rsid w:val="007336B7"/>
    <w:rsid w:val="00735A18"/>
    <w:rsid w:val="00736EB7"/>
    <w:rsid w:val="00737941"/>
    <w:rsid w:val="0074029E"/>
    <w:rsid w:val="00741D06"/>
    <w:rsid w:val="00742778"/>
    <w:rsid w:val="0074317A"/>
    <w:rsid w:val="0074470A"/>
    <w:rsid w:val="0074471A"/>
    <w:rsid w:val="00744CB2"/>
    <w:rsid w:val="0074529B"/>
    <w:rsid w:val="007457F4"/>
    <w:rsid w:val="00745CB6"/>
    <w:rsid w:val="00746139"/>
    <w:rsid w:val="007467B3"/>
    <w:rsid w:val="00746C8C"/>
    <w:rsid w:val="007471EC"/>
    <w:rsid w:val="007471F6"/>
    <w:rsid w:val="0074731B"/>
    <w:rsid w:val="0074744D"/>
    <w:rsid w:val="00747C04"/>
    <w:rsid w:val="007504F9"/>
    <w:rsid w:val="00750647"/>
    <w:rsid w:val="00750DA5"/>
    <w:rsid w:val="00750E8D"/>
    <w:rsid w:val="007510CF"/>
    <w:rsid w:val="0075168A"/>
    <w:rsid w:val="007527BF"/>
    <w:rsid w:val="0075395D"/>
    <w:rsid w:val="00753D91"/>
    <w:rsid w:val="0075411B"/>
    <w:rsid w:val="0075479F"/>
    <w:rsid w:val="007560FC"/>
    <w:rsid w:val="00756379"/>
    <w:rsid w:val="00756DC9"/>
    <w:rsid w:val="00757972"/>
    <w:rsid w:val="00760C62"/>
    <w:rsid w:val="00760D3B"/>
    <w:rsid w:val="0076199D"/>
    <w:rsid w:val="00761C3A"/>
    <w:rsid w:val="0076270A"/>
    <w:rsid w:val="00762E8B"/>
    <w:rsid w:val="00762F38"/>
    <w:rsid w:val="00763B0D"/>
    <w:rsid w:val="007648DB"/>
    <w:rsid w:val="00765A63"/>
    <w:rsid w:val="00766468"/>
    <w:rsid w:val="00766541"/>
    <w:rsid w:val="00766A1D"/>
    <w:rsid w:val="00767500"/>
    <w:rsid w:val="00767583"/>
    <w:rsid w:val="00767CCB"/>
    <w:rsid w:val="00770275"/>
    <w:rsid w:val="00770DC4"/>
    <w:rsid w:val="00770DC6"/>
    <w:rsid w:val="00771094"/>
    <w:rsid w:val="00771809"/>
    <w:rsid w:val="0077346C"/>
    <w:rsid w:val="0077350D"/>
    <w:rsid w:val="00773CEA"/>
    <w:rsid w:val="00774533"/>
    <w:rsid w:val="0077474C"/>
    <w:rsid w:val="007749BA"/>
    <w:rsid w:val="007749DC"/>
    <w:rsid w:val="007757E8"/>
    <w:rsid w:val="00775884"/>
    <w:rsid w:val="00775E6A"/>
    <w:rsid w:val="007771B2"/>
    <w:rsid w:val="00777669"/>
    <w:rsid w:val="007810BB"/>
    <w:rsid w:val="0078235F"/>
    <w:rsid w:val="007823E5"/>
    <w:rsid w:val="00782BB9"/>
    <w:rsid w:val="00783702"/>
    <w:rsid w:val="00783AFF"/>
    <w:rsid w:val="00784F68"/>
    <w:rsid w:val="007855DE"/>
    <w:rsid w:val="00785D6C"/>
    <w:rsid w:val="00785E3E"/>
    <w:rsid w:val="00786600"/>
    <w:rsid w:val="00786978"/>
    <w:rsid w:val="00790721"/>
    <w:rsid w:val="00790E66"/>
    <w:rsid w:val="00791503"/>
    <w:rsid w:val="007921A3"/>
    <w:rsid w:val="00792595"/>
    <w:rsid w:val="00792A33"/>
    <w:rsid w:val="00792A9C"/>
    <w:rsid w:val="00792E4E"/>
    <w:rsid w:val="00793A3E"/>
    <w:rsid w:val="00793E54"/>
    <w:rsid w:val="007952D5"/>
    <w:rsid w:val="00795796"/>
    <w:rsid w:val="00795F73"/>
    <w:rsid w:val="00796087"/>
    <w:rsid w:val="00796CE8"/>
    <w:rsid w:val="007973A8"/>
    <w:rsid w:val="0079790E"/>
    <w:rsid w:val="007A02EF"/>
    <w:rsid w:val="007A1090"/>
    <w:rsid w:val="007A1864"/>
    <w:rsid w:val="007A1F9A"/>
    <w:rsid w:val="007A2527"/>
    <w:rsid w:val="007A37C6"/>
    <w:rsid w:val="007A39D1"/>
    <w:rsid w:val="007A3A49"/>
    <w:rsid w:val="007A43C4"/>
    <w:rsid w:val="007A4E46"/>
    <w:rsid w:val="007A57ED"/>
    <w:rsid w:val="007A5BB2"/>
    <w:rsid w:val="007A5CE6"/>
    <w:rsid w:val="007A60F6"/>
    <w:rsid w:val="007A67E6"/>
    <w:rsid w:val="007A69B5"/>
    <w:rsid w:val="007A7BAC"/>
    <w:rsid w:val="007B0C16"/>
    <w:rsid w:val="007B18DA"/>
    <w:rsid w:val="007B1B55"/>
    <w:rsid w:val="007B1CF3"/>
    <w:rsid w:val="007B218B"/>
    <w:rsid w:val="007B303E"/>
    <w:rsid w:val="007B3BB5"/>
    <w:rsid w:val="007B41D1"/>
    <w:rsid w:val="007B46F5"/>
    <w:rsid w:val="007B5BB2"/>
    <w:rsid w:val="007B5BE5"/>
    <w:rsid w:val="007B6155"/>
    <w:rsid w:val="007B738B"/>
    <w:rsid w:val="007B7D3D"/>
    <w:rsid w:val="007B7DCF"/>
    <w:rsid w:val="007B7F55"/>
    <w:rsid w:val="007C076F"/>
    <w:rsid w:val="007C1200"/>
    <w:rsid w:val="007C1A42"/>
    <w:rsid w:val="007C3032"/>
    <w:rsid w:val="007C3AE8"/>
    <w:rsid w:val="007C4082"/>
    <w:rsid w:val="007C5772"/>
    <w:rsid w:val="007C599D"/>
    <w:rsid w:val="007C6AB9"/>
    <w:rsid w:val="007C6C64"/>
    <w:rsid w:val="007C6E64"/>
    <w:rsid w:val="007D0D3D"/>
    <w:rsid w:val="007D11F6"/>
    <w:rsid w:val="007D1904"/>
    <w:rsid w:val="007D1D86"/>
    <w:rsid w:val="007D1DF2"/>
    <w:rsid w:val="007D3337"/>
    <w:rsid w:val="007D3F77"/>
    <w:rsid w:val="007D442D"/>
    <w:rsid w:val="007D47E0"/>
    <w:rsid w:val="007D498D"/>
    <w:rsid w:val="007D4CA7"/>
    <w:rsid w:val="007D4D10"/>
    <w:rsid w:val="007D500C"/>
    <w:rsid w:val="007D7620"/>
    <w:rsid w:val="007D7BCA"/>
    <w:rsid w:val="007E0B12"/>
    <w:rsid w:val="007E1135"/>
    <w:rsid w:val="007E14E5"/>
    <w:rsid w:val="007E15BA"/>
    <w:rsid w:val="007E273C"/>
    <w:rsid w:val="007E2C92"/>
    <w:rsid w:val="007E2DAE"/>
    <w:rsid w:val="007E3B6A"/>
    <w:rsid w:val="007E4818"/>
    <w:rsid w:val="007E4C6F"/>
    <w:rsid w:val="007E5365"/>
    <w:rsid w:val="007E53DB"/>
    <w:rsid w:val="007E5D15"/>
    <w:rsid w:val="007E6210"/>
    <w:rsid w:val="007E7C13"/>
    <w:rsid w:val="007F033A"/>
    <w:rsid w:val="007F04A3"/>
    <w:rsid w:val="007F11A3"/>
    <w:rsid w:val="007F1208"/>
    <w:rsid w:val="007F1445"/>
    <w:rsid w:val="007F1FA4"/>
    <w:rsid w:val="007F2535"/>
    <w:rsid w:val="007F2EE3"/>
    <w:rsid w:val="007F36DA"/>
    <w:rsid w:val="007F3F96"/>
    <w:rsid w:val="007F4651"/>
    <w:rsid w:val="007F51A6"/>
    <w:rsid w:val="007F53A1"/>
    <w:rsid w:val="007F54EF"/>
    <w:rsid w:val="007F5926"/>
    <w:rsid w:val="007F5FF6"/>
    <w:rsid w:val="007F6D18"/>
    <w:rsid w:val="007F7F48"/>
    <w:rsid w:val="0080007F"/>
    <w:rsid w:val="0080042A"/>
    <w:rsid w:val="00800EDA"/>
    <w:rsid w:val="008027BA"/>
    <w:rsid w:val="00802CBD"/>
    <w:rsid w:val="00802EFC"/>
    <w:rsid w:val="008031AD"/>
    <w:rsid w:val="00803A05"/>
    <w:rsid w:val="00803C79"/>
    <w:rsid w:val="0080442C"/>
    <w:rsid w:val="00804498"/>
    <w:rsid w:val="008049E4"/>
    <w:rsid w:val="00804B19"/>
    <w:rsid w:val="00804DEC"/>
    <w:rsid w:val="008063A2"/>
    <w:rsid w:val="00806FFE"/>
    <w:rsid w:val="008070C1"/>
    <w:rsid w:val="00807C57"/>
    <w:rsid w:val="00810B0A"/>
    <w:rsid w:val="00810D31"/>
    <w:rsid w:val="008112B0"/>
    <w:rsid w:val="00811AEE"/>
    <w:rsid w:val="00812281"/>
    <w:rsid w:val="008124C0"/>
    <w:rsid w:val="008125AB"/>
    <w:rsid w:val="00812810"/>
    <w:rsid w:val="00814609"/>
    <w:rsid w:val="00814F6B"/>
    <w:rsid w:val="00815351"/>
    <w:rsid w:val="008159B9"/>
    <w:rsid w:val="00816374"/>
    <w:rsid w:val="0081641E"/>
    <w:rsid w:val="00816467"/>
    <w:rsid w:val="00816693"/>
    <w:rsid w:val="008172A2"/>
    <w:rsid w:val="00817376"/>
    <w:rsid w:val="008174B3"/>
    <w:rsid w:val="00820001"/>
    <w:rsid w:val="0082037C"/>
    <w:rsid w:val="00820FB0"/>
    <w:rsid w:val="00822066"/>
    <w:rsid w:val="0082215F"/>
    <w:rsid w:val="00824325"/>
    <w:rsid w:val="008244A3"/>
    <w:rsid w:val="008249AA"/>
    <w:rsid w:val="00825D8B"/>
    <w:rsid w:val="00825DD5"/>
    <w:rsid w:val="008267C1"/>
    <w:rsid w:val="00826BD0"/>
    <w:rsid w:val="0082787F"/>
    <w:rsid w:val="0082790C"/>
    <w:rsid w:val="00830010"/>
    <w:rsid w:val="0083008F"/>
    <w:rsid w:val="00830449"/>
    <w:rsid w:val="008310D6"/>
    <w:rsid w:val="00831BFC"/>
    <w:rsid w:val="0083218E"/>
    <w:rsid w:val="00833161"/>
    <w:rsid w:val="00833530"/>
    <w:rsid w:val="0083371D"/>
    <w:rsid w:val="008339E5"/>
    <w:rsid w:val="00833EBF"/>
    <w:rsid w:val="0083566B"/>
    <w:rsid w:val="00835E2F"/>
    <w:rsid w:val="008369F9"/>
    <w:rsid w:val="00837540"/>
    <w:rsid w:val="00837A2B"/>
    <w:rsid w:val="00837C4D"/>
    <w:rsid w:val="0084035C"/>
    <w:rsid w:val="008414ED"/>
    <w:rsid w:val="0084152F"/>
    <w:rsid w:val="00841BFC"/>
    <w:rsid w:val="00842810"/>
    <w:rsid w:val="00842A43"/>
    <w:rsid w:val="00842A64"/>
    <w:rsid w:val="00842F46"/>
    <w:rsid w:val="0084443A"/>
    <w:rsid w:val="00844763"/>
    <w:rsid w:val="008449E4"/>
    <w:rsid w:val="00844ADC"/>
    <w:rsid w:val="00845420"/>
    <w:rsid w:val="008455C4"/>
    <w:rsid w:val="00846D61"/>
    <w:rsid w:val="00846D63"/>
    <w:rsid w:val="00846E49"/>
    <w:rsid w:val="008502C2"/>
    <w:rsid w:val="008505EC"/>
    <w:rsid w:val="00851AAB"/>
    <w:rsid w:val="00851BCE"/>
    <w:rsid w:val="00852553"/>
    <w:rsid w:val="00852751"/>
    <w:rsid w:val="00852E4F"/>
    <w:rsid w:val="00853017"/>
    <w:rsid w:val="0085303F"/>
    <w:rsid w:val="00853349"/>
    <w:rsid w:val="00853B55"/>
    <w:rsid w:val="00853B5F"/>
    <w:rsid w:val="00853C99"/>
    <w:rsid w:val="00853D7F"/>
    <w:rsid w:val="00856976"/>
    <w:rsid w:val="008600D3"/>
    <w:rsid w:val="00861398"/>
    <w:rsid w:val="008616FE"/>
    <w:rsid w:val="00861DE7"/>
    <w:rsid w:val="00862993"/>
    <w:rsid w:val="00862BBC"/>
    <w:rsid w:val="00862E93"/>
    <w:rsid w:val="0086370E"/>
    <w:rsid w:val="00863BD1"/>
    <w:rsid w:val="008643FA"/>
    <w:rsid w:val="008650C8"/>
    <w:rsid w:val="00865123"/>
    <w:rsid w:val="00866CB4"/>
    <w:rsid w:val="00866E6C"/>
    <w:rsid w:val="008674DC"/>
    <w:rsid w:val="008675A9"/>
    <w:rsid w:val="00867955"/>
    <w:rsid w:val="00867A0D"/>
    <w:rsid w:val="00867D10"/>
    <w:rsid w:val="008715B2"/>
    <w:rsid w:val="00871770"/>
    <w:rsid w:val="00871DB8"/>
    <w:rsid w:val="0087286C"/>
    <w:rsid w:val="0087318E"/>
    <w:rsid w:val="00874096"/>
    <w:rsid w:val="00874753"/>
    <w:rsid w:val="00874E2F"/>
    <w:rsid w:val="00875459"/>
    <w:rsid w:val="00875603"/>
    <w:rsid w:val="00875F4B"/>
    <w:rsid w:val="00876348"/>
    <w:rsid w:val="008776A5"/>
    <w:rsid w:val="00880398"/>
    <w:rsid w:val="00880582"/>
    <w:rsid w:val="0088059C"/>
    <w:rsid w:val="008805B9"/>
    <w:rsid w:val="00880635"/>
    <w:rsid w:val="00881A83"/>
    <w:rsid w:val="00881ACE"/>
    <w:rsid w:val="008822EF"/>
    <w:rsid w:val="00882BF4"/>
    <w:rsid w:val="00883156"/>
    <w:rsid w:val="008831A6"/>
    <w:rsid w:val="00884233"/>
    <w:rsid w:val="008854C1"/>
    <w:rsid w:val="008859C7"/>
    <w:rsid w:val="00885FCA"/>
    <w:rsid w:val="008869DC"/>
    <w:rsid w:val="00886B79"/>
    <w:rsid w:val="00886CE9"/>
    <w:rsid w:val="00887363"/>
    <w:rsid w:val="008874EA"/>
    <w:rsid w:val="00890A53"/>
    <w:rsid w:val="008912A5"/>
    <w:rsid w:val="008918D4"/>
    <w:rsid w:val="00891B6F"/>
    <w:rsid w:val="00894103"/>
    <w:rsid w:val="008949F4"/>
    <w:rsid w:val="008952BA"/>
    <w:rsid w:val="00895DE2"/>
    <w:rsid w:val="00895F19"/>
    <w:rsid w:val="008961E3"/>
    <w:rsid w:val="0089661B"/>
    <w:rsid w:val="00896B1A"/>
    <w:rsid w:val="0089759B"/>
    <w:rsid w:val="0089763D"/>
    <w:rsid w:val="008A039F"/>
    <w:rsid w:val="008A096E"/>
    <w:rsid w:val="008A1319"/>
    <w:rsid w:val="008A15A5"/>
    <w:rsid w:val="008A1A59"/>
    <w:rsid w:val="008A1A7D"/>
    <w:rsid w:val="008A2AD1"/>
    <w:rsid w:val="008A323D"/>
    <w:rsid w:val="008A3637"/>
    <w:rsid w:val="008A392C"/>
    <w:rsid w:val="008A418C"/>
    <w:rsid w:val="008A41CB"/>
    <w:rsid w:val="008A6210"/>
    <w:rsid w:val="008A6315"/>
    <w:rsid w:val="008A6A5A"/>
    <w:rsid w:val="008A72D6"/>
    <w:rsid w:val="008B00FC"/>
    <w:rsid w:val="008B0EA6"/>
    <w:rsid w:val="008B1169"/>
    <w:rsid w:val="008B1DAA"/>
    <w:rsid w:val="008B1FBB"/>
    <w:rsid w:val="008B24F8"/>
    <w:rsid w:val="008B278A"/>
    <w:rsid w:val="008B2827"/>
    <w:rsid w:val="008B2D6C"/>
    <w:rsid w:val="008B32F7"/>
    <w:rsid w:val="008B354C"/>
    <w:rsid w:val="008B45FF"/>
    <w:rsid w:val="008B4ACA"/>
    <w:rsid w:val="008B59F0"/>
    <w:rsid w:val="008B5A6D"/>
    <w:rsid w:val="008B5D3F"/>
    <w:rsid w:val="008B6096"/>
    <w:rsid w:val="008B6A8C"/>
    <w:rsid w:val="008B72B3"/>
    <w:rsid w:val="008B7908"/>
    <w:rsid w:val="008B7C06"/>
    <w:rsid w:val="008B7CB1"/>
    <w:rsid w:val="008C199D"/>
    <w:rsid w:val="008C1C21"/>
    <w:rsid w:val="008C29BC"/>
    <w:rsid w:val="008C2D14"/>
    <w:rsid w:val="008C3D07"/>
    <w:rsid w:val="008C436E"/>
    <w:rsid w:val="008C5FB9"/>
    <w:rsid w:val="008C62DB"/>
    <w:rsid w:val="008C680A"/>
    <w:rsid w:val="008C692C"/>
    <w:rsid w:val="008C7435"/>
    <w:rsid w:val="008C7609"/>
    <w:rsid w:val="008C7630"/>
    <w:rsid w:val="008C7B49"/>
    <w:rsid w:val="008D0BE6"/>
    <w:rsid w:val="008D1052"/>
    <w:rsid w:val="008D1063"/>
    <w:rsid w:val="008D1943"/>
    <w:rsid w:val="008D1A26"/>
    <w:rsid w:val="008D357B"/>
    <w:rsid w:val="008D453E"/>
    <w:rsid w:val="008D6B3B"/>
    <w:rsid w:val="008D750F"/>
    <w:rsid w:val="008D75C2"/>
    <w:rsid w:val="008D7965"/>
    <w:rsid w:val="008D7F92"/>
    <w:rsid w:val="008E1685"/>
    <w:rsid w:val="008E23E1"/>
    <w:rsid w:val="008E2974"/>
    <w:rsid w:val="008E304F"/>
    <w:rsid w:val="008E322C"/>
    <w:rsid w:val="008E4085"/>
    <w:rsid w:val="008E4F01"/>
    <w:rsid w:val="008E5352"/>
    <w:rsid w:val="008E58C0"/>
    <w:rsid w:val="008E5A47"/>
    <w:rsid w:val="008E5B41"/>
    <w:rsid w:val="008E6021"/>
    <w:rsid w:val="008E677E"/>
    <w:rsid w:val="008E681F"/>
    <w:rsid w:val="008E6ADA"/>
    <w:rsid w:val="008E6C72"/>
    <w:rsid w:val="008E7FFD"/>
    <w:rsid w:val="008F068D"/>
    <w:rsid w:val="008F0745"/>
    <w:rsid w:val="008F0B78"/>
    <w:rsid w:val="008F158B"/>
    <w:rsid w:val="008F2064"/>
    <w:rsid w:val="008F36F7"/>
    <w:rsid w:val="008F3F2E"/>
    <w:rsid w:val="008F411A"/>
    <w:rsid w:val="008F4664"/>
    <w:rsid w:val="008F4DC1"/>
    <w:rsid w:val="008F4F1F"/>
    <w:rsid w:val="008F4F24"/>
    <w:rsid w:val="008F50FD"/>
    <w:rsid w:val="008F51BA"/>
    <w:rsid w:val="008F5740"/>
    <w:rsid w:val="008F58E7"/>
    <w:rsid w:val="008F5D53"/>
    <w:rsid w:val="008F5F2B"/>
    <w:rsid w:val="008F5FDF"/>
    <w:rsid w:val="008F61E6"/>
    <w:rsid w:val="008F6309"/>
    <w:rsid w:val="008F6876"/>
    <w:rsid w:val="008F6A06"/>
    <w:rsid w:val="008F6ACE"/>
    <w:rsid w:val="008F6B9E"/>
    <w:rsid w:val="008F79F2"/>
    <w:rsid w:val="008F7E0A"/>
    <w:rsid w:val="00900074"/>
    <w:rsid w:val="009004E1"/>
    <w:rsid w:val="00901262"/>
    <w:rsid w:val="00901909"/>
    <w:rsid w:val="00901C01"/>
    <w:rsid w:val="00901FE1"/>
    <w:rsid w:val="009023C3"/>
    <w:rsid w:val="00903033"/>
    <w:rsid w:val="0090519A"/>
    <w:rsid w:val="00906083"/>
    <w:rsid w:val="0090633D"/>
    <w:rsid w:val="009103D3"/>
    <w:rsid w:val="00911098"/>
    <w:rsid w:val="00912AA4"/>
    <w:rsid w:val="00912BB9"/>
    <w:rsid w:val="00913B48"/>
    <w:rsid w:val="00914002"/>
    <w:rsid w:val="00914A3C"/>
    <w:rsid w:val="00916520"/>
    <w:rsid w:val="00916A26"/>
    <w:rsid w:val="00916B16"/>
    <w:rsid w:val="00917AF0"/>
    <w:rsid w:val="00920281"/>
    <w:rsid w:val="00920438"/>
    <w:rsid w:val="00920C44"/>
    <w:rsid w:val="00922D11"/>
    <w:rsid w:val="009241B9"/>
    <w:rsid w:val="00924213"/>
    <w:rsid w:val="009246AF"/>
    <w:rsid w:val="009249B3"/>
    <w:rsid w:val="009250C3"/>
    <w:rsid w:val="0092599B"/>
    <w:rsid w:val="00925D88"/>
    <w:rsid w:val="00926C97"/>
    <w:rsid w:val="00927567"/>
    <w:rsid w:val="00927FF3"/>
    <w:rsid w:val="00931001"/>
    <w:rsid w:val="00932529"/>
    <w:rsid w:val="00932DB3"/>
    <w:rsid w:val="00932EE7"/>
    <w:rsid w:val="00933769"/>
    <w:rsid w:val="009343CC"/>
    <w:rsid w:val="0093482E"/>
    <w:rsid w:val="00934C4D"/>
    <w:rsid w:val="0093515D"/>
    <w:rsid w:val="00935899"/>
    <w:rsid w:val="009360E3"/>
    <w:rsid w:val="0093640B"/>
    <w:rsid w:val="00936696"/>
    <w:rsid w:val="00936D0E"/>
    <w:rsid w:val="00936F4F"/>
    <w:rsid w:val="00936FF8"/>
    <w:rsid w:val="00937617"/>
    <w:rsid w:val="00937BED"/>
    <w:rsid w:val="00937DDF"/>
    <w:rsid w:val="00940B0A"/>
    <w:rsid w:val="00940F5D"/>
    <w:rsid w:val="0094171C"/>
    <w:rsid w:val="0094205B"/>
    <w:rsid w:val="00942282"/>
    <w:rsid w:val="00942953"/>
    <w:rsid w:val="00943A79"/>
    <w:rsid w:val="00944A19"/>
    <w:rsid w:val="00945879"/>
    <w:rsid w:val="00945E53"/>
    <w:rsid w:val="0094621B"/>
    <w:rsid w:val="0094628D"/>
    <w:rsid w:val="009464DF"/>
    <w:rsid w:val="00946930"/>
    <w:rsid w:val="00946FB6"/>
    <w:rsid w:val="00947DB5"/>
    <w:rsid w:val="0095020D"/>
    <w:rsid w:val="00951BB2"/>
    <w:rsid w:val="00952AAE"/>
    <w:rsid w:val="0095376E"/>
    <w:rsid w:val="00953D4E"/>
    <w:rsid w:val="00954394"/>
    <w:rsid w:val="0095448B"/>
    <w:rsid w:val="00954F38"/>
    <w:rsid w:val="00954FC3"/>
    <w:rsid w:val="00954FD9"/>
    <w:rsid w:val="00955BB5"/>
    <w:rsid w:val="00955E1B"/>
    <w:rsid w:val="009567BE"/>
    <w:rsid w:val="00956D34"/>
    <w:rsid w:val="00957209"/>
    <w:rsid w:val="009576E1"/>
    <w:rsid w:val="009601C7"/>
    <w:rsid w:val="00960437"/>
    <w:rsid w:val="00960988"/>
    <w:rsid w:val="009619ED"/>
    <w:rsid w:val="00961CE6"/>
    <w:rsid w:val="00961E74"/>
    <w:rsid w:val="00961EA8"/>
    <w:rsid w:val="00962614"/>
    <w:rsid w:val="00962A95"/>
    <w:rsid w:val="00963198"/>
    <w:rsid w:val="009635A5"/>
    <w:rsid w:val="0096406C"/>
    <w:rsid w:val="009642E4"/>
    <w:rsid w:val="00964848"/>
    <w:rsid w:val="009662A8"/>
    <w:rsid w:val="00966415"/>
    <w:rsid w:val="00966DEE"/>
    <w:rsid w:val="00967F74"/>
    <w:rsid w:val="0097214B"/>
    <w:rsid w:val="009723DC"/>
    <w:rsid w:val="00973794"/>
    <w:rsid w:val="00973D5A"/>
    <w:rsid w:val="00974749"/>
    <w:rsid w:val="00974786"/>
    <w:rsid w:val="009771F1"/>
    <w:rsid w:val="0097774D"/>
    <w:rsid w:val="00977A91"/>
    <w:rsid w:val="00977F81"/>
    <w:rsid w:val="009804DF"/>
    <w:rsid w:val="0098165F"/>
    <w:rsid w:val="00981E62"/>
    <w:rsid w:val="00981F02"/>
    <w:rsid w:val="00982616"/>
    <w:rsid w:val="009842BD"/>
    <w:rsid w:val="009845B8"/>
    <w:rsid w:val="009856CD"/>
    <w:rsid w:val="00986FBE"/>
    <w:rsid w:val="009873F8"/>
    <w:rsid w:val="0098770E"/>
    <w:rsid w:val="00987C44"/>
    <w:rsid w:val="00987CF8"/>
    <w:rsid w:val="00993542"/>
    <w:rsid w:val="00993751"/>
    <w:rsid w:val="00994AE9"/>
    <w:rsid w:val="00994B60"/>
    <w:rsid w:val="00995027"/>
    <w:rsid w:val="0099553D"/>
    <w:rsid w:val="009956E5"/>
    <w:rsid w:val="00996ED1"/>
    <w:rsid w:val="009A0013"/>
    <w:rsid w:val="009A0AC0"/>
    <w:rsid w:val="009A1644"/>
    <w:rsid w:val="009A379B"/>
    <w:rsid w:val="009A43CE"/>
    <w:rsid w:val="009A5666"/>
    <w:rsid w:val="009A57A7"/>
    <w:rsid w:val="009A5A96"/>
    <w:rsid w:val="009A5C93"/>
    <w:rsid w:val="009A5CDC"/>
    <w:rsid w:val="009A692C"/>
    <w:rsid w:val="009A701B"/>
    <w:rsid w:val="009A746D"/>
    <w:rsid w:val="009A76B9"/>
    <w:rsid w:val="009A7A90"/>
    <w:rsid w:val="009B012B"/>
    <w:rsid w:val="009B0659"/>
    <w:rsid w:val="009B1C8C"/>
    <w:rsid w:val="009B2109"/>
    <w:rsid w:val="009B420D"/>
    <w:rsid w:val="009B48DF"/>
    <w:rsid w:val="009B4C65"/>
    <w:rsid w:val="009B5400"/>
    <w:rsid w:val="009B71FD"/>
    <w:rsid w:val="009B75A7"/>
    <w:rsid w:val="009B7D9A"/>
    <w:rsid w:val="009C0708"/>
    <w:rsid w:val="009C0DC8"/>
    <w:rsid w:val="009C0E7A"/>
    <w:rsid w:val="009C0EDF"/>
    <w:rsid w:val="009C1271"/>
    <w:rsid w:val="009C4123"/>
    <w:rsid w:val="009C5C6F"/>
    <w:rsid w:val="009C60E4"/>
    <w:rsid w:val="009C6377"/>
    <w:rsid w:val="009C7EBA"/>
    <w:rsid w:val="009D00E2"/>
    <w:rsid w:val="009D044B"/>
    <w:rsid w:val="009D0EBB"/>
    <w:rsid w:val="009D1A6E"/>
    <w:rsid w:val="009D25DA"/>
    <w:rsid w:val="009D3B38"/>
    <w:rsid w:val="009D4B0C"/>
    <w:rsid w:val="009D4D26"/>
    <w:rsid w:val="009D502E"/>
    <w:rsid w:val="009D54AB"/>
    <w:rsid w:val="009D581B"/>
    <w:rsid w:val="009D7C16"/>
    <w:rsid w:val="009E2CC9"/>
    <w:rsid w:val="009E30B3"/>
    <w:rsid w:val="009E374D"/>
    <w:rsid w:val="009E37F6"/>
    <w:rsid w:val="009E3E1A"/>
    <w:rsid w:val="009E3E36"/>
    <w:rsid w:val="009E42E4"/>
    <w:rsid w:val="009E48B7"/>
    <w:rsid w:val="009E4A56"/>
    <w:rsid w:val="009E4CC4"/>
    <w:rsid w:val="009E52FA"/>
    <w:rsid w:val="009E5E88"/>
    <w:rsid w:val="009E6BC4"/>
    <w:rsid w:val="009E6C7A"/>
    <w:rsid w:val="009E6DB3"/>
    <w:rsid w:val="009F0C74"/>
    <w:rsid w:val="009F12B6"/>
    <w:rsid w:val="009F157F"/>
    <w:rsid w:val="009F18D9"/>
    <w:rsid w:val="009F1B91"/>
    <w:rsid w:val="009F274E"/>
    <w:rsid w:val="009F28D8"/>
    <w:rsid w:val="009F29CE"/>
    <w:rsid w:val="009F3604"/>
    <w:rsid w:val="009F3B77"/>
    <w:rsid w:val="009F438B"/>
    <w:rsid w:val="009F4879"/>
    <w:rsid w:val="009F5957"/>
    <w:rsid w:val="009F5DFC"/>
    <w:rsid w:val="009F6BED"/>
    <w:rsid w:val="00A00829"/>
    <w:rsid w:val="00A00DF5"/>
    <w:rsid w:val="00A03069"/>
    <w:rsid w:val="00A04D72"/>
    <w:rsid w:val="00A05077"/>
    <w:rsid w:val="00A0558C"/>
    <w:rsid w:val="00A05D5C"/>
    <w:rsid w:val="00A05ECC"/>
    <w:rsid w:val="00A06749"/>
    <w:rsid w:val="00A06825"/>
    <w:rsid w:val="00A06C41"/>
    <w:rsid w:val="00A1021C"/>
    <w:rsid w:val="00A11635"/>
    <w:rsid w:val="00A12873"/>
    <w:rsid w:val="00A13B79"/>
    <w:rsid w:val="00A13DCD"/>
    <w:rsid w:val="00A14851"/>
    <w:rsid w:val="00A15D35"/>
    <w:rsid w:val="00A166EC"/>
    <w:rsid w:val="00A16753"/>
    <w:rsid w:val="00A167F2"/>
    <w:rsid w:val="00A167F8"/>
    <w:rsid w:val="00A16A66"/>
    <w:rsid w:val="00A16E73"/>
    <w:rsid w:val="00A1700E"/>
    <w:rsid w:val="00A1735F"/>
    <w:rsid w:val="00A17831"/>
    <w:rsid w:val="00A17FB3"/>
    <w:rsid w:val="00A20A87"/>
    <w:rsid w:val="00A20D46"/>
    <w:rsid w:val="00A20DA6"/>
    <w:rsid w:val="00A212FA"/>
    <w:rsid w:val="00A2295F"/>
    <w:rsid w:val="00A22E33"/>
    <w:rsid w:val="00A23200"/>
    <w:rsid w:val="00A23E22"/>
    <w:rsid w:val="00A2572F"/>
    <w:rsid w:val="00A258C9"/>
    <w:rsid w:val="00A26F14"/>
    <w:rsid w:val="00A27C15"/>
    <w:rsid w:val="00A3076C"/>
    <w:rsid w:val="00A30A57"/>
    <w:rsid w:val="00A311F0"/>
    <w:rsid w:val="00A31227"/>
    <w:rsid w:val="00A31450"/>
    <w:rsid w:val="00A31765"/>
    <w:rsid w:val="00A31F8F"/>
    <w:rsid w:val="00A321AA"/>
    <w:rsid w:val="00A321CF"/>
    <w:rsid w:val="00A32BF6"/>
    <w:rsid w:val="00A33563"/>
    <w:rsid w:val="00A33DAD"/>
    <w:rsid w:val="00A340E1"/>
    <w:rsid w:val="00A34C91"/>
    <w:rsid w:val="00A35462"/>
    <w:rsid w:val="00A35BB4"/>
    <w:rsid w:val="00A35D9A"/>
    <w:rsid w:val="00A36186"/>
    <w:rsid w:val="00A36D06"/>
    <w:rsid w:val="00A37138"/>
    <w:rsid w:val="00A37993"/>
    <w:rsid w:val="00A40675"/>
    <w:rsid w:val="00A40763"/>
    <w:rsid w:val="00A41B92"/>
    <w:rsid w:val="00A41D7A"/>
    <w:rsid w:val="00A41F28"/>
    <w:rsid w:val="00A42520"/>
    <w:rsid w:val="00A42835"/>
    <w:rsid w:val="00A42DB1"/>
    <w:rsid w:val="00A4316B"/>
    <w:rsid w:val="00A438F4"/>
    <w:rsid w:val="00A44E21"/>
    <w:rsid w:val="00A45B14"/>
    <w:rsid w:val="00A45D63"/>
    <w:rsid w:val="00A47231"/>
    <w:rsid w:val="00A47C70"/>
    <w:rsid w:val="00A501E0"/>
    <w:rsid w:val="00A5096F"/>
    <w:rsid w:val="00A50A11"/>
    <w:rsid w:val="00A50FF0"/>
    <w:rsid w:val="00A513EF"/>
    <w:rsid w:val="00A52189"/>
    <w:rsid w:val="00A5223D"/>
    <w:rsid w:val="00A52925"/>
    <w:rsid w:val="00A5340A"/>
    <w:rsid w:val="00A53542"/>
    <w:rsid w:val="00A53B5D"/>
    <w:rsid w:val="00A53FAD"/>
    <w:rsid w:val="00A551B4"/>
    <w:rsid w:val="00A55830"/>
    <w:rsid w:val="00A55993"/>
    <w:rsid w:val="00A56726"/>
    <w:rsid w:val="00A56B84"/>
    <w:rsid w:val="00A56C5A"/>
    <w:rsid w:val="00A56ED6"/>
    <w:rsid w:val="00A5741A"/>
    <w:rsid w:val="00A574AC"/>
    <w:rsid w:val="00A605FE"/>
    <w:rsid w:val="00A60800"/>
    <w:rsid w:val="00A60BFA"/>
    <w:rsid w:val="00A60C16"/>
    <w:rsid w:val="00A610DB"/>
    <w:rsid w:val="00A6161B"/>
    <w:rsid w:val="00A627FA"/>
    <w:rsid w:val="00A6323A"/>
    <w:rsid w:val="00A649A7"/>
    <w:rsid w:val="00A6557A"/>
    <w:rsid w:val="00A66376"/>
    <w:rsid w:val="00A6642F"/>
    <w:rsid w:val="00A664BB"/>
    <w:rsid w:val="00A66810"/>
    <w:rsid w:val="00A66A8F"/>
    <w:rsid w:val="00A66EC7"/>
    <w:rsid w:val="00A675AA"/>
    <w:rsid w:val="00A6775F"/>
    <w:rsid w:val="00A7068B"/>
    <w:rsid w:val="00A706E2"/>
    <w:rsid w:val="00A70E39"/>
    <w:rsid w:val="00A714F8"/>
    <w:rsid w:val="00A71599"/>
    <w:rsid w:val="00A71C65"/>
    <w:rsid w:val="00A72570"/>
    <w:rsid w:val="00A72BFF"/>
    <w:rsid w:val="00A72DAE"/>
    <w:rsid w:val="00A7315A"/>
    <w:rsid w:val="00A733A5"/>
    <w:rsid w:val="00A7397C"/>
    <w:rsid w:val="00A73E6E"/>
    <w:rsid w:val="00A744F3"/>
    <w:rsid w:val="00A746C6"/>
    <w:rsid w:val="00A75BE9"/>
    <w:rsid w:val="00A7668C"/>
    <w:rsid w:val="00A7709E"/>
    <w:rsid w:val="00A802DD"/>
    <w:rsid w:val="00A81409"/>
    <w:rsid w:val="00A81664"/>
    <w:rsid w:val="00A81809"/>
    <w:rsid w:val="00A8351E"/>
    <w:rsid w:val="00A8377C"/>
    <w:rsid w:val="00A83B0E"/>
    <w:rsid w:val="00A86451"/>
    <w:rsid w:val="00A86D72"/>
    <w:rsid w:val="00A90421"/>
    <w:rsid w:val="00A9108E"/>
    <w:rsid w:val="00A91270"/>
    <w:rsid w:val="00A91300"/>
    <w:rsid w:val="00A91311"/>
    <w:rsid w:val="00A9267D"/>
    <w:rsid w:val="00A929DE"/>
    <w:rsid w:val="00A92A3F"/>
    <w:rsid w:val="00A92A92"/>
    <w:rsid w:val="00A92D0B"/>
    <w:rsid w:val="00A935DE"/>
    <w:rsid w:val="00A9376F"/>
    <w:rsid w:val="00A93FA4"/>
    <w:rsid w:val="00A9426A"/>
    <w:rsid w:val="00A94542"/>
    <w:rsid w:val="00A95717"/>
    <w:rsid w:val="00A957C7"/>
    <w:rsid w:val="00A95F52"/>
    <w:rsid w:val="00A96758"/>
    <w:rsid w:val="00A969E0"/>
    <w:rsid w:val="00A9726D"/>
    <w:rsid w:val="00A972F4"/>
    <w:rsid w:val="00A97AAE"/>
    <w:rsid w:val="00AA0055"/>
    <w:rsid w:val="00AA00F5"/>
    <w:rsid w:val="00AA01E7"/>
    <w:rsid w:val="00AA06DA"/>
    <w:rsid w:val="00AA0B3C"/>
    <w:rsid w:val="00AA1BB9"/>
    <w:rsid w:val="00AA1C4C"/>
    <w:rsid w:val="00AA1E1C"/>
    <w:rsid w:val="00AA20FB"/>
    <w:rsid w:val="00AA211F"/>
    <w:rsid w:val="00AA27FD"/>
    <w:rsid w:val="00AA294E"/>
    <w:rsid w:val="00AA300F"/>
    <w:rsid w:val="00AA3958"/>
    <w:rsid w:val="00AA413D"/>
    <w:rsid w:val="00AA4478"/>
    <w:rsid w:val="00AA49EF"/>
    <w:rsid w:val="00AA4B9E"/>
    <w:rsid w:val="00AA5D37"/>
    <w:rsid w:val="00AA5FE8"/>
    <w:rsid w:val="00AA65CF"/>
    <w:rsid w:val="00AA67D3"/>
    <w:rsid w:val="00AA6FA6"/>
    <w:rsid w:val="00AA7382"/>
    <w:rsid w:val="00AA7A68"/>
    <w:rsid w:val="00AB0BE4"/>
    <w:rsid w:val="00AB0E8B"/>
    <w:rsid w:val="00AB1A1E"/>
    <w:rsid w:val="00AB1BEE"/>
    <w:rsid w:val="00AB1DB0"/>
    <w:rsid w:val="00AB216E"/>
    <w:rsid w:val="00AB292A"/>
    <w:rsid w:val="00AB2BDC"/>
    <w:rsid w:val="00AB391A"/>
    <w:rsid w:val="00AB3AF6"/>
    <w:rsid w:val="00AB3E25"/>
    <w:rsid w:val="00AB41CC"/>
    <w:rsid w:val="00AB4662"/>
    <w:rsid w:val="00AB48C4"/>
    <w:rsid w:val="00AB5876"/>
    <w:rsid w:val="00AB62F0"/>
    <w:rsid w:val="00AB67EA"/>
    <w:rsid w:val="00AB6CE4"/>
    <w:rsid w:val="00AB775A"/>
    <w:rsid w:val="00AC0E37"/>
    <w:rsid w:val="00AC1E2C"/>
    <w:rsid w:val="00AC27B2"/>
    <w:rsid w:val="00AC31E7"/>
    <w:rsid w:val="00AC389A"/>
    <w:rsid w:val="00AC3D7F"/>
    <w:rsid w:val="00AC4433"/>
    <w:rsid w:val="00AC4918"/>
    <w:rsid w:val="00AC4AFE"/>
    <w:rsid w:val="00AC4EF2"/>
    <w:rsid w:val="00AC559D"/>
    <w:rsid w:val="00AC5FB3"/>
    <w:rsid w:val="00AC60D3"/>
    <w:rsid w:val="00AC6126"/>
    <w:rsid w:val="00AC6ABA"/>
    <w:rsid w:val="00AC6CFD"/>
    <w:rsid w:val="00AC77F3"/>
    <w:rsid w:val="00AD03A3"/>
    <w:rsid w:val="00AD061F"/>
    <w:rsid w:val="00AD12D4"/>
    <w:rsid w:val="00AD15F3"/>
    <w:rsid w:val="00AD2B5D"/>
    <w:rsid w:val="00AD2E51"/>
    <w:rsid w:val="00AD31E0"/>
    <w:rsid w:val="00AD32DF"/>
    <w:rsid w:val="00AD36D2"/>
    <w:rsid w:val="00AD45AE"/>
    <w:rsid w:val="00AD491A"/>
    <w:rsid w:val="00AD5CC9"/>
    <w:rsid w:val="00AD63D2"/>
    <w:rsid w:val="00AD6439"/>
    <w:rsid w:val="00AD7D15"/>
    <w:rsid w:val="00AE0C2C"/>
    <w:rsid w:val="00AE1C5A"/>
    <w:rsid w:val="00AE22F3"/>
    <w:rsid w:val="00AE2A30"/>
    <w:rsid w:val="00AE324F"/>
    <w:rsid w:val="00AE3495"/>
    <w:rsid w:val="00AE3511"/>
    <w:rsid w:val="00AE4586"/>
    <w:rsid w:val="00AE4880"/>
    <w:rsid w:val="00AE4B5E"/>
    <w:rsid w:val="00AE51E2"/>
    <w:rsid w:val="00AE622C"/>
    <w:rsid w:val="00AE6573"/>
    <w:rsid w:val="00AE6C8E"/>
    <w:rsid w:val="00AE7FD1"/>
    <w:rsid w:val="00AF148F"/>
    <w:rsid w:val="00AF202A"/>
    <w:rsid w:val="00AF2538"/>
    <w:rsid w:val="00AF4874"/>
    <w:rsid w:val="00AF4B10"/>
    <w:rsid w:val="00AF4CE4"/>
    <w:rsid w:val="00AF4E36"/>
    <w:rsid w:val="00AF5461"/>
    <w:rsid w:val="00AF5AAF"/>
    <w:rsid w:val="00AF5C18"/>
    <w:rsid w:val="00AF6BFE"/>
    <w:rsid w:val="00AF728C"/>
    <w:rsid w:val="00B00215"/>
    <w:rsid w:val="00B00224"/>
    <w:rsid w:val="00B0039E"/>
    <w:rsid w:val="00B00AC8"/>
    <w:rsid w:val="00B01AAC"/>
    <w:rsid w:val="00B01D91"/>
    <w:rsid w:val="00B01F97"/>
    <w:rsid w:val="00B020D1"/>
    <w:rsid w:val="00B026C3"/>
    <w:rsid w:val="00B029B0"/>
    <w:rsid w:val="00B03B70"/>
    <w:rsid w:val="00B042DA"/>
    <w:rsid w:val="00B0490D"/>
    <w:rsid w:val="00B05C73"/>
    <w:rsid w:val="00B05FF4"/>
    <w:rsid w:val="00B0755A"/>
    <w:rsid w:val="00B10F4A"/>
    <w:rsid w:val="00B11397"/>
    <w:rsid w:val="00B11CA4"/>
    <w:rsid w:val="00B11ED9"/>
    <w:rsid w:val="00B1229A"/>
    <w:rsid w:val="00B128B2"/>
    <w:rsid w:val="00B129BF"/>
    <w:rsid w:val="00B137FF"/>
    <w:rsid w:val="00B13DDB"/>
    <w:rsid w:val="00B14EC3"/>
    <w:rsid w:val="00B155BC"/>
    <w:rsid w:val="00B1590C"/>
    <w:rsid w:val="00B16042"/>
    <w:rsid w:val="00B16212"/>
    <w:rsid w:val="00B162E0"/>
    <w:rsid w:val="00B1649E"/>
    <w:rsid w:val="00B16D15"/>
    <w:rsid w:val="00B16E45"/>
    <w:rsid w:val="00B17016"/>
    <w:rsid w:val="00B17F1E"/>
    <w:rsid w:val="00B202C3"/>
    <w:rsid w:val="00B20367"/>
    <w:rsid w:val="00B2120F"/>
    <w:rsid w:val="00B22881"/>
    <w:rsid w:val="00B23529"/>
    <w:rsid w:val="00B2406F"/>
    <w:rsid w:val="00B246A6"/>
    <w:rsid w:val="00B24705"/>
    <w:rsid w:val="00B24E70"/>
    <w:rsid w:val="00B25175"/>
    <w:rsid w:val="00B25266"/>
    <w:rsid w:val="00B25BBD"/>
    <w:rsid w:val="00B25CC2"/>
    <w:rsid w:val="00B260E5"/>
    <w:rsid w:val="00B2682F"/>
    <w:rsid w:val="00B26956"/>
    <w:rsid w:val="00B272C6"/>
    <w:rsid w:val="00B300C2"/>
    <w:rsid w:val="00B30F1F"/>
    <w:rsid w:val="00B31776"/>
    <w:rsid w:val="00B31D46"/>
    <w:rsid w:val="00B337BA"/>
    <w:rsid w:val="00B34794"/>
    <w:rsid w:val="00B3529C"/>
    <w:rsid w:val="00B35D4C"/>
    <w:rsid w:val="00B36113"/>
    <w:rsid w:val="00B3677E"/>
    <w:rsid w:val="00B36815"/>
    <w:rsid w:val="00B373DE"/>
    <w:rsid w:val="00B41547"/>
    <w:rsid w:val="00B417B2"/>
    <w:rsid w:val="00B42012"/>
    <w:rsid w:val="00B425AF"/>
    <w:rsid w:val="00B42A7F"/>
    <w:rsid w:val="00B42BE8"/>
    <w:rsid w:val="00B42F12"/>
    <w:rsid w:val="00B43430"/>
    <w:rsid w:val="00B435A9"/>
    <w:rsid w:val="00B449B1"/>
    <w:rsid w:val="00B451B8"/>
    <w:rsid w:val="00B45C46"/>
    <w:rsid w:val="00B461EF"/>
    <w:rsid w:val="00B46CDC"/>
    <w:rsid w:val="00B47491"/>
    <w:rsid w:val="00B50CBB"/>
    <w:rsid w:val="00B51216"/>
    <w:rsid w:val="00B51AD4"/>
    <w:rsid w:val="00B51B45"/>
    <w:rsid w:val="00B51E1C"/>
    <w:rsid w:val="00B51EAC"/>
    <w:rsid w:val="00B5200D"/>
    <w:rsid w:val="00B5202E"/>
    <w:rsid w:val="00B5335F"/>
    <w:rsid w:val="00B5354B"/>
    <w:rsid w:val="00B54BC8"/>
    <w:rsid w:val="00B55F4D"/>
    <w:rsid w:val="00B611AA"/>
    <w:rsid w:val="00B6162B"/>
    <w:rsid w:val="00B62432"/>
    <w:rsid w:val="00B628E2"/>
    <w:rsid w:val="00B63563"/>
    <w:rsid w:val="00B639B0"/>
    <w:rsid w:val="00B63A1E"/>
    <w:rsid w:val="00B63A5E"/>
    <w:rsid w:val="00B640E6"/>
    <w:rsid w:val="00B647E2"/>
    <w:rsid w:val="00B64A57"/>
    <w:rsid w:val="00B64F56"/>
    <w:rsid w:val="00B6556E"/>
    <w:rsid w:val="00B6587B"/>
    <w:rsid w:val="00B65E41"/>
    <w:rsid w:val="00B66BCC"/>
    <w:rsid w:val="00B67850"/>
    <w:rsid w:val="00B67885"/>
    <w:rsid w:val="00B7099B"/>
    <w:rsid w:val="00B70E02"/>
    <w:rsid w:val="00B70EFE"/>
    <w:rsid w:val="00B7183B"/>
    <w:rsid w:val="00B725C6"/>
    <w:rsid w:val="00B72E25"/>
    <w:rsid w:val="00B73571"/>
    <w:rsid w:val="00B7445B"/>
    <w:rsid w:val="00B74484"/>
    <w:rsid w:val="00B751F6"/>
    <w:rsid w:val="00B76228"/>
    <w:rsid w:val="00B76894"/>
    <w:rsid w:val="00B76B12"/>
    <w:rsid w:val="00B77C12"/>
    <w:rsid w:val="00B808D5"/>
    <w:rsid w:val="00B80ED5"/>
    <w:rsid w:val="00B8126A"/>
    <w:rsid w:val="00B81511"/>
    <w:rsid w:val="00B81992"/>
    <w:rsid w:val="00B81F67"/>
    <w:rsid w:val="00B82C9A"/>
    <w:rsid w:val="00B82D31"/>
    <w:rsid w:val="00B83412"/>
    <w:rsid w:val="00B83DBF"/>
    <w:rsid w:val="00B84280"/>
    <w:rsid w:val="00B84CF6"/>
    <w:rsid w:val="00B85070"/>
    <w:rsid w:val="00B85A35"/>
    <w:rsid w:val="00B85F15"/>
    <w:rsid w:val="00B86111"/>
    <w:rsid w:val="00B863B1"/>
    <w:rsid w:val="00B863E9"/>
    <w:rsid w:val="00B86839"/>
    <w:rsid w:val="00B86C3C"/>
    <w:rsid w:val="00B87734"/>
    <w:rsid w:val="00B87EB9"/>
    <w:rsid w:val="00B90745"/>
    <w:rsid w:val="00B91122"/>
    <w:rsid w:val="00B924CB"/>
    <w:rsid w:val="00B9276A"/>
    <w:rsid w:val="00B9316F"/>
    <w:rsid w:val="00B9366D"/>
    <w:rsid w:val="00B9380E"/>
    <w:rsid w:val="00B9430C"/>
    <w:rsid w:val="00B96226"/>
    <w:rsid w:val="00B96328"/>
    <w:rsid w:val="00B96E8A"/>
    <w:rsid w:val="00B97998"/>
    <w:rsid w:val="00B97B63"/>
    <w:rsid w:val="00BA0A95"/>
    <w:rsid w:val="00BA0F74"/>
    <w:rsid w:val="00BA10DE"/>
    <w:rsid w:val="00BA1986"/>
    <w:rsid w:val="00BA254F"/>
    <w:rsid w:val="00BA3400"/>
    <w:rsid w:val="00BA35A6"/>
    <w:rsid w:val="00BA3647"/>
    <w:rsid w:val="00BA3664"/>
    <w:rsid w:val="00BA467C"/>
    <w:rsid w:val="00BA5A5C"/>
    <w:rsid w:val="00BA6121"/>
    <w:rsid w:val="00BB0E36"/>
    <w:rsid w:val="00BB0E6D"/>
    <w:rsid w:val="00BB2E2A"/>
    <w:rsid w:val="00BB30BD"/>
    <w:rsid w:val="00BB413B"/>
    <w:rsid w:val="00BB521B"/>
    <w:rsid w:val="00BB5E0B"/>
    <w:rsid w:val="00BB5F54"/>
    <w:rsid w:val="00BB6DF6"/>
    <w:rsid w:val="00BB72F6"/>
    <w:rsid w:val="00BB7B70"/>
    <w:rsid w:val="00BB7D6B"/>
    <w:rsid w:val="00BC05F4"/>
    <w:rsid w:val="00BC0BFB"/>
    <w:rsid w:val="00BC1B6C"/>
    <w:rsid w:val="00BC1DF7"/>
    <w:rsid w:val="00BC2134"/>
    <w:rsid w:val="00BC25E7"/>
    <w:rsid w:val="00BC29AE"/>
    <w:rsid w:val="00BC327A"/>
    <w:rsid w:val="00BC340C"/>
    <w:rsid w:val="00BC3AE4"/>
    <w:rsid w:val="00BC49B8"/>
    <w:rsid w:val="00BC73BE"/>
    <w:rsid w:val="00BD017E"/>
    <w:rsid w:val="00BD032E"/>
    <w:rsid w:val="00BD0AD3"/>
    <w:rsid w:val="00BD0C2B"/>
    <w:rsid w:val="00BD1417"/>
    <w:rsid w:val="00BD1B48"/>
    <w:rsid w:val="00BD2137"/>
    <w:rsid w:val="00BD237F"/>
    <w:rsid w:val="00BD2726"/>
    <w:rsid w:val="00BD3FCA"/>
    <w:rsid w:val="00BD4122"/>
    <w:rsid w:val="00BD4D57"/>
    <w:rsid w:val="00BD5C12"/>
    <w:rsid w:val="00BD6E9B"/>
    <w:rsid w:val="00BD79A8"/>
    <w:rsid w:val="00BE0BAF"/>
    <w:rsid w:val="00BE0E65"/>
    <w:rsid w:val="00BE12BC"/>
    <w:rsid w:val="00BE1688"/>
    <w:rsid w:val="00BE2148"/>
    <w:rsid w:val="00BE229A"/>
    <w:rsid w:val="00BE37AD"/>
    <w:rsid w:val="00BE3B3D"/>
    <w:rsid w:val="00BE3D9F"/>
    <w:rsid w:val="00BE4470"/>
    <w:rsid w:val="00BE45F1"/>
    <w:rsid w:val="00BE45F2"/>
    <w:rsid w:val="00BE4643"/>
    <w:rsid w:val="00BE4845"/>
    <w:rsid w:val="00BE4D9C"/>
    <w:rsid w:val="00BE5AB6"/>
    <w:rsid w:val="00BE62A4"/>
    <w:rsid w:val="00BE6532"/>
    <w:rsid w:val="00BE744C"/>
    <w:rsid w:val="00BE7648"/>
    <w:rsid w:val="00BE788A"/>
    <w:rsid w:val="00BF006D"/>
    <w:rsid w:val="00BF0853"/>
    <w:rsid w:val="00BF094E"/>
    <w:rsid w:val="00BF12B6"/>
    <w:rsid w:val="00BF15FE"/>
    <w:rsid w:val="00BF1AF2"/>
    <w:rsid w:val="00BF24DB"/>
    <w:rsid w:val="00BF2AEE"/>
    <w:rsid w:val="00BF2BF0"/>
    <w:rsid w:val="00BF2D7E"/>
    <w:rsid w:val="00BF3646"/>
    <w:rsid w:val="00BF3735"/>
    <w:rsid w:val="00BF37AF"/>
    <w:rsid w:val="00BF4D96"/>
    <w:rsid w:val="00BF6048"/>
    <w:rsid w:val="00BF77E4"/>
    <w:rsid w:val="00BF7BF4"/>
    <w:rsid w:val="00C002BE"/>
    <w:rsid w:val="00C00C5F"/>
    <w:rsid w:val="00C0100B"/>
    <w:rsid w:val="00C0153A"/>
    <w:rsid w:val="00C0173E"/>
    <w:rsid w:val="00C018BB"/>
    <w:rsid w:val="00C01B5E"/>
    <w:rsid w:val="00C01F2F"/>
    <w:rsid w:val="00C02AF1"/>
    <w:rsid w:val="00C03192"/>
    <w:rsid w:val="00C034B4"/>
    <w:rsid w:val="00C03A04"/>
    <w:rsid w:val="00C03A37"/>
    <w:rsid w:val="00C0452B"/>
    <w:rsid w:val="00C0491E"/>
    <w:rsid w:val="00C05480"/>
    <w:rsid w:val="00C06728"/>
    <w:rsid w:val="00C10133"/>
    <w:rsid w:val="00C10CD3"/>
    <w:rsid w:val="00C115F0"/>
    <w:rsid w:val="00C118F8"/>
    <w:rsid w:val="00C12A3E"/>
    <w:rsid w:val="00C13128"/>
    <w:rsid w:val="00C1476C"/>
    <w:rsid w:val="00C15C1F"/>
    <w:rsid w:val="00C163B9"/>
    <w:rsid w:val="00C1712E"/>
    <w:rsid w:val="00C17545"/>
    <w:rsid w:val="00C20C5E"/>
    <w:rsid w:val="00C20EC3"/>
    <w:rsid w:val="00C21A26"/>
    <w:rsid w:val="00C21BAD"/>
    <w:rsid w:val="00C21C4F"/>
    <w:rsid w:val="00C21D76"/>
    <w:rsid w:val="00C22534"/>
    <w:rsid w:val="00C228D9"/>
    <w:rsid w:val="00C22BC8"/>
    <w:rsid w:val="00C25222"/>
    <w:rsid w:val="00C2526E"/>
    <w:rsid w:val="00C253E3"/>
    <w:rsid w:val="00C2618C"/>
    <w:rsid w:val="00C26EC3"/>
    <w:rsid w:val="00C30A1A"/>
    <w:rsid w:val="00C31948"/>
    <w:rsid w:val="00C32A16"/>
    <w:rsid w:val="00C32D4E"/>
    <w:rsid w:val="00C330BB"/>
    <w:rsid w:val="00C3404A"/>
    <w:rsid w:val="00C3437B"/>
    <w:rsid w:val="00C349ED"/>
    <w:rsid w:val="00C3529B"/>
    <w:rsid w:val="00C35856"/>
    <w:rsid w:val="00C35921"/>
    <w:rsid w:val="00C3602C"/>
    <w:rsid w:val="00C37833"/>
    <w:rsid w:val="00C37FBD"/>
    <w:rsid w:val="00C41DDD"/>
    <w:rsid w:val="00C42D8F"/>
    <w:rsid w:val="00C46A9A"/>
    <w:rsid w:val="00C50567"/>
    <w:rsid w:val="00C516F1"/>
    <w:rsid w:val="00C51785"/>
    <w:rsid w:val="00C51A58"/>
    <w:rsid w:val="00C51DDC"/>
    <w:rsid w:val="00C53D34"/>
    <w:rsid w:val="00C53DA5"/>
    <w:rsid w:val="00C53ED4"/>
    <w:rsid w:val="00C54807"/>
    <w:rsid w:val="00C54FE5"/>
    <w:rsid w:val="00C55DB5"/>
    <w:rsid w:val="00C56190"/>
    <w:rsid w:val="00C5652D"/>
    <w:rsid w:val="00C5675A"/>
    <w:rsid w:val="00C56BE3"/>
    <w:rsid w:val="00C57068"/>
    <w:rsid w:val="00C57451"/>
    <w:rsid w:val="00C57AC9"/>
    <w:rsid w:val="00C63938"/>
    <w:rsid w:val="00C63E50"/>
    <w:rsid w:val="00C643C6"/>
    <w:rsid w:val="00C645FE"/>
    <w:rsid w:val="00C64980"/>
    <w:rsid w:val="00C65203"/>
    <w:rsid w:val="00C65B6D"/>
    <w:rsid w:val="00C66145"/>
    <w:rsid w:val="00C66351"/>
    <w:rsid w:val="00C70462"/>
    <w:rsid w:val="00C705C6"/>
    <w:rsid w:val="00C70786"/>
    <w:rsid w:val="00C70790"/>
    <w:rsid w:val="00C71667"/>
    <w:rsid w:val="00C71C44"/>
    <w:rsid w:val="00C71FB6"/>
    <w:rsid w:val="00C725A5"/>
    <w:rsid w:val="00C7277A"/>
    <w:rsid w:val="00C72CFA"/>
    <w:rsid w:val="00C74159"/>
    <w:rsid w:val="00C742EB"/>
    <w:rsid w:val="00C743D9"/>
    <w:rsid w:val="00C74BA0"/>
    <w:rsid w:val="00C74E48"/>
    <w:rsid w:val="00C75B0F"/>
    <w:rsid w:val="00C7645F"/>
    <w:rsid w:val="00C76668"/>
    <w:rsid w:val="00C804D8"/>
    <w:rsid w:val="00C8072D"/>
    <w:rsid w:val="00C807A5"/>
    <w:rsid w:val="00C81874"/>
    <w:rsid w:val="00C82068"/>
    <w:rsid w:val="00C82E8F"/>
    <w:rsid w:val="00C834F5"/>
    <w:rsid w:val="00C837CA"/>
    <w:rsid w:val="00C84A77"/>
    <w:rsid w:val="00C85245"/>
    <w:rsid w:val="00C85A7A"/>
    <w:rsid w:val="00C86642"/>
    <w:rsid w:val="00C86C5F"/>
    <w:rsid w:val="00C86D3B"/>
    <w:rsid w:val="00C86F6C"/>
    <w:rsid w:val="00C86FC5"/>
    <w:rsid w:val="00C87420"/>
    <w:rsid w:val="00C87D11"/>
    <w:rsid w:val="00C9044C"/>
    <w:rsid w:val="00C90B36"/>
    <w:rsid w:val="00C91BB1"/>
    <w:rsid w:val="00C928FA"/>
    <w:rsid w:val="00C92E8F"/>
    <w:rsid w:val="00C93104"/>
    <w:rsid w:val="00C935C3"/>
    <w:rsid w:val="00C93738"/>
    <w:rsid w:val="00C94008"/>
    <w:rsid w:val="00C941D7"/>
    <w:rsid w:val="00C94648"/>
    <w:rsid w:val="00C94864"/>
    <w:rsid w:val="00C94B27"/>
    <w:rsid w:val="00C94C65"/>
    <w:rsid w:val="00C94E79"/>
    <w:rsid w:val="00C95418"/>
    <w:rsid w:val="00C9558F"/>
    <w:rsid w:val="00C95D76"/>
    <w:rsid w:val="00C96854"/>
    <w:rsid w:val="00C96B48"/>
    <w:rsid w:val="00C96CD5"/>
    <w:rsid w:val="00C97057"/>
    <w:rsid w:val="00CA0233"/>
    <w:rsid w:val="00CA1711"/>
    <w:rsid w:val="00CA1C4E"/>
    <w:rsid w:val="00CA1C64"/>
    <w:rsid w:val="00CA1ED1"/>
    <w:rsid w:val="00CA1F9A"/>
    <w:rsid w:val="00CA2E33"/>
    <w:rsid w:val="00CA2F0E"/>
    <w:rsid w:val="00CA3D5F"/>
    <w:rsid w:val="00CA41BC"/>
    <w:rsid w:val="00CA44AF"/>
    <w:rsid w:val="00CA4545"/>
    <w:rsid w:val="00CA49AA"/>
    <w:rsid w:val="00CA4AC6"/>
    <w:rsid w:val="00CA5058"/>
    <w:rsid w:val="00CA5C4C"/>
    <w:rsid w:val="00CA5E1E"/>
    <w:rsid w:val="00CA5F4A"/>
    <w:rsid w:val="00CA63D2"/>
    <w:rsid w:val="00CB0308"/>
    <w:rsid w:val="00CB08FB"/>
    <w:rsid w:val="00CB0FB8"/>
    <w:rsid w:val="00CB1B51"/>
    <w:rsid w:val="00CB1C51"/>
    <w:rsid w:val="00CB22F6"/>
    <w:rsid w:val="00CB32BA"/>
    <w:rsid w:val="00CB352D"/>
    <w:rsid w:val="00CB3686"/>
    <w:rsid w:val="00CB477C"/>
    <w:rsid w:val="00CB516C"/>
    <w:rsid w:val="00CB5530"/>
    <w:rsid w:val="00CB5797"/>
    <w:rsid w:val="00CB59AC"/>
    <w:rsid w:val="00CB5D2D"/>
    <w:rsid w:val="00CB6800"/>
    <w:rsid w:val="00CB6AB5"/>
    <w:rsid w:val="00CB6F0E"/>
    <w:rsid w:val="00CB7F13"/>
    <w:rsid w:val="00CC0309"/>
    <w:rsid w:val="00CC08DD"/>
    <w:rsid w:val="00CC1077"/>
    <w:rsid w:val="00CC117A"/>
    <w:rsid w:val="00CC1351"/>
    <w:rsid w:val="00CC1366"/>
    <w:rsid w:val="00CC3936"/>
    <w:rsid w:val="00CC3EAC"/>
    <w:rsid w:val="00CC4161"/>
    <w:rsid w:val="00CC47AC"/>
    <w:rsid w:val="00CC4961"/>
    <w:rsid w:val="00CC56AA"/>
    <w:rsid w:val="00CC64E9"/>
    <w:rsid w:val="00CC6516"/>
    <w:rsid w:val="00CC6BCF"/>
    <w:rsid w:val="00CC79B8"/>
    <w:rsid w:val="00CD01F2"/>
    <w:rsid w:val="00CD0895"/>
    <w:rsid w:val="00CD1236"/>
    <w:rsid w:val="00CD19DF"/>
    <w:rsid w:val="00CD2065"/>
    <w:rsid w:val="00CD254A"/>
    <w:rsid w:val="00CD4158"/>
    <w:rsid w:val="00CD443F"/>
    <w:rsid w:val="00CD5DAC"/>
    <w:rsid w:val="00CD6B88"/>
    <w:rsid w:val="00CD6FDF"/>
    <w:rsid w:val="00CD7C95"/>
    <w:rsid w:val="00CE0265"/>
    <w:rsid w:val="00CE09E2"/>
    <w:rsid w:val="00CE167E"/>
    <w:rsid w:val="00CE25FD"/>
    <w:rsid w:val="00CE26B7"/>
    <w:rsid w:val="00CE2F0B"/>
    <w:rsid w:val="00CE3F01"/>
    <w:rsid w:val="00CE421A"/>
    <w:rsid w:val="00CE4B45"/>
    <w:rsid w:val="00CE6101"/>
    <w:rsid w:val="00CE6662"/>
    <w:rsid w:val="00CE6BAC"/>
    <w:rsid w:val="00CE6D0B"/>
    <w:rsid w:val="00CE7254"/>
    <w:rsid w:val="00CE7B31"/>
    <w:rsid w:val="00CF0394"/>
    <w:rsid w:val="00CF100D"/>
    <w:rsid w:val="00CF1707"/>
    <w:rsid w:val="00CF2D3A"/>
    <w:rsid w:val="00CF2D6B"/>
    <w:rsid w:val="00CF335F"/>
    <w:rsid w:val="00CF388D"/>
    <w:rsid w:val="00CF390D"/>
    <w:rsid w:val="00CF3A2A"/>
    <w:rsid w:val="00CF3B5B"/>
    <w:rsid w:val="00CF4C57"/>
    <w:rsid w:val="00CF5365"/>
    <w:rsid w:val="00CF5E5B"/>
    <w:rsid w:val="00CF5E97"/>
    <w:rsid w:val="00CF6A92"/>
    <w:rsid w:val="00CF6B93"/>
    <w:rsid w:val="00CF6FB2"/>
    <w:rsid w:val="00CF7181"/>
    <w:rsid w:val="00CF799C"/>
    <w:rsid w:val="00D00356"/>
    <w:rsid w:val="00D00A38"/>
    <w:rsid w:val="00D01FEA"/>
    <w:rsid w:val="00D026C1"/>
    <w:rsid w:val="00D03B30"/>
    <w:rsid w:val="00D03E43"/>
    <w:rsid w:val="00D0466A"/>
    <w:rsid w:val="00D052BB"/>
    <w:rsid w:val="00D05DA1"/>
    <w:rsid w:val="00D0618B"/>
    <w:rsid w:val="00D0730B"/>
    <w:rsid w:val="00D07436"/>
    <w:rsid w:val="00D106EC"/>
    <w:rsid w:val="00D10704"/>
    <w:rsid w:val="00D1097B"/>
    <w:rsid w:val="00D10B53"/>
    <w:rsid w:val="00D1123E"/>
    <w:rsid w:val="00D12036"/>
    <w:rsid w:val="00D1271E"/>
    <w:rsid w:val="00D12A6B"/>
    <w:rsid w:val="00D13122"/>
    <w:rsid w:val="00D1337E"/>
    <w:rsid w:val="00D13686"/>
    <w:rsid w:val="00D13761"/>
    <w:rsid w:val="00D1448C"/>
    <w:rsid w:val="00D1454D"/>
    <w:rsid w:val="00D14744"/>
    <w:rsid w:val="00D14FDE"/>
    <w:rsid w:val="00D1677F"/>
    <w:rsid w:val="00D167DB"/>
    <w:rsid w:val="00D16CAF"/>
    <w:rsid w:val="00D17010"/>
    <w:rsid w:val="00D2129A"/>
    <w:rsid w:val="00D24685"/>
    <w:rsid w:val="00D2490F"/>
    <w:rsid w:val="00D24EDA"/>
    <w:rsid w:val="00D25A7E"/>
    <w:rsid w:val="00D26586"/>
    <w:rsid w:val="00D31008"/>
    <w:rsid w:val="00D31AB7"/>
    <w:rsid w:val="00D3244D"/>
    <w:rsid w:val="00D326E6"/>
    <w:rsid w:val="00D336DF"/>
    <w:rsid w:val="00D3451E"/>
    <w:rsid w:val="00D348FD"/>
    <w:rsid w:val="00D354B2"/>
    <w:rsid w:val="00D35CBB"/>
    <w:rsid w:val="00D35E4E"/>
    <w:rsid w:val="00D3630D"/>
    <w:rsid w:val="00D36E77"/>
    <w:rsid w:val="00D3724E"/>
    <w:rsid w:val="00D37834"/>
    <w:rsid w:val="00D40FFC"/>
    <w:rsid w:val="00D410D0"/>
    <w:rsid w:val="00D41FA9"/>
    <w:rsid w:val="00D42277"/>
    <w:rsid w:val="00D4237B"/>
    <w:rsid w:val="00D4304E"/>
    <w:rsid w:val="00D435B4"/>
    <w:rsid w:val="00D43E6F"/>
    <w:rsid w:val="00D442D6"/>
    <w:rsid w:val="00D445A1"/>
    <w:rsid w:val="00D44FD7"/>
    <w:rsid w:val="00D45A3E"/>
    <w:rsid w:val="00D45B1E"/>
    <w:rsid w:val="00D46369"/>
    <w:rsid w:val="00D4657F"/>
    <w:rsid w:val="00D474ED"/>
    <w:rsid w:val="00D4777F"/>
    <w:rsid w:val="00D507D9"/>
    <w:rsid w:val="00D50EF0"/>
    <w:rsid w:val="00D50F54"/>
    <w:rsid w:val="00D5122A"/>
    <w:rsid w:val="00D515C9"/>
    <w:rsid w:val="00D5191C"/>
    <w:rsid w:val="00D51A67"/>
    <w:rsid w:val="00D52083"/>
    <w:rsid w:val="00D520FA"/>
    <w:rsid w:val="00D5242D"/>
    <w:rsid w:val="00D524F2"/>
    <w:rsid w:val="00D5268E"/>
    <w:rsid w:val="00D5293B"/>
    <w:rsid w:val="00D52B27"/>
    <w:rsid w:val="00D54293"/>
    <w:rsid w:val="00D544B2"/>
    <w:rsid w:val="00D54AFD"/>
    <w:rsid w:val="00D54C0A"/>
    <w:rsid w:val="00D56455"/>
    <w:rsid w:val="00D56A69"/>
    <w:rsid w:val="00D56B0E"/>
    <w:rsid w:val="00D571A1"/>
    <w:rsid w:val="00D572E1"/>
    <w:rsid w:val="00D57B05"/>
    <w:rsid w:val="00D60D5C"/>
    <w:rsid w:val="00D614CD"/>
    <w:rsid w:val="00D61D26"/>
    <w:rsid w:val="00D61E1E"/>
    <w:rsid w:val="00D6214B"/>
    <w:rsid w:val="00D621C4"/>
    <w:rsid w:val="00D63CC8"/>
    <w:rsid w:val="00D63FE2"/>
    <w:rsid w:val="00D645B3"/>
    <w:rsid w:val="00D65360"/>
    <w:rsid w:val="00D669A9"/>
    <w:rsid w:val="00D66A99"/>
    <w:rsid w:val="00D67B54"/>
    <w:rsid w:val="00D67CB2"/>
    <w:rsid w:val="00D707D9"/>
    <w:rsid w:val="00D709DC"/>
    <w:rsid w:val="00D70A64"/>
    <w:rsid w:val="00D70E03"/>
    <w:rsid w:val="00D7189B"/>
    <w:rsid w:val="00D72676"/>
    <w:rsid w:val="00D72986"/>
    <w:rsid w:val="00D72B50"/>
    <w:rsid w:val="00D73697"/>
    <w:rsid w:val="00D73A61"/>
    <w:rsid w:val="00D73D61"/>
    <w:rsid w:val="00D74451"/>
    <w:rsid w:val="00D74F51"/>
    <w:rsid w:val="00D74FF9"/>
    <w:rsid w:val="00D75E9C"/>
    <w:rsid w:val="00D765ED"/>
    <w:rsid w:val="00D770FE"/>
    <w:rsid w:val="00D772EE"/>
    <w:rsid w:val="00D7762B"/>
    <w:rsid w:val="00D77C29"/>
    <w:rsid w:val="00D8082B"/>
    <w:rsid w:val="00D81550"/>
    <w:rsid w:val="00D8159A"/>
    <w:rsid w:val="00D8177C"/>
    <w:rsid w:val="00D817A3"/>
    <w:rsid w:val="00D817BB"/>
    <w:rsid w:val="00D81DC5"/>
    <w:rsid w:val="00D8226A"/>
    <w:rsid w:val="00D824C5"/>
    <w:rsid w:val="00D82E4A"/>
    <w:rsid w:val="00D8310B"/>
    <w:rsid w:val="00D83279"/>
    <w:rsid w:val="00D83287"/>
    <w:rsid w:val="00D833EC"/>
    <w:rsid w:val="00D834A7"/>
    <w:rsid w:val="00D83C12"/>
    <w:rsid w:val="00D84077"/>
    <w:rsid w:val="00D843EE"/>
    <w:rsid w:val="00D8476E"/>
    <w:rsid w:val="00D84AB9"/>
    <w:rsid w:val="00D86682"/>
    <w:rsid w:val="00D879F0"/>
    <w:rsid w:val="00D87EC3"/>
    <w:rsid w:val="00D90101"/>
    <w:rsid w:val="00D908D6"/>
    <w:rsid w:val="00D90A7C"/>
    <w:rsid w:val="00D90DB3"/>
    <w:rsid w:val="00D917B3"/>
    <w:rsid w:val="00D91C09"/>
    <w:rsid w:val="00D91F10"/>
    <w:rsid w:val="00D91F77"/>
    <w:rsid w:val="00D92854"/>
    <w:rsid w:val="00D92AAD"/>
    <w:rsid w:val="00D92D3E"/>
    <w:rsid w:val="00D9332B"/>
    <w:rsid w:val="00D93662"/>
    <w:rsid w:val="00D9555F"/>
    <w:rsid w:val="00D95A5D"/>
    <w:rsid w:val="00D967D8"/>
    <w:rsid w:val="00D9761B"/>
    <w:rsid w:val="00D97760"/>
    <w:rsid w:val="00DA077F"/>
    <w:rsid w:val="00DA0852"/>
    <w:rsid w:val="00DA08A3"/>
    <w:rsid w:val="00DA0AB3"/>
    <w:rsid w:val="00DA0FBF"/>
    <w:rsid w:val="00DA137B"/>
    <w:rsid w:val="00DA18A2"/>
    <w:rsid w:val="00DA231D"/>
    <w:rsid w:val="00DA2667"/>
    <w:rsid w:val="00DA32CB"/>
    <w:rsid w:val="00DA3A81"/>
    <w:rsid w:val="00DA3CAB"/>
    <w:rsid w:val="00DA3F27"/>
    <w:rsid w:val="00DA41B0"/>
    <w:rsid w:val="00DA4DC4"/>
    <w:rsid w:val="00DA6966"/>
    <w:rsid w:val="00DB0D96"/>
    <w:rsid w:val="00DB33EF"/>
    <w:rsid w:val="00DB384C"/>
    <w:rsid w:val="00DB39D7"/>
    <w:rsid w:val="00DB3D84"/>
    <w:rsid w:val="00DB3EE9"/>
    <w:rsid w:val="00DB4D79"/>
    <w:rsid w:val="00DB4F1C"/>
    <w:rsid w:val="00DB50F0"/>
    <w:rsid w:val="00DB54A1"/>
    <w:rsid w:val="00DB55E8"/>
    <w:rsid w:val="00DB5CEB"/>
    <w:rsid w:val="00DB5EAA"/>
    <w:rsid w:val="00DB64AA"/>
    <w:rsid w:val="00DB687C"/>
    <w:rsid w:val="00DB6E63"/>
    <w:rsid w:val="00DB7818"/>
    <w:rsid w:val="00DC0BEB"/>
    <w:rsid w:val="00DC124C"/>
    <w:rsid w:val="00DC128B"/>
    <w:rsid w:val="00DC143F"/>
    <w:rsid w:val="00DC1D67"/>
    <w:rsid w:val="00DC2272"/>
    <w:rsid w:val="00DC2717"/>
    <w:rsid w:val="00DC3525"/>
    <w:rsid w:val="00DC4A21"/>
    <w:rsid w:val="00DC4DEB"/>
    <w:rsid w:val="00DC5038"/>
    <w:rsid w:val="00DC5304"/>
    <w:rsid w:val="00DC56CE"/>
    <w:rsid w:val="00DC5DD8"/>
    <w:rsid w:val="00DC60E8"/>
    <w:rsid w:val="00DC648F"/>
    <w:rsid w:val="00DC64B7"/>
    <w:rsid w:val="00DC689C"/>
    <w:rsid w:val="00DD01BF"/>
    <w:rsid w:val="00DD041C"/>
    <w:rsid w:val="00DD0514"/>
    <w:rsid w:val="00DD0942"/>
    <w:rsid w:val="00DD18B0"/>
    <w:rsid w:val="00DD1A48"/>
    <w:rsid w:val="00DD203C"/>
    <w:rsid w:val="00DD2577"/>
    <w:rsid w:val="00DD2821"/>
    <w:rsid w:val="00DD2EBF"/>
    <w:rsid w:val="00DD455D"/>
    <w:rsid w:val="00DD596A"/>
    <w:rsid w:val="00DD5B27"/>
    <w:rsid w:val="00DD5F05"/>
    <w:rsid w:val="00DD5F60"/>
    <w:rsid w:val="00DD624D"/>
    <w:rsid w:val="00DD62AC"/>
    <w:rsid w:val="00DD64B6"/>
    <w:rsid w:val="00DD7CCC"/>
    <w:rsid w:val="00DD7DD0"/>
    <w:rsid w:val="00DD7F34"/>
    <w:rsid w:val="00DE141C"/>
    <w:rsid w:val="00DE1DA6"/>
    <w:rsid w:val="00DE26F1"/>
    <w:rsid w:val="00DE2C06"/>
    <w:rsid w:val="00DE2C42"/>
    <w:rsid w:val="00DE31B8"/>
    <w:rsid w:val="00DE33E9"/>
    <w:rsid w:val="00DE34AF"/>
    <w:rsid w:val="00DE4539"/>
    <w:rsid w:val="00DE4940"/>
    <w:rsid w:val="00DE4D1A"/>
    <w:rsid w:val="00DE4D63"/>
    <w:rsid w:val="00DE4E89"/>
    <w:rsid w:val="00DE50E7"/>
    <w:rsid w:val="00DE5DF7"/>
    <w:rsid w:val="00DE5E1B"/>
    <w:rsid w:val="00DE5EEE"/>
    <w:rsid w:val="00DE74A0"/>
    <w:rsid w:val="00DE7E90"/>
    <w:rsid w:val="00DF0575"/>
    <w:rsid w:val="00DF1418"/>
    <w:rsid w:val="00DF2492"/>
    <w:rsid w:val="00DF2A19"/>
    <w:rsid w:val="00DF33AC"/>
    <w:rsid w:val="00DF4FFA"/>
    <w:rsid w:val="00DF61FC"/>
    <w:rsid w:val="00DF64A9"/>
    <w:rsid w:val="00E00251"/>
    <w:rsid w:val="00E003D6"/>
    <w:rsid w:val="00E00B9E"/>
    <w:rsid w:val="00E01098"/>
    <w:rsid w:val="00E0209E"/>
    <w:rsid w:val="00E02348"/>
    <w:rsid w:val="00E025CC"/>
    <w:rsid w:val="00E03A4D"/>
    <w:rsid w:val="00E04419"/>
    <w:rsid w:val="00E045E3"/>
    <w:rsid w:val="00E04979"/>
    <w:rsid w:val="00E04DB1"/>
    <w:rsid w:val="00E056BB"/>
    <w:rsid w:val="00E063B3"/>
    <w:rsid w:val="00E077E1"/>
    <w:rsid w:val="00E078C6"/>
    <w:rsid w:val="00E1198E"/>
    <w:rsid w:val="00E11EFB"/>
    <w:rsid w:val="00E1247E"/>
    <w:rsid w:val="00E12882"/>
    <w:rsid w:val="00E14079"/>
    <w:rsid w:val="00E14109"/>
    <w:rsid w:val="00E14392"/>
    <w:rsid w:val="00E14F8F"/>
    <w:rsid w:val="00E1533A"/>
    <w:rsid w:val="00E15A12"/>
    <w:rsid w:val="00E15F67"/>
    <w:rsid w:val="00E16A61"/>
    <w:rsid w:val="00E20610"/>
    <w:rsid w:val="00E21641"/>
    <w:rsid w:val="00E21682"/>
    <w:rsid w:val="00E21FD7"/>
    <w:rsid w:val="00E2207F"/>
    <w:rsid w:val="00E22153"/>
    <w:rsid w:val="00E2263C"/>
    <w:rsid w:val="00E228E5"/>
    <w:rsid w:val="00E234C1"/>
    <w:rsid w:val="00E23688"/>
    <w:rsid w:val="00E23A34"/>
    <w:rsid w:val="00E23B48"/>
    <w:rsid w:val="00E23D2D"/>
    <w:rsid w:val="00E23E5F"/>
    <w:rsid w:val="00E24879"/>
    <w:rsid w:val="00E2502F"/>
    <w:rsid w:val="00E25845"/>
    <w:rsid w:val="00E27D56"/>
    <w:rsid w:val="00E304C9"/>
    <w:rsid w:val="00E3076D"/>
    <w:rsid w:val="00E30EE9"/>
    <w:rsid w:val="00E31DAB"/>
    <w:rsid w:val="00E31FDD"/>
    <w:rsid w:val="00E32294"/>
    <w:rsid w:val="00E333CD"/>
    <w:rsid w:val="00E33677"/>
    <w:rsid w:val="00E3430F"/>
    <w:rsid w:val="00E3466C"/>
    <w:rsid w:val="00E34A02"/>
    <w:rsid w:val="00E34AC4"/>
    <w:rsid w:val="00E35B21"/>
    <w:rsid w:val="00E36206"/>
    <w:rsid w:val="00E36845"/>
    <w:rsid w:val="00E369F9"/>
    <w:rsid w:val="00E36C28"/>
    <w:rsid w:val="00E40A04"/>
    <w:rsid w:val="00E40C40"/>
    <w:rsid w:val="00E423F5"/>
    <w:rsid w:val="00E43158"/>
    <w:rsid w:val="00E442C5"/>
    <w:rsid w:val="00E445FD"/>
    <w:rsid w:val="00E446E3"/>
    <w:rsid w:val="00E4488A"/>
    <w:rsid w:val="00E456B4"/>
    <w:rsid w:val="00E464AA"/>
    <w:rsid w:val="00E4675F"/>
    <w:rsid w:val="00E46A28"/>
    <w:rsid w:val="00E46C7B"/>
    <w:rsid w:val="00E46DC6"/>
    <w:rsid w:val="00E47ACD"/>
    <w:rsid w:val="00E47AD8"/>
    <w:rsid w:val="00E47D87"/>
    <w:rsid w:val="00E50152"/>
    <w:rsid w:val="00E5066E"/>
    <w:rsid w:val="00E50B79"/>
    <w:rsid w:val="00E50E4C"/>
    <w:rsid w:val="00E50E6D"/>
    <w:rsid w:val="00E512AD"/>
    <w:rsid w:val="00E524F2"/>
    <w:rsid w:val="00E5274E"/>
    <w:rsid w:val="00E52D18"/>
    <w:rsid w:val="00E52DCE"/>
    <w:rsid w:val="00E53102"/>
    <w:rsid w:val="00E53705"/>
    <w:rsid w:val="00E53BF3"/>
    <w:rsid w:val="00E53EAE"/>
    <w:rsid w:val="00E54565"/>
    <w:rsid w:val="00E54958"/>
    <w:rsid w:val="00E54C98"/>
    <w:rsid w:val="00E55E43"/>
    <w:rsid w:val="00E5607D"/>
    <w:rsid w:val="00E5695F"/>
    <w:rsid w:val="00E56BA9"/>
    <w:rsid w:val="00E56FC0"/>
    <w:rsid w:val="00E5722A"/>
    <w:rsid w:val="00E572A6"/>
    <w:rsid w:val="00E573F6"/>
    <w:rsid w:val="00E57A96"/>
    <w:rsid w:val="00E57BBB"/>
    <w:rsid w:val="00E603B9"/>
    <w:rsid w:val="00E609EC"/>
    <w:rsid w:val="00E60AE1"/>
    <w:rsid w:val="00E60E73"/>
    <w:rsid w:val="00E61398"/>
    <w:rsid w:val="00E619B5"/>
    <w:rsid w:val="00E62CDF"/>
    <w:rsid w:val="00E6324D"/>
    <w:rsid w:val="00E6333E"/>
    <w:rsid w:val="00E6359E"/>
    <w:rsid w:val="00E6426B"/>
    <w:rsid w:val="00E64B4C"/>
    <w:rsid w:val="00E64D9A"/>
    <w:rsid w:val="00E659FB"/>
    <w:rsid w:val="00E65F88"/>
    <w:rsid w:val="00E663CD"/>
    <w:rsid w:val="00E66B6A"/>
    <w:rsid w:val="00E66C40"/>
    <w:rsid w:val="00E67310"/>
    <w:rsid w:val="00E676D1"/>
    <w:rsid w:val="00E7017B"/>
    <w:rsid w:val="00E70A23"/>
    <w:rsid w:val="00E70C6E"/>
    <w:rsid w:val="00E7167B"/>
    <w:rsid w:val="00E71797"/>
    <w:rsid w:val="00E7216C"/>
    <w:rsid w:val="00E72444"/>
    <w:rsid w:val="00E72604"/>
    <w:rsid w:val="00E72A9E"/>
    <w:rsid w:val="00E73730"/>
    <w:rsid w:val="00E73970"/>
    <w:rsid w:val="00E739DD"/>
    <w:rsid w:val="00E73AD6"/>
    <w:rsid w:val="00E73CFA"/>
    <w:rsid w:val="00E74498"/>
    <w:rsid w:val="00E76559"/>
    <w:rsid w:val="00E77107"/>
    <w:rsid w:val="00E77902"/>
    <w:rsid w:val="00E80589"/>
    <w:rsid w:val="00E81B13"/>
    <w:rsid w:val="00E83274"/>
    <w:rsid w:val="00E8356E"/>
    <w:rsid w:val="00E83786"/>
    <w:rsid w:val="00E83F25"/>
    <w:rsid w:val="00E84125"/>
    <w:rsid w:val="00E8414B"/>
    <w:rsid w:val="00E84646"/>
    <w:rsid w:val="00E85D10"/>
    <w:rsid w:val="00E85E32"/>
    <w:rsid w:val="00E863B9"/>
    <w:rsid w:val="00E8647A"/>
    <w:rsid w:val="00E86886"/>
    <w:rsid w:val="00E86DA9"/>
    <w:rsid w:val="00E87669"/>
    <w:rsid w:val="00E87871"/>
    <w:rsid w:val="00E87C84"/>
    <w:rsid w:val="00E87E44"/>
    <w:rsid w:val="00E87E4A"/>
    <w:rsid w:val="00E90C7C"/>
    <w:rsid w:val="00E91075"/>
    <w:rsid w:val="00E91135"/>
    <w:rsid w:val="00E91473"/>
    <w:rsid w:val="00E91757"/>
    <w:rsid w:val="00E91831"/>
    <w:rsid w:val="00E92546"/>
    <w:rsid w:val="00E92B07"/>
    <w:rsid w:val="00E92FF6"/>
    <w:rsid w:val="00E933F9"/>
    <w:rsid w:val="00E94F4C"/>
    <w:rsid w:val="00E96FC9"/>
    <w:rsid w:val="00E976B3"/>
    <w:rsid w:val="00E97F14"/>
    <w:rsid w:val="00E97F5A"/>
    <w:rsid w:val="00EA07DF"/>
    <w:rsid w:val="00EA0E8B"/>
    <w:rsid w:val="00EA0F8F"/>
    <w:rsid w:val="00EA288E"/>
    <w:rsid w:val="00EA30FB"/>
    <w:rsid w:val="00EA333C"/>
    <w:rsid w:val="00EA3C95"/>
    <w:rsid w:val="00EA400E"/>
    <w:rsid w:val="00EA4353"/>
    <w:rsid w:val="00EA4C37"/>
    <w:rsid w:val="00EA5320"/>
    <w:rsid w:val="00EA57BA"/>
    <w:rsid w:val="00EA5F5F"/>
    <w:rsid w:val="00EA72CF"/>
    <w:rsid w:val="00EA735C"/>
    <w:rsid w:val="00EA73FB"/>
    <w:rsid w:val="00EA759A"/>
    <w:rsid w:val="00EA7608"/>
    <w:rsid w:val="00EA76D8"/>
    <w:rsid w:val="00EA791D"/>
    <w:rsid w:val="00EA7D76"/>
    <w:rsid w:val="00EB03F1"/>
    <w:rsid w:val="00EB0E96"/>
    <w:rsid w:val="00EB0EB9"/>
    <w:rsid w:val="00EB1081"/>
    <w:rsid w:val="00EB1B70"/>
    <w:rsid w:val="00EB1C85"/>
    <w:rsid w:val="00EB2D14"/>
    <w:rsid w:val="00EB34EA"/>
    <w:rsid w:val="00EB3DF4"/>
    <w:rsid w:val="00EB3DFC"/>
    <w:rsid w:val="00EB4946"/>
    <w:rsid w:val="00EB60AF"/>
    <w:rsid w:val="00EB6679"/>
    <w:rsid w:val="00EB6A47"/>
    <w:rsid w:val="00EB6A69"/>
    <w:rsid w:val="00EB6BD0"/>
    <w:rsid w:val="00EB7FC9"/>
    <w:rsid w:val="00EC00D7"/>
    <w:rsid w:val="00EC049C"/>
    <w:rsid w:val="00EC0B1C"/>
    <w:rsid w:val="00EC0BD2"/>
    <w:rsid w:val="00EC2630"/>
    <w:rsid w:val="00EC37F3"/>
    <w:rsid w:val="00EC3D33"/>
    <w:rsid w:val="00EC433F"/>
    <w:rsid w:val="00EC48E3"/>
    <w:rsid w:val="00EC4B5D"/>
    <w:rsid w:val="00EC4E0B"/>
    <w:rsid w:val="00EC500B"/>
    <w:rsid w:val="00EC5553"/>
    <w:rsid w:val="00EC628B"/>
    <w:rsid w:val="00EC64FD"/>
    <w:rsid w:val="00EC6877"/>
    <w:rsid w:val="00EC7D09"/>
    <w:rsid w:val="00EC7E7E"/>
    <w:rsid w:val="00ED090A"/>
    <w:rsid w:val="00ED0B53"/>
    <w:rsid w:val="00ED1C05"/>
    <w:rsid w:val="00ED1F63"/>
    <w:rsid w:val="00ED2DC6"/>
    <w:rsid w:val="00ED3F6A"/>
    <w:rsid w:val="00ED47F3"/>
    <w:rsid w:val="00ED5014"/>
    <w:rsid w:val="00ED50C5"/>
    <w:rsid w:val="00ED5FFE"/>
    <w:rsid w:val="00ED62CB"/>
    <w:rsid w:val="00ED7305"/>
    <w:rsid w:val="00ED731A"/>
    <w:rsid w:val="00ED7E5B"/>
    <w:rsid w:val="00EE0654"/>
    <w:rsid w:val="00EE0B01"/>
    <w:rsid w:val="00EE1442"/>
    <w:rsid w:val="00EE37C8"/>
    <w:rsid w:val="00EE394A"/>
    <w:rsid w:val="00EE3DB6"/>
    <w:rsid w:val="00EE4342"/>
    <w:rsid w:val="00EE5435"/>
    <w:rsid w:val="00EE58E9"/>
    <w:rsid w:val="00EE5E07"/>
    <w:rsid w:val="00EE617B"/>
    <w:rsid w:val="00EE6719"/>
    <w:rsid w:val="00EE702E"/>
    <w:rsid w:val="00EE710D"/>
    <w:rsid w:val="00EE79B4"/>
    <w:rsid w:val="00EE7ABE"/>
    <w:rsid w:val="00EE7D4F"/>
    <w:rsid w:val="00EF0E50"/>
    <w:rsid w:val="00EF1576"/>
    <w:rsid w:val="00EF16F2"/>
    <w:rsid w:val="00EF1DA4"/>
    <w:rsid w:val="00EF22F6"/>
    <w:rsid w:val="00EF2FC9"/>
    <w:rsid w:val="00EF38FC"/>
    <w:rsid w:val="00EF3AD5"/>
    <w:rsid w:val="00EF3E27"/>
    <w:rsid w:val="00EF4E29"/>
    <w:rsid w:val="00EF5739"/>
    <w:rsid w:val="00EF5A0D"/>
    <w:rsid w:val="00EF63F4"/>
    <w:rsid w:val="00EF6B72"/>
    <w:rsid w:val="00EF73C9"/>
    <w:rsid w:val="00F007F0"/>
    <w:rsid w:val="00F016C6"/>
    <w:rsid w:val="00F02131"/>
    <w:rsid w:val="00F023AE"/>
    <w:rsid w:val="00F024FC"/>
    <w:rsid w:val="00F02FA8"/>
    <w:rsid w:val="00F03C58"/>
    <w:rsid w:val="00F03D51"/>
    <w:rsid w:val="00F03F12"/>
    <w:rsid w:val="00F05A26"/>
    <w:rsid w:val="00F063D4"/>
    <w:rsid w:val="00F0651F"/>
    <w:rsid w:val="00F068AF"/>
    <w:rsid w:val="00F06FE0"/>
    <w:rsid w:val="00F071E7"/>
    <w:rsid w:val="00F07216"/>
    <w:rsid w:val="00F07EAC"/>
    <w:rsid w:val="00F105BA"/>
    <w:rsid w:val="00F11908"/>
    <w:rsid w:val="00F128F1"/>
    <w:rsid w:val="00F13EA0"/>
    <w:rsid w:val="00F159D8"/>
    <w:rsid w:val="00F1669E"/>
    <w:rsid w:val="00F16999"/>
    <w:rsid w:val="00F16DE7"/>
    <w:rsid w:val="00F177FF"/>
    <w:rsid w:val="00F17F04"/>
    <w:rsid w:val="00F20311"/>
    <w:rsid w:val="00F20751"/>
    <w:rsid w:val="00F2178D"/>
    <w:rsid w:val="00F217EC"/>
    <w:rsid w:val="00F21C6A"/>
    <w:rsid w:val="00F21F66"/>
    <w:rsid w:val="00F22607"/>
    <w:rsid w:val="00F2283D"/>
    <w:rsid w:val="00F231F7"/>
    <w:rsid w:val="00F23309"/>
    <w:rsid w:val="00F235DE"/>
    <w:rsid w:val="00F2366C"/>
    <w:rsid w:val="00F23944"/>
    <w:rsid w:val="00F241D5"/>
    <w:rsid w:val="00F243D1"/>
    <w:rsid w:val="00F24629"/>
    <w:rsid w:val="00F24BE3"/>
    <w:rsid w:val="00F24C23"/>
    <w:rsid w:val="00F251BE"/>
    <w:rsid w:val="00F26075"/>
    <w:rsid w:val="00F260CD"/>
    <w:rsid w:val="00F26263"/>
    <w:rsid w:val="00F266F1"/>
    <w:rsid w:val="00F26EE5"/>
    <w:rsid w:val="00F277E1"/>
    <w:rsid w:val="00F30126"/>
    <w:rsid w:val="00F30617"/>
    <w:rsid w:val="00F30F75"/>
    <w:rsid w:val="00F32163"/>
    <w:rsid w:val="00F32239"/>
    <w:rsid w:val="00F3267B"/>
    <w:rsid w:val="00F3339C"/>
    <w:rsid w:val="00F33FEE"/>
    <w:rsid w:val="00F3484D"/>
    <w:rsid w:val="00F34C83"/>
    <w:rsid w:val="00F34F21"/>
    <w:rsid w:val="00F354B8"/>
    <w:rsid w:val="00F354C8"/>
    <w:rsid w:val="00F35AF3"/>
    <w:rsid w:val="00F35F87"/>
    <w:rsid w:val="00F3606D"/>
    <w:rsid w:val="00F36857"/>
    <w:rsid w:val="00F36890"/>
    <w:rsid w:val="00F36C60"/>
    <w:rsid w:val="00F37106"/>
    <w:rsid w:val="00F374BC"/>
    <w:rsid w:val="00F37B20"/>
    <w:rsid w:val="00F37E49"/>
    <w:rsid w:val="00F40679"/>
    <w:rsid w:val="00F407D1"/>
    <w:rsid w:val="00F40BF0"/>
    <w:rsid w:val="00F40D65"/>
    <w:rsid w:val="00F40D6E"/>
    <w:rsid w:val="00F40E05"/>
    <w:rsid w:val="00F4247D"/>
    <w:rsid w:val="00F42486"/>
    <w:rsid w:val="00F4370A"/>
    <w:rsid w:val="00F43B98"/>
    <w:rsid w:val="00F43CB6"/>
    <w:rsid w:val="00F44909"/>
    <w:rsid w:val="00F462AE"/>
    <w:rsid w:val="00F46AC4"/>
    <w:rsid w:val="00F50934"/>
    <w:rsid w:val="00F50A6C"/>
    <w:rsid w:val="00F50F52"/>
    <w:rsid w:val="00F511CF"/>
    <w:rsid w:val="00F513EF"/>
    <w:rsid w:val="00F51A5A"/>
    <w:rsid w:val="00F52B1C"/>
    <w:rsid w:val="00F52C71"/>
    <w:rsid w:val="00F52C77"/>
    <w:rsid w:val="00F53721"/>
    <w:rsid w:val="00F53ECF"/>
    <w:rsid w:val="00F54911"/>
    <w:rsid w:val="00F54B8E"/>
    <w:rsid w:val="00F55940"/>
    <w:rsid w:val="00F55EFF"/>
    <w:rsid w:val="00F56740"/>
    <w:rsid w:val="00F56FB3"/>
    <w:rsid w:val="00F60241"/>
    <w:rsid w:val="00F60852"/>
    <w:rsid w:val="00F6131C"/>
    <w:rsid w:val="00F61A3B"/>
    <w:rsid w:val="00F61FE3"/>
    <w:rsid w:val="00F62572"/>
    <w:rsid w:val="00F62FF1"/>
    <w:rsid w:val="00F63E0A"/>
    <w:rsid w:val="00F63E37"/>
    <w:rsid w:val="00F6471A"/>
    <w:rsid w:val="00F64EFC"/>
    <w:rsid w:val="00F65888"/>
    <w:rsid w:val="00F659C7"/>
    <w:rsid w:val="00F67586"/>
    <w:rsid w:val="00F67E4F"/>
    <w:rsid w:val="00F70DCE"/>
    <w:rsid w:val="00F710E6"/>
    <w:rsid w:val="00F7136F"/>
    <w:rsid w:val="00F71C9E"/>
    <w:rsid w:val="00F72BAE"/>
    <w:rsid w:val="00F72D01"/>
    <w:rsid w:val="00F72E96"/>
    <w:rsid w:val="00F74837"/>
    <w:rsid w:val="00F751FF"/>
    <w:rsid w:val="00F75A7E"/>
    <w:rsid w:val="00F7676B"/>
    <w:rsid w:val="00F76EEF"/>
    <w:rsid w:val="00F8021D"/>
    <w:rsid w:val="00F80EE4"/>
    <w:rsid w:val="00F831F6"/>
    <w:rsid w:val="00F834AF"/>
    <w:rsid w:val="00F83E4B"/>
    <w:rsid w:val="00F84B80"/>
    <w:rsid w:val="00F855B8"/>
    <w:rsid w:val="00F85E2C"/>
    <w:rsid w:val="00F8684F"/>
    <w:rsid w:val="00F87700"/>
    <w:rsid w:val="00F87B52"/>
    <w:rsid w:val="00F87FE8"/>
    <w:rsid w:val="00F90041"/>
    <w:rsid w:val="00F9039A"/>
    <w:rsid w:val="00F90E7A"/>
    <w:rsid w:val="00F9106E"/>
    <w:rsid w:val="00F91740"/>
    <w:rsid w:val="00F91A86"/>
    <w:rsid w:val="00F92E8A"/>
    <w:rsid w:val="00F92F0E"/>
    <w:rsid w:val="00F93335"/>
    <w:rsid w:val="00F94252"/>
    <w:rsid w:val="00F9434D"/>
    <w:rsid w:val="00F949F5"/>
    <w:rsid w:val="00F95955"/>
    <w:rsid w:val="00F959A8"/>
    <w:rsid w:val="00F96088"/>
    <w:rsid w:val="00F96156"/>
    <w:rsid w:val="00F961BE"/>
    <w:rsid w:val="00FA02C3"/>
    <w:rsid w:val="00FA04E9"/>
    <w:rsid w:val="00FA0779"/>
    <w:rsid w:val="00FA0DAB"/>
    <w:rsid w:val="00FA26E5"/>
    <w:rsid w:val="00FA2AC6"/>
    <w:rsid w:val="00FA2F33"/>
    <w:rsid w:val="00FA3594"/>
    <w:rsid w:val="00FA4C60"/>
    <w:rsid w:val="00FA4D1E"/>
    <w:rsid w:val="00FA5778"/>
    <w:rsid w:val="00FA5806"/>
    <w:rsid w:val="00FA581D"/>
    <w:rsid w:val="00FA6BB8"/>
    <w:rsid w:val="00FA7B91"/>
    <w:rsid w:val="00FA7FE4"/>
    <w:rsid w:val="00FB152C"/>
    <w:rsid w:val="00FB20AF"/>
    <w:rsid w:val="00FB229B"/>
    <w:rsid w:val="00FB2E91"/>
    <w:rsid w:val="00FB32FA"/>
    <w:rsid w:val="00FB3CEF"/>
    <w:rsid w:val="00FB4088"/>
    <w:rsid w:val="00FB413D"/>
    <w:rsid w:val="00FB4748"/>
    <w:rsid w:val="00FB5286"/>
    <w:rsid w:val="00FB54B2"/>
    <w:rsid w:val="00FB715C"/>
    <w:rsid w:val="00FB7831"/>
    <w:rsid w:val="00FB7985"/>
    <w:rsid w:val="00FB7DAD"/>
    <w:rsid w:val="00FC0216"/>
    <w:rsid w:val="00FC06A4"/>
    <w:rsid w:val="00FC1156"/>
    <w:rsid w:val="00FC16CC"/>
    <w:rsid w:val="00FC254D"/>
    <w:rsid w:val="00FC2BA8"/>
    <w:rsid w:val="00FC2E6C"/>
    <w:rsid w:val="00FC2FA6"/>
    <w:rsid w:val="00FC32BC"/>
    <w:rsid w:val="00FC58FA"/>
    <w:rsid w:val="00FC5DD3"/>
    <w:rsid w:val="00FC5FFF"/>
    <w:rsid w:val="00FC672D"/>
    <w:rsid w:val="00FC6AD8"/>
    <w:rsid w:val="00FC6C46"/>
    <w:rsid w:val="00FC7B0B"/>
    <w:rsid w:val="00FC7C57"/>
    <w:rsid w:val="00FC7FA0"/>
    <w:rsid w:val="00FD125E"/>
    <w:rsid w:val="00FD2ECA"/>
    <w:rsid w:val="00FD39D9"/>
    <w:rsid w:val="00FD3D50"/>
    <w:rsid w:val="00FD48A2"/>
    <w:rsid w:val="00FD5B9C"/>
    <w:rsid w:val="00FD634A"/>
    <w:rsid w:val="00FD6477"/>
    <w:rsid w:val="00FD69FE"/>
    <w:rsid w:val="00FD774E"/>
    <w:rsid w:val="00FD77EF"/>
    <w:rsid w:val="00FD7C90"/>
    <w:rsid w:val="00FE0325"/>
    <w:rsid w:val="00FE064F"/>
    <w:rsid w:val="00FE0966"/>
    <w:rsid w:val="00FE0C94"/>
    <w:rsid w:val="00FE0EC4"/>
    <w:rsid w:val="00FE149E"/>
    <w:rsid w:val="00FE166F"/>
    <w:rsid w:val="00FE1A72"/>
    <w:rsid w:val="00FE2BF7"/>
    <w:rsid w:val="00FE2CF7"/>
    <w:rsid w:val="00FE36C6"/>
    <w:rsid w:val="00FE5A1B"/>
    <w:rsid w:val="00FE6C76"/>
    <w:rsid w:val="00FE7797"/>
    <w:rsid w:val="00FE7B0F"/>
    <w:rsid w:val="00FE7E08"/>
    <w:rsid w:val="00FF0261"/>
    <w:rsid w:val="00FF080C"/>
    <w:rsid w:val="00FF15F3"/>
    <w:rsid w:val="00FF16BC"/>
    <w:rsid w:val="00FF16FF"/>
    <w:rsid w:val="00FF271B"/>
    <w:rsid w:val="00FF3FF8"/>
    <w:rsid w:val="00FF42A7"/>
    <w:rsid w:val="00FF483A"/>
    <w:rsid w:val="00FF48D0"/>
    <w:rsid w:val="00FF4D55"/>
    <w:rsid w:val="00FF5AAD"/>
    <w:rsid w:val="00FF773E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09E98E"/>
  <w15:docId w15:val="{1305C070-1FE3-4F4D-90C4-7B1DA7727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5480"/>
    <w:pPr>
      <w:spacing w:line="320" w:lineRule="atLeast"/>
      <w:contextualSpacing/>
      <w:jc w:val="both"/>
    </w:pPr>
    <w:rPr>
      <w:rFonts w:cstheme="minorHAnsi"/>
      <w:lang w:eastAsia="en-US" w:bidi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3507F6"/>
    <w:pPr>
      <w:pageBreakBefore/>
      <w:pBdr>
        <w:top w:val="single" w:sz="24" w:space="0" w:color="306694"/>
        <w:left w:val="single" w:sz="24" w:space="0" w:color="306694"/>
        <w:bottom w:val="single" w:sz="24" w:space="0" w:color="306694"/>
        <w:right w:val="single" w:sz="24" w:space="0" w:color="306694"/>
      </w:pBdr>
      <w:shd w:val="clear" w:color="auto" w:fill="306694"/>
      <w:spacing w:after="12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7D3337"/>
    <w:pPr>
      <w:pageBreakBefore/>
      <w:pBdr>
        <w:top w:val="single" w:sz="24" w:space="0" w:color="E9F0F6"/>
        <w:left w:val="single" w:sz="24" w:space="0" w:color="E9F0F6"/>
        <w:bottom w:val="single" w:sz="24" w:space="0" w:color="E9F0F6"/>
        <w:right w:val="single" w:sz="24" w:space="0" w:color="E9F0F6"/>
      </w:pBdr>
      <w:shd w:val="clear" w:color="auto" w:fill="E9F0F6"/>
      <w:spacing w:before="360" w:after="120"/>
      <w:outlineLvl w:val="1"/>
    </w:pPr>
    <w:rPr>
      <w:caps/>
      <w:spacing w:val="15"/>
      <w:sz w:val="22"/>
      <w:szCs w:val="22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FE7E08"/>
    <w:pPr>
      <w:pBdr>
        <w:top w:val="single" w:sz="6" w:space="2" w:color="94B6D2"/>
        <w:left w:val="single" w:sz="6" w:space="2" w:color="94B6D2"/>
      </w:pBdr>
      <w:spacing w:before="360" w:after="240" w:line="340" w:lineRule="atLeast"/>
      <w:outlineLvl w:val="2"/>
    </w:pPr>
    <w:rPr>
      <w:caps/>
      <w:color w:val="345C7D"/>
      <w:spacing w:val="15"/>
      <w:sz w:val="22"/>
      <w:szCs w:val="22"/>
      <w:lang w:val="en-US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5E12A1"/>
    <w:pPr>
      <w:pBdr>
        <w:top w:val="dotted" w:sz="6" w:space="2" w:color="94B6D2"/>
        <w:left w:val="dotted" w:sz="6" w:space="2" w:color="94B6D2"/>
      </w:pBdr>
      <w:spacing w:before="300" w:after="240"/>
      <w:ind w:left="567"/>
      <w:outlineLvl w:val="3"/>
    </w:pPr>
    <w:rPr>
      <w:caps/>
      <w:color w:val="548AB7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1A63D7"/>
    <w:pPr>
      <w:spacing w:before="300" w:after="120"/>
      <w:outlineLvl w:val="4"/>
    </w:pPr>
    <w:rPr>
      <w:color w:val="548AB7"/>
      <w:spacing w:val="10"/>
      <w:sz w:val="22"/>
      <w:szCs w:val="22"/>
      <w:u w:val="single" w:color="548AB7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81DC5"/>
    <w:pPr>
      <w:numPr>
        <w:ilvl w:val="5"/>
        <w:numId w:val="5"/>
      </w:numPr>
      <w:pBdr>
        <w:bottom w:val="dotted" w:sz="6" w:space="1" w:color="94B6D2"/>
      </w:pBdr>
      <w:spacing w:before="300"/>
      <w:outlineLvl w:val="5"/>
    </w:pPr>
    <w:rPr>
      <w:caps/>
      <w:color w:val="548AB7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1DC5"/>
    <w:pPr>
      <w:numPr>
        <w:ilvl w:val="6"/>
        <w:numId w:val="5"/>
      </w:numPr>
      <w:spacing w:before="300"/>
      <w:outlineLvl w:val="6"/>
    </w:pPr>
    <w:rPr>
      <w:caps/>
      <w:color w:val="548AB7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1DC5"/>
    <w:pPr>
      <w:numPr>
        <w:ilvl w:val="7"/>
        <w:numId w:val="5"/>
      </w:numPr>
      <w:spacing w:before="30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1DC5"/>
    <w:pPr>
      <w:numPr>
        <w:ilvl w:val="8"/>
        <w:numId w:val="5"/>
      </w:num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D955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eclaire-Accent11">
    <w:name w:val="Liste claire - Accent 11"/>
    <w:basedOn w:val="TableauNormal"/>
    <w:uiPriority w:val="61"/>
    <w:rsid w:val="00D9555F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507F6"/>
    <w:rPr>
      <w:rFonts w:cstheme="minorHAnsi"/>
      <w:b/>
      <w:bCs/>
      <w:caps/>
      <w:color w:val="FFFFFF"/>
      <w:spacing w:val="15"/>
      <w:sz w:val="22"/>
      <w:szCs w:val="22"/>
      <w:shd w:val="clear" w:color="auto" w:fill="306694"/>
      <w:lang w:eastAsia="en-US" w:bidi="en-US"/>
    </w:rPr>
  </w:style>
  <w:style w:type="character" w:customStyle="1" w:styleId="Titre2Car">
    <w:name w:val="Titre 2 Car"/>
    <w:basedOn w:val="Policepardfaut"/>
    <w:link w:val="Titre2"/>
    <w:uiPriority w:val="9"/>
    <w:rsid w:val="007D3337"/>
    <w:rPr>
      <w:rFonts w:cstheme="minorHAnsi"/>
      <w:caps/>
      <w:spacing w:val="15"/>
      <w:sz w:val="22"/>
      <w:szCs w:val="22"/>
      <w:shd w:val="clear" w:color="auto" w:fill="E9F0F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FE7E08"/>
    <w:rPr>
      <w:rFonts w:cstheme="minorHAnsi"/>
      <w:caps/>
      <w:color w:val="345C7D"/>
      <w:spacing w:val="15"/>
      <w:sz w:val="22"/>
      <w:szCs w:val="22"/>
      <w:lang w:val="en-US"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5E12A1"/>
    <w:rPr>
      <w:rFonts w:cstheme="minorHAnsi"/>
      <w:caps/>
      <w:color w:val="548AB7"/>
      <w:spacing w:val="10"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1A63D7"/>
    <w:rPr>
      <w:rFonts w:asciiTheme="minorHAnsi" w:hAnsiTheme="minorHAnsi" w:cstheme="minorHAnsi"/>
      <w:color w:val="548AB7"/>
      <w:spacing w:val="10"/>
      <w:sz w:val="22"/>
      <w:szCs w:val="22"/>
      <w:u w:val="single" w:color="548AB7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D81DC5"/>
    <w:rPr>
      <w:rFonts w:cstheme="minorHAnsi"/>
      <w:caps/>
      <w:color w:val="548AB7"/>
      <w:spacing w:val="10"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D81DC5"/>
    <w:rPr>
      <w:rFonts w:cstheme="minorHAnsi"/>
      <w:caps/>
      <w:color w:val="548AB7"/>
      <w:spacing w:val="10"/>
      <w:sz w:val="22"/>
      <w:szCs w:val="22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D81DC5"/>
    <w:rPr>
      <w:rFonts w:cstheme="minorHAnsi"/>
      <w:caps/>
      <w:spacing w:val="10"/>
      <w:sz w:val="18"/>
      <w:szCs w:val="18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D81DC5"/>
    <w:rPr>
      <w:rFonts w:cstheme="minorHAnsi"/>
      <w:i/>
      <w:caps/>
      <w:spacing w:val="10"/>
      <w:sz w:val="18"/>
      <w:szCs w:val="18"/>
      <w:lang w:eastAsia="en-US" w:bidi="en-US"/>
    </w:rPr>
  </w:style>
  <w:style w:type="paragraph" w:styleId="Lgende">
    <w:name w:val="caption"/>
    <w:basedOn w:val="Normal"/>
    <w:next w:val="Normal"/>
    <w:unhideWhenUsed/>
    <w:qFormat/>
    <w:rsid w:val="00D81DC5"/>
    <w:rPr>
      <w:b/>
      <w:bCs/>
      <w:color w:val="548AB7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81DC5"/>
    <w:pPr>
      <w:spacing w:before="720"/>
    </w:pPr>
    <w:rPr>
      <w:caps/>
      <w:color w:val="94B6D2"/>
      <w:spacing w:val="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81DC5"/>
    <w:rPr>
      <w:caps/>
      <w:color w:val="94B6D2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1DC5"/>
    <w:pPr>
      <w:spacing w:after="1000" w:line="240" w:lineRule="auto"/>
    </w:pPr>
    <w:rPr>
      <w:caps/>
      <w:color w:val="595959"/>
      <w:spacing w:val="1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81DC5"/>
    <w:rPr>
      <w:caps/>
      <w:color w:val="595959"/>
      <w:spacing w:val="10"/>
      <w:sz w:val="24"/>
      <w:szCs w:val="24"/>
    </w:rPr>
  </w:style>
  <w:style w:type="character" w:styleId="lev">
    <w:name w:val="Strong"/>
    <w:uiPriority w:val="22"/>
    <w:qFormat/>
    <w:rsid w:val="00D81DC5"/>
    <w:rPr>
      <w:b/>
      <w:bCs/>
    </w:rPr>
  </w:style>
  <w:style w:type="character" w:styleId="Accentuation">
    <w:name w:val="Emphasis"/>
    <w:uiPriority w:val="99"/>
    <w:qFormat/>
    <w:rsid w:val="00D81DC5"/>
    <w:rPr>
      <w:caps/>
      <w:color w:val="345C7D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D81DC5"/>
    <w:pPr>
      <w:spacing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81DC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81DC5"/>
    <w:pPr>
      <w:ind w:left="720"/>
    </w:pPr>
  </w:style>
  <w:style w:type="paragraph" w:styleId="Citation">
    <w:name w:val="Quote"/>
    <w:basedOn w:val="Normal"/>
    <w:next w:val="Normal"/>
    <w:link w:val="CitationCar"/>
    <w:uiPriority w:val="29"/>
    <w:qFormat/>
    <w:rsid w:val="00D81DC5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D81DC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1DC5"/>
    <w:pPr>
      <w:pBdr>
        <w:top w:val="single" w:sz="4" w:space="10" w:color="94B6D2"/>
        <w:left w:val="single" w:sz="4" w:space="10" w:color="94B6D2"/>
      </w:pBdr>
      <w:ind w:left="1296" w:right="1152"/>
    </w:pPr>
    <w:rPr>
      <w:i/>
      <w:iCs/>
      <w:color w:val="94B6D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1DC5"/>
    <w:rPr>
      <w:i/>
      <w:iCs/>
      <w:color w:val="94B6D2"/>
      <w:sz w:val="20"/>
      <w:szCs w:val="20"/>
    </w:rPr>
  </w:style>
  <w:style w:type="character" w:styleId="Accentuationlgre">
    <w:name w:val="Subtle Emphasis"/>
    <w:uiPriority w:val="19"/>
    <w:qFormat/>
    <w:rsid w:val="00D81DC5"/>
    <w:rPr>
      <w:i/>
      <w:iCs/>
      <w:color w:val="345C7D"/>
    </w:rPr>
  </w:style>
  <w:style w:type="character" w:styleId="Accentuationintense">
    <w:name w:val="Intense Emphasis"/>
    <w:uiPriority w:val="21"/>
    <w:qFormat/>
    <w:rsid w:val="00D81DC5"/>
    <w:rPr>
      <w:b/>
      <w:bCs/>
      <w:caps/>
      <w:color w:val="345C7D"/>
      <w:spacing w:val="10"/>
    </w:rPr>
  </w:style>
  <w:style w:type="character" w:styleId="Rfrencelgre">
    <w:name w:val="Subtle Reference"/>
    <w:uiPriority w:val="31"/>
    <w:qFormat/>
    <w:rsid w:val="00D81DC5"/>
    <w:rPr>
      <w:b/>
      <w:bCs/>
      <w:color w:val="94B6D2"/>
    </w:rPr>
  </w:style>
  <w:style w:type="character" w:styleId="Rfrenceintense">
    <w:name w:val="Intense Reference"/>
    <w:uiPriority w:val="32"/>
    <w:qFormat/>
    <w:rsid w:val="00454664"/>
    <w:rPr>
      <w:rFonts w:ascii="Calibri" w:hAnsi="Calibri"/>
      <w:b/>
      <w:bCs/>
      <w:i/>
      <w:iCs/>
      <w:caps/>
      <w:color w:val="548AB7"/>
      <w:sz w:val="22"/>
    </w:rPr>
  </w:style>
  <w:style w:type="character" w:styleId="Titredulivre">
    <w:name w:val="Book Title"/>
    <w:uiPriority w:val="33"/>
    <w:qFormat/>
    <w:rsid w:val="00D81DC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1DC5"/>
    <w:pPr>
      <w:outlineLvl w:val="9"/>
    </w:pPr>
  </w:style>
  <w:style w:type="paragraph" w:styleId="NormalWeb">
    <w:name w:val="Normal (Web)"/>
    <w:basedOn w:val="Normal"/>
    <w:uiPriority w:val="99"/>
    <w:unhideWhenUsed/>
    <w:rsid w:val="0039795C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795C"/>
  </w:style>
  <w:style w:type="character" w:customStyle="1" w:styleId="NotedefinCar">
    <w:name w:val="Note de fin Car"/>
    <w:basedOn w:val="Policepardfaut"/>
    <w:link w:val="Notedefin"/>
    <w:uiPriority w:val="99"/>
    <w:semiHidden/>
    <w:rsid w:val="0039795C"/>
    <w:rPr>
      <w:rFonts w:ascii="Calibri" w:eastAsia="Times New Roman" w:hAnsi="Calibri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9795C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043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4316"/>
    <w:rPr>
      <w:rFonts w:ascii="Tahoma" w:hAnsi="Tahoma" w:cs="Tahoma"/>
      <w:sz w:val="16"/>
      <w:szCs w:val="16"/>
      <w:lang w:val="fr-FR"/>
    </w:rPr>
  </w:style>
  <w:style w:type="character" w:customStyle="1" w:styleId="apple-style-span">
    <w:name w:val="apple-style-span"/>
    <w:basedOn w:val="Policepardfaut"/>
    <w:uiPriority w:val="99"/>
    <w:rsid w:val="0089661B"/>
  </w:style>
  <w:style w:type="character" w:customStyle="1" w:styleId="apple-converted-space">
    <w:name w:val="apple-converted-space"/>
    <w:basedOn w:val="Policepardfaut"/>
    <w:rsid w:val="0089661B"/>
  </w:style>
  <w:style w:type="character" w:styleId="Lienhypertexte">
    <w:name w:val="Hyperlink"/>
    <w:basedOn w:val="Policepardfaut"/>
    <w:uiPriority w:val="99"/>
    <w:unhideWhenUsed/>
    <w:rsid w:val="00810B0A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B979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97998"/>
    <w:rPr>
      <w:rFonts w:ascii="Tahoma" w:hAnsi="Tahoma" w:cs="Tahoma"/>
      <w:sz w:val="16"/>
      <w:szCs w:val="16"/>
      <w:lang w:val="fr-FR"/>
    </w:rPr>
  </w:style>
  <w:style w:type="character" w:customStyle="1" w:styleId="spipsurligneconditionnel">
    <w:name w:val="spip_surligneconditionnel"/>
    <w:basedOn w:val="Policepardfaut"/>
    <w:rsid w:val="003B4C74"/>
  </w:style>
  <w:style w:type="table" w:customStyle="1" w:styleId="Listeclaire-Accent12">
    <w:name w:val="Liste claire - Accent 12"/>
    <w:basedOn w:val="TableauNormal"/>
    <w:uiPriority w:val="61"/>
    <w:rsid w:val="00846E49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numbering" w:customStyle="1" w:styleId="PucesCreafrica">
    <w:name w:val="Puces Creafrica"/>
    <w:basedOn w:val="Aucuneliste"/>
    <w:rsid w:val="00027B48"/>
    <w:pPr>
      <w:numPr>
        <w:numId w:val="1"/>
      </w:numPr>
    </w:pPr>
  </w:style>
  <w:style w:type="paragraph" w:styleId="En-tte">
    <w:name w:val="header"/>
    <w:basedOn w:val="Normal"/>
    <w:link w:val="En-tteCar"/>
    <w:unhideWhenUsed/>
    <w:rsid w:val="00D524F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rsid w:val="00D524F2"/>
    <w:rPr>
      <w:sz w:val="20"/>
      <w:szCs w:val="20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524F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524F2"/>
    <w:rPr>
      <w:sz w:val="20"/>
      <w:szCs w:val="20"/>
      <w:lang w:val="fr-FR"/>
    </w:rPr>
  </w:style>
  <w:style w:type="paragraph" w:customStyle="1" w:styleId="Default">
    <w:name w:val="Default"/>
    <w:rsid w:val="00E7167B"/>
    <w:pPr>
      <w:autoSpaceDE w:val="0"/>
      <w:autoSpaceDN w:val="0"/>
      <w:adjustRightInd w:val="0"/>
      <w:spacing w:before="200" w:after="200" w:line="276" w:lineRule="auto"/>
    </w:pPr>
    <w:rPr>
      <w:rFonts w:ascii="Arial" w:hAnsi="Arial" w:cs="Arial"/>
      <w:color w:val="000000"/>
      <w:sz w:val="24"/>
      <w:szCs w:val="24"/>
      <w:lang w:val="en-US" w:eastAsia="en-US" w:bidi="en-US"/>
    </w:rPr>
  </w:style>
  <w:style w:type="paragraph" w:styleId="TM1">
    <w:name w:val="toc 1"/>
    <w:basedOn w:val="Normal"/>
    <w:next w:val="Normal"/>
    <w:autoRedefine/>
    <w:uiPriority w:val="39"/>
    <w:unhideWhenUsed/>
    <w:rsid w:val="00285D62"/>
    <w:pPr>
      <w:tabs>
        <w:tab w:val="left" w:pos="403"/>
        <w:tab w:val="right" w:leader="dot" w:pos="9628"/>
      </w:tabs>
      <w:spacing w:after="60" w:line="240" w:lineRule="auto"/>
    </w:pPr>
    <w:rPr>
      <w:rFonts w:ascii="Franklin Gothic Book" w:hAnsi="Franklin Gothic Book"/>
      <w:b/>
    </w:rPr>
  </w:style>
  <w:style w:type="paragraph" w:styleId="TM2">
    <w:name w:val="toc 2"/>
    <w:basedOn w:val="Normal"/>
    <w:next w:val="Normal"/>
    <w:autoRedefine/>
    <w:uiPriority w:val="39"/>
    <w:unhideWhenUsed/>
    <w:rsid w:val="00D4777F"/>
    <w:pPr>
      <w:tabs>
        <w:tab w:val="right" w:leader="dot" w:pos="9628"/>
      </w:tabs>
      <w:spacing w:after="60" w:line="240" w:lineRule="auto"/>
      <w:ind w:left="198"/>
    </w:pPr>
    <w:rPr>
      <w:rFonts w:ascii="Franklin Gothic Book" w:hAnsi="Franklin Gothic Book"/>
    </w:rPr>
  </w:style>
  <w:style w:type="paragraph" w:styleId="TM3">
    <w:name w:val="toc 3"/>
    <w:basedOn w:val="Normal"/>
    <w:next w:val="Normal"/>
    <w:autoRedefine/>
    <w:uiPriority w:val="39"/>
    <w:unhideWhenUsed/>
    <w:rsid w:val="008B354C"/>
    <w:pPr>
      <w:spacing w:line="240" w:lineRule="auto"/>
      <w:ind w:left="403"/>
    </w:pPr>
    <w:rPr>
      <w:rFonts w:ascii="Franklin Gothic Book" w:hAnsi="Franklin Gothic Book"/>
    </w:rPr>
  </w:style>
  <w:style w:type="paragraph" w:styleId="Corpsdetexte">
    <w:name w:val="Body Text"/>
    <w:aliases w:val="Body Text"/>
    <w:basedOn w:val="Normal"/>
    <w:link w:val="CorpsdetexteCar"/>
    <w:rsid w:val="00531597"/>
    <w:pPr>
      <w:spacing w:line="240" w:lineRule="auto"/>
    </w:pPr>
    <w:rPr>
      <w:rFonts w:ascii="Arial" w:hAnsi="Arial" w:cs="Arial"/>
      <w:lang w:eastAsia="fr-FR" w:bidi="ar-SA"/>
    </w:rPr>
  </w:style>
  <w:style w:type="character" w:customStyle="1" w:styleId="CorpsdetexteCar">
    <w:name w:val="Corps de texte Car"/>
    <w:aliases w:val="Body Text Car"/>
    <w:basedOn w:val="Policepardfaut"/>
    <w:link w:val="Corpsdetexte"/>
    <w:rsid w:val="00531597"/>
    <w:rPr>
      <w:rFonts w:ascii="Arial" w:hAnsi="Arial" w:cs="Arial"/>
    </w:rPr>
  </w:style>
  <w:style w:type="paragraph" w:customStyle="1" w:styleId="textenote">
    <w:name w:val="texte note"/>
    <w:basedOn w:val="Normal"/>
    <w:uiPriority w:val="99"/>
    <w:rsid w:val="00D03B30"/>
    <w:pPr>
      <w:autoSpaceDE w:val="0"/>
      <w:autoSpaceDN w:val="0"/>
      <w:spacing w:line="240" w:lineRule="auto"/>
    </w:pPr>
    <w:rPr>
      <w:rFonts w:ascii="Bookman" w:hAnsi="Bookman" w:cs="Bookman"/>
      <w:lang w:eastAsia="fr-FR" w:bidi="ar-SA"/>
    </w:rPr>
  </w:style>
  <w:style w:type="character" w:styleId="Lienhypertextesuivivisit">
    <w:name w:val="FollowedHyperlink"/>
    <w:basedOn w:val="Policepardfaut"/>
    <w:uiPriority w:val="99"/>
    <w:semiHidden/>
    <w:unhideWhenUsed/>
    <w:rsid w:val="001C08A0"/>
    <w:rPr>
      <w:color w:val="800080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6A68D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A68D6"/>
  </w:style>
  <w:style w:type="character" w:customStyle="1" w:styleId="CommentaireCar">
    <w:name w:val="Commentaire Car"/>
    <w:basedOn w:val="Policepardfaut"/>
    <w:link w:val="Commentaire"/>
    <w:uiPriority w:val="99"/>
    <w:semiHidden/>
    <w:rsid w:val="006A68D6"/>
    <w:rPr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A68D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A68D6"/>
    <w:rPr>
      <w:b/>
      <w:bCs/>
      <w:lang w:eastAsia="en-US" w:bidi="en-US"/>
    </w:rPr>
  </w:style>
  <w:style w:type="paragraph" w:styleId="Notedebasdepage">
    <w:name w:val="footnote text"/>
    <w:basedOn w:val="Normal"/>
    <w:link w:val="NotedebasdepageCar"/>
    <w:semiHidden/>
    <w:unhideWhenUsed/>
    <w:rsid w:val="00DB6E63"/>
    <w:pPr>
      <w:spacing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B6E63"/>
    <w:rPr>
      <w:lang w:eastAsia="en-US" w:bidi="en-US"/>
    </w:rPr>
  </w:style>
  <w:style w:type="character" w:styleId="Appelnotedebasdep">
    <w:name w:val="footnote reference"/>
    <w:basedOn w:val="Policepardfaut"/>
    <w:semiHidden/>
    <w:unhideWhenUsed/>
    <w:rsid w:val="00DB6E63"/>
    <w:rPr>
      <w:vertAlign w:val="superscript"/>
    </w:rPr>
  </w:style>
  <w:style w:type="character" w:styleId="CitationHTML">
    <w:name w:val="HTML Cite"/>
    <w:basedOn w:val="Policepardfaut"/>
    <w:uiPriority w:val="99"/>
    <w:semiHidden/>
    <w:unhideWhenUsed/>
    <w:rsid w:val="00D81DC5"/>
    <w:rPr>
      <w:i/>
      <w:iCs/>
    </w:rPr>
  </w:style>
  <w:style w:type="table" w:customStyle="1" w:styleId="Trameclaire-Accent11">
    <w:name w:val="Trame claire - Accent 11"/>
    <w:basedOn w:val="TableauNormal"/>
    <w:uiPriority w:val="60"/>
    <w:rsid w:val="00EF38FC"/>
    <w:tblPr>
      <w:tblStyleRowBandSize w:val="1"/>
      <w:tblStyleColBandSize w:val="1"/>
      <w:tblBorders>
        <w:top w:val="single" w:sz="8" w:space="0" w:color="94B6D2"/>
        <w:bottom w:val="single" w:sz="8" w:space="0" w:color="94B6D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</w:style>
  <w:style w:type="character" w:customStyle="1" w:styleId="il">
    <w:name w:val="il"/>
    <w:basedOn w:val="Policepardfaut"/>
    <w:rsid w:val="00B97B63"/>
  </w:style>
  <w:style w:type="table" w:customStyle="1" w:styleId="Trameclaire-Accent12">
    <w:name w:val="Trame claire - Accent 12"/>
    <w:basedOn w:val="TableauNormal"/>
    <w:uiPriority w:val="60"/>
    <w:rsid w:val="004B6B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Lettre">
    <w:name w:val="Lettre"/>
    <w:basedOn w:val="Normal"/>
    <w:rsid w:val="006A78DD"/>
    <w:pPr>
      <w:spacing w:before="40" w:after="40" w:line="280" w:lineRule="atLeast"/>
      <w:ind w:left="560"/>
    </w:pPr>
    <w:rPr>
      <w:rFonts w:ascii="Arial" w:hAnsi="Arial"/>
      <w:i/>
      <w:sz w:val="22"/>
      <w:lang w:eastAsia="fr-FR" w:bidi="ar-SA"/>
    </w:rPr>
  </w:style>
  <w:style w:type="paragraph" w:styleId="Normalcentr">
    <w:name w:val="Block Text"/>
    <w:basedOn w:val="Normal"/>
    <w:rsid w:val="006A78DD"/>
    <w:pPr>
      <w:autoSpaceDE w:val="0"/>
      <w:autoSpaceDN w:val="0"/>
      <w:spacing w:before="40" w:after="120" w:line="240" w:lineRule="auto"/>
      <w:ind w:left="1440" w:right="1440"/>
    </w:pPr>
    <w:rPr>
      <w:rFonts w:ascii="Tahoma" w:hAnsi="Tahoma"/>
      <w:iCs/>
      <w:szCs w:val="24"/>
      <w:lang w:eastAsia="fr-FR" w:bidi="ar-SA"/>
    </w:rPr>
  </w:style>
  <w:style w:type="paragraph" w:customStyle="1" w:styleId="1-Normal">
    <w:name w:val="1 - Normal"/>
    <w:basedOn w:val="Normal"/>
    <w:rsid w:val="00D67B54"/>
    <w:pPr>
      <w:tabs>
        <w:tab w:val="left" w:pos="993"/>
      </w:tabs>
      <w:autoSpaceDE w:val="0"/>
      <w:autoSpaceDN w:val="0"/>
      <w:spacing w:before="40" w:after="40" w:line="240" w:lineRule="auto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">
    <w:name w:val="11 - Normal"/>
    <w:autoRedefine/>
    <w:rsid w:val="00D67B54"/>
    <w:pPr>
      <w:keepNext/>
      <w:spacing w:before="60" w:after="60" w:line="260" w:lineRule="atLeast"/>
      <w:ind w:left="709"/>
      <w:jc w:val="both"/>
    </w:pPr>
    <w:rPr>
      <w:rFonts w:ascii="Times New Roman" w:hAnsi="Times New Roman"/>
      <w:color w:val="000000"/>
      <w:sz w:val="22"/>
      <w:szCs w:val="14"/>
      <w:lang w:val="en-US"/>
    </w:rPr>
  </w:style>
  <w:style w:type="paragraph" w:customStyle="1" w:styleId="1-NormalPuceCcarr">
    <w:name w:val="1 - NormalPuce C (carré)"/>
    <w:basedOn w:val="Listepuces2"/>
    <w:autoRedefine/>
    <w:rsid w:val="00D67B54"/>
    <w:pPr>
      <w:autoSpaceDE w:val="0"/>
      <w:autoSpaceDN w:val="0"/>
      <w:spacing w:before="40" w:after="40" w:line="240" w:lineRule="auto"/>
      <w:contextualSpacing w:val="0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PuceBcheck">
    <w:name w:val="11 - NormalPuceB (check)"/>
    <w:basedOn w:val="Listepuces3"/>
    <w:autoRedefine/>
    <w:rsid w:val="00D67B54"/>
    <w:pPr>
      <w:numPr>
        <w:numId w:val="2"/>
      </w:numPr>
      <w:autoSpaceDE w:val="0"/>
      <w:autoSpaceDN w:val="0"/>
      <w:spacing w:before="40" w:after="40" w:line="240" w:lineRule="auto"/>
      <w:ind w:left="1560" w:hanging="426"/>
      <w:contextualSpacing w:val="0"/>
    </w:pPr>
    <w:rPr>
      <w:rFonts w:ascii="Times New Roman" w:hAnsi="Times New Roman"/>
      <w:iCs/>
      <w:sz w:val="22"/>
      <w:szCs w:val="24"/>
      <w:lang w:eastAsia="fr-FR" w:bidi="ar-SA"/>
    </w:rPr>
  </w:style>
  <w:style w:type="paragraph" w:customStyle="1" w:styleId="Paragraphe">
    <w:name w:val="Paragraphe"/>
    <w:basedOn w:val="Normal"/>
    <w:rsid w:val="00D67B54"/>
    <w:pPr>
      <w:spacing w:before="120" w:line="240" w:lineRule="auto"/>
    </w:pPr>
    <w:rPr>
      <w:rFonts w:ascii="Times New Roman" w:hAnsi="Times New Roman"/>
      <w:sz w:val="22"/>
      <w:szCs w:val="24"/>
      <w:lang w:eastAsia="fr-FR" w:bidi="ar-SA"/>
    </w:rPr>
  </w:style>
  <w:style w:type="paragraph" w:customStyle="1" w:styleId="SujetGras">
    <w:name w:val="Sujet Gras"/>
    <w:basedOn w:val="Normal"/>
    <w:next w:val="Normal"/>
    <w:rsid w:val="00D67B54"/>
    <w:pPr>
      <w:spacing w:before="100" w:line="240" w:lineRule="auto"/>
      <w:ind w:left="288"/>
    </w:pPr>
    <w:rPr>
      <w:rFonts w:ascii="Tahoma" w:hAnsi="Tahoma"/>
      <w:b/>
      <w:bCs/>
      <w:sz w:val="22"/>
      <w:lang w:eastAsia="fr-FR" w:bidi="ar-SA"/>
    </w:rPr>
  </w:style>
  <w:style w:type="paragraph" w:styleId="Listepuces2">
    <w:name w:val="List Bullet 2"/>
    <w:basedOn w:val="Normal"/>
    <w:uiPriority w:val="99"/>
    <w:semiHidden/>
    <w:unhideWhenUsed/>
    <w:rsid w:val="00D67B54"/>
    <w:pPr>
      <w:tabs>
        <w:tab w:val="num" w:pos="530"/>
      </w:tabs>
      <w:ind w:left="530" w:hanging="360"/>
    </w:pPr>
  </w:style>
  <w:style w:type="paragraph" w:styleId="Listepuces3">
    <w:name w:val="List Bullet 3"/>
    <w:basedOn w:val="Normal"/>
    <w:uiPriority w:val="99"/>
    <w:semiHidden/>
    <w:unhideWhenUsed/>
    <w:rsid w:val="00D67B54"/>
    <w:pPr>
      <w:tabs>
        <w:tab w:val="num" w:pos="360"/>
      </w:tabs>
      <w:ind w:left="360" w:hanging="360"/>
    </w:pPr>
  </w:style>
  <w:style w:type="paragraph" w:customStyle="1" w:styleId="1-NormalPuceA">
    <w:name w:val="1 - NormalPuce A"/>
    <w:basedOn w:val="Listepuces"/>
    <w:next w:val="1-Normal"/>
    <w:autoRedefine/>
    <w:rsid w:val="00603FD6"/>
    <w:pPr>
      <w:widowControl w:val="0"/>
      <w:tabs>
        <w:tab w:val="num" w:pos="539"/>
      </w:tabs>
      <w:autoSpaceDE w:val="0"/>
      <w:autoSpaceDN w:val="0"/>
      <w:spacing w:before="40" w:after="40" w:line="240" w:lineRule="auto"/>
      <w:ind w:left="539" w:hanging="284"/>
      <w:contextualSpacing w:val="0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-NormalA">
    <w:name w:val="1 - Normal A"/>
    <w:basedOn w:val="En-tte"/>
    <w:next w:val="11-Normal"/>
    <w:autoRedefine/>
    <w:rsid w:val="00603FD6"/>
    <w:pPr>
      <w:keepNext/>
      <w:numPr>
        <w:numId w:val="3"/>
      </w:numPr>
      <w:tabs>
        <w:tab w:val="clear" w:pos="927"/>
        <w:tab w:val="clear" w:pos="4536"/>
        <w:tab w:val="clear" w:pos="9072"/>
        <w:tab w:val="num" w:pos="426"/>
      </w:tabs>
      <w:autoSpaceDE w:val="0"/>
      <w:autoSpaceDN w:val="0"/>
      <w:spacing w:before="120" w:after="120"/>
      <w:ind w:left="425" w:hanging="425"/>
    </w:pPr>
    <w:rPr>
      <w:rFonts w:ascii="BankGothic Lt BT" w:hAnsi="BankGothic Lt BT"/>
      <w:b/>
      <w:bCs/>
      <w:iCs/>
      <w:color w:val="FF6600"/>
      <w:sz w:val="22"/>
      <w:szCs w:val="24"/>
      <w:lang w:val="en-US" w:eastAsia="fr-FR" w:bidi="ar-SA"/>
    </w:rPr>
  </w:style>
  <w:style w:type="paragraph" w:customStyle="1" w:styleId="1-NormalPuceB">
    <w:name w:val="1 - NormalPuce B"/>
    <w:basedOn w:val="Normal"/>
    <w:autoRedefine/>
    <w:rsid w:val="00603FD6"/>
    <w:pPr>
      <w:keepLines/>
      <w:widowControl w:val="0"/>
      <w:tabs>
        <w:tab w:val="num" w:pos="1276"/>
      </w:tabs>
      <w:spacing w:before="40" w:after="40" w:line="240" w:lineRule="auto"/>
    </w:pPr>
    <w:rPr>
      <w:rFonts w:ascii="Times New Roman" w:hAnsi="Times New Roman"/>
      <w:sz w:val="22"/>
      <w:lang w:val="en-GB" w:eastAsia="fr-FR" w:bidi="ar-SA"/>
    </w:rPr>
  </w:style>
  <w:style w:type="paragraph" w:customStyle="1" w:styleId="Normal1-LeNormal1">
    <w:name w:val="Normal.1 - Le Normal1"/>
    <w:next w:val="Normalcentr"/>
    <w:rsid w:val="00603FD6"/>
    <w:pPr>
      <w:spacing w:before="40" w:after="40"/>
      <w:jc w:val="both"/>
    </w:pPr>
    <w:rPr>
      <w:rFonts w:ascii="Tahoma" w:hAnsi="Tahoma"/>
      <w:sz w:val="22"/>
    </w:rPr>
  </w:style>
  <w:style w:type="paragraph" w:styleId="Listepuces">
    <w:name w:val="List Bullet"/>
    <w:basedOn w:val="Normal"/>
    <w:uiPriority w:val="99"/>
    <w:unhideWhenUsed/>
    <w:rsid w:val="00603FD6"/>
    <w:pPr>
      <w:tabs>
        <w:tab w:val="num" w:pos="4949"/>
      </w:tabs>
      <w:ind w:left="4949" w:hanging="360"/>
    </w:pPr>
  </w:style>
  <w:style w:type="table" w:styleId="Listeclaire-Accent5">
    <w:name w:val="Light List Accent 5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1">
    <w:name w:val="Light List Accent 1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auListe3-Accentuation1">
    <w:name w:val="List Table 3 Accent 1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BA340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BA340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b">
    <w:name w:val="b"/>
    <w:basedOn w:val="Policepardfaut"/>
    <w:rsid w:val="00986FBE"/>
  </w:style>
  <w:style w:type="character" w:customStyle="1" w:styleId="kvov">
    <w:name w:val="kvov"/>
    <w:basedOn w:val="Policepardfaut"/>
    <w:rsid w:val="00986FBE"/>
  </w:style>
  <w:style w:type="character" w:customStyle="1" w:styleId="k">
    <w:name w:val="k"/>
    <w:basedOn w:val="Policepardfaut"/>
    <w:rsid w:val="00986FBE"/>
  </w:style>
  <w:style w:type="character" w:customStyle="1" w:styleId="s">
    <w:name w:val="s"/>
    <w:basedOn w:val="Policepardfaut"/>
    <w:rsid w:val="00986FBE"/>
  </w:style>
  <w:style w:type="character" w:styleId="Mentionnonrsolue">
    <w:name w:val="Unresolved Mention"/>
    <w:basedOn w:val="Policepardfaut"/>
    <w:uiPriority w:val="99"/>
    <w:semiHidden/>
    <w:unhideWhenUsed/>
    <w:rsid w:val="00986FBE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39"/>
    <w:rsid w:val="00DE4D1A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DA0AB3"/>
    <w:pPr>
      <w:spacing w:after="100"/>
      <w:ind w:left="720"/>
    </w:pPr>
  </w:style>
  <w:style w:type="paragraph" w:styleId="Listenumros2">
    <w:name w:val="List Number 2"/>
    <w:basedOn w:val="Listenumros"/>
    <w:rsid w:val="00F20751"/>
    <w:pPr>
      <w:numPr>
        <w:ilvl w:val="1"/>
      </w:numPr>
      <w:tabs>
        <w:tab w:val="left" w:pos="1701"/>
      </w:tabs>
      <w:ind w:left="1701" w:hanging="425"/>
    </w:pPr>
  </w:style>
  <w:style w:type="paragraph" w:styleId="Listenumros">
    <w:name w:val="List Number"/>
    <w:basedOn w:val="Corpsdetexte"/>
    <w:uiPriority w:val="99"/>
    <w:unhideWhenUsed/>
    <w:rsid w:val="00F20751"/>
    <w:pPr>
      <w:numPr>
        <w:numId w:val="4"/>
      </w:numPr>
      <w:tabs>
        <w:tab w:val="clear" w:pos="1429"/>
        <w:tab w:val="num" w:pos="1276"/>
      </w:tabs>
      <w:spacing w:before="60" w:after="60" w:line="264" w:lineRule="auto"/>
      <w:ind w:left="1276" w:hanging="425"/>
    </w:pPr>
    <w:rPr>
      <w:rFonts w:ascii="Segoe UI" w:hAnsi="Segoe UI" w:cs="Segoe UI"/>
      <w:color w:val="262626" w:themeColor="text1" w:themeTint="D9"/>
    </w:rPr>
  </w:style>
  <w:style w:type="paragraph" w:customStyle="1" w:styleId="StyleLgendeGauche0cm">
    <w:name w:val="Style Légende + Gauche :  0 cm"/>
    <w:basedOn w:val="Lgende"/>
    <w:rsid w:val="009D4D26"/>
    <w:pPr>
      <w:keepNext/>
      <w:keepLines/>
      <w:spacing w:before="240" w:after="240" w:line="240" w:lineRule="auto"/>
      <w:jc w:val="center"/>
    </w:pPr>
    <w:rPr>
      <w:rFonts w:ascii="Avenir Medium" w:hAnsi="Avenir Medium"/>
      <w:color w:val="262626" w:themeColor="text1" w:themeTint="D9"/>
      <w:sz w:val="20"/>
      <w:szCs w:val="20"/>
      <w:u w:val="single"/>
      <w:lang w:eastAsia="fr-FR" w:bidi="ar-SA"/>
    </w:rPr>
  </w:style>
  <w:style w:type="table" w:customStyle="1" w:styleId="Grilledutableau2">
    <w:name w:val="Grille du tableau2"/>
    <w:basedOn w:val="TableauNormal"/>
    <w:next w:val="Grilledutableau"/>
    <w:uiPriority w:val="39"/>
    <w:rsid w:val="00150D18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Policepardfaut"/>
    <w:rsid w:val="003413AE"/>
  </w:style>
  <w:style w:type="paragraph" w:customStyle="1" w:styleId="paragraph">
    <w:name w:val="paragraph"/>
    <w:basedOn w:val="Normal"/>
    <w:rsid w:val="00C742EB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fr-FR" w:bidi="ar-SA"/>
    </w:rPr>
  </w:style>
  <w:style w:type="character" w:customStyle="1" w:styleId="eop">
    <w:name w:val="eop"/>
    <w:basedOn w:val="Policepardfaut"/>
    <w:rsid w:val="00C742EB"/>
  </w:style>
  <w:style w:type="character" w:customStyle="1" w:styleId="scxw78341913">
    <w:name w:val="scxw78341913"/>
    <w:basedOn w:val="Policepardfaut"/>
    <w:rsid w:val="00C742EB"/>
  </w:style>
  <w:style w:type="paragraph" w:styleId="Rvision">
    <w:name w:val="Revision"/>
    <w:hidden/>
    <w:uiPriority w:val="99"/>
    <w:semiHidden/>
    <w:rsid w:val="0063484E"/>
    <w:rPr>
      <w:sz w:val="24"/>
      <w:lang w:eastAsia="en-US" w:bidi="en-US"/>
    </w:rPr>
  </w:style>
  <w:style w:type="paragraph" w:customStyle="1" w:styleId="encadrverts">
    <w:name w:val="encadré verts"/>
    <w:basedOn w:val="Normal"/>
    <w:link w:val="encadrvertsCar"/>
    <w:qFormat/>
    <w:rsid w:val="000A2621"/>
    <w:pPr>
      <w:widowControl w:val="0"/>
      <w:pBdr>
        <w:top w:val="single" w:sz="2" w:space="8" w:color="1F497D" w:themeColor="text2"/>
        <w:left w:val="single" w:sz="2" w:space="16" w:color="1F497D" w:themeColor="text2"/>
        <w:bottom w:val="single" w:sz="2" w:space="8" w:color="1F497D" w:themeColor="text2"/>
        <w:right w:val="single" w:sz="2" w:space="16" w:color="1F497D" w:themeColor="text2"/>
      </w:pBdr>
      <w:shd w:val="pct95" w:color="F5FCFE" w:fill="auto"/>
      <w:adjustRightInd w:val="0"/>
      <w:spacing w:line="336" w:lineRule="auto"/>
      <w:ind w:left="567" w:right="567"/>
      <w:textAlignment w:val="baseline"/>
    </w:pPr>
    <w:rPr>
      <w:rFonts w:eastAsia="MS Mincho"/>
      <w:szCs w:val="22"/>
      <w:lang w:bidi="ar-SA"/>
    </w:rPr>
  </w:style>
  <w:style w:type="character" w:customStyle="1" w:styleId="encadrvertsCar">
    <w:name w:val="encadré verts Car"/>
    <w:basedOn w:val="Policepardfaut"/>
    <w:link w:val="encadrverts"/>
    <w:rsid w:val="000A2621"/>
    <w:rPr>
      <w:rFonts w:eastAsia="MS Mincho"/>
      <w:szCs w:val="22"/>
      <w:shd w:val="pct95" w:color="F5FCFE" w:fill="auto"/>
      <w:lang w:eastAsia="en-US"/>
    </w:rPr>
  </w:style>
  <w:style w:type="paragraph" w:customStyle="1" w:styleId="ParagrapheNormal">
    <w:name w:val="Paragraphe Normal"/>
    <w:basedOn w:val="Normal"/>
    <w:link w:val="ParagrapheNormalCar"/>
    <w:uiPriority w:val="99"/>
    <w:qFormat/>
    <w:rsid w:val="00A50A11"/>
    <w:pPr>
      <w:widowControl w:val="0"/>
      <w:adjustRightInd w:val="0"/>
      <w:textAlignment w:val="baseline"/>
    </w:pPr>
    <w:rPr>
      <w:szCs w:val="24"/>
      <w:lang w:eastAsia="fr-FR" w:bidi="ar-SA"/>
    </w:rPr>
  </w:style>
  <w:style w:type="character" w:customStyle="1" w:styleId="ParagrapheNormalCar">
    <w:name w:val="Paragraphe Normal Car"/>
    <w:link w:val="ParagrapheNormal"/>
    <w:uiPriority w:val="99"/>
    <w:rsid w:val="00A50A11"/>
    <w:rPr>
      <w:szCs w:val="24"/>
    </w:rPr>
  </w:style>
  <w:style w:type="paragraph" w:customStyle="1" w:styleId="1Gnia-CODESOURCE">
    <w:name w:val="1Génia - CODE SOURCE"/>
    <w:basedOn w:val="Normal"/>
    <w:link w:val="1Gnia-CODESOURCECar"/>
    <w:uiPriority w:val="99"/>
    <w:qFormat/>
    <w:rsid w:val="001C2D8F"/>
    <w:pPr>
      <w:widowControl w:val="0"/>
      <w:pBdr>
        <w:top w:val="single" w:sz="4" w:space="1" w:color="BFBFBF" w:shadow="1"/>
        <w:left w:val="single" w:sz="4" w:space="4" w:color="BFBFBF" w:shadow="1"/>
        <w:bottom w:val="single" w:sz="4" w:space="1" w:color="BFBFBF" w:shadow="1"/>
        <w:right w:val="single" w:sz="4" w:space="4" w:color="BFBFBF" w:shadow="1"/>
      </w:pBdr>
      <w:shd w:val="clear" w:color="auto" w:fill="EAF1DD"/>
      <w:adjustRightInd w:val="0"/>
      <w:spacing w:before="340" w:after="260" w:line="240" w:lineRule="auto"/>
      <w:ind w:left="1758" w:right="2381"/>
      <w:jc w:val="center"/>
      <w:textAlignment w:val="baseline"/>
      <w:outlineLvl w:val="1"/>
    </w:pPr>
    <w:rPr>
      <w:rFonts w:eastAsia="MS Mincho"/>
      <w:sz w:val="22"/>
      <w:szCs w:val="22"/>
      <w:lang w:bidi="ar-SA"/>
    </w:rPr>
  </w:style>
  <w:style w:type="character" w:customStyle="1" w:styleId="1Gnia-CODESOURCECar">
    <w:name w:val="1Génia - CODE SOURCE Car"/>
    <w:basedOn w:val="Policepardfaut"/>
    <w:link w:val="1Gnia-CODESOURCE"/>
    <w:uiPriority w:val="99"/>
    <w:rsid w:val="001C2D8F"/>
    <w:rPr>
      <w:rFonts w:eastAsia="MS Mincho"/>
      <w:sz w:val="22"/>
      <w:szCs w:val="22"/>
      <w:shd w:val="clear" w:color="auto" w:fill="EAF1DD"/>
      <w:lang w:eastAsia="en-US"/>
    </w:rPr>
  </w:style>
  <w:style w:type="paragraph" w:customStyle="1" w:styleId="1Gnia-Heading1">
    <w:name w:val="1Génia - Heading 1"/>
    <w:basedOn w:val="Titre1"/>
    <w:next w:val="Normal"/>
    <w:uiPriority w:val="99"/>
    <w:qFormat/>
    <w:rsid w:val="0023727A"/>
    <w:pPr>
      <w:keepNext/>
      <w:keepLines/>
      <w:widowControl w:val="0"/>
      <w:numPr>
        <w:numId w:val="7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adjustRightInd w:val="0"/>
      <w:spacing w:before="480" w:after="100"/>
      <w:textAlignment w:val="baseline"/>
    </w:pPr>
    <w:rPr>
      <w:rFonts w:ascii="Cambria" w:hAnsi="Cambria"/>
      <w:caps w:val="0"/>
      <w:color w:val="4F6228"/>
      <w:spacing w:val="0"/>
      <w:sz w:val="28"/>
      <w:szCs w:val="28"/>
      <w:lang w:bidi="ar-SA"/>
    </w:rPr>
  </w:style>
  <w:style w:type="paragraph" w:customStyle="1" w:styleId="1Gnia-Heading2">
    <w:name w:val="1Génia - Heading 2"/>
    <w:basedOn w:val="Titre2"/>
    <w:next w:val="Normal"/>
    <w:link w:val="1Gnia-Heading2Char"/>
    <w:uiPriority w:val="99"/>
    <w:qFormat/>
    <w:rsid w:val="0023727A"/>
    <w:pPr>
      <w:keepNext/>
      <w:keepLines/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adjustRightInd w:val="0"/>
      <w:spacing w:before="280" w:after="160"/>
      <w:ind w:left="1378" w:hanging="357"/>
      <w:textAlignment w:val="baseline"/>
    </w:pPr>
    <w:rPr>
      <w:rFonts w:ascii="Cambria" w:hAnsi="Cambria"/>
      <w:b/>
      <w:bCs/>
      <w:caps w:val="0"/>
      <w:color w:val="76923C"/>
      <w:spacing w:val="0"/>
      <w:sz w:val="28"/>
      <w:szCs w:val="26"/>
      <w:lang w:bidi="ar-SA"/>
    </w:rPr>
  </w:style>
  <w:style w:type="paragraph" w:customStyle="1" w:styleId="1Gnia-Heading3">
    <w:name w:val="1Génia - Heading 3"/>
    <w:basedOn w:val="Titre3"/>
    <w:link w:val="1Gnia-Heading3Car"/>
    <w:uiPriority w:val="99"/>
    <w:qFormat/>
    <w:rsid w:val="0023727A"/>
    <w:pPr>
      <w:keepNext/>
      <w:keepLines/>
      <w:widowControl w:val="0"/>
      <w:pBdr>
        <w:top w:val="none" w:sz="0" w:space="0" w:color="auto"/>
        <w:left w:val="none" w:sz="0" w:space="0" w:color="auto"/>
      </w:pBdr>
      <w:adjustRightInd w:val="0"/>
      <w:spacing w:before="260" w:after="160"/>
      <w:ind w:left="1882" w:hanging="181"/>
      <w:textAlignment w:val="baseline"/>
    </w:pPr>
    <w:rPr>
      <w:rFonts w:ascii="Cambria" w:hAnsi="Cambria"/>
      <w:b/>
      <w:bCs/>
      <w:caps w:val="0"/>
      <w:color w:val="4F6228"/>
      <w:spacing w:val="0"/>
      <w:sz w:val="26"/>
      <w:lang w:bidi="ar-SA"/>
    </w:rPr>
  </w:style>
  <w:style w:type="paragraph" w:customStyle="1" w:styleId="1Gnia-Heading4">
    <w:name w:val="1Génia - Heading 4"/>
    <w:basedOn w:val="Titre4"/>
    <w:link w:val="1Gnia-Heading4Car"/>
    <w:uiPriority w:val="99"/>
    <w:qFormat/>
    <w:rsid w:val="0023727A"/>
    <w:pPr>
      <w:keepNext/>
      <w:keepLines/>
      <w:widowControl w:val="0"/>
      <w:pBdr>
        <w:top w:val="none" w:sz="0" w:space="0" w:color="auto"/>
        <w:left w:val="none" w:sz="0" w:space="0" w:color="auto"/>
      </w:pBdr>
      <w:adjustRightInd w:val="0"/>
      <w:spacing w:before="200"/>
      <w:ind w:left="867" w:hanging="357"/>
      <w:textAlignment w:val="baseline"/>
    </w:pPr>
    <w:rPr>
      <w:rFonts w:ascii="Cambria" w:hAnsi="Cambria"/>
      <w:b/>
      <w:bCs/>
      <w:iCs/>
      <w:caps w:val="0"/>
      <w:color w:val="76923C"/>
      <w:spacing w:val="0"/>
      <w:sz w:val="24"/>
      <w:lang w:bidi="ar-SA"/>
    </w:rPr>
  </w:style>
  <w:style w:type="character" w:customStyle="1" w:styleId="1Gnia-Heading3Car">
    <w:name w:val="1Génia - Heading 3 Car"/>
    <w:basedOn w:val="Policepardfaut"/>
    <w:link w:val="1Gnia-Heading3"/>
    <w:uiPriority w:val="99"/>
    <w:rsid w:val="0023727A"/>
    <w:rPr>
      <w:rFonts w:ascii="Cambria" w:hAnsi="Cambria" w:cstheme="minorHAnsi"/>
      <w:b/>
      <w:bCs/>
      <w:color w:val="4F6228"/>
      <w:sz w:val="26"/>
      <w:szCs w:val="22"/>
      <w:lang w:eastAsia="en-US"/>
    </w:rPr>
  </w:style>
  <w:style w:type="character" w:styleId="MachinecrireHTML">
    <w:name w:val="HTML Typewriter"/>
    <w:uiPriority w:val="99"/>
    <w:rsid w:val="00EA288E"/>
    <w:rPr>
      <w:rFonts w:ascii="Courier New" w:hAnsi="Courier New" w:cs="Courier New"/>
      <w:sz w:val="20"/>
      <w:szCs w:val="20"/>
    </w:rPr>
  </w:style>
  <w:style w:type="paragraph" w:customStyle="1" w:styleId="Style4">
    <w:name w:val="Style4"/>
    <w:basedOn w:val="Normal"/>
    <w:link w:val="Style4Car"/>
    <w:uiPriority w:val="99"/>
    <w:qFormat/>
    <w:rsid w:val="001713E2"/>
    <w:pPr>
      <w:numPr>
        <w:numId w:val="30"/>
      </w:numPr>
      <w:spacing w:before="160" w:after="120" w:line="240" w:lineRule="auto"/>
      <w:outlineLvl w:val="3"/>
    </w:pPr>
    <w:rPr>
      <w:rFonts w:eastAsia="MS Mincho" w:cs="Times New Roman"/>
      <w:b/>
      <w:color w:val="0D0D0D" w:themeColor="text1" w:themeTint="F2"/>
      <w:szCs w:val="22"/>
      <w:u w:val="single"/>
      <w:lang w:bidi="ar-SA"/>
    </w:rPr>
  </w:style>
  <w:style w:type="character" w:customStyle="1" w:styleId="Style4Car">
    <w:name w:val="Style4 Car"/>
    <w:basedOn w:val="Policepardfaut"/>
    <w:link w:val="Style4"/>
    <w:uiPriority w:val="99"/>
    <w:rsid w:val="001713E2"/>
    <w:rPr>
      <w:rFonts w:eastAsia="MS Mincho"/>
      <w:b/>
      <w:color w:val="0D0D0D" w:themeColor="text1" w:themeTint="F2"/>
      <w:szCs w:val="22"/>
      <w:u w:val="single"/>
      <w:lang w:eastAsia="en-US"/>
    </w:rPr>
  </w:style>
  <w:style w:type="paragraph" w:customStyle="1" w:styleId="TITREPRINCIPALB">
    <w:name w:val="TITRE PRINCIPALB"/>
    <w:basedOn w:val="Normal"/>
    <w:link w:val="TITREPRINCIPALBCar"/>
    <w:qFormat/>
    <w:rsid w:val="00FA4C60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EBD5F"/>
      <w:adjustRightInd w:val="0"/>
      <w:spacing w:before="120" w:after="140" w:line="240" w:lineRule="auto"/>
      <w:textAlignment w:val="baseline"/>
      <w:outlineLvl w:val="0"/>
    </w:pPr>
    <w:rPr>
      <w:rFonts w:eastAsia="MS Mincho" w:cs="Times New Roman"/>
      <w:color w:val="FFFFFF"/>
      <w:sz w:val="32"/>
      <w:szCs w:val="22"/>
      <w:lang w:bidi="ar-SA"/>
    </w:rPr>
  </w:style>
  <w:style w:type="character" w:customStyle="1" w:styleId="TITREPRINCIPALBCar">
    <w:name w:val="TITRE PRINCIPALB Car"/>
    <w:basedOn w:val="Policepardfaut"/>
    <w:link w:val="TITREPRINCIPALB"/>
    <w:rsid w:val="00FA4C60"/>
    <w:rPr>
      <w:rFonts w:eastAsia="MS Mincho"/>
      <w:color w:val="FFFFFF"/>
      <w:sz w:val="32"/>
      <w:szCs w:val="22"/>
      <w:shd w:val="clear" w:color="auto" w:fill="9EBD5F"/>
      <w:lang w:eastAsia="en-US"/>
    </w:rPr>
  </w:style>
  <w:style w:type="paragraph" w:customStyle="1" w:styleId="Style3Vert">
    <w:name w:val="Style3Vert"/>
    <w:basedOn w:val="ParagrapheNormal"/>
    <w:link w:val="Style3VertCar"/>
    <w:qFormat/>
    <w:rsid w:val="00275637"/>
    <w:pPr>
      <w:spacing w:before="120" w:after="120" w:line="240" w:lineRule="atLeast"/>
      <w:ind w:left="1418"/>
      <w:outlineLvl w:val="2"/>
    </w:pPr>
    <w:rPr>
      <w:rFonts w:ascii="Arial" w:eastAsia="MS Mincho" w:hAnsi="Arial" w:cs="Arial"/>
      <w:b/>
      <w:color w:val="4F6228"/>
    </w:rPr>
  </w:style>
  <w:style w:type="character" w:customStyle="1" w:styleId="Style3VertCar">
    <w:name w:val="Style3Vert Car"/>
    <w:link w:val="Style3Vert"/>
    <w:rsid w:val="00275637"/>
    <w:rPr>
      <w:rFonts w:ascii="Arial" w:eastAsia="MS Mincho" w:hAnsi="Arial" w:cs="Arial"/>
      <w:b/>
      <w:color w:val="4F6228"/>
      <w:szCs w:val="24"/>
    </w:rPr>
  </w:style>
  <w:style w:type="paragraph" w:customStyle="1" w:styleId="Paragraphedeliste1">
    <w:name w:val="Paragraphe de liste1"/>
    <w:basedOn w:val="Normal"/>
    <w:uiPriority w:val="99"/>
    <w:rsid w:val="008F6B9E"/>
    <w:pPr>
      <w:spacing w:line="320" w:lineRule="exact"/>
      <w:jc w:val="left"/>
    </w:pPr>
    <w:rPr>
      <w:rFonts w:asciiTheme="minorHAnsi" w:hAnsiTheme="minorHAnsi" w:cs="Times New Roman"/>
      <w:szCs w:val="24"/>
      <w:lang w:eastAsia="fr-FR" w:bidi="ar-SA"/>
    </w:rPr>
  </w:style>
  <w:style w:type="paragraph" w:customStyle="1" w:styleId="CV-Expclient">
    <w:name w:val="CV - Exp. client"/>
    <w:basedOn w:val="Normal"/>
    <w:next w:val="CV-ExpMission"/>
    <w:qFormat/>
    <w:rsid w:val="008F6B9E"/>
    <w:pPr>
      <w:numPr>
        <w:numId w:val="15"/>
      </w:numPr>
      <w:tabs>
        <w:tab w:val="left" w:pos="459"/>
        <w:tab w:val="right" w:pos="9140"/>
      </w:tabs>
      <w:spacing w:before="180" w:after="120" w:line="240" w:lineRule="auto"/>
    </w:pPr>
    <w:rPr>
      <w:rFonts w:cs="Times New Roman"/>
      <w:b/>
      <w:color w:val="595959"/>
      <w:position w:val="2"/>
      <w:sz w:val="24"/>
      <w:lang w:eastAsia="fr-FR" w:bidi="ar-SA"/>
    </w:rPr>
  </w:style>
  <w:style w:type="paragraph" w:customStyle="1" w:styleId="CV-ExpMission">
    <w:name w:val="CV - Exp. Mission"/>
    <w:basedOn w:val="Normal"/>
    <w:link w:val="CV-ExpMissionCar"/>
    <w:rsid w:val="008F6B9E"/>
    <w:pPr>
      <w:numPr>
        <w:numId w:val="16"/>
      </w:numPr>
      <w:tabs>
        <w:tab w:val="left" w:pos="743"/>
      </w:tabs>
      <w:spacing w:line="240" w:lineRule="auto"/>
      <w:ind w:left="743" w:hanging="284"/>
    </w:pPr>
    <w:rPr>
      <w:rFonts w:cs="Times New Roman"/>
      <w:sz w:val="24"/>
      <w:lang w:eastAsia="fr-FR" w:bidi="ar-SA"/>
    </w:rPr>
  </w:style>
  <w:style w:type="character" w:customStyle="1" w:styleId="CV-ExpMissionCar">
    <w:name w:val="CV - Exp. Mission Car"/>
    <w:link w:val="CV-ExpMission"/>
    <w:rsid w:val="008F6B9E"/>
    <w:rPr>
      <w:sz w:val="24"/>
    </w:rPr>
  </w:style>
  <w:style w:type="paragraph" w:customStyle="1" w:styleId="CV-Exptechnos">
    <w:name w:val="CV - Exp.technos"/>
    <w:basedOn w:val="Normal"/>
    <w:qFormat/>
    <w:rsid w:val="008F6B9E"/>
    <w:pPr>
      <w:tabs>
        <w:tab w:val="left" w:pos="601"/>
        <w:tab w:val="left" w:pos="743"/>
      </w:tabs>
      <w:spacing w:before="120" w:after="180" w:line="240" w:lineRule="auto"/>
      <w:ind w:left="601"/>
      <w:jc w:val="left"/>
    </w:pPr>
    <w:rPr>
      <w:rFonts w:cs="Times New Roman"/>
      <w:color w:val="595959"/>
      <w:sz w:val="24"/>
      <w:lang w:eastAsia="fr-FR" w:bidi="ar-SA"/>
    </w:rPr>
  </w:style>
  <w:style w:type="paragraph" w:customStyle="1" w:styleId="1Gnia-Normal">
    <w:name w:val="1Génia - Normal"/>
    <w:basedOn w:val="Normal"/>
    <w:link w:val="1Gnia-NormalCar"/>
    <w:uiPriority w:val="99"/>
    <w:qFormat/>
    <w:rsid w:val="008F6B9E"/>
    <w:pPr>
      <w:widowControl w:val="0"/>
      <w:adjustRightInd w:val="0"/>
      <w:contextualSpacing w:val="0"/>
      <w:jc w:val="left"/>
      <w:textAlignment w:val="baseline"/>
    </w:pPr>
    <w:rPr>
      <w:rFonts w:eastAsia="MS Mincho" w:cs="Times New Roman"/>
      <w:szCs w:val="24"/>
      <w:lang w:eastAsia="fr-FR" w:bidi="ar-SA"/>
    </w:rPr>
  </w:style>
  <w:style w:type="character" w:customStyle="1" w:styleId="1Gnia-NormalCar">
    <w:name w:val="1Génia - Normal Car"/>
    <w:link w:val="1Gnia-Normal"/>
    <w:uiPriority w:val="99"/>
    <w:rsid w:val="008F6B9E"/>
    <w:rPr>
      <w:rFonts w:eastAsia="MS Mincho"/>
      <w:szCs w:val="24"/>
    </w:rPr>
  </w:style>
  <w:style w:type="paragraph" w:customStyle="1" w:styleId="normalprojet">
    <w:name w:val="normal projet"/>
    <w:basedOn w:val="CV-ExpMission"/>
    <w:link w:val="normalprojetCar"/>
    <w:qFormat/>
    <w:rsid w:val="007E7C13"/>
    <w:pPr>
      <w:numPr>
        <w:numId w:val="0"/>
      </w:numPr>
      <w:tabs>
        <w:tab w:val="left" w:pos="0"/>
      </w:tabs>
      <w:ind w:left="426"/>
      <w:contextualSpacing w:val="0"/>
    </w:pPr>
    <w:rPr>
      <w:lang w:eastAsia="x-none"/>
    </w:rPr>
  </w:style>
  <w:style w:type="character" w:customStyle="1" w:styleId="normalprojetCar">
    <w:name w:val="normal projet Car"/>
    <w:basedOn w:val="CV-ExpMissionCar"/>
    <w:link w:val="normalprojet"/>
    <w:rsid w:val="007E7C13"/>
    <w:rPr>
      <w:sz w:val="24"/>
      <w:lang w:eastAsia="x-none"/>
    </w:rPr>
  </w:style>
  <w:style w:type="character" w:customStyle="1" w:styleId="1Gnia-Heading2Char">
    <w:name w:val="1Génia - Heading 2 Char"/>
    <w:basedOn w:val="Policepardfaut"/>
    <w:link w:val="1Gnia-Heading2"/>
    <w:uiPriority w:val="99"/>
    <w:rsid w:val="0000175F"/>
    <w:rPr>
      <w:rFonts w:ascii="Cambria" w:hAnsi="Cambria" w:cstheme="minorHAnsi"/>
      <w:b/>
      <w:bCs/>
      <w:color w:val="76923C"/>
      <w:sz w:val="28"/>
      <w:szCs w:val="26"/>
      <w:lang w:eastAsia="en-US"/>
    </w:rPr>
  </w:style>
  <w:style w:type="character" w:customStyle="1" w:styleId="texte">
    <w:name w:val="texte"/>
    <w:uiPriority w:val="99"/>
    <w:rsid w:val="00BE62A4"/>
    <w:rPr>
      <w:rFonts w:cs="Times New Roman"/>
    </w:rPr>
  </w:style>
  <w:style w:type="character" w:customStyle="1" w:styleId="postbody1">
    <w:name w:val="postbody1"/>
    <w:uiPriority w:val="99"/>
    <w:rsid w:val="001B464E"/>
    <w:rPr>
      <w:rFonts w:cs="Times New Roman"/>
      <w:sz w:val="18"/>
      <w:szCs w:val="18"/>
    </w:rPr>
  </w:style>
  <w:style w:type="paragraph" w:customStyle="1" w:styleId="Style2Vert">
    <w:name w:val="Style2Vert"/>
    <w:basedOn w:val="ParagrapheNormal"/>
    <w:link w:val="Style2VertCar"/>
    <w:qFormat/>
    <w:rsid w:val="003D0835"/>
    <w:pPr>
      <w:spacing w:before="240" w:after="120" w:line="240" w:lineRule="atLeast"/>
      <w:ind w:left="1077"/>
      <w:outlineLvl w:val="1"/>
    </w:pPr>
    <w:rPr>
      <w:rFonts w:ascii="Cambria" w:eastAsia="MS Mincho" w:hAnsi="Cambria" w:cs="Times New Roman"/>
      <w:b/>
      <w:color w:val="76923C"/>
      <w:sz w:val="28"/>
      <w:szCs w:val="28"/>
      <w:u w:val="single"/>
    </w:rPr>
  </w:style>
  <w:style w:type="character" w:customStyle="1" w:styleId="Style2VertCar">
    <w:name w:val="Style2Vert Car"/>
    <w:link w:val="Style2Vert"/>
    <w:rsid w:val="003D0835"/>
    <w:rPr>
      <w:rFonts w:ascii="Cambria" w:eastAsia="MS Mincho" w:hAnsi="Cambria"/>
      <w:b/>
      <w:color w:val="76923C"/>
      <w:sz w:val="28"/>
      <w:szCs w:val="28"/>
      <w:u w:val="single"/>
    </w:rPr>
  </w:style>
  <w:style w:type="paragraph" w:customStyle="1" w:styleId="Titre2sanssaut">
    <w:name w:val="Titre 2 sans saut"/>
    <w:basedOn w:val="Titre2"/>
    <w:autoRedefine/>
    <w:qFormat/>
    <w:rsid w:val="004D6429"/>
    <w:pPr>
      <w:pageBreakBefore w:val="0"/>
    </w:pPr>
  </w:style>
  <w:style w:type="paragraph" w:styleId="PrformatHTML">
    <w:name w:val="HTML Preformatted"/>
    <w:basedOn w:val="Normal"/>
    <w:link w:val="PrformatHTMLCar"/>
    <w:uiPriority w:val="99"/>
    <w:unhideWhenUsed/>
    <w:rsid w:val="007D3337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pacing w:line="240" w:lineRule="auto"/>
      <w:textAlignment w:val="baseline"/>
    </w:pPr>
    <w:rPr>
      <w:rFonts w:ascii="Courier New" w:hAnsi="Courier New" w:cs="Courier New"/>
      <w:lang w:eastAsia="fr-FR" w:bidi="ar-SA"/>
    </w:rPr>
  </w:style>
  <w:style w:type="character" w:customStyle="1" w:styleId="PrformatHTMLCar">
    <w:name w:val="Préformaté HTML Car"/>
    <w:basedOn w:val="Policepardfaut"/>
    <w:link w:val="PrformatHTML"/>
    <w:uiPriority w:val="99"/>
    <w:rsid w:val="007D3337"/>
    <w:rPr>
      <w:rFonts w:ascii="Courier New" w:hAnsi="Courier New" w:cs="Courier New"/>
    </w:rPr>
  </w:style>
  <w:style w:type="paragraph" w:customStyle="1" w:styleId="MonNormal">
    <w:name w:val="Mon Normal"/>
    <w:basedOn w:val="Normal"/>
    <w:link w:val="MonNormalCar"/>
    <w:qFormat/>
    <w:rsid w:val="007D3337"/>
    <w:pPr>
      <w:tabs>
        <w:tab w:val="num" w:pos="360"/>
      </w:tabs>
      <w:spacing w:before="120" w:line="240" w:lineRule="auto"/>
      <w:jc w:val="left"/>
    </w:pPr>
    <w:rPr>
      <w:rFonts w:asciiTheme="minorHAnsi" w:eastAsia="MS Mincho" w:hAnsiTheme="minorHAnsi" w:cs="Times New Roman"/>
      <w:szCs w:val="16"/>
      <w:lang w:eastAsia="ja-JP" w:bidi="ar-SA"/>
    </w:rPr>
  </w:style>
  <w:style w:type="character" w:customStyle="1" w:styleId="MonNormalCar">
    <w:name w:val="Mon Normal Car"/>
    <w:basedOn w:val="Policepardfaut"/>
    <w:link w:val="MonNormal"/>
    <w:rsid w:val="007D3337"/>
    <w:rPr>
      <w:rFonts w:asciiTheme="minorHAnsi" w:eastAsia="MS Mincho" w:hAnsiTheme="minorHAnsi"/>
      <w:szCs w:val="16"/>
      <w:lang w:eastAsia="ja-JP"/>
    </w:rPr>
  </w:style>
  <w:style w:type="character" w:customStyle="1" w:styleId="1Gnia-Heading4Car">
    <w:name w:val="1Génia - Heading 4 Car"/>
    <w:basedOn w:val="Policepardfaut"/>
    <w:link w:val="1Gnia-Heading4"/>
    <w:uiPriority w:val="99"/>
    <w:rsid w:val="00323E45"/>
    <w:rPr>
      <w:rFonts w:ascii="Cambria" w:hAnsi="Cambria" w:cstheme="minorHAnsi"/>
      <w:b/>
      <w:bCs/>
      <w:iCs/>
      <w:color w:val="76923C"/>
      <w:sz w:val="24"/>
      <w:szCs w:val="22"/>
      <w:lang w:eastAsia="en-US"/>
    </w:rPr>
  </w:style>
  <w:style w:type="paragraph" w:customStyle="1" w:styleId="PuceOptionVert">
    <w:name w:val="PuceOptionVert"/>
    <w:basedOn w:val="Normal"/>
    <w:link w:val="PuceOptionVertCar"/>
    <w:uiPriority w:val="99"/>
    <w:qFormat/>
    <w:rsid w:val="00F53ECF"/>
    <w:pPr>
      <w:widowControl w:val="0"/>
      <w:numPr>
        <w:numId w:val="34"/>
      </w:numPr>
      <w:adjustRightInd w:val="0"/>
      <w:spacing w:line="276" w:lineRule="auto"/>
      <w:textAlignment w:val="baseline"/>
    </w:pPr>
    <w:rPr>
      <w:rFonts w:eastAsia="MS Mincho" w:cs="Times New Roman"/>
      <w:szCs w:val="22"/>
      <w:lang w:bidi="ar-SA"/>
    </w:rPr>
  </w:style>
  <w:style w:type="character" w:customStyle="1" w:styleId="PuceOptionVertCar">
    <w:name w:val="PuceOptionVert Car"/>
    <w:basedOn w:val="Policepardfaut"/>
    <w:link w:val="PuceOptionVert"/>
    <w:uiPriority w:val="99"/>
    <w:rsid w:val="00F53ECF"/>
    <w:rPr>
      <w:rFonts w:eastAsia="MS Mincho"/>
      <w:szCs w:val="22"/>
      <w:lang w:eastAsia="en-US"/>
    </w:rPr>
  </w:style>
  <w:style w:type="character" w:styleId="CodeHTML">
    <w:name w:val="HTML Code"/>
    <w:basedOn w:val="Policepardfaut"/>
    <w:uiPriority w:val="99"/>
    <w:unhideWhenUsed/>
    <w:rsid w:val="005912C0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Policepardfaut"/>
    <w:rsid w:val="005912C0"/>
  </w:style>
  <w:style w:type="character" w:customStyle="1" w:styleId="hljs-name">
    <w:name w:val="hljs-name"/>
    <w:basedOn w:val="Policepardfaut"/>
    <w:rsid w:val="005912C0"/>
  </w:style>
  <w:style w:type="character" w:customStyle="1" w:styleId="clone">
    <w:name w:val="clone"/>
    <w:basedOn w:val="Policepardfaut"/>
    <w:rsid w:val="00DE33E9"/>
  </w:style>
  <w:style w:type="character" w:customStyle="1" w:styleId="token">
    <w:name w:val="token"/>
    <w:basedOn w:val="Policepardfaut"/>
    <w:rsid w:val="00265C3A"/>
  </w:style>
  <w:style w:type="paragraph" w:customStyle="1" w:styleId="Code">
    <w:name w:val="Code"/>
    <w:basedOn w:val="Paragraphedeliste"/>
    <w:link w:val="CodeCar"/>
    <w:qFormat/>
    <w:rsid w:val="000D39FD"/>
    <w:pPr>
      <w:numPr>
        <w:numId w:val="39"/>
      </w:numPr>
      <w:spacing w:after="200" w:line="276" w:lineRule="auto"/>
    </w:pPr>
    <w:rPr>
      <w:rFonts w:asciiTheme="minorHAnsi" w:eastAsia="Arial Unicode MS" w:hAnsiTheme="minorHAnsi" w:cs="Arial Unicode MS"/>
      <w:b/>
      <w:i/>
      <w:szCs w:val="22"/>
      <w:lang w:bidi="ar-SA"/>
    </w:rPr>
  </w:style>
  <w:style w:type="character" w:customStyle="1" w:styleId="CodeCar">
    <w:name w:val="Code Car"/>
    <w:basedOn w:val="Policepardfaut"/>
    <w:link w:val="Code"/>
    <w:rsid w:val="000D39FD"/>
    <w:rPr>
      <w:rFonts w:asciiTheme="minorHAnsi" w:eastAsia="Arial Unicode MS" w:hAnsiTheme="minorHAnsi" w:cs="Arial Unicode MS"/>
      <w:b/>
      <w:i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3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17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9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3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8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4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1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1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5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6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66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gitlab.conception.ti/be/kelio/atom/-/commit/12a85442a67514b315dcd865bef10c0e348767ca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jenkins-equipes.conception.ti/job/PLANIFIQUES/view/planifiques_5.2-MOD036897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lab.conception.ti/be/jenkins-config" TargetMode="External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campus.wk-formation.fr/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academy.kelio.com/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gitlab.conception.ti/be/jenkins-config/-/wikis/creer-mvp" TargetMode="External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lab.conception.ti/be/jenkins-config/-/wikis/creer-mvp" TargetMode="External"/><Relationship Id="rId22" Type="http://schemas.openxmlformats.org/officeDocument/2006/relationships/hyperlink" Target="https://wekan.conception.ti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wo\OneDrive\Documents\CHEFFERIE%20DE%20PROJET\template%20studia%20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9DB58EEC4E7479281EC94DB8D48C4" ma:contentTypeVersion="9" ma:contentTypeDescription="Crée un document." ma:contentTypeScope="" ma:versionID="2f206b4a96c2ffa079154df7fa852f2a">
  <xsd:schema xmlns:xsd="http://www.w3.org/2001/XMLSchema" xmlns:xs="http://www.w3.org/2001/XMLSchema" xmlns:p="http://schemas.microsoft.com/office/2006/metadata/properties" xmlns:ns2="7aaa859e-ea2a-4c65-b40f-2d75703ea25b" xmlns:ns3="4e563569-d54a-49ea-a770-d436ad8e28bf" targetNamespace="http://schemas.microsoft.com/office/2006/metadata/properties" ma:root="true" ma:fieldsID="03af9c2bc2780ee8f4de6a914b86dd46" ns2:_="" ns3:_="">
    <xsd:import namespace="7aaa859e-ea2a-4c65-b40f-2d75703ea25b"/>
    <xsd:import namespace="4e563569-d54a-49ea-a770-d436ad8e28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a859e-ea2a-4c65-b40f-2d75703ea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63569-d54a-49ea-a770-d436ad8e2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F5148C-5E68-4CD8-8B46-A67876C4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a859e-ea2a-4c65-b40f-2d75703ea25b"/>
    <ds:schemaRef ds:uri="4e563569-d54a-49ea-a770-d436ad8e2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49F936-E98A-439B-8893-2F2A1F464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2805CD-7EDF-4C56-AD64-3B31D41946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3FE15A-9022-430A-B806-9B950929B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studia D.dotx</Template>
  <TotalTime>1097</TotalTime>
  <Pages>18</Pages>
  <Words>1489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</CharactersWithSpaces>
  <SharedDoc>false</SharedDoc>
  <HLinks>
    <vt:vector size="12" baseType="variant">
      <vt:variant>
        <vt:i4>4128793</vt:i4>
      </vt:variant>
      <vt:variant>
        <vt:i4>18</vt:i4>
      </vt:variant>
      <vt:variant>
        <vt:i4>0</vt:i4>
      </vt:variant>
      <vt:variant>
        <vt:i4>5</vt:i4>
      </vt:variant>
      <vt:variant>
        <vt:lpwstr>mailto:contacts@telino.fr</vt:lpwstr>
      </vt:variant>
      <vt:variant>
        <vt:lpwstr/>
      </vt:variant>
      <vt:variant>
        <vt:i4>2424951</vt:i4>
      </vt:variant>
      <vt:variant>
        <vt:i4>15</vt:i4>
      </vt:variant>
      <vt:variant>
        <vt:i4>0</vt:i4>
      </vt:variant>
      <vt:variant>
        <vt:i4>5</vt:i4>
      </vt:variant>
      <vt:variant>
        <vt:lpwstr>https://www.telino.com/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Tonton David</dc:creator>
  <cp:keywords/>
  <dc:description/>
  <cp:lastModifiedBy>Laurier Carl</cp:lastModifiedBy>
  <cp:revision>48</cp:revision>
  <cp:lastPrinted>2021-12-16T08:52:00Z</cp:lastPrinted>
  <dcterms:created xsi:type="dcterms:W3CDTF">2023-02-20T08:37:00Z</dcterms:created>
  <dcterms:modified xsi:type="dcterms:W3CDTF">2023-03-01T10:08:00Z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0x010100D509DB58EEC4E7479281EC94DB8D48C4</vt:lpwstr>
  </property>
</Properties>
</file>