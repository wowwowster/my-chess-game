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D4CB8C" w14:textId="77777777" w:rsidR="00571706" w:rsidRDefault="00571706" w:rsidP="00571706">
      <w:r w:rsidRPr="00420A7E">
        <w:t>MsProject 2013 Demo Créer un calendrier du projet</w:t>
      </w:r>
      <w:r>
        <w:t xml:space="preserve"> (fait)</w:t>
      </w:r>
    </w:p>
    <w:p w14:paraId="619181CA" w14:textId="77777777" w:rsidR="00571706" w:rsidRDefault="00000000" w:rsidP="00571706">
      <w:hyperlink r:id="rId11" w:history="1">
        <w:r w:rsidR="00571706" w:rsidRPr="00E24B7D">
          <w:rPr>
            <w:rStyle w:val="Lienhypertexte"/>
          </w:rPr>
          <w:t>https://www.youtube.com/watch?v=LuVgYG0xICA</w:t>
        </w:r>
      </w:hyperlink>
    </w:p>
    <w:p w14:paraId="262D0A9C" w14:textId="77777777" w:rsidR="00571706" w:rsidRDefault="00571706" w:rsidP="00571706"/>
    <w:p w14:paraId="28FCCF8D" w14:textId="77777777" w:rsidR="00571706" w:rsidRDefault="00571706" w:rsidP="00571706">
      <w:r>
        <w:t>MS Project ● Les bases ● En 20 minutes</w:t>
      </w:r>
    </w:p>
    <w:p w14:paraId="05B315A4" w14:textId="77777777" w:rsidR="00571706" w:rsidRDefault="00000000" w:rsidP="00571706">
      <w:hyperlink r:id="rId12" w:history="1">
        <w:r w:rsidR="00571706" w:rsidRPr="00E24B7D">
          <w:rPr>
            <w:rStyle w:val="Lienhypertexte"/>
          </w:rPr>
          <w:t>https://www.youtube.com/watch?v=wZ496gFAwZ4</w:t>
        </w:r>
      </w:hyperlink>
    </w:p>
    <w:p w14:paraId="4251D7A5" w14:textId="2D270F21" w:rsidR="00571706" w:rsidRDefault="00571706" w:rsidP="00571706">
      <w:r>
        <w:t>1</w:t>
      </w:r>
      <w:r w:rsidR="00635E19">
        <w:t>0</w:t>
      </w:r>
      <w:r>
        <w:t xml:space="preserve"> min </w:t>
      </w:r>
      <w:r w:rsidR="00635E19">
        <w:t xml:space="preserve">43  </w:t>
      </w:r>
      <w:r>
        <w:t>secs</w:t>
      </w:r>
    </w:p>
    <w:p w14:paraId="58CAAF14" w14:textId="77777777" w:rsidR="00571706" w:rsidRDefault="00571706" w:rsidP="00571706"/>
    <w:p w14:paraId="72AB7FCF" w14:textId="77777777" w:rsidR="00571706" w:rsidRDefault="00000000" w:rsidP="00571706">
      <w:hyperlink r:id="rId13" w:history="1">
        <w:r w:rsidR="00571706">
          <w:rPr>
            <w:rStyle w:val="Lienhypertexte"/>
          </w:rPr>
          <w:t>https://www.youtube.com/watch?v=Ho08ahyc12s&amp;list=PL5t0n9TgavtkaYbi6fSg4p_TT6ZC50wxT&amp;index=4</w:t>
        </w:r>
      </w:hyperlink>
    </w:p>
    <w:p w14:paraId="38531778" w14:textId="77777777" w:rsidR="00571706" w:rsidRDefault="00571706" w:rsidP="00571706"/>
    <w:p w14:paraId="66B82664" w14:textId="77777777" w:rsidR="00571706" w:rsidRDefault="00571706" w:rsidP="00571706">
      <w:pPr>
        <w:rPr>
          <w:rFonts w:ascii="MS Mincho" w:eastAsia="MS Mincho" w:hAnsi="MS Mincho"/>
        </w:rPr>
      </w:pPr>
      <w:r>
        <w:rPr>
          <w:rFonts w:ascii="MS Mincho" w:eastAsia="MS Mincho" w:hAnsi="MS Mincho" w:hint="eastAsia"/>
        </w:rPr>
        <w:t>□</w:t>
      </w:r>
      <w:r>
        <w:rPr>
          <w:rFonts w:ascii="MS Mincho" w:eastAsia="MS Mincho" w:hAnsi="MS Mincho"/>
        </w:rPr>
        <w:tab/>
      </w:r>
      <w:r w:rsidRPr="00EC14C5">
        <w:rPr>
          <w:rFonts w:ascii="Calibri" w:eastAsia="MS Mincho" w:hAnsi="Calibri" w:cs="Calibri"/>
          <w:b/>
          <w:bCs/>
          <w:sz w:val="22"/>
          <w:szCs w:val="22"/>
          <w:u w:val="single"/>
        </w:rPr>
        <w:t>bonne série vidéo</w:t>
      </w:r>
    </w:p>
    <w:p w14:paraId="41A5B553" w14:textId="77777777" w:rsidR="00571706" w:rsidRDefault="00571706" w:rsidP="00571706">
      <w:r>
        <w:tab/>
      </w:r>
      <w:r w:rsidRPr="00EC14C5">
        <w:t>https://www.youtube.com/watch?v=LS_0AsOYyv0&amp;list=PLPjfimkeXsYSSCc9I6a6MXJTzUoEXLd46</w:t>
      </w:r>
    </w:p>
    <w:p w14:paraId="0D2A19AE" w14:textId="77777777" w:rsidR="00571706" w:rsidRDefault="00571706" w:rsidP="00571706"/>
    <w:p w14:paraId="2327EA99" w14:textId="0213DF9E" w:rsidR="00571706" w:rsidRDefault="007614CA" w:rsidP="007614CA">
      <w:pPr>
        <w:pStyle w:val="Titre1"/>
        <w:numPr>
          <w:ilvl w:val="0"/>
          <w:numId w:val="0"/>
        </w:numPr>
      </w:pPr>
      <w:r>
        <w:t>création d’un projet</w:t>
      </w:r>
    </w:p>
    <w:p w14:paraId="09AEF367" w14:textId="55CDC39E" w:rsidR="007614CA" w:rsidRDefault="007614CA" w:rsidP="00756A2C">
      <w:pPr>
        <w:pStyle w:val="Titre2"/>
        <w:numPr>
          <w:ilvl w:val="1"/>
          <w:numId w:val="33"/>
        </w:numPr>
      </w:pPr>
      <w:r>
        <w:t>Renseigner une date de début</w:t>
      </w:r>
    </w:p>
    <w:p w14:paraId="4D5FC6DF" w14:textId="77777777" w:rsidR="00571706" w:rsidRDefault="00571706" w:rsidP="00571706"/>
    <w:p w14:paraId="5B050049" w14:textId="44667AE8" w:rsidR="008133B6" w:rsidRDefault="008133B6" w:rsidP="00571706">
      <w:r>
        <w:t>Exemple Aquedi :</w:t>
      </w:r>
    </w:p>
    <w:p w14:paraId="6D3D3F3F" w14:textId="77777777" w:rsidR="008133B6" w:rsidRDefault="008133B6" w:rsidP="00571706"/>
    <w:p w14:paraId="6E5D4A4D" w14:textId="77777777" w:rsidR="00571706" w:rsidRDefault="00571706" w:rsidP="00571706"/>
    <w:p w14:paraId="0BF85E64" w14:textId="094C9CF2" w:rsidR="00571706" w:rsidRDefault="008133B6" w:rsidP="00571706">
      <w:r>
        <w:rPr>
          <w:noProof/>
        </w:rPr>
        <w:drawing>
          <wp:inline distT="0" distB="0" distL="0" distR="0" wp14:anchorId="4B8610DE" wp14:editId="79E8E8A0">
            <wp:extent cx="5340404" cy="3527369"/>
            <wp:effectExtent l="0" t="0" r="0" b="0"/>
            <wp:docPr id="10690307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715" cy="35302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49E3E4" w14:textId="77777777" w:rsidR="00866E6C" w:rsidRDefault="00866E6C" w:rsidP="00D97D42"/>
    <w:p w14:paraId="77B87931" w14:textId="594E099F" w:rsidR="00D97D42" w:rsidRDefault="008133B6" w:rsidP="00756A2C">
      <w:pPr>
        <w:pStyle w:val="Titre2"/>
        <w:numPr>
          <w:ilvl w:val="1"/>
          <w:numId w:val="34"/>
        </w:numPr>
      </w:pPr>
      <w:r>
        <w:t>Définition d’un calendrier</w:t>
      </w:r>
    </w:p>
    <w:p w14:paraId="5ACCBE0E" w14:textId="4ED0C275" w:rsidR="008133B6" w:rsidRPr="00034CA2" w:rsidRDefault="00034CA2" w:rsidP="00034CA2">
      <w:pPr>
        <w:pStyle w:val="Paragraphedeliste"/>
        <w:rPr>
          <w:sz w:val="16"/>
          <w:szCs w:val="16"/>
        </w:rPr>
      </w:pPr>
      <w:r>
        <w:lastRenderedPageBreak/>
        <w:t>Aller sur Projet -</w:t>
      </w:r>
      <w:r>
        <w:rPr>
          <w:sz w:val="16"/>
          <w:szCs w:val="16"/>
        </w:rPr>
        <w:t>&gt;</w:t>
      </w:r>
      <w:r w:rsidR="00250F63">
        <w:t>Modifier les horaires de travail</w:t>
      </w:r>
    </w:p>
    <w:p w14:paraId="52CFB2F7" w14:textId="77777777" w:rsidR="00150D3D" w:rsidRDefault="00150D3D" w:rsidP="00150D3D">
      <w:r>
        <w:t>Exemple Aquedi :</w:t>
      </w:r>
    </w:p>
    <w:p w14:paraId="1471E857" w14:textId="77777777" w:rsidR="00150D3D" w:rsidRDefault="00150D3D" w:rsidP="00150D3D"/>
    <w:p w14:paraId="6D7C3ED1" w14:textId="2274F7E8" w:rsidR="00D97D42" w:rsidRPr="00D97D42" w:rsidRDefault="00981277" w:rsidP="00D97D42">
      <w:r>
        <w:rPr>
          <w:noProof/>
        </w:rPr>
        <w:drawing>
          <wp:inline distT="0" distB="0" distL="0" distR="0" wp14:anchorId="515D32B5" wp14:editId="525B6975">
            <wp:extent cx="3834333" cy="2284723"/>
            <wp:effectExtent l="0" t="0" r="0" b="1905"/>
            <wp:docPr id="164553619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401" cy="2285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82C732" w14:textId="77777777" w:rsidR="00D97D42" w:rsidRDefault="00D97D42" w:rsidP="00D97D42"/>
    <w:p w14:paraId="387FC996" w14:textId="77777777" w:rsidR="008054A7" w:rsidRDefault="008054A7" w:rsidP="00D97D42"/>
    <w:p w14:paraId="616B74AD" w14:textId="77777777" w:rsidR="008054A7" w:rsidRDefault="008054A7" w:rsidP="00D97D42"/>
    <w:p w14:paraId="1B496995" w14:textId="028A0B0F" w:rsidR="008054A7" w:rsidRDefault="008054A7" w:rsidP="00756A2C">
      <w:pPr>
        <w:pStyle w:val="Titre2"/>
        <w:numPr>
          <w:ilvl w:val="1"/>
          <w:numId w:val="35"/>
        </w:numPr>
      </w:pPr>
      <w:r>
        <w:t>Définition Echéancier</w:t>
      </w:r>
    </w:p>
    <w:p w14:paraId="42FDDA70" w14:textId="51C4FB0C" w:rsidR="008054A7" w:rsidRDefault="008054A7" w:rsidP="008054A7">
      <w:pPr>
        <w:rPr>
          <w:b/>
          <w:bCs/>
        </w:rPr>
      </w:pPr>
      <w:r>
        <w:t xml:space="preserve">Bouton </w:t>
      </w:r>
      <w:r w:rsidRPr="008054A7">
        <w:rPr>
          <w:b/>
          <w:bCs/>
        </w:rPr>
        <w:t>options</w:t>
      </w:r>
      <w:r>
        <w:t xml:space="preserve"> dans </w:t>
      </w:r>
      <w:r w:rsidRPr="008054A7">
        <w:rPr>
          <w:b/>
          <w:bCs/>
        </w:rPr>
        <w:t>Modifier les horaires de travail</w:t>
      </w:r>
    </w:p>
    <w:p w14:paraId="025C4549" w14:textId="77777777" w:rsidR="00BD1A51" w:rsidRPr="00D97D42" w:rsidRDefault="00BD1A51" w:rsidP="008054A7"/>
    <w:p w14:paraId="45AF96F3" w14:textId="223BEC3E" w:rsidR="00981277" w:rsidRDefault="00981277" w:rsidP="00981277">
      <w:r>
        <w:t>Exemple Aquedi </w:t>
      </w:r>
      <w:r w:rsidR="00BD1A51">
        <w:t xml:space="preserve">(pas optimal à mon avis) </w:t>
      </w:r>
      <w:r>
        <w:t>:</w:t>
      </w:r>
    </w:p>
    <w:p w14:paraId="7E2098F6" w14:textId="2F0FE372" w:rsidR="00D97D42" w:rsidRDefault="00981277" w:rsidP="00D97D42">
      <w:r w:rsidRPr="00981277">
        <w:rPr>
          <w:noProof/>
        </w:rPr>
        <w:lastRenderedPageBreak/>
        <w:drawing>
          <wp:inline distT="0" distB="0" distL="0" distR="0" wp14:anchorId="0F954690" wp14:editId="0252D36D">
            <wp:extent cx="6120130" cy="7557135"/>
            <wp:effectExtent l="0" t="0" r="0" b="5715"/>
            <wp:docPr id="74294480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448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5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CB9C" w14:textId="3737EF56" w:rsidR="00981277" w:rsidRPr="00D97D42" w:rsidRDefault="00981277" w:rsidP="00D97D42">
      <w:r w:rsidRPr="00981277">
        <w:rPr>
          <w:noProof/>
        </w:rPr>
        <w:lastRenderedPageBreak/>
        <w:drawing>
          <wp:inline distT="0" distB="0" distL="0" distR="0" wp14:anchorId="77E58C42" wp14:editId="0112E4EB">
            <wp:extent cx="6120130" cy="2908300"/>
            <wp:effectExtent l="0" t="0" r="0" b="6350"/>
            <wp:docPr id="137851670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5167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005D" w14:textId="7A939547" w:rsidR="00D97D42" w:rsidRPr="00D97D42" w:rsidRDefault="002B681A" w:rsidP="00756A2C">
      <w:pPr>
        <w:pStyle w:val="Titre2"/>
        <w:numPr>
          <w:ilvl w:val="1"/>
          <w:numId w:val="35"/>
        </w:numPr>
      </w:pPr>
      <w:r>
        <w:t>Affecter le calendrier au projet</w:t>
      </w:r>
    </w:p>
    <w:p w14:paraId="5FAFD84F" w14:textId="03F0B590" w:rsidR="00D97D42" w:rsidRDefault="002B681A" w:rsidP="00D97D42">
      <w:pPr>
        <w:rPr>
          <w:b/>
          <w:bCs/>
        </w:rPr>
      </w:pPr>
      <w:r>
        <w:t xml:space="preserve">Aller sur </w:t>
      </w:r>
      <w:r w:rsidRPr="002B681A">
        <w:rPr>
          <w:b/>
          <w:bCs/>
        </w:rPr>
        <w:t>informations sur le projet</w:t>
      </w:r>
    </w:p>
    <w:p w14:paraId="6CE84A89" w14:textId="1477AE6E" w:rsidR="00756A2C" w:rsidRDefault="00756A2C" w:rsidP="00756A2C">
      <w:pPr>
        <w:pStyle w:val="Titre2"/>
        <w:numPr>
          <w:ilvl w:val="1"/>
          <w:numId w:val="35"/>
        </w:numPr>
      </w:pPr>
      <w:r>
        <w:t>Premières tâches</w:t>
      </w:r>
    </w:p>
    <w:p w14:paraId="69B28F15" w14:textId="21754857" w:rsidR="00406E59" w:rsidRPr="00406E59" w:rsidRDefault="00406E59" w:rsidP="00406E59">
      <w:pPr>
        <w:rPr>
          <w:lang w:eastAsia="en-US" w:bidi="en-US"/>
        </w:rPr>
      </w:pPr>
      <w:r w:rsidRPr="00406E59">
        <w:rPr>
          <w:noProof/>
          <w:lang w:eastAsia="en-US" w:bidi="en-US"/>
        </w:rPr>
        <w:drawing>
          <wp:inline distT="0" distB="0" distL="0" distR="0" wp14:anchorId="2B650201" wp14:editId="2EB3450E">
            <wp:extent cx="4971697" cy="2885910"/>
            <wp:effectExtent l="0" t="0" r="635" b="0"/>
            <wp:docPr id="139371688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168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9042" cy="289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531C" w14:textId="77777777" w:rsidR="00756A2C" w:rsidRDefault="00756A2C" w:rsidP="00D97D42"/>
    <w:p w14:paraId="4C7A7C54" w14:textId="58F49510" w:rsidR="001D13D7" w:rsidRDefault="001D13D7" w:rsidP="001D13D7">
      <w:pPr>
        <w:pStyle w:val="Titre1"/>
        <w:numPr>
          <w:ilvl w:val="0"/>
          <w:numId w:val="0"/>
        </w:numPr>
      </w:pPr>
      <w:r>
        <w:t>généralités</w:t>
      </w:r>
    </w:p>
    <w:p w14:paraId="66A27539" w14:textId="33B10C61" w:rsidR="002B681A" w:rsidRPr="00D97D42" w:rsidRDefault="001D13D7" w:rsidP="00D97D42">
      <w:r>
        <w:t>□</w:t>
      </w:r>
      <w:r>
        <w:tab/>
        <w:t xml:space="preserve">planning de référence = sympa à envoyer  </w:t>
      </w:r>
    </w:p>
    <w:p w14:paraId="780A3772" w14:textId="77777777" w:rsidR="00D97D42" w:rsidRDefault="00D97D42" w:rsidP="00D97D42"/>
    <w:p w14:paraId="3AFE0E12" w14:textId="77777777" w:rsidR="00D97D42" w:rsidRPr="00D97D42" w:rsidRDefault="00D97D42" w:rsidP="00D97D42">
      <w:pPr>
        <w:tabs>
          <w:tab w:val="left" w:pos="970"/>
        </w:tabs>
      </w:pPr>
      <w:r>
        <w:tab/>
      </w:r>
    </w:p>
    <w:sectPr w:rsidR="00D97D42" w:rsidRPr="00D97D42" w:rsidSect="00150D18">
      <w:headerReference w:type="default" r:id="rId19"/>
      <w:footerReference w:type="default" r:id="rId20"/>
      <w:headerReference w:type="first" r:id="rId21"/>
      <w:footerReference w:type="first" r:id="rId22"/>
      <w:pgSz w:w="11906" w:h="16838"/>
      <w:pgMar w:top="436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98DBB9" w14:textId="77777777" w:rsidR="008E7F1D" w:rsidRDefault="008E7F1D" w:rsidP="0039795C">
      <w:pPr>
        <w:spacing w:line="240" w:lineRule="auto"/>
      </w:pPr>
      <w:r>
        <w:separator/>
      </w:r>
    </w:p>
  </w:endnote>
  <w:endnote w:type="continuationSeparator" w:id="0">
    <w:p w14:paraId="1BDDFD35" w14:textId="77777777" w:rsidR="008E7F1D" w:rsidRDefault="008E7F1D" w:rsidP="0039795C">
      <w:pPr>
        <w:spacing w:line="240" w:lineRule="auto"/>
      </w:pPr>
      <w:r>
        <w:continuationSeparator/>
      </w:r>
    </w:p>
  </w:endnote>
  <w:endnote w:type="continuationNotice" w:id="1">
    <w:p w14:paraId="0BB8BDBA" w14:textId="77777777" w:rsidR="008E7F1D" w:rsidRDefault="008E7F1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Bookman">
    <w:altName w:val="Bookman Old Style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ankGothic Lt BT">
    <w:altName w:val="Arial"/>
    <w:charset w:val="00"/>
    <w:family w:val="swiss"/>
    <w:pitch w:val="variable"/>
    <w:sig w:usb0="00000087" w:usb1="00000000" w:usb2="00000000" w:usb3="00000000" w:csb0="0000001B" w:csb1="00000000"/>
  </w:font>
  <w:font w:name="MS Mincho">
    <w:altName w:val="Yu Gothic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venir Medium">
    <w:altName w:val="Calibri"/>
    <w:charset w:val="00"/>
    <w:family w:val="auto"/>
    <w:pitch w:val="variable"/>
    <w:sig w:usb0="800000AF" w:usb1="5000204A" w:usb2="00000000" w:usb3="00000000" w:csb0="0000009B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6CB600" w14:textId="77777777" w:rsidR="00955E1B" w:rsidRPr="006E3E35" w:rsidRDefault="00955E1B">
    <w:pPr>
      <w:pStyle w:val="Pieddepage"/>
      <w:rPr>
        <w:sz w:val="16"/>
        <w:szCs w:val="16"/>
      </w:rPr>
    </w:pPr>
  </w:p>
  <w:tbl>
    <w:tblPr>
      <w:tblStyle w:val="Grilledutableau2"/>
      <w:tblW w:w="5000" w:type="pct"/>
      <w:tblInd w:w="-3" w:type="dxa"/>
      <w:tblBorders>
        <w:top w:val="single" w:sz="2" w:space="0" w:color="404040"/>
        <w:left w:val="single" w:sz="2" w:space="0" w:color="404040"/>
        <w:bottom w:val="single" w:sz="2" w:space="0" w:color="404040"/>
        <w:right w:val="single" w:sz="2" w:space="0" w:color="404040"/>
        <w:insideH w:val="single" w:sz="2" w:space="0" w:color="404040"/>
        <w:insideV w:val="single" w:sz="2" w:space="0" w:color="404040"/>
      </w:tblBorders>
      <w:tblCellMar>
        <w:top w:w="28" w:type="dxa"/>
        <w:bottom w:w="28" w:type="dxa"/>
      </w:tblCellMar>
      <w:tblLook w:val="04A0" w:firstRow="1" w:lastRow="0" w:firstColumn="1" w:lastColumn="0" w:noHBand="0" w:noVBand="1"/>
    </w:tblPr>
    <w:tblGrid>
      <w:gridCol w:w="6954"/>
      <w:gridCol w:w="2678"/>
    </w:tblGrid>
    <w:tr w:rsidR="00F62572" w:rsidRPr="00150D18" w14:paraId="11726A24" w14:textId="77777777" w:rsidTr="000235C7">
      <w:trPr>
        <w:trHeight w:val="567"/>
      </w:trPr>
      <w:tc>
        <w:tcPr>
          <w:tcW w:w="3610" w:type="pct"/>
          <w:vAlign w:val="center"/>
        </w:tcPr>
        <w:p w14:paraId="218EFD03" w14:textId="77777777" w:rsidR="00F62572" w:rsidRPr="00D97D42" w:rsidRDefault="00F62572" w:rsidP="00F62572">
          <w:pPr>
            <w:tabs>
              <w:tab w:val="center" w:pos="4536"/>
              <w:tab w:val="right" w:pos="9072"/>
            </w:tabs>
            <w:spacing w:before="60" w:after="60" w:line="240" w:lineRule="auto"/>
            <w:rPr>
              <w:rFonts w:ascii="Times New Roman" w:eastAsia="Arial Unicode MS" w:hAnsi="Times New Roman"/>
              <w:bCs/>
              <w:i/>
              <w:noProof/>
              <w:color w:val="262626"/>
              <w:sz w:val="16"/>
              <w:lang w:val="fr-FR"/>
            </w:rPr>
          </w:pPr>
          <w:r w:rsidRPr="00D97D42">
            <w:rPr>
              <w:rFonts w:eastAsia="Arial Unicode MS" w:cs="Arial Unicode MS"/>
              <w:i/>
              <w:noProof/>
              <w:color w:val="262626"/>
              <w:sz w:val="16"/>
              <w:szCs w:val="16"/>
              <w:lang w:val="fr-FR"/>
            </w:rPr>
            <w:t>Ce document est la propriété du groupe STUDIA. Il ne peut être utilisé, reproduit, modifié ou communiqué sans autorisation préalable.</w:t>
          </w:r>
        </w:p>
      </w:tc>
      <w:tc>
        <w:tcPr>
          <w:tcW w:w="1390" w:type="pct"/>
          <w:tcMar>
            <w:top w:w="0" w:type="dxa"/>
            <w:left w:w="0" w:type="dxa"/>
            <w:right w:w="0" w:type="dxa"/>
          </w:tcMar>
          <w:vAlign w:val="center"/>
        </w:tcPr>
        <w:sdt>
          <w:sdtPr>
            <w:rPr>
              <w:rFonts w:eastAsia="Arial Unicode MS" w:cs="Arial Unicode MS"/>
              <w:i/>
              <w:noProof/>
              <w:color w:val="262626"/>
              <w:sz w:val="16"/>
              <w:szCs w:val="16"/>
            </w:rPr>
            <w:id w:val="-1705238520"/>
            <w:docPartObj>
              <w:docPartGallery w:val="Page Numbers (Top of Page)"/>
              <w:docPartUnique/>
            </w:docPartObj>
          </w:sdtPr>
          <w:sdtContent>
            <w:p w14:paraId="058D1BDC" w14:textId="77777777" w:rsidR="00F62572" w:rsidRPr="00150D18" w:rsidRDefault="00F62572" w:rsidP="00F62572">
              <w:pPr>
                <w:tabs>
                  <w:tab w:val="center" w:pos="4536"/>
                  <w:tab w:val="right" w:pos="9072"/>
                </w:tabs>
                <w:spacing w:before="60" w:after="60" w:line="240" w:lineRule="auto"/>
                <w:jc w:val="center"/>
                <w:rPr>
                  <w:rFonts w:eastAsia="Arial Unicode MS" w:cs="Arial Unicode MS"/>
                  <w:i/>
                  <w:noProof/>
                  <w:color w:val="262626"/>
                  <w:sz w:val="16"/>
                  <w:szCs w:val="16"/>
                </w:rPr>
              </w:pPr>
              <w:r w:rsidRPr="00150D18">
                <w:rPr>
                  <w:rFonts w:eastAsia="Arial Unicode MS" w:cs="Arial Unicode MS"/>
                  <w:i/>
                  <w:noProof/>
                  <w:color w:val="262626"/>
                  <w:sz w:val="16"/>
                  <w:szCs w:val="16"/>
                </w:rPr>
                <w:t xml:space="preserve">Page </w:t>
              </w:r>
              <w:r w:rsidRPr="00150D18">
                <w:rPr>
                  <w:rFonts w:eastAsia="Arial Unicode MS" w:cs="Arial Unicode MS"/>
                  <w:bCs/>
                  <w:i/>
                  <w:noProof/>
                  <w:color w:val="262626"/>
                  <w:sz w:val="16"/>
                  <w:szCs w:val="16"/>
                </w:rPr>
                <w:fldChar w:fldCharType="begin"/>
              </w:r>
              <w:r w:rsidRPr="00150D18">
                <w:rPr>
                  <w:rFonts w:eastAsia="Arial Unicode MS" w:cs="Arial Unicode MS"/>
                  <w:i/>
                  <w:noProof/>
                  <w:color w:val="262626"/>
                  <w:sz w:val="16"/>
                  <w:szCs w:val="16"/>
                </w:rPr>
                <w:instrText>PAGE</w:instrText>
              </w:r>
              <w:r w:rsidRPr="00150D18">
                <w:rPr>
                  <w:rFonts w:eastAsia="Arial Unicode MS" w:cs="Arial Unicode MS"/>
                  <w:bCs/>
                  <w:i/>
                  <w:noProof/>
                  <w:color w:val="262626"/>
                  <w:sz w:val="16"/>
                  <w:szCs w:val="16"/>
                </w:rPr>
                <w:fldChar w:fldCharType="separate"/>
              </w:r>
              <w:r w:rsidRPr="00150D18">
                <w:rPr>
                  <w:rFonts w:eastAsia="Arial Unicode MS" w:cs="Arial Unicode MS"/>
                  <w:bCs/>
                  <w:i/>
                  <w:noProof/>
                  <w:color w:val="262626"/>
                  <w:sz w:val="16"/>
                  <w:szCs w:val="16"/>
                </w:rPr>
                <w:t>21</w:t>
              </w:r>
              <w:r w:rsidRPr="00150D18">
                <w:rPr>
                  <w:rFonts w:eastAsia="Arial Unicode MS" w:cs="Arial Unicode MS"/>
                  <w:bCs/>
                  <w:i/>
                  <w:noProof/>
                  <w:color w:val="262626"/>
                  <w:sz w:val="16"/>
                  <w:szCs w:val="16"/>
                </w:rPr>
                <w:fldChar w:fldCharType="end"/>
              </w:r>
              <w:r w:rsidRPr="00150D18">
                <w:rPr>
                  <w:rFonts w:eastAsia="Arial Unicode MS" w:cs="Arial Unicode MS"/>
                  <w:i/>
                  <w:noProof/>
                  <w:color w:val="262626"/>
                  <w:sz w:val="16"/>
                  <w:szCs w:val="16"/>
                </w:rPr>
                <w:t xml:space="preserve"> sur </w:t>
              </w:r>
              <w:r w:rsidRPr="00150D18">
                <w:rPr>
                  <w:rFonts w:eastAsia="Arial Unicode MS" w:cs="Arial Unicode MS"/>
                  <w:bCs/>
                  <w:i/>
                  <w:noProof/>
                  <w:color w:val="262626"/>
                  <w:sz w:val="16"/>
                  <w:szCs w:val="16"/>
                </w:rPr>
                <w:fldChar w:fldCharType="begin"/>
              </w:r>
              <w:r w:rsidRPr="00150D18">
                <w:rPr>
                  <w:rFonts w:eastAsia="Arial Unicode MS" w:cs="Arial Unicode MS"/>
                  <w:i/>
                  <w:noProof/>
                  <w:color w:val="262626"/>
                  <w:sz w:val="16"/>
                  <w:szCs w:val="16"/>
                </w:rPr>
                <w:instrText>NUMPAGES</w:instrText>
              </w:r>
              <w:r w:rsidRPr="00150D18">
                <w:rPr>
                  <w:rFonts w:eastAsia="Arial Unicode MS" w:cs="Arial Unicode MS"/>
                  <w:bCs/>
                  <w:i/>
                  <w:noProof/>
                  <w:color w:val="262626"/>
                  <w:sz w:val="16"/>
                  <w:szCs w:val="16"/>
                </w:rPr>
                <w:fldChar w:fldCharType="separate"/>
              </w:r>
              <w:r w:rsidRPr="00150D18">
                <w:rPr>
                  <w:rFonts w:eastAsia="Arial Unicode MS" w:cs="Arial Unicode MS"/>
                  <w:bCs/>
                  <w:i/>
                  <w:noProof/>
                  <w:color w:val="262626"/>
                  <w:sz w:val="16"/>
                  <w:szCs w:val="16"/>
                </w:rPr>
                <w:t>99</w:t>
              </w:r>
              <w:r w:rsidRPr="00150D18">
                <w:rPr>
                  <w:rFonts w:eastAsia="Arial Unicode MS" w:cs="Arial Unicode MS"/>
                  <w:bCs/>
                  <w:i/>
                  <w:noProof/>
                  <w:color w:val="262626"/>
                  <w:sz w:val="16"/>
                  <w:szCs w:val="16"/>
                </w:rPr>
                <w:fldChar w:fldCharType="end"/>
              </w:r>
            </w:p>
          </w:sdtContent>
        </w:sdt>
      </w:tc>
    </w:tr>
  </w:tbl>
  <w:p w14:paraId="6D5EA8CA" w14:textId="77777777" w:rsidR="00955E1B" w:rsidRPr="00150D18" w:rsidRDefault="00955E1B" w:rsidP="00F62572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E4DF5E" w14:textId="77777777" w:rsidR="00955E1B" w:rsidRDefault="00955E1B" w:rsidP="00516562">
    <w:pPr>
      <w:jc w:val="center"/>
      <w:rPr>
        <w:rFonts w:ascii="Avenir Medium" w:hAnsi="Avenir Medium"/>
        <w:sz w:val="16"/>
        <w:szCs w:val="16"/>
      </w:rPr>
    </w:pPr>
    <w:r w:rsidRPr="007B09BC">
      <w:rPr>
        <w:rFonts w:ascii="Avenir Medium" w:hAnsi="Avenir Medium"/>
        <w:sz w:val="16"/>
        <w:szCs w:val="16"/>
      </w:rPr>
      <w:t>STUDIA DIGITAL – 12 RUE DES PETITS RUISSEAUX, 91370 VERRIERES LE BUISSON</w:t>
    </w:r>
  </w:p>
  <w:p w14:paraId="505A11A2" w14:textId="77777777" w:rsidR="00955E1B" w:rsidRDefault="00955E1B" w:rsidP="00516562">
    <w:pPr>
      <w:jc w:val="center"/>
      <w:rPr>
        <w:rFonts w:ascii="Avenir Medium" w:hAnsi="Avenir Medium"/>
        <w:sz w:val="16"/>
        <w:szCs w:val="16"/>
      </w:rPr>
    </w:pPr>
    <w:r w:rsidRPr="007B09BC">
      <w:rPr>
        <w:rFonts w:ascii="Avenir Medium" w:hAnsi="Avenir Medium"/>
        <w:sz w:val="16"/>
        <w:szCs w:val="16"/>
      </w:rPr>
      <w:t xml:space="preserve">Tél. +33 1 69 53 68 68 – Fax +33 1 69 53 68 69 – </w:t>
    </w:r>
    <w:hyperlink r:id="rId1" w:history="1">
      <w:r w:rsidRPr="007B09BC">
        <w:rPr>
          <w:rFonts w:ascii="Avenir Medium" w:hAnsi="Avenir Medium"/>
          <w:sz w:val="16"/>
          <w:szCs w:val="16"/>
        </w:rPr>
        <w:t>https://www.telino.com</w:t>
      </w:r>
    </w:hyperlink>
    <w:r w:rsidRPr="007B09BC">
      <w:rPr>
        <w:rFonts w:ascii="Avenir Medium" w:hAnsi="Avenir Medium"/>
        <w:sz w:val="16"/>
        <w:szCs w:val="16"/>
      </w:rPr>
      <w:t xml:space="preserve"> – </w:t>
    </w:r>
    <w:hyperlink r:id="rId2" w:history="1">
      <w:r w:rsidRPr="007B09BC">
        <w:rPr>
          <w:rFonts w:ascii="Avenir Medium" w:hAnsi="Avenir Medium"/>
          <w:sz w:val="16"/>
          <w:szCs w:val="16"/>
        </w:rPr>
        <w:t>contact@telino.com</w:t>
      </w:r>
    </w:hyperlink>
  </w:p>
  <w:p w14:paraId="2A6350B0" w14:textId="77777777" w:rsidR="00955E1B" w:rsidRPr="007B09BC" w:rsidRDefault="00955E1B" w:rsidP="00516562">
    <w:pPr>
      <w:pStyle w:val="Pieddepage"/>
      <w:tabs>
        <w:tab w:val="clear" w:pos="4536"/>
        <w:tab w:val="clear" w:pos="9072"/>
      </w:tabs>
      <w:jc w:val="center"/>
      <w:rPr>
        <w:rStyle w:val="Appelnotedebasdep"/>
        <w:rFonts w:ascii="Avenir Medium" w:hAnsi="Avenir Medium"/>
        <w:i/>
      </w:rPr>
    </w:pPr>
    <w:r w:rsidRPr="007B09BC">
      <w:rPr>
        <w:rFonts w:ascii="Avenir Medium" w:hAnsi="Avenir Medium"/>
      </w:rPr>
      <w:t>RCS Aix-en-Provence 831 498 209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042D06" w14:textId="77777777" w:rsidR="008E7F1D" w:rsidRDefault="008E7F1D" w:rsidP="0039795C">
      <w:pPr>
        <w:spacing w:line="240" w:lineRule="auto"/>
      </w:pPr>
      <w:r>
        <w:separator/>
      </w:r>
    </w:p>
  </w:footnote>
  <w:footnote w:type="continuationSeparator" w:id="0">
    <w:p w14:paraId="3E9954A4" w14:textId="77777777" w:rsidR="008E7F1D" w:rsidRDefault="008E7F1D" w:rsidP="0039795C">
      <w:pPr>
        <w:spacing w:line="240" w:lineRule="auto"/>
      </w:pPr>
      <w:r>
        <w:continuationSeparator/>
      </w:r>
    </w:p>
  </w:footnote>
  <w:footnote w:type="continuationNotice" w:id="1">
    <w:p w14:paraId="0C3BDCAF" w14:textId="77777777" w:rsidR="008E7F1D" w:rsidRDefault="008E7F1D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0B794" w14:textId="77777777" w:rsidR="00955E1B" w:rsidRDefault="00955E1B" w:rsidP="00D25A7E">
    <w:pPr>
      <w:spacing w:after="120"/>
      <w:rPr>
        <w:b/>
        <w:color w:val="A6A6A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5000" w:type="pct"/>
      <w:tblBorders>
        <w:top w:val="single" w:sz="2" w:space="0" w:color="00374F"/>
        <w:left w:val="single" w:sz="2" w:space="0" w:color="00374F"/>
        <w:bottom w:val="single" w:sz="2" w:space="0" w:color="00374F"/>
        <w:right w:val="single" w:sz="2" w:space="0" w:color="00374F"/>
        <w:insideH w:val="none" w:sz="0" w:space="0" w:color="auto"/>
        <w:insideV w:val="single" w:sz="4" w:space="0" w:color="21122A"/>
      </w:tblBorders>
      <w:tblLook w:val="04A0" w:firstRow="1" w:lastRow="0" w:firstColumn="1" w:lastColumn="0" w:noHBand="0" w:noVBand="1"/>
    </w:tblPr>
    <w:tblGrid>
      <w:gridCol w:w="2676"/>
      <w:gridCol w:w="6956"/>
    </w:tblGrid>
    <w:tr w:rsidR="00955E1B" w:rsidRPr="00DC47F8" w14:paraId="6DE0BA6E" w14:textId="77777777" w:rsidTr="00516562">
      <w:trPr>
        <w:trHeight w:val="704"/>
        <w:ins w:id="0" w:author="Carl LAURIER" w:date="2020-01-13T17:24:00Z"/>
      </w:trPr>
      <w:tc>
        <w:tcPr>
          <w:tcW w:w="1389" w:type="pct"/>
          <w:vMerge w:val="restart"/>
          <w:tcBorders>
            <w:top w:val="single" w:sz="2" w:space="0" w:color="404040" w:themeColor="text1" w:themeTint="BF"/>
            <w:left w:val="single" w:sz="2" w:space="0" w:color="404040" w:themeColor="text1" w:themeTint="BF"/>
            <w:bottom w:val="single" w:sz="2" w:space="0" w:color="404040" w:themeColor="text1" w:themeTint="BF"/>
            <w:right w:val="single" w:sz="2" w:space="0" w:color="404040" w:themeColor="text1" w:themeTint="BF"/>
          </w:tcBorders>
          <w:vAlign w:val="center"/>
        </w:tcPr>
        <w:p w14:paraId="7B6B5397" w14:textId="77777777" w:rsidR="00955E1B" w:rsidRPr="00BF6530" w:rsidRDefault="00955E1B" w:rsidP="00516562">
          <w:pPr>
            <w:jc w:val="center"/>
            <w:rPr>
              <w:ins w:id="1" w:author="Carl LAURIER" w:date="2020-01-13T17:24:00Z"/>
            </w:rPr>
          </w:pPr>
          <w:ins w:id="2" w:author="Carl LAURIER" w:date="2020-01-13T17:24:00Z">
            <w:r>
              <w:rPr>
                <w:noProof/>
              </w:rPr>
              <w:drawing>
                <wp:inline distT="0" distB="0" distL="0" distR="0" wp14:anchorId="179F902C" wp14:editId="5F6A99F6">
                  <wp:extent cx="1326188" cy="360000"/>
                  <wp:effectExtent l="0" t="0" r="7620" b="2540"/>
                  <wp:docPr id="33" name="Image 33" descr="C:\Users\e.decobecq\Documents\OneDrive Entreprise\LOGOS HD GROUPE STUDIA 03 06 14\Logo-Groupe-Studia\Logo-Groupe-Studia-RVB.tif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e.decobecq\Documents\OneDrive Entreprise\LOGOS HD GROUPE STUDIA 03 06 14\Logo-Groupe-Studia\Logo-Groupe-Studia-RVB.tif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6188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ins>
        </w:p>
      </w:tc>
      <w:tc>
        <w:tcPr>
          <w:tcW w:w="3611" w:type="pct"/>
          <w:tcBorders>
            <w:left w:val="single" w:sz="2" w:space="0" w:color="404040" w:themeColor="text1" w:themeTint="BF"/>
          </w:tcBorders>
          <w:vAlign w:val="center"/>
        </w:tcPr>
        <w:p w14:paraId="5F72B6E6" w14:textId="77777777" w:rsidR="00955E1B" w:rsidRDefault="00955E1B" w:rsidP="00516562">
          <w:pPr>
            <w:jc w:val="center"/>
            <w:rPr>
              <w:ins w:id="3" w:author="Carl LAURIER" w:date="2020-01-13T17:24:00Z"/>
              <w:b/>
              <w:bCs/>
              <w:color w:val="00374F"/>
            </w:rPr>
          </w:pPr>
          <w:ins w:id="4" w:author="Carl LAURIER" w:date="2020-01-13T17:24:00Z">
            <w:r>
              <w:rPr>
                <w:b/>
                <w:bCs/>
                <w:color w:val="00374F"/>
              </w:rPr>
              <w:t>SIAAP – Outil Bilan</w:t>
            </w:r>
          </w:ins>
        </w:p>
        <w:p w14:paraId="4EDF76E3" w14:textId="77777777" w:rsidR="00955E1B" w:rsidRPr="002F2862" w:rsidRDefault="00955E1B" w:rsidP="00516562">
          <w:pPr>
            <w:jc w:val="center"/>
            <w:rPr>
              <w:ins w:id="5" w:author="Carl LAURIER" w:date="2020-01-13T17:24:00Z"/>
              <w:b/>
              <w:bCs/>
              <w:color w:val="00374F"/>
            </w:rPr>
          </w:pPr>
          <w:ins w:id="6" w:author="Carl LAURIER" w:date="2020-01-13T17:24:00Z">
            <w:r w:rsidRPr="008A21BD">
              <w:rPr>
                <w:b/>
                <w:bCs/>
                <w:color w:val="00374F"/>
              </w:rPr>
              <w:t>Listing des demandes d’évolution</w:t>
            </w:r>
          </w:ins>
        </w:p>
      </w:tc>
    </w:tr>
    <w:tr w:rsidR="00955E1B" w:rsidRPr="00060AC2" w14:paraId="1886E3EE" w14:textId="77777777" w:rsidTr="00516562">
      <w:trPr>
        <w:trHeight w:val="293"/>
        <w:ins w:id="7" w:author="Carl LAURIER" w:date="2020-01-13T17:24:00Z"/>
      </w:trPr>
      <w:tc>
        <w:tcPr>
          <w:tcW w:w="1389" w:type="pct"/>
          <w:vMerge/>
          <w:tcBorders>
            <w:top w:val="nil"/>
            <w:left w:val="single" w:sz="2" w:space="0" w:color="404040" w:themeColor="text1" w:themeTint="BF"/>
            <w:bottom w:val="single" w:sz="2" w:space="0" w:color="404040" w:themeColor="text1" w:themeTint="BF"/>
            <w:right w:val="single" w:sz="2" w:space="0" w:color="404040" w:themeColor="text1" w:themeTint="BF"/>
          </w:tcBorders>
          <w:vAlign w:val="center"/>
        </w:tcPr>
        <w:p w14:paraId="615CF13D" w14:textId="77777777" w:rsidR="00955E1B" w:rsidRDefault="00955E1B" w:rsidP="00516562">
          <w:pPr>
            <w:rPr>
              <w:ins w:id="8" w:author="Carl LAURIER" w:date="2020-01-13T17:24:00Z"/>
              <w:noProof/>
            </w:rPr>
          </w:pPr>
        </w:p>
      </w:tc>
      <w:tc>
        <w:tcPr>
          <w:tcW w:w="3611" w:type="pct"/>
          <w:tcBorders>
            <w:left w:val="single" w:sz="2" w:space="0" w:color="404040" w:themeColor="text1" w:themeTint="BF"/>
          </w:tcBorders>
          <w:vAlign w:val="center"/>
        </w:tcPr>
        <w:p w14:paraId="459FA4ED" w14:textId="08232747" w:rsidR="00955E1B" w:rsidRPr="00625341" w:rsidRDefault="00955E1B" w:rsidP="00516562">
          <w:pPr>
            <w:jc w:val="center"/>
            <w:rPr>
              <w:ins w:id="9" w:author="Carl LAURIER" w:date="2020-01-13T17:24:00Z"/>
              <w:sz w:val="16"/>
              <w:szCs w:val="16"/>
            </w:rPr>
          </w:pPr>
          <w:ins w:id="10" w:author="Carl LAURIER" w:date="2020-01-13T17:24:00Z">
            <w:r w:rsidRPr="00625341">
              <w:rPr>
                <w:sz w:val="16"/>
                <w:szCs w:val="16"/>
              </w:rPr>
              <w:t xml:space="preserve">v. </w:t>
            </w:r>
            <w:r>
              <w:rPr>
                <w:sz w:val="16"/>
                <w:szCs w:val="16"/>
              </w:rPr>
              <w:fldChar w:fldCharType="begin"/>
            </w:r>
            <w:r>
              <w:rPr>
                <w:sz w:val="16"/>
                <w:szCs w:val="16"/>
              </w:rPr>
              <w:instrText xml:space="preserve"> DOCPROPERTY  Version  \* MERGEFORMAT </w:instrText>
            </w:r>
            <w:r>
              <w:rPr>
                <w:sz w:val="16"/>
                <w:szCs w:val="16"/>
              </w:rPr>
              <w:fldChar w:fldCharType="separate"/>
            </w:r>
          </w:ins>
          <w:r w:rsidR="00571706">
            <w:rPr>
              <w:b/>
              <w:bCs/>
              <w:sz w:val="16"/>
              <w:szCs w:val="16"/>
            </w:rPr>
            <w:t>Erreur ! Nom de propriété de document inconnu.</w:t>
          </w:r>
          <w:ins w:id="11" w:author="Carl LAURIER" w:date="2020-01-13T17:24:00Z">
            <w:r>
              <w:rPr>
                <w:sz w:val="16"/>
                <w:szCs w:val="16"/>
              </w:rPr>
              <w:fldChar w:fldCharType="end"/>
            </w:r>
            <w:r w:rsidRPr="00625341">
              <w:rPr>
                <w:sz w:val="16"/>
                <w:szCs w:val="16"/>
              </w:rPr>
              <w:t xml:space="preserve"> du </w:t>
            </w:r>
            <w:r>
              <w:rPr>
                <w:sz w:val="16"/>
                <w:szCs w:val="16"/>
              </w:rPr>
              <w:fldChar w:fldCharType="begin"/>
            </w:r>
            <w:r>
              <w:rPr>
                <w:sz w:val="16"/>
                <w:szCs w:val="16"/>
              </w:rPr>
              <w:instrText xml:space="preserve"> DATE   \* MERGEFORMAT </w:instrText>
            </w:r>
            <w:r>
              <w:rPr>
                <w:sz w:val="16"/>
                <w:szCs w:val="16"/>
              </w:rPr>
              <w:fldChar w:fldCharType="separate"/>
            </w:r>
          </w:ins>
          <w:r w:rsidR="001D13D7">
            <w:rPr>
              <w:noProof/>
              <w:sz w:val="16"/>
              <w:szCs w:val="16"/>
            </w:rPr>
            <w:t>15/05/2023</w:t>
          </w:r>
          <w:ins w:id="12" w:author="Carl LAURIER" w:date="2020-01-13T17:24:00Z">
            <w:r>
              <w:rPr>
                <w:sz w:val="16"/>
                <w:szCs w:val="16"/>
              </w:rPr>
              <w:fldChar w:fldCharType="end"/>
            </w:r>
          </w:ins>
        </w:p>
      </w:tc>
    </w:tr>
  </w:tbl>
  <w:p w14:paraId="09E2CE0C" w14:textId="77777777" w:rsidR="00955E1B" w:rsidRPr="00D81788" w:rsidRDefault="00955E1B" w:rsidP="0051656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9pt;height:9pt" o:bullet="t">
        <v:imagedata r:id="rId1" o:title="BD14831_"/>
      </v:shape>
    </w:pict>
  </w:numPicBullet>
  <w:abstractNum w:abstractNumId="0" w15:restartNumberingAfterBreak="0">
    <w:nsid w:val="007713A2"/>
    <w:multiLevelType w:val="multilevel"/>
    <w:tmpl w:val="9F724C2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3"/>
      <w:numFmt w:val="upperLetter"/>
      <w:lvlText w:val="%2)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0A264AB"/>
    <w:multiLevelType w:val="hybridMultilevel"/>
    <w:tmpl w:val="6A4C7D7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3E536E"/>
    <w:multiLevelType w:val="hybridMultilevel"/>
    <w:tmpl w:val="D8D4F67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31C03D2"/>
    <w:multiLevelType w:val="hybridMultilevel"/>
    <w:tmpl w:val="9D485708"/>
    <w:lvl w:ilvl="0" w:tplc="2F88BDDC">
      <w:start w:val="1"/>
      <w:numFmt w:val="decimal"/>
      <w:pStyle w:val="Listenumros"/>
      <w:lvlText w:val="%1."/>
      <w:lvlJc w:val="left"/>
      <w:pPr>
        <w:tabs>
          <w:tab w:val="num" w:pos="1429"/>
        </w:tabs>
        <w:ind w:left="1429" w:hanging="360"/>
      </w:pPr>
      <w:rPr>
        <w:rFonts w:ascii="Avenir Book" w:eastAsia="Times New Roman" w:hAnsi="Avenir Book" w:cs="Arial"/>
      </w:rPr>
    </w:lvl>
    <w:lvl w:ilvl="1" w:tplc="61EC07D4">
      <w:start w:val="1"/>
      <w:numFmt w:val="decimal"/>
      <w:pStyle w:val="Listenumros2"/>
      <w:lvlText w:val="%2."/>
      <w:lvlJc w:val="left"/>
      <w:pPr>
        <w:ind w:left="2149" w:hanging="360"/>
      </w:pPr>
      <w:rPr>
        <w:rFonts w:hint="default"/>
      </w:rPr>
    </w:lvl>
    <w:lvl w:ilvl="2" w:tplc="60F64602" w:tentative="1">
      <w:start w:val="1"/>
      <w:numFmt w:val="bullet"/>
      <w:lvlText w:val="•"/>
      <w:lvlJc w:val="left"/>
      <w:pPr>
        <w:tabs>
          <w:tab w:val="num" w:pos="2869"/>
        </w:tabs>
        <w:ind w:left="2869" w:hanging="360"/>
      </w:pPr>
      <w:rPr>
        <w:rFonts w:ascii="Arial" w:hAnsi="Arial" w:hint="default"/>
      </w:rPr>
    </w:lvl>
    <w:lvl w:ilvl="3" w:tplc="1A6AB3CA" w:tentative="1">
      <w:start w:val="1"/>
      <w:numFmt w:val="bullet"/>
      <w:lvlText w:val="•"/>
      <w:lvlJc w:val="left"/>
      <w:pPr>
        <w:tabs>
          <w:tab w:val="num" w:pos="3589"/>
        </w:tabs>
        <w:ind w:left="3589" w:hanging="360"/>
      </w:pPr>
      <w:rPr>
        <w:rFonts w:ascii="Arial" w:hAnsi="Arial" w:hint="default"/>
      </w:rPr>
    </w:lvl>
    <w:lvl w:ilvl="4" w:tplc="C2CC9DDC" w:tentative="1">
      <w:start w:val="1"/>
      <w:numFmt w:val="bullet"/>
      <w:lvlText w:val="•"/>
      <w:lvlJc w:val="left"/>
      <w:pPr>
        <w:tabs>
          <w:tab w:val="num" w:pos="4309"/>
        </w:tabs>
        <w:ind w:left="4309" w:hanging="360"/>
      </w:pPr>
      <w:rPr>
        <w:rFonts w:ascii="Arial" w:hAnsi="Arial" w:hint="default"/>
      </w:rPr>
    </w:lvl>
    <w:lvl w:ilvl="5" w:tplc="AC9A04B6" w:tentative="1">
      <w:start w:val="1"/>
      <w:numFmt w:val="bullet"/>
      <w:lvlText w:val="•"/>
      <w:lvlJc w:val="left"/>
      <w:pPr>
        <w:tabs>
          <w:tab w:val="num" w:pos="5029"/>
        </w:tabs>
        <w:ind w:left="5029" w:hanging="360"/>
      </w:pPr>
      <w:rPr>
        <w:rFonts w:ascii="Arial" w:hAnsi="Arial" w:hint="default"/>
      </w:rPr>
    </w:lvl>
    <w:lvl w:ilvl="6" w:tplc="F7C85B9E" w:tentative="1">
      <w:start w:val="1"/>
      <w:numFmt w:val="bullet"/>
      <w:lvlText w:val="•"/>
      <w:lvlJc w:val="left"/>
      <w:pPr>
        <w:tabs>
          <w:tab w:val="num" w:pos="5749"/>
        </w:tabs>
        <w:ind w:left="5749" w:hanging="360"/>
      </w:pPr>
      <w:rPr>
        <w:rFonts w:ascii="Arial" w:hAnsi="Arial" w:hint="default"/>
      </w:rPr>
    </w:lvl>
    <w:lvl w:ilvl="7" w:tplc="4BB857B8" w:tentative="1">
      <w:start w:val="1"/>
      <w:numFmt w:val="bullet"/>
      <w:lvlText w:val="•"/>
      <w:lvlJc w:val="left"/>
      <w:pPr>
        <w:tabs>
          <w:tab w:val="num" w:pos="6469"/>
        </w:tabs>
        <w:ind w:left="6469" w:hanging="360"/>
      </w:pPr>
      <w:rPr>
        <w:rFonts w:ascii="Arial" w:hAnsi="Arial" w:hint="default"/>
      </w:rPr>
    </w:lvl>
    <w:lvl w:ilvl="8" w:tplc="C0227054" w:tentative="1">
      <w:start w:val="1"/>
      <w:numFmt w:val="bullet"/>
      <w:lvlText w:val="•"/>
      <w:lvlJc w:val="left"/>
      <w:pPr>
        <w:tabs>
          <w:tab w:val="num" w:pos="7189"/>
        </w:tabs>
        <w:ind w:left="7189" w:hanging="360"/>
      </w:pPr>
      <w:rPr>
        <w:rFonts w:ascii="Arial" w:hAnsi="Arial" w:hint="default"/>
      </w:rPr>
    </w:lvl>
  </w:abstractNum>
  <w:abstractNum w:abstractNumId="4" w15:restartNumberingAfterBreak="0">
    <w:nsid w:val="03987D6E"/>
    <w:multiLevelType w:val="hybridMultilevel"/>
    <w:tmpl w:val="7780D34A"/>
    <w:lvl w:ilvl="0" w:tplc="354069F6">
      <w:start w:val="2"/>
      <w:numFmt w:val="bullet"/>
      <w:lvlText w:val="-"/>
      <w:lvlJc w:val="left"/>
      <w:pPr>
        <w:ind w:left="1068" w:hanging="360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7F14D51"/>
    <w:multiLevelType w:val="hybridMultilevel"/>
    <w:tmpl w:val="A6349774"/>
    <w:lvl w:ilvl="0" w:tplc="040C0001">
      <w:start w:val="1"/>
      <w:numFmt w:val="bullet"/>
      <w:lvlText w:val=""/>
      <w:lvlJc w:val="left"/>
      <w:pPr>
        <w:ind w:left="900" w:hanging="54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873400"/>
    <w:multiLevelType w:val="hybridMultilevel"/>
    <w:tmpl w:val="49BE59F0"/>
    <w:lvl w:ilvl="0" w:tplc="F6944D1E">
      <w:numFmt w:val="bullet"/>
      <w:lvlText w:val="-"/>
      <w:lvlJc w:val="left"/>
      <w:pPr>
        <w:ind w:left="1428" w:hanging="360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61137B1"/>
    <w:multiLevelType w:val="multilevel"/>
    <w:tmpl w:val="A6A6D73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upperLetter"/>
      <w:lvlText w:val="%2)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17D21944"/>
    <w:multiLevelType w:val="hybridMultilevel"/>
    <w:tmpl w:val="304C5FBE"/>
    <w:lvl w:ilvl="0" w:tplc="FFFFFFFF">
      <w:start w:val="1"/>
      <w:numFmt w:val="bullet"/>
      <w:pStyle w:val="1-NormalA"/>
      <w:lvlText w:val=""/>
      <w:lvlJc w:val="left"/>
      <w:pPr>
        <w:tabs>
          <w:tab w:val="num" w:pos="927"/>
        </w:tabs>
        <w:ind w:left="927" w:hanging="360"/>
      </w:pPr>
      <w:rPr>
        <w:rFonts w:ascii="Wingdings 2" w:hAnsi="Wingdings 2" w:hint="default"/>
        <w:color w:val="FF6600"/>
        <w:sz w:val="20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150983"/>
    <w:multiLevelType w:val="hybridMultilevel"/>
    <w:tmpl w:val="FCD4F8E4"/>
    <w:lvl w:ilvl="0" w:tplc="8AEE37E0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8C1967"/>
    <w:multiLevelType w:val="hybridMultilevel"/>
    <w:tmpl w:val="EA5094AA"/>
    <w:lvl w:ilvl="0" w:tplc="CB588392">
      <w:numFmt w:val="bullet"/>
      <w:lvlText w:val="•"/>
      <w:lvlJc w:val="left"/>
      <w:pPr>
        <w:ind w:left="1416" w:hanging="708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8E2183F"/>
    <w:multiLevelType w:val="hybridMultilevel"/>
    <w:tmpl w:val="68BC4D74"/>
    <w:lvl w:ilvl="0" w:tplc="3DF8D96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0310C7"/>
    <w:multiLevelType w:val="hybridMultilevel"/>
    <w:tmpl w:val="5468742A"/>
    <w:lvl w:ilvl="0" w:tplc="E9DC23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056AB5"/>
    <w:multiLevelType w:val="multilevel"/>
    <w:tmpl w:val="50B8109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2"/>
      <w:numFmt w:val="upperLetter"/>
      <w:lvlText w:val="%2)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34167BC3"/>
    <w:multiLevelType w:val="hybridMultilevel"/>
    <w:tmpl w:val="25488FEC"/>
    <w:lvl w:ilvl="0" w:tplc="354069F6">
      <w:start w:val="2"/>
      <w:numFmt w:val="bullet"/>
      <w:lvlText w:val="-"/>
      <w:lvlJc w:val="left"/>
      <w:pPr>
        <w:ind w:left="928" w:hanging="360"/>
      </w:pPr>
      <w:rPr>
        <w:rFonts w:ascii="Segoe UI" w:eastAsia="Times New Roman" w:hAnsi="Segoe UI" w:cs="Segoe UI" w:hint="default"/>
      </w:rPr>
    </w:lvl>
    <w:lvl w:ilvl="1" w:tplc="319A2E6C">
      <w:numFmt w:val="bullet"/>
      <w:lvlText w:val=""/>
      <w:lvlJc w:val="left"/>
      <w:pPr>
        <w:ind w:left="1648" w:hanging="360"/>
      </w:pPr>
      <w:rPr>
        <w:rFonts w:ascii="Calibri" w:eastAsia="Times New Roman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5" w15:restartNumberingAfterBreak="0">
    <w:nsid w:val="35036F2B"/>
    <w:multiLevelType w:val="multilevel"/>
    <w:tmpl w:val="C540E5A4"/>
    <w:styleLink w:val="PucesCreafri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Verdana" w:eastAsia="Times New Roman" w:hAnsi="Verdana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5B2FCF"/>
    <w:multiLevelType w:val="hybridMultilevel"/>
    <w:tmpl w:val="B0F0834C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B6B4521"/>
    <w:multiLevelType w:val="hybridMultilevel"/>
    <w:tmpl w:val="71927F8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64D3541"/>
    <w:multiLevelType w:val="hybridMultilevel"/>
    <w:tmpl w:val="7F94E6CC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465E4710"/>
    <w:multiLevelType w:val="hybridMultilevel"/>
    <w:tmpl w:val="C2EE9C70"/>
    <w:lvl w:ilvl="0" w:tplc="354069F6">
      <w:start w:val="2"/>
      <w:numFmt w:val="bullet"/>
      <w:lvlText w:val="-"/>
      <w:lvlJc w:val="left"/>
      <w:pPr>
        <w:ind w:left="928" w:hanging="360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6E5B14"/>
    <w:multiLevelType w:val="hybridMultilevel"/>
    <w:tmpl w:val="C37041DA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52292D0D"/>
    <w:multiLevelType w:val="hybridMultilevel"/>
    <w:tmpl w:val="1BECAA9C"/>
    <w:lvl w:ilvl="0" w:tplc="E1E80E12">
      <w:numFmt w:val="bullet"/>
      <w:lvlText w:val="-"/>
      <w:lvlJc w:val="left"/>
      <w:pPr>
        <w:ind w:left="1416" w:hanging="708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54E81E88"/>
    <w:multiLevelType w:val="hybridMultilevel"/>
    <w:tmpl w:val="F17EF394"/>
    <w:lvl w:ilvl="0" w:tplc="1E0AA724">
      <w:start w:val="1"/>
      <w:numFmt w:val="bullet"/>
      <w:pStyle w:val="11-NormalPuceBcheck"/>
      <w:lvlText w:val=""/>
      <w:lvlJc w:val="left"/>
      <w:pPr>
        <w:tabs>
          <w:tab w:val="num" w:pos="1571"/>
        </w:tabs>
        <w:ind w:left="1211" w:hanging="360"/>
      </w:pPr>
      <w:rPr>
        <w:rFonts w:ascii="Wingdings 2" w:hAnsi="Wingdings 2" w:hint="default"/>
        <w:color w:val="3366FF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3104A8"/>
    <w:multiLevelType w:val="hybridMultilevel"/>
    <w:tmpl w:val="7B92FBE4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566531DA"/>
    <w:multiLevelType w:val="hybridMultilevel"/>
    <w:tmpl w:val="F6CC8C9E"/>
    <w:lvl w:ilvl="0" w:tplc="F6944D1E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8E116E"/>
    <w:multiLevelType w:val="hybridMultilevel"/>
    <w:tmpl w:val="BB24DA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B906CA"/>
    <w:multiLevelType w:val="hybridMultilevel"/>
    <w:tmpl w:val="278EC9F2"/>
    <w:lvl w:ilvl="0" w:tplc="354069F6">
      <w:start w:val="2"/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7943C0"/>
    <w:multiLevelType w:val="hybridMultilevel"/>
    <w:tmpl w:val="CD5CF8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EC4C58"/>
    <w:multiLevelType w:val="multilevel"/>
    <w:tmpl w:val="DF80B232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5F17520E"/>
    <w:multiLevelType w:val="multilevel"/>
    <w:tmpl w:val="B02AE4A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spacing w:val="2"/>
      </w:rPr>
    </w:lvl>
    <w:lvl w:ilvl="1">
      <w:start w:val="1"/>
      <w:numFmt w:val="decimal"/>
      <w:isLgl/>
      <w:lvlText w:val="%1.%2"/>
      <w:lvlJc w:val="left"/>
      <w:pPr>
        <w:ind w:left="8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5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96" w:hanging="1800"/>
      </w:pPr>
      <w:rPr>
        <w:rFonts w:hint="default"/>
      </w:rPr>
    </w:lvl>
  </w:abstractNum>
  <w:abstractNum w:abstractNumId="30" w15:restartNumberingAfterBreak="0">
    <w:nsid w:val="649C6F9F"/>
    <w:multiLevelType w:val="hybridMultilevel"/>
    <w:tmpl w:val="FE489CA0"/>
    <w:lvl w:ilvl="0" w:tplc="8230F4B6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B416F6"/>
    <w:multiLevelType w:val="hybridMultilevel"/>
    <w:tmpl w:val="FEC440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84353B"/>
    <w:multiLevelType w:val="hybridMultilevel"/>
    <w:tmpl w:val="09321984"/>
    <w:lvl w:ilvl="0" w:tplc="A1CCA0BE">
      <w:numFmt w:val="bullet"/>
      <w:lvlText w:val="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487CFA"/>
    <w:multiLevelType w:val="hybridMultilevel"/>
    <w:tmpl w:val="5922F4AC"/>
    <w:lvl w:ilvl="0" w:tplc="D6028E02">
      <w:numFmt w:val="bullet"/>
      <w:lvlText w:val="·"/>
      <w:lvlJc w:val="left"/>
      <w:pPr>
        <w:ind w:left="900" w:hanging="540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1861946">
    <w:abstractNumId w:val="15"/>
  </w:num>
  <w:num w:numId="2" w16cid:durableId="188221183">
    <w:abstractNumId w:val="22"/>
  </w:num>
  <w:num w:numId="3" w16cid:durableId="498467802">
    <w:abstractNumId w:val="8"/>
  </w:num>
  <w:num w:numId="4" w16cid:durableId="628902158">
    <w:abstractNumId w:val="4"/>
  </w:num>
  <w:num w:numId="5" w16cid:durableId="1429304879">
    <w:abstractNumId w:val="3"/>
  </w:num>
  <w:num w:numId="6" w16cid:durableId="1472475537">
    <w:abstractNumId w:val="30"/>
  </w:num>
  <w:num w:numId="7" w16cid:durableId="1772821033">
    <w:abstractNumId w:val="28"/>
  </w:num>
  <w:num w:numId="8" w16cid:durableId="850755304">
    <w:abstractNumId w:val="1"/>
  </w:num>
  <w:num w:numId="9" w16cid:durableId="684089152">
    <w:abstractNumId w:val="26"/>
  </w:num>
  <w:num w:numId="10" w16cid:durableId="1953047910">
    <w:abstractNumId w:val="14"/>
  </w:num>
  <w:num w:numId="11" w16cid:durableId="2142796003">
    <w:abstractNumId w:val="32"/>
  </w:num>
  <w:num w:numId="12" w16cid:durableId="1006325067">
    <w:abstractNumId w:val="19"/>
  </w:num>
  <w:num w:numId="13" w16cid:durableId="1639601868">
    <w:abstractNumId w:val="31"/>
  </w:num>
  <w:num w:numId="14" w16cid:durableId="1488977964">
    <w:abstractNumId w:val="33"/>
  </w:num>
  <w:num w:numId="15" w16cid:durableId="1923026341">
    <w:abstractNumId w:val="5"/>
  </w:num>
  <w:num w:numId="16" w16cid:durableId="267738290">
    <w:abstractNumId w:val="18"/>
  </w:num>
  <w:num w:numId="17" w16cid:durableId="751857633">
    <w:abstractNumId w:val="10"/>
  </w:num>
  <w:num w:numId="18" w16cid:durableId="913666541">
    <w:abstractNumId w:val="23"/>
  </w:num>
  <w:num w:numId="19" w16cid:durableId="225456796">
    <w:abstractNumId w:val="27"/>
  </w:num>
  <w:num w:numId="20" w16cid:durableId="1742167946">
    <w:abstractNumId w:val="29"/>
  </w:num>
  <w:num w:numId="21" w16cid:durableId="1353456615">
    <w:abstractNumId w:val="12"/>
  </w:num>
  <w:num w:numId="22" w16cid:durableId="1006635631">
    <w:abstractNumId w:val="25"/>
  </w:num>
  <w:num w:numId="23" w16cid:durableId="1875649489">
    <w:abstractNumId w:val="9"/>
  </w:num>
  <w:num w:numId="24" w16cid:durableId="2085492777">
    <w:abstractNumId w:val="24"/>
  </w:num>
  <w:num w:numId="25" w16cid:durableId="2087654268">
    <w:abstractNumId w:val="6"/>
  </w:num>
  <w:num w:numId="26" w16cid:durableId="359359762">
    <w:abstractNumId w:val="21"/>
  </w:num>
  <w:num w:numId="27" w16cid:durableId="1051147579">
    <w:abstractNumId w:val="16"/>
  </w:num>
  <w:num w:numId="28" w16cid:durableId="455753663">
    <w:abstractNumId w:val="20"/>
  </w:num>
  <w:num w:numId="29" w16cid:durableId="1844779774">
    <w:abstractNumId w:val="2"/>
  </w:num>
  <w:num w:numId="30" w16cid:durableId="1443184258">
    <w:abstractNumId w:val="17"/>
  </w:num>
  <w:num w:numId="31" w16cid:durableId="143512586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648897344">
    <w:abstractNumId w:val="11"/>
  </w:num>
  <w:num w:numId="33" w16cid:durableId="1224950046">
    <w:abstractNumId w:val="7"/>
  </w:num>
  <w:num w:numId="34" w16cid:durableId="1983074260">
    <w:abstractNumId w:val="13"/>
  </w:num>
  <w:num w:numId="35" w16cid:durableId="1849900761">
    <w:abstractNumId w:val="0"/>
  </w:num>
  <w:num w:numId="36" w16cid:durableId="749500842">
    <w:abstractNumId w:val="28"/>
  </w:num>
  <w:numIdMacAtCleanup w:val="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arl LAURIER">
    <w15:presenceInfo w15:providerId="None" w15:userId="Carl LAURI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1706"/>
    <w:rsid w:val="000011FA"/>
    <w:rsid w:val="000015D4"/>
    <w:rsid w:val="000038D8"/>
    <w:rsid w:val="00003DCE"/>
    <w:rsid w:val="000045CC"/>
    <w:rsid w:val="00005229"/>
    <w:rsid w:val="0000552D"/>
    <w:rsid w:val="00005892"/>
    <w:rsid w:val="000066CE"/>
    <w:rsid w:val="00006ACA"/>
    <w:rsid w:val="00007236"/>
    <w:rsid w:val="0001087F"/>
    <w:rsid w:val="00010949"/>
    <w:rsid w:val="000129B5"/>
    <w:rsid w:val="000132A9"/>
    <w:rsid w:val="00013977"/>
    <w:rsid w:val="00013E79"/>
    <w:rsid w:val="000143B2"/>
    <w:rsid w:val="000154A5"/>
    <w:rsid w:val="0001607B"/>
    <w:rsid w:val="000163EE"/>
    <w:rsid w:val="00016BA9"/>
    <w:rsid w:val="00016CC0"/>
    <w:rsid w:val="00017161"/>
    <w:rsid w:val="000177C0"/>
    <w:rsid w:val="00020C10"/>
    <w:rsid w:val="000212EB"/>
    <w:rsid w:val="0002135F"/>
    <w:rsid w:val="00022351"/>
    <w:rsid w:val="00022BED"/>
    <w:rsid w:val="000238D7"/>
    <w:rsid w:val="000257D1"/>
    <w:rsid w:val="000260FF"/>
    <w:rsid w:val="00027B48"/>
    <w:rsid w:val="00030000"/>
    <w:rsid w:val="000302E3"/>
    <w:rsid w:val="00030415"/>
    <w:rsid w:val="00030900"/>
    <w:rsid w:val="0003113E"/>
    <w:rsid w:val="000322C4"/>
    <w:rsid w:val="00032ACF"/>
    <w:rsid w:val="000331D5"/>
    <w:rsid w:val="0003326F"/>
    <w:rsid w:val="000338E5"/>
    <w:rsid w:val="00034CA2"/>
    <w:rsid w:val="0003684E"/>
    <w:rsid w:val="00040CA6"/>
    <w:rsid w:val="0004251A"/>
    <w:rsid w:val="000428DF"/>
    <w:rsid w:val="000440A4"/>
    <w:rsid w:val="0004427F"/>
    <w:rsid w:val="000448F5"/>
    <w:rsid w:val="0004523D"/>
    <w:rsid w:val="00045484"/>
    <w:rsid w:val="000454D9"/>
    <w:rsid w:val="0004685F"/>
    <w:rsid w:val="00047E1B"/>
    <w:rsid w:val="00050AF7"/>
    <w:rsid w:val="00050B1D"/>
    <w:rsid w:val="000522A1"/>
    <w:rsid w:val="00054254"/>
    <w:rsid w:val="00054C87"/>
    <w:rsid w:val="000563C0"/>
    <w:rsid w:val="000571BB"/>
    <w:rsid w:val="00057F20"/>
    <w:rsid w:val="00061EA7"/>
    <w:rsid w:val="000627BF"/>
    <w:rsid w:val="000627DA"/>
    <w:rsid w:val="00062F4B"/>
    <w:rsid w:val="0006350B"/>
    <w:rsid w:val="000637F4"/>
    <w:rsid w:val="000654AF"/>
    <w:rsid w:val="0006552C"/>
    <w:rsid w:val="00066DF6"/>
    <w:rsid w:val="00070D97"/>
    <w:rsid w:val="000717CE"/>
    <w:rsid w:val="000719EF"/>
    <w:rsid w:val="00071D83"/>
    <w:rsid w:val="00072659"/>
    <w:rsid w:val="0007269B"/>
    <w:rsid w:val="00072F62"/>
    <w:rsid w:val="0007313D"/>
    <w:rsid w:val="000731BD"/>
    <w:rsid w:val="00073DF7"/>
    <w:rsid w:val="00075709"/>
    <w:rsid w:val="00076119"/>
    <w:rsid w:val="000768D1"/>
    <w:rsid w:val="00077900"/>
    <w:rsid w:val="00080871"/>
    <w:rsid w:val="00081809"/>
    <w:rsid w:val="00081F36"/>
    <w:rsid w:val="0008256C"/>
    <w:rsid w:val="00082B29"/>
    <w:rsid w:val="00085BE2"/>
    <w:rsid w:val="00087216"/>
    <w:rsid w:val="00087A2A"/>
    <w:rsid w:val="00090EC2"/>
    <w:rsid w:val="00091313"/>
    <w:rsid w:val="00091752"/>
    <w:rsid w:val="00092695"/>
    <w:rsid w:val="0009269A"/>
    <w:rsid w:val="000954DF"/>
    <w:rsid w:val="0009625C"/>
    <w:rsid w:val="00096665"/>
    <w:rsid w:val="000966C7"/>
    <w:rsid w:val="00096B3C"/>
    <w:rsid w:val="000976E5"/>
    <w:rsid w:val="00097D08"/>
    <w:rsid w:val="000A1059"/>
    <w:rsid w:val="000A15F2"/>
    <w:rsid w:val="000A1AF2"/>
    <w:rsid w:val="000A1DB2"/>
    <w:rsid w:val="000A2621"/>
    <w:rsid w:val="000A49A9"/>
    <w:rsid w:val="000A65FB"/>
    <w:rsid w:val="000A6B31"/>
    <w:rsid w:val="000A6D13"/>
    <w:rsid w:val="000A722F"/>
    <w:rsid w:val="000A7EFC"/>
    <w:rsid w:val="000B0365"/>
    <w:rsid w:val="000B07E4"/>
    <w:rsid w:val="000B0EDE"/>
    <w:rsid w:val="000B1D2D"/>
    <w:rsid w:val="000B35FA"/>
    <w:rsid w:val="000B472D"/>
    <w:rsid w:val="000B4F8C"/>
    <w:rsid w:val="000B5D51"/>
    <w:rsid w:val="000B71BC"/>
    <w:rsid w:val="000B7E24"/>
    <w:rsid w:val="000C0510"/>
    <w:rsid w:val="000C1209"/>
    <w:rsid w:val="000C13E6"/>
    <w:rsid w:val="000C143D"/>
    <w:rsid w:val="000C1B51"/>
    <w:rsid w:val="000C354B"/>
    <w:rsid w:val="000C37A0"/>
    <w:rsid w:val="000C3AB4"/>
    <w:rsid w:val="000C436C"/>
    <w:rsid w:val="000C459E"/>
    <w:rsid w:val="000C4A3A"/>
    <w:rsid w:val="000C4A9A"/>
    <w:rsid w:val="000C766F"/>
    <w:rsid w:val="000D2B47"/>
    <w:rsid w:val="000D34BB"/>
    <w:rsid w:val="000D3ABB"/>
    <w:rsid w:val="000D5975"/>
    <w:rsid w:val="000D5B9D"/>
    <w:rsid w:val="000D72F8"/>
    <w:rsid w:val="000E1576"/>
    <w:rsid w:val="000E48FC"/>
    <w:rsid w:val="000E4942"/>
    <w:rsid w:val="000E49DA"/>
    <w:rsid w:val="000E54B0"/>
    <w:rsid w:val="000E61E7"/>
    <w:rsid w:val="000E6BAE"/>
    <w:rsid w:val="000E72D4"/>
    <w:rsid w:val="000E73F8"/>
    <w:rsid w:val="000E75CE"/>
    <w:rsid w:val="000F0885"/>
    <w:rsid w:val="000F0C73"/>
    <w:rsid w:val="000F1848"/>
    <w:rsid w:val="000F1940"/>
    <w:rsid w:val="000F1F40"/>
    <w:rsid w:val="000F2900"/>
    <w:rsid w:val="000F2EF1"/>
    <w:rsid w:val="000F4E59"/>
    <w:rsid w:val="000F52A5"/>
    <w:rsid w:val="000F5939"/>
    <w:rsid w:val="000F6516"/>
    <w:rsid w:val="000F6D34"/>
    <w:rsid w:val="000F6DAC"/>
    <w:rsid w:val="00100FAB"/>
    <w:rsid w:val="0010331E"/>
    <w:rsid w:val="00103E65"/>
    <w:rsid w:val="00103F9A"/>
    <w:rsid w:val="0010417D"/>
    <w:rsid w:val="00104303"/>
    <w:rsid w:val="001053E0"/>
    <w:rsid w:val="00105BDC"/>
    <w:rsid w:val="00107C0D"/>
    <w:rsid w:val="00107F22"/>
    <w:rsid w:val="00110B42"/>
    <w:rsid w:val="00111DAE"/>
    <w:rsid w:val="0011215A"/>
    <w:rsid w:val="00112399"/>
    <w:rsid w:val="0011249C"/>
    <w:rsid w:val="001133A1"/>
    <w:rsid w:val="001135EF"/>
    <w:rsid w:val="00114234"/>
    <w:rsid w:val="00116298"/>
    <w:rsid w:val="0011706E"/>
    <w:rsid w:val="00117DC1"/>
    <w:rsid w:val="00117E0B"/>
    <w:rsid w:val="00117EB0"/>
    <w:rsid w:val="00120005"/>
    <w:rsid w:val="00121284"/>
    <w:rsid w:val="001217DA"/>
    <w:rsid w:val="00121B01"/>
    <w:rsid w:val="00121BF7"/>
    <w:rsid w:val="00121D54"/>
    <w:rsid w:val="0012279F"/>
    <w:rsid w:val="00122DB7"/>
    <w:rsid w:val="00123F42"/>
    <w:rsid w:val="0012439A"/>
    <w:rsid w:val="001245A0"/>
    <w:rsid w:val="00124F20"/>
    <w:rsid w:val="00125DEA"/>
    <w:rsid w:val="0012636B"/>
    <w:rsid w:val="00126790"/>
    <w:rsid w:val="001268B1"/>
    <w:rsid w:val="00126C74"/>
    <w:rsid w:val="001301D5"/>
    <w:rsid w:val="00130C7C"/>
    <w:rsid w:val="00131605"/>
    <w:rsid w:val="001317CF"/>
    <w:rsid w:val="00131803"/>
    <w:rsid w:val="00132F61"/>
    <w:rsid w:val="00133CDF"/>
    <w:rsid w:val="00133E8C"/>
    <w:rsid w:val="00134D88"/>
    <w:rsid w:val="001354B4"/>
    <w:rsid w:val="00135B52"/>
    <w:rsid w:val="001363ED"/>
    <w:rsid w:val="00136CAF"/>
    <w:rsid w:val="00140289"/>
    <w:rsid w:val="001403F1"/>
    <w:rsid w:val="00140554"/>
    <w:rsid w:val="00143040"/>
    <w:rsid w:val="00144634"/>
    <w:rsid w:val="00144FA6"/>
    <w:rsid w:val="00145011"/>
    <w:rsid w:val="001456BC"/>
    <w:rsid w:val="00146748"/>
    <w:rsid w:val="00146876"/>
    <w:rsid w:val="00146C0A"/>
    <w:rsid w:val="0014754E"/>
    <w:rsid w:val="00147D81"/>
    <w:rsid w:val="00150C29"/>
    <w:rsid w:val="00150D18"/>
    <w:rsid w:val="00150D3D"/>
    <w:rsid w:val="0015101C"/>
    <w:rsid w:val="00151796"/>
    <w:rsid w:val="00153296"/>
    <w:rsid w:val="0015435E"/>
    <w:rsid w:val="0015487C"/>
    <w:rsid w:val="00154BCA"/>
    <w:rsid w:val="0015586C"/>
    <w:rsid w:val="001575D3"/>
    <w:rsid w:val="001606EF"/>
    <w:rsid w:val="0016146B"/>
    <w:rsid w:val="0016242B"/>
    <w:rsid w:val="00162C82"/>
    <w:rsid w:val="00165498"/>
    <w:rsid w:val="00165C88"/>
    <w:rsid w:val="0016675A"/>
    <w:rsid w:val="00166760"/>
    <w:rsid w:val="00166B40"/>
    <w:rsid w:val="0016749E"/>
    <w:rsid w:val="00170562"/>
    <w:rsid w:val="001712FF"/>
    <w:rsid w:val="00171988"/>
    <w:rsid w:val="00171B8A"/>
    <w:rsid w:val="00172055"/>
    <w:rsid w:val="00172E9E"/>
    <w:rsid w:val="00174203"/>
    <w:rsid w:val="00174BB5"/>
    <w:rsid w:val="00174F42"/>
    <w:rsid w:val="001751B3"/>
    <w:rsid w:val="00175F32"/>
    <w:rsid w:val="00176529"/>
    <w:rsid w:val="001766D3"/>
    <w:rsid w:val="00176E1D"/>
    <w:rsid w:val="00176FFB"/>
    <w:rsid w:val="00177385"/>
    <w:rsid w:val="00177397"/>
    <w:rsid w:val="00177B23"/>
    <w:rsid w:val="0018068C"/>
    <w:rsid w:val="00182F47"/>
    <w:rsid w:val="001831B0"/>
    <w:rsid w:val="001865B3"/>
    <w:rsid w:val="00191B3B"/>
    <w:rsid w:val="001947C5"/>
    <w:rsid w:val="0019484E"/>
    <w:rsid w:val="00194EC5"/>
    <w:rsid w:val="00195110"/>
    <w:rsid w:val="001951D1"/>
    <w:rsid w:val="001955EF"/>
    <w:rsid w:val="00195D11"/>
    <w:rsid w:val="0019653A"/>
    <w:rsid w:val="001969F7"/>
    <w:rsid w:val="001970E1"/>
    <w:rsid w:val="001978BB"/>
    <w:rsid w:val="00197C79"/>
    <w:rsid w:val="001A02B3"/>
    <w:rsid w:val="001A12B7"/>
    <w:rsid w:val="001A2832"/>
    <w:rsid w:val="001A3058"/>
    <w:rsid w:val="001A3D23"/>
    <w:rsid w:val="001A41EE"/>
    <w:rsid w:val="001A4FEB"/>
    <w:rsid w:val="001A5CFB"/>
    <w:rsid w:val="001A608F"/>
    <w:rsid w:val="001A670B"/>
    <w:rsid w:val="001B0728"/>
    <w:rsid w:val="001B1546"/>
    <w:rsid w:val="001B24B3"/>
    <w:rsid w:val="001B2B15"/>
    <w:rsid w:val="001B5368"/>
    <w:rsid w:val="001B564C"/>
    <w:rsid w:val="001B5675"/>
    <w:rsid w:val="001B58DF"/>
    <w:rsid w:val="001B5B66"/>
    <w:rsid w:val="001B712A"/>
    <w:rsid w:val="001B7473"/>
    <w:rsid w:val="001B7BB5"/>
    <w:rsid w:val="001C0501"/>
    <w:rsid w:val="001C08A0"/>
    <w:rsid w:val="001C19BF"/>
    <w:rsid w:val="001C1B79"/>
    <w:rsid w:val="001C3474"/>
    <w:rsid w:val="001C38D3"/>
    <w:rsid w:val="001C56D7"/>
    <w:rsid w:val="001C578D"/>
    <w:rsid w:val="001C587B"/>
    <w:rsid w:val="001C5CAE"/>
    <w:rsid w:val="001C7EEC"/>
    <w:rsid w:val="001D0C3E"/>
    <w:rsid w:val="001D11DA"/>
    <w:rsid w:val="001D13D7"/>
    <w:rsid w:val="001D3C2A"/>
    <w:rsid w:val="001D3D00"/>
    <w:rsid w:val="001D4343"/>
    <w:rsid w:val="001D4576"/>
    <w:rsid w:val="001D4E31"/>
    <w:rsid w:val="001D60D4"/>
    <w:rsid w:val="001D6531"/>
    <w:rsid w:val="001D68B3"/>
    <w:rsid w:val="001D6D95"/>
    <w:rsid w:val="001D7C5A"/>
    <w:rsid w:val="001E093D"/>
    <w:rsid w:val="001E0AF8"/>
    <w:rsid w:val="001E17AB"/>
    <w:rsid w:val="001E3AC9"/>
    <w:rsid w:val="001E48BB"/>
    <w:rsid w:val="001E500A"/>
    <w:rsid w:val="001E63F5"/>
    <w:rsid w:val="001E699C"/>
    <w:rsid w:val="001F09DC"/>
    <w:rsid w:val="001F1744"/>
    <w:rsid w:val="001F2BDD"/>
    <w:rsid w:val="001F490A"/>
    <w:rsid w:val="001F4B56"/>
    <w:rsid w:val="001F4F7F"/>
    <w:rsid w:val="001F5DB3"/>
    <w:rsid w:val="001F6EF8"/>
    <w:rsid w:val="00200337"/>
    <w:rsid w:val="002005C5"/>
    <w:rsid w:val="002010C6"/>
    <w:rsid w:val="00201261"/>
    <w:rsid w:val="00202400"/>
    <w:rsid w:val="00202EF8"/>
    <w:rsid w:val="00203414"/>
    <w:rsid w:val="0020380C"/>
    <w:rsid w:val="002065DB"/>
    <w:rsid w:val="002067C2"/>
    <w:rsid w:val="00210634"/>
    <w:rsid w:val="0021164B"/>
    <w:rsid w:val="00211E6B"/>
    <w:rsid w:val="00212931"/>
    <w:rsid w:val="00213788"/>
    <w:rsid w:val="00213A3A"/>
    <w:rsid w:val="00216442"/>
    <w:rsid w:val="002171B0"/>
    <w:rsid w:val="002176C6"/>
    <w:rsid w:val="00221C5A"/>
    <w:rsid w:val="00222686"/>
    <w:rsid w:val="0022280C"/>
    <w:rsid w:val="00223303"/>
    <w:rsid w:val="0022353C"/>
    <w:rsid w:val="0022589A"/>
    <w:rsid w:val="002266FA"/>
    <w:rsid w:val="002276B7"/>
    <w:rsid w:val="00230BC7"/>
    <w:rsid w:val="00230C13"/>
    <w:rsid w:val="00232136"/>
    <w:rsid w:val="00232FFC"/>
    <w:rsid w:val="002347FF"/>
    <w:rsid w:val="00235028"/>
    <w:rsid w:val="002366F8"/>
    <w:rsid w:val="00236DF3"/>
    <w:rsid w:val="00237A41"/>
    <w:rsid w:val="00237C98"/>
    <w:rsid w:val="002403AD"/>
    <w:rsid w:val="00241B9A"/>
    <w:rsid w:val="0024349A"/>
    <w:rsid w:val="00244C42"/>
    <w:rsid w:val="00246363"/>
    <w:rsid w:val="002466E5"/>
    <w:rsid w:val="002466FC"/>
    <w:rsid w:val="0024724A"/>
    <w:rsid w:val="00247982"/>
    <w:rsid w:val="0025072E"/>
    <w:rsid w:val="00250C32"/>
    <w:rsid w:val="00250F63"/>
    <w:rsid w:val="00254186"/>
    <w:rsid w:val="00255967"/>
    <w:rsid w:val="00255B02"/>
    <w:rsid w:val="00256366"/>
    <w:rsid w:val="00256688"/>
    <w:rsid w:val="002604B6"/>
    <w:rsid w:val="00260AF1"/>
    <w:rsid w:val="0026301A"/>
    <w:rsid w:val="00263704"/>
    <w:rsid w:val="00264423"/>
    <w:rsid w:val="00264E44"/>
    <w:rsid w:val="002653AF"/>
    <w:rsid w:val="0026647D"/>
    <w:rsid w:val="00270AF6"/>
    <w:rsid w:val="00270B0F"/>
    <w:rsid w:val="002727E6"/>
    <w:rsid w:val="0027389F"/>
    <w:rsid w:val="002773E1"/>
    <w:rsid w:val="0027799C"/>
    <w:rsid w:val="00277E67"/>
    <w:rsid w:val="0028037C"/>
    <w:rsid w:val="00280CC7"/>
    <w:rsid w:val="00281807"/>
    <w:rsid w:val="0028212E"/>
    <w:rsid w:val="00282600"/>
    <w:rsid w:val="00283105"/>
    <w:rsid w:val="00284132"/>
    <w:rsid w:val="00284F68"/>
    <w:rsid w:val="002857C9"/>
    <w:rsid w:val="00285AF6"/>
    <w:rsid w:val="00285D62"/>
    <w:rsid w:val="002864A6"/>
    <w:rsid w:val="00286949"/>
    <w:rsid w:val="00286E4F"/>
    <w:rsid w:val="00286F1A"/>
    <w:rsid w:val="00287248"/>
    <w:rsid w:val="00287ADB"/>
    <w:rsid w:val="0029040B"/>
    <w:rsid w:val="00292C76"/>
    <w:rsid w:val="00292EE0"/>
    <w:rsid w:val="0029398B"/>
    <w:rsid w:val="002949E1"/>
    <w:rsid w:val="002955FC"/>
    <w:rsid w:val="00296047"/>
    <w:rsid w:val="0029703A"/>
    <w:rsid w:val="00297CF3"/>
    <w:rsid w:val="00297E91"/>
    <w:rsid w:val="002A0210"/>
    <w:rsid w:val="002A0819"/>
    <w:rsid w:val="002A0866"/>
    <w:rsid w:val="002A144A"/>
    <w:rsid w:val="002A166F"/>
    <w:rsid w:val="002A2016"/>
    <w:rsid w:val="002A2EA2"/>
    <w:rsid w:val="002A303E"/>
    <w:rsid w:val="002A3758"/>
    <w:rsid w:val="002A4EC7"/>
    <w:rsid w:val="002A56FA"/>
    <w:rsid w:val="002A5B5D"/>
    <w:rsid w:val="002A6932"/>
    <w:rsid w:val="002A762F"/>
    <w:rsid w:val="002B096C"/>
    <w:rsid w:val="002B34C9"/>
    <w:rsid w:val="002B371F"/>
    <w:rsid w:val="002B3896"/>
    <w:rsid w:val="002B5565"/>
    <w:rsid w:val="002B681A"/>
    <w:rsid w:val="002B6B06"/>
    <w:rsid w:val="002B7527"/>
    <w:rsid w:val="002C064D"/>
    <w:rsid w:val="002C09AB"/>
    <w:rsid w:val="002C0C3D"/>
    <w:rsid w:val="002C0D50"/>
    <w:rsid w:val="002C26DC"/>
    <w:rsid w:val="002C2972"/>
    <w:rsid w:val="002C3E9D"/>
    <w:rsid w:val="002C3F41"/>
    <w:rsid w:val="002C3F85"/>
    <w:rsid w:val="002C466F"/>
    <w:rsid w:val="002C4941"/>
    <w:rsid w:val="002C5BA5"/>
    <w:rsid w:val="002C6B7C"/>
    <w:rsid w:val="002C6C9C"/>
    <w:rsid w:val="002C6DA6"/>
    <w:rsid w:val="002C7832"/>
    <w:rsid w:val="002D0746"/>
    <w:rsid w:val="002D07DF"/>
    <w:rsid w:val="002D1657"/>
    <w:rsid w:val="002D1760"/>
    <w:rsid w:val="002D34A9"/>
    <w:rsid w:val="002D3797"/>
    <w:rsid w:val="002D46D0"/>
    <w:rsid w:val="002D4E6E"/>
    <w:rsid w:val="002D6E21"/>
    <w:rsid w:val="002D73F6"/>
    <w:rsid w:val="002D74AD"/>
    <w:rsid w:val="002D75D8"/>
    <w:rsid w:val="002E0329"/>
    <w:rsid w:val="002E10E4"/>
    <w:rsid w:val="002E1D93"/>
    <w:rsid w:val="002E215D"/>
    <w:rsid w:val="002E28FF"/>
    <w:rsid w:val="002E2AF4"/>
    <w:rsid w:val="002E32D6"/>
    <w:rsid w:val="002E3428"/>
    <w:rsid w:val="002E3E8B"/>
    <w:rsid w:val="002E68DD"/>
    <w:rsid w:val="002F0975"/>
    <w:rsid w:val="002F0E3D"/>
    <w:rsid w:val="002F16DB"/>
    <w:rsid w:val="002F191A"/>
    <w:rsid w:val="002F1EEE"/>
    <w:rsid w:val="002F2BF2"/>
    <w:rsid w:val="002F2DA3"/>
    <w:rsid w:val="002F2E4E"/>
    <w:rsid w:val="002F2EA3"/>
    <w:rsid w:val="002F3500"/>
    <w:rsid w:val="002F3560"/>
    <w:rsid w:val="002F5052"/>
    <w:rsid w:val="002F5C92"/>
    <w:rsid w:val="002F5E86"/>
    <w:rsid w:val="002F6C54"/>
    <w:rsid w:val="002F727E"/>
    <w:rsid w:val="002F7B89"/>
    <w:rsid w:val="00300EA6"/>
    <w:rsid w:val="00301372"/>
    <w:rsid w:val="00302CA4"/>
    <w:rsid w:val="003033E8"/>
    <w:rsid w:val="003050D2"/>
    <w:rsid w:val="00305820"/>
    <w:rsid w:val="00305A1E"/>
    <w:rsid w:val="00305C98"/>
    <w:rsid w:val="003070B5"/>
    <w:rsid w:val="00307F86"/>
    <w:rsid w:val="003103C6"/>
    <w:rsid w:val="00310B0F"/>
    <w:rsid w:val="00310B6B"/>
    <w:rsid w:val="0031270B"/>
    <w:rsid w:val="00312CDF"/>
    <w:rsid w:val="00312E87"/>
    <w:rsid w:val="00313766"/>
    <w:rsid w:val="00313E6C"/>
    <w:rsid w:val="0031451E"/>
    <w:rsid w:val="0031454A"/>
    <w:rsid w:val="003150FD"/>
    <w:rsid w:val="003151EB"/>
    <w:rsid w:val="00316B85"/>
    <w:rsid w:val="003170C5"/>
    <w:rsid w:val="00320DE1"/>
    <w:rsid w:val="003211FC"/>
    <w:rsid w:val="003213D7"/>
    <w:rsid w:val="0032165A"/>
    <w:rsid w:val="00321D61"/>
    <w:rsid w:val="003224E8"/>
    <w:rsid w:val="003228C7"/>
    <w:rsid w:val="00324309"/>
    <w:rsid w:val="0032476A"/>
    <w:rsid w:val="00325DF3"/>
    <w:rsid w:val="003262B5"/>
    <w:rsid w:val="00327416"/>
    <w:rsid w:val="003275CA"/>
    <w:rsid w:val="003275E0"/>
    <w:rsid w:val="00327F03"/>
    <w:rsid w:val="0033067B"/>
    <w:rsid w:val="00330937"/>
    <w:rsid w:val="00333128"/>
    <w:rsid w:val="00334301"/>
    <w:rsid w:val="0033556F"/>
    <w:rsid w:val="00335831"/>
    <w:rsid w:val="00336ABF"/>
    <w:rsid w:val="00337DBF"/>
    <w:rsid w:val="0034092F"/>
    <w:rsid w:val="003413AE"/>
    <w:rsid w:val="00341741"/>
    <w:rsid w:val="00341BFC"/>
    <w:rsid w:val="003420DC"/>
    <w:rsid w:val="0034214B"/>
    <w:rsid w:val="00342FE3"/>
    <w:rsid w:val="00343674"/>
    <w:rsid w:val="0034372A"/>
    <w:rsid w:val="00344F54"/>
    <w:rsid w:val="00346247"/>
    <w:rsid w:val="00346EE9"/>
    <w:rsid w:val="00347C1C"/>
    <w:rsid w:val="00347CAD"/>
    <w:rsid w:val="003503F0"/>
    <w:rsid w:val="003527CF"/>
    <w:rsid w:val="003528CC"/>
    <w:rsid w:val="00352C30"/>
    <w:rsid w:val="003530E0"/>
    <w:rsid w:val="003533B6"/>
    <w:rsid w:val="003536AD"/>
    <w:rsid w:val="00353956"/>
    <w:rsid w:val="00354356"/>
    <w:rsid w:val="0035563C"/>
    <w:rsid w:val="0036058C"/>
    <w:rsid w:val="00362C2F"/>
    <w:rsid w:val="003636C9"/>
    <w:rsid w:val="00363707"/>
    <w:rsid w:val="00363935"/>
    <w:rsid w:val="0036403A"/>
    <w:rsid w:val="003646CA"/>
    <w:rsid w:val="00364C2F"/>
    <w:rsid w:val="00365121"/>
    <w:rsid w:val="0036574F"/>
    <w:rsid w:val="00365F08"/>
    <w:rsid w:val="003671EC"/>
    <w:rsid w:val="003673A3"/>
    <w:rsid w:val="00370216"/>
    <w:rsid w:val="0037044B"/>
    <w:rsid w:val="00370854"/>
    <w:rsid w:val="00371553"/>
    <w:rsid w:val="00372EDE"/>
    <w:rsid w:val="00373A4F"/>
    <w:rsid w:val="00374DE5"/>
    <w:rsid w:val="003772B7"/>
    <w:rsid w:val="00380061"/>
    <w:rsid w:val="00382EC7"/>
    <w:rsid w:val="003832D5"/>
    <w:rsid w:val="00385026"/>
    <w:rsid w:val="003854F1"/>
    <w:rsid w:val="00386D4F"/>
    <w:rsid w:val="003926B3"/>
    <w:rsid w:val="00393EFD"/>
    <w:rsid w:val="00394412"/>
    <w:rsid w:val="00394B98"/>
    <w:rsid w:val="00395B59"/>
    <w:rsid w:val="00395D02"/>
    <w:rsid w:val="00396E34"/>
    <w:rsid w:val="00397239"/>
    <w:rsid w:val="00397407"/>
    <w:rsid w:val="0039795C"/>
    <w:rsid w:val="00397BA2"/>
    <w:rsid w:val="003A297A"/>
    <w:rsid w:val="003A417C"/>
    <w:rsid w:val="003A4CD8"/>
    <w:rsid w:val="003A576E"/>
    <w:rsid w:val="003A5BEC"/>
    <w:rsid w:val="003A5CA1"/>
    <w:rsid w:val="003A6380"/>
    <w:rsid w:val="003A6E01"/>
    <w:rsid w:val="003A7910"/>
    <w:rsid w:val="003A7E5C"/>
    <w:rsid w:val="003B06B3"/>
    <w:rsid w:val="003B26F0"/>
    <w:rsid w:val="003B2822"/>
    <w:rsid w:val="003B46D0"/>
    <w:rsid w:val="003B4C74"/>
    <w:rsid w:val="003B5189"/>
    <w:rsid w:val="003B6582"/>
    <w:rsid w:val="003B66B6"/>
    <w:rsid w:val="003B6D96"/>
    <w:rsid w:val="003C09FF"/>
    <w:rsid w:val="003C0B42"/>
    <w:rsid w:val="003C13D2"/>
    <w:rsid w:val="003C1556"/>
    <w:rsid w:val="003C26C8"/>
    <w:rsid w:val="003C2DE7"/>
    <w:rsid w:val="003C3566"/>
    <w:rsid w:val="003C370A"/>
    <w:rsid w:val="003C4570"/>
    <w:rsid w:val="003C639F"/>
    <w:rsid w:val="003C7E97"/>
    <w:rsid w:val="003D008B"/>
    <w:rsid w:val="003D1B0C"/>
    <w:rsid w:val="003D1C4F"/>
    <w:rsid w:val="003D2BCB"/>
    <w:rsid w:val="003D2D56"/>
    <w:rsid w:val="003D43C0"/>
    <w:rsid w:val="003D49C4"/>
    <w:rsid w:val="003D5635"/>
    <w:rsid w:val="003D622A"/>
    <w:rsid w:val="003D6469"/>
    <w:rsid w:val="003D7DF4"/>
    <w:rsid w:val="003E0816"/>
    <w:rsid w:val="003E29EC"/>
    <w:rsid w:val="003E2C50"/>
    <w:rsid w:val="003E2F02"/>
    <w:rsid w:val="003E3FF0"/>
    <w:rsid w:val="003E4B2F"/>
    <w:rsid w:val="003E4D5A"/>
    <w:rsid w:val="003E7415"/>
    <w:rsid w:val="003E7D8E"/>
    <w:rsid w:val="003F1395"/>
    <w:rsid w:val="003F1443"/>
    <w:rsid w:val="003F407E"/>
    <w:rsid w:val="003F54AA"/>
    <w:rsid w:val="003F5AE8"/>
    <w:rsid w:val="003F6323"/>
    <w:rsid w:val="003F7518"/>
    <w:rsid w:val="003F7948"/>
    <w:rsid w:val="0040061B"/>
    <w:rsid w:val="00401220"/>
    <w:rsid w:val="004018A5"/>
    <w:rsid w:val="00401C6D"/>
    <w:rsid w:val="00401DEB"/>
    <w:rsid w:val="00402D73"/>
    <w:rsid w:val="00403BC1"/>
    <w:rsid w:val="004065CC"/>
    <w:rsid w:val="004068B5"/>
    <w:rsid w:val="00406E59"/>
    <w:rsid w:val="00410D6A"/>
    <w:rsid w:val="0041129F"/>
    <w:rsid w:val="0041302F"/>
    <w:rsid w:val="0041339C"/>
    <w:rsid w:val="00414520"/>
    <w:rsid w:val="0041570D"/>
    <w:rsid w:val="00415F24"/>
    <w:rsid w:val="00416B6E"/>
    <w:rsid w:val="0041703B"/>
    <w:rsid w:val="00420320"/>
    <w:rsid w:val="00420551"/>
    <w:rsid w:val="004206CD"/>
    <w:rsid w:val="00422884"/>
    <w:rsid w:val="004255CE"/>
    <w:rsid w:val="00425CA4"/>
    <w:rsid w:val="00426DA5"/>
    <w:rsid w:val="004300FF"/>
    <w:rsid w:val="0043086B"/>
    <w:rsid w:val="00430CA9"/>
    <w:rsid w:val="00431622"/>
    <w:rsid w:val="00432018"/>
    <w:rsid w:val="00432046"/>
    <w:rsid w:val="004320BA"/>
    <w:rsid w:val="004321EB"/>
    <w:rsid w:val="00432B1F"/>
    <w:rsid w:val="00432B6B"/>
    <w:rsid w:val="0043317E"/>
    <w:rsid w:val="00433F55"/>
    <w:rsid w:val="004346BB"/>
    <w:rsid w:val="00434C14"/>
    <w:rsid w:val="004355F2"/>
    <w:rsid w:val="00436A9B"/>
    <w:rsid w:val="004372C9"/>
    <w:rsid w:val="004373D1"/>
    <w:rsid w:val="004375F1"/>
    <w:rsid w:val="00437EA8"/>
    <w:rsid w:val="0044150A"/>
    <w:rsid w:val="00441814"/>
    <w:rsid w:val="00441C2C"/>
    <w:rsid w:val="00441D1A"/>
    <w:rsid w:val="00445146"/>
    <w:rsid w:val="00445E0E"/>
    <w:rsid w:val="00446B27"/>
    <w:rsid w:val="00447297"/>
    <w:rsid w:val="00447C12"/>
    <w:rsid w:val="00450AA9"/>
    <w:rsid w:val="00450C5F"/>
    <w:rsid w:val="00450E85"/>
    <w:rsid w:val="004514B9"/>
    <w:rsid w:val="00451B94"/>
    <w:rsid w:val="0045275E"/>
    <w:rsid w:val="0045441D"/>
    <w:rsid w:val="00454639"/>
    <w:rsid w:val="00454664"/>
    <w:rsid w:val="004548D7"/>
    <w:rsid w:val="00456809"/>
    <w:rsid w:val="004576D0"/>
    <w:rsid w:val="00457B5D"/>
    <w:rsid w:val="00460537"/>
    <w:rsid w:val="00461022"/>
    <w:rsid w:val="0046212D"/>
    <w:rsid w:val="00462873"/>
    <w:rsid w:val="00463CFC"/>
    <w:rsid w:val="0046400D"/>
    <w:rsid w:val="00465B93"/>
    <w:rsid w:val="004669B8"/>
    <w:rsid w:val="004674ED"/>
    <w:rsid w:val="00467992"/>
    <w:rsid w:val="00470F59"/>
    <w:rsid w:val="004714EF"/>
    <w:rsid w:val="00471B29"/>
    <w:rsid w:val="00472293"/>
    <w:rsid w:val="00473434"/>
    <w:rsid w:val="00474054"/>
    <w:rsid w:val="004744BC"/>
    <w:rsid w:val="00474953"/>
    <w:rsid w:val="004757F6"/>
    <w:rsid w:val="004770EE"/>
    <w:rsid w:val="00477115"/>
    <w:rsid w:val="004809DD"/>
    <w:rsid w:val="00481627"/>
    <w:rsid w:val="00481FD8"/>
    <w:rsid w:val="00482181"/>
    <w:rsid w:val="0048430C"/>
    <w:rsid w:val="00484665"/>
    <w:rsid w:val="00484EAC"/>
    <w:rsid w:val="00485F5B"/>
    <w:rsid w:val="004865E2"/>
    <w:rsid w:val="0048680B"/>
    <w:rsid w:val="00487682"/>
    <w:rsid w:val="00487704"/>
    <w:rsid w:val="004905D0"/>
    <w:rsid w:val="00491133"/>
    <w:rsid w:val="00491A3D"/>
    <w:rsid w:val="0049295C"/>
    <w:rsid w:val="00492D2B"/>
    <w:rsid w:val="00492E06"/>
    <w:rsid w:val="0049360C"/>
    <w:rsid w:val="00493B5B"/>
    <w:rsid w:val="00494566"/>
    <w:rsid w:val="0049492D"/>
    <w:rsid w:val="00494DCD"/>
    <w:rsid w:val="00495560"/>
    <w:rsid w:val="0049571E"/>
    <w:rsid w:val="00495893"/>
    <w:rsid w:val="004958DC"/>
    <w:rsid w:val="004A01E7"/>
    <w:rsid w:val="004A094F"/>
    <w:rsid w:val="004A0CDB"/>
    <w:rsid w:val="004A0D6E"/>
    <w:rsid w:val="004A1201"/>
    <w:rsid w:val="004A1583"/>
    <w:rsid w:val="004A1BCC"/>
    <w:rsid w:val="004A2589"/>
    <w:rsid w:val="004A267E"/>
    <w:rsid w:val="004A37CD"/>
    <w:rsid w:val="004A3BDC"/>
    <w:rsid w:val="004A3F15"/>
    <w:rsid w:val="004A604B"/>
    <w:rsid w:val="004A730A"/>
    <w:rsid w:val="004A7D45"/>
    <w:rsid w:val="004B35FF"/>
    <w:rsid w:val="004B3849"/>
    <w:rsid w:val="004B52ED"/>
    <w:rsid w:val="004B6A4A"/>
    <w:rsid w:val="004B6B8A"/>
    <w:rsid w:val="004B6C52"/>
    <w:rsid w:val="004C01E6"/>
    <w:rsid w:val="004C0843"/>
    <w:rsid w:val="004C24BF"/>
    <w:rsid w:val="004C347A"/>
    <w:rsid w:val="004C41C7"/>
    <w:rsid w:val="004C4474"/>
    <w:rsid w:val="004C4C5D"/>
    <w:rsid w:val="004C4EEE"/>
    <w:rsid w:val="004C5A72"/>
    <w:rsid w:val="004C5D1C"/>
    <w:rsid w:val="004C6644"/>
    <w:rsid w:val="004C6B96"/>
    <w:rsid w:val="004C7077"/>
    <w:rsid w:val="004C7320"/>
    <w:rsid w:val="004C73FF"/>
    <w:rsid w:val="004C7F76"/>
    <w:rsid w:val="004D1B5E"/>
    <w:rsid w:val="004D26C1"/>
    <w:rsid w:val="004D39C2"/>
    <w:rsid w:val="004D5054"/>
    <w:rsid w:val="004D5498"/>
    <w:rsid w:val="004D587B"/>
    <w:rsid w:val="004D5AC0"/>
    <w:rsid w:val="004D7B0E"/>
    <w:rsid w:val="004E13E0"/>
    <w:rsid w:val="004E14A5"/>
    <w:rsid w:val="004E1DD6"/>
    <w:rsid w:val="004E2C58"/>
    <w:rsid w:val="004E3C9F"/>
    <w:rsid w:val="004E3DA1"/>
    <w:rsid w:val="004E50DB"/>
    <w:rsid w:val="004E5132"/>
    <w:rsid w:val="004E5A49"/>
    <w:rsid w:val="004E6AED"/>
    <w:rsid w:val="004E6D4B"/>
    <w:rsid w:val="004E7F56"/>
    <w:rsid w:val="004F03E2"/>
    <w:rsid w:val="004F0FB3"/>
    <w:rsid w:val="004F1772"/>
    <w:rsid w:val="004F1B61"/>
    <w:rsid w:val="004F254B"/>
    <w:rsid w:val="004F26CC"/>
    <w:rsid w:val="004F376A"/>
    <w:rsid w:val="004F3B5C"/>
    <w:rsid w:val="004F42DA"/>
    <w:rsid w:val="004F48D0"/>
    <w:rsid w:val="004F5A6B"/>
    <w:rsid w:val="004F68E1"/>
    <w:rsid w:val="004F78EF"/>
    <w:rsid w:val="005020C7"/>
    <w:rsid w:val="00502B4A"/>
    <w:rsid w:val="00504316"/>
    <w:rsid w:val="00504FCD"/>
    <w:rsid w:val="005077DF"/>
    <w:rsid w:val="00507D55"/>
    <w:rsid w:val="00507E3A"/>
    <w:rsid w:val="00510870"/>
    <w:rsid w:val="00511D43"/>
    <w:rsid w:val="005131A9"/>
    <w:rsid w:val="00513400"/>
    <w:rsid w:val="005137AD"/>
    <w:rsid w:val="00514AE0"/>
    <w:rsid w:val="00514AEE"/>
    <w:rsid w:val="00514C95"/>
    <w:rsid w:val="00515355"/>
    <w:rsid w:val="00515EF7"/>
    <w:rsid w:val="00516154"/>
    <w:rsid w:val="0051652A"/>
    <w:rsid w:val="00516562"/>
    <w:rsid w:val="00516575"/>
    <w:rsid w:val="00516938"/>
    <w:rsid w:val="00516DAA"/>
    <w:rsid w:val="00517AB4"/>
    <w:rsid w:val="00520E80"/>
    <w:rsid w:val="005214B8"/>
    <w:rsid w:val="00522B7C"/>
    <w:rsid w:val="00522DD1"/>
    <w:rsid w:val="00522FC1"/>
    <w:rsid w:val="00523565"/>
    <w:rsid w:val="00524386"/>
    <w:rsid w:val="005244DA"/>
    <w:rsid w:val="00524AFF"/>
    <w:rsid w:val="00525CDB"/>
    <w:rsid w:val="00525D76"/>
    <w:rsid w:val="0052658F"/>
    <w:rsid w:val="00527752"/>
    <w:rsid w:val="00527990"/>
    <w:rsid w:val="005279D1"/>
    <w:rsid w:val="00527E6F"/>
    <w:rsid w:val="00530F01"/>
    <w:rsid w:val="00531597"/>
    <w:rsid w:val="005318DA"/>
    <w:rsid w:val="00532151"/>
    <w:rsid w:val="005341DC"/>
    <w:rsid w:val="005358C4"/>
    <w:rsid w:val="00535A12"/>
    <w:rsid w:val="005370B0"/>
    <w:rsid w:val="005374F2"/>
    <w:rsid w:val="005375DF"/>
    <w:rsid w:val="00537643"/>
    <w:rsid w:val="00540865"/>
    <w:rsid w:val="005419D1"/>
    <w:rsid w:val="00541F9C"/>
    <w:rsid w:val="00542018"/>
    <w:rsid w:val="0054217F"/>
    <w:rsid w:val="005436AF"/>
    <w:rsid w:val="005436E0"/>
    <w:rsid w:val="005445B5"/>
    <w:rsid w:val="00544648"/>
    <w:rsid w:val="005464FD"/>
    <w:rsid w:val="005467E9"/>
    <w:rsid w:val="00546A40"/>
    <w:rsid w:val="005478F2"/>
    <w:rsid w:val="00547944"/>
    <w:rsid w:val="005479D1"/>
    <w:rsid w:val="00547EC0"/>
    <w:rsid w:val="00550666"/>
    <w:rsid w:val="00550962"/>
    <w:rsid w:val="00551AC3"/>
    <w:rsid w:val="0055282E"/>
    <w:rsid w:val="00553817"/>
    <w:rsid w:val="0055450C"/>
    <w:rsid w:val="005549A0"/>
    <w:rsid w:val="0055507C"/>
    <w:rsid w:val="0055724E"/>
    <w:rsid w:val="00557E47"/>
    <w:rsid w:val="005620F8"/>
    <w:rsid w:val="0056223B"/>
    <w:rsid w:val="00565308"/>
    <w:rsid w:val="00565735"/>
    <w:rsid w:val="0056631F"/>
    <w:rsid w:val="00566380"/>
    <w:rsid w:val="005667EB"/>
    <w:rsid w:val="005708A7"/>
    <w:rsid w:val="005711C9"/>
    <w:rsid w:val="005713E5"/>
    <w:rsid w:val="00571706"/>
    <w:rsid w:val="005722BA"/>
    <w:rsid w:val="005742CA"/>
    <w:rsid w:val="005777CD"/>
    <w:rsid w:val="0058260F"/>
    <w:rsid w:val="00582D6E"/>
    <w:rsid w:val="00582EC3"/>
    <w:rsid w:val="00583AA4"/>
    <w:rsid w:val="00583B28"/>
    <w:rsid w:val="00584345"/>
    <w:rsid w:val="005852F7"/>
    <w:rsid w:val="00585AD0"/>
    <w:rsid w:val="00585CE7"/>
    <w:rsid w:val="00586A7B"/>
    <w:rsid w:val="00586B22"/>
    <w:rsid w:val="00587E4A"/>
    <w:rsid w:val="00590041"/>
    <w:rsid w:val="005902EF"/>
    <w:rsid w:val="005905AF"/>
    <w:rsid w:val="00590AD3"/>
    <w:rsid w:val="00590AF0"/>
    <w:rsid w:val="00590EA9"/>
    <w:rsid w:val="00590F3A"/>
    <w:rsid w:val="00594B43"/>
    <w:rsid w:val="00596095"/>
    <w:rsid w:val="00596236"/>
    <w:rsid w:val="005964E8"/>
    <w:rsid w:val="00596891"/>
    <w:rsid w:val="00596E57"/>
    <w:rsid w:val="00597B5C"/>
    <w:rsid w:val="005A0C36"/>
    <w:rsid w:val="005A166A"/>
    <w:rsid w:val="005A3213"/>
    <w:rsid w:val="005A3523"/>
    <w:rsid w:val="005A3540"/>
    <w:rsid w:val="005A4AF3"/>
    <w:rsid w:val="005A4B1B"/>
    <w:rsid w:val="005A5D30"/>
    <w:rsid w:val="005A6338"/>
    <w:rsid w:val="005A69E0"/>
    <w:rsid w:val="005B0E60"/>
    <w:rsid w:val="005B1CDC"/>
    <w:rsid w:val="005B23A2"/>
    <w:rsid w:val="005B251B"/>
    <w:rsid w:val="005B25E3"/>
    <w:rsid w:val="005B29D1"/>
    <w:rsid w:val="005B304E"/>
    <w:rsid w:val="005B367B"/>
    <w:rsid w:val="005B37E0"/>
    <w:rsid w:val="005B3903"/>
    <w:rsid w:val="005B42EC"/>
    <w:rsid w:val="005B4865"/>
    <w:rsid w:val="005B4CBB"/>
    <w:rsid w:val="005B5C78"/>
    <w:rsid w:val="005B6063"/>
    <w:rsid w:val="005B6889"/>
    <w:rsid w:val="005B6FF1"/>
    <w:rsid w:val="005C0EC8"/>
    <w:rsid w:val="005C29E3"/>
    <w:rsid w:val="005C366A"/>
    <w:rsid w:val="005C3CD1"/>
    <w:rsid w:val="005C44F0"/>
    <w:rsid w:val="005C4CEB"/>
    <w:rsid w:val="005C5057"/>
    <w:rsid w:val="005C51C8"/>
    <w:rsid w:val="005C5B86"/>
    <w:rsid w:val="005C5FB7"/>
    <w:rsid w:val="005C636F"/>
    <w:rsid w:val="005D0E08"/>
    <w:rsid w:val="005D18C7"/>
    <w:rsid w:val="005D2978"/>
    <w:rsid w:val="005D3455"/>
    <w:rsid w:val="005D4580"/>
    <w:rsid w:val="005D5249"/>
    <w:rsid w:val="005D61F1"/>
    <w:rsid w:val="005D6388"/>
    <w:rsid w:val="005D6CE9"/>
    <w:rsid w:val="005D7CE0"/>
    <w:rsid w:val="005E00FE"/>
    <w:rsid w:val="005E1271"/>
    <w:rsid w:val="005E1404"/>
    <w:rsid w:val="005E167A"/>
    <w:rsid w:val="005E17CD"/>
    <w:rsid w:val="005E2550"/>
    <w:rsid w:val="005E2827"/>
    <w:rsid w:val="005E48AB"/>
    <w:rsid w:val="005E4BF0"/>
    <w:rsid w:val="005E57B1"/>
    <w:rsid w:val="005E5C19"/>
    <w:rsid w:val="005E705A"/>
    <w:rsid w:val="005E75B6"/>
    <w:rsid w:val="005F0795"/>
    <w:rsid w:val="005F1FDD"/>
    <w:rsid w:val="005F4F9A"/>
    <w:rsid w:val="005F5D78"/>
    <w:rsid w:val="005F6A63"/>
    <w:rsid w:val="005F6BDD"/>
    <w:rsid w:val="006004E6"/>
    <w:rsid w:val="0060104D"/>
    <w:rsid w:val="00601B2A"/>
    <w:rsid w:val="00601B77"/>
    <w:rsid w:val="00603D1D"/>
    <w:rsid w:val="00603FD6"/>
    <w:rsid w:val="00604A98"/>
    <w:rsid w:val="00604C81"/>
    <w:rsid w:val="00604D98"/>
    <w:rsid w:val="006054B1"/>
    <w:rsid w:val="006067B4"/>
    <w:rsid w:val="00606BC2"/>
    <w:rsid w:val="00607848"/>
    <w:rsid w:val="006100FB"/>
    <w:rsid w:val="006115CB"/>
    <w:rsid w:val="00611D8E"/>
    <w:rsid w:val="00613034"/>
    <w:rsid w:val="006143DD"/>
    <w:rsid w:val="00614D18"/>
    <w:rsid w:val="0061556B"/>
    <w:rsid w:val="00616EFC"/>
    <w:rsid w:val="00617AEF"/>
    <w:rsid w:val="00617F04"/>
    <w:rsid w:val="006217DB"/>
    <w:rsid w:val="006219D4"/>
    <w:rsid w:val="006219FC"/>
    <w:rsid w:val="00621CEC"/>
    <w:rsid w:val="006227ED"/>
    <w:rsid w:val="00622E9C"/>
    <w:rsid w:val="00623DDE"/>
    <w:rsid w:val="006249D4"/>
    <w:rsid w:val="00624A17"/>
    <w:rsid w:val="0062501F"/>
    <w:rsid w:val="00625352"/>
    <w:rsid w:val="006300A3"/>
    <w:rsid w:val="00631061"/>
    <w:rsid w:val="00632049"/>
    <w:rsid w:val="00632994"/>
    <w:rsid w:val="00632A1A"/>
    <w:rsid w:val="00632B1D"/>
    <w:rsid w:val="0063339C"/>
    <w:rsid w:val="00633475"/>
    <w:rsid w:val="006335D0"/>
    <w:rsid w:val="0063484E"/>
    <w:rsid w:val="00635180"/>
    <w:rsid w:val="0063582D"/>
    <w:rsid w:val="00635D1B"/>
    <w:rsid w:val="00635E19"/>
    <w:rsid w:val="00636FC9"/>
    <w:rsid w:val="00637ED9"/>
    <w:rsid w:val="006429FD"/>
    <w:rsid w:val="00642EDA"/>
    <w:rsid w:val="00643274"/>
    <w:rsid w:val="00643899"/>
    <w:rsid w:val="006447A3"/>
    <w:rsid w:val="00644E47"/>
    <w:rsid w:val="006457F6"/>
    <w:rsid w:val="00645998"/>
    <w:rsid w:val="006466FF"/>
    <w:rsid w:val="0064678A"/>
    <w:rsid w:val="0064724B"/>
    <w:rsid w:val="006474E8"/>
    <w:rsid w:val="006476B6"/>
    <w:rsid w:val="00647E2E"/>
    <w:rsid w:val="00647FAD"/>
    <w:rsid w:val="0065184F"/>
    <w:rsid w:val="00651CCF"/>
    <w:rsid w:val="00654126"/>
    <w:rsid w:val="006544D1"/>
    <w:rsid w:val="00655899"/>
    <w:rsid w:val="00655DAF"/>
    <w:rsid w:val="00655DB0"/>
    <w:rsid w:val="006575B3"/>
    <w:rsid w:val="006610E4"/>
    <w:rsid w:val="00662635"/>
    <w:rsid w:val="00662D56"/>
    <w:rsid w:val="006637A7"/>
    <w:rsid w:val="00663A30"/>
    <w:rsid w:val="0066768E"/>
    <w:rsid w:val="006705A7"/>
    <w:rsid w:val="006707E4"/>
    <w:rsid w:val="006724CA"/>
    <w:rsid w:val="00673493"/>
    <w:rsid w:val="00674D24"/>
    <w:rsid w:val="00675AC4"/>
    <w:rsid w:val="00675BAB"/>
    <w:rsid w:val="00676D78"/>
    <w:rsid w:val="00677C93"/>
    <w:rsid w:val="00677DF5"/>
    <w:rsid w:val="00680848"/>
    <w:rsid w:val="00681E60"/>
    <w:rsid w:val="00681E6A"/>
    <w:rsid w:val="00683A73"/>
    <w:rsid w:val="0068630F"/>
    <w:rsid w:val="00686DA9"/>
    <w:rsid w:val="00690338"/>
    <w:rsid w:val="006912A3"/>
    <w:rsid w:val="00691814"/>
    <w:rsid w:val="00691C31"/>
    <w:rsid w:val="00692138"/>
    <w:rsid w:val="006923EA"/>
    <w:rsid w:val="00692740"/>
    <w:rsid w:val="00692F41"/>
    <w:rsid w:val="00693312"/>
    <w:rsid w:val="00693578"/>
    <w:rsid w:val="00693801"/>
    <w:rsid w:val="00693CAC"/>
    <w:rsid w:val="0069403B"/>
    <w:rsid w:val="006946E1"/>
    <w:rsid w:val="00696BB1"/>
    <w:rsid w:val="00697E14"/>
    <w:rsid w:val="006A020E"/>
    <w:rsid w:val="006A021A"/>
    <w:rsid w:val="006A17AD"/>
    <w:rsid w:val="006A269B"/>
    <w:rsid w:val="006A27E4"/>
    <w:rsid w:val="006A29D9"/>
    <w:rsid w:val="006A45BD"/>
    <w:rsid w:val="006A4693"/>
    <w:rsid w:val="006A47CF"/>
    <w:rsid w:val="006A4A70"/>
    <w:rsid w:val="006A4BDF"/>
    <w:rsid w:val="006A4D98"/>
    <w:rsid w:val="006A52E7"/>
    <w:rsid w:val="006A5AC9"/>
    <w:rsid w:val="006A68D6"/>
    <w:rsid w:val="006A6ED5"/>
    <w:rsid w:val="006A7067"/>
    <w:rsid w:val="006A78DD"/>
    <w:rsid w:val="006B0097"/>
    <w:rsid w:val="006B04AF"/>
    <w:rsid w:val="006B1F24"/>
    <w:rsid w:val="006B4738"/>
    <w:rsid w:val="006B4799"/>
    <w:rsid w:val="006B4874"/>
    <w:rsid w:val="006B6C31"/>
    <w:rsid w:val="006C017A"/>
    <w:rsid w:val="006C05FD"/>
    <w:rsid w:val="006C070E"/>
    <w:rsid w:val="006C0A66"/>
    <w:rsid w:val="006C13B1"/>
    <w:rsid w:val="006C1D0C"/>
    <w:rsid w:val="006C2EB7"/>
    <w:rsid w:val="006C385E"/>
    <w:rsid w:val="006C42FD"/>
    <w:rsid w:val="006C70D0"/>
    <w:rsid w:val="006C7306"/>
    <w:rsid w:val="006C7442"/>
    <w:rsid w:val="006D072C"/>
    <w:rsid w:val="006D0880"/>
    <w:rsid w:val="006D0EE0"/>
    <w:rsid w:val="006D12D9"/>
    <w:rsid w:val="006D1694"/>
    <w:rsid w:val="006D1F8D"/>
    <w:rsid w:val="006D2BE7"/>
    <w:rsid w:val="006D390C"/>
    <w:rsid w:val="006D3B72"/>
    <w:rsid w:val="006D5FC4"/>
    <w:rsid w:val="006D60BC"/>
    <w:rsid w:val="006D6426"/>
    <w:rsid w:val="006D6F97"/>
    <w:rsid w:val="006D7C1E"/>
    <w:rsid w:val="006E00FC"/>
    <w:rsid w:val="006E2EFC"/>
    <w:rsid w:val="006E33A0"/>
    <w:rsid w:val="006E35FB"/>
    <w:rsid w:val="006E3E35"/>
    <w:rsid w:val="006E5689"/>
    <w:rsid w:val="006E587F"/>
    <w:rsid w:val="006E5D3E"/>
    <w:rsid w:val="006E6120"/>
    <w:rsid w:val="006E6891"/>
    <w:rsid w:val="006E6E95"/>
    <w:rsid w:val="006F0AF3"/>
    <w:rsid w:val="006F0D3E"/>
    <w:rsid w:val="006F1400"/>
    <w:rsid w:val="006F242B"/>
    <w:rsid w:val="006F24C2"/>
    <w:rsid w:val="006F26F8"/>
    <w:rsid w:val="006F2EE2"/>
    <w:rsid w:val="006F54CC"/>
    <w:rsid w:val="006F5FDF"/>
    <w:rsid w:val="006F6324"/>
    <w:rsid w:val="006F7063"/>
    <w:rsid w:val="007006EF"/>
    <w:rsid w:val="00700BCE"/>
    <w:rsid w:val="00701DD6"/>
    <w:rsid w:val="00702782"/>
    <w:rsid w:val="007033A4"/>
    <w:rsid w:val="00703A8E"/>
    <w:rsid w:val="00704766"/>
    <w:rsid w:val="00706556"/>
    <w:rsid w:val="00707D31"/>
    <w:rsid w:val="007102A4"/>
    <w:rsid w:val="0071114B"/>
    <w:rsid w:val="00712A33"/>
    <w:rsid w:val="00712A85"/>
    <w:rsid w:val="00714246"/>
    <w:rsid w:val="0071448B"/>
    <w:rsid w:val="00715D33"/>
    <w:rsid w:val="0071605F"/>
    <w:rsid w:val="00720751"/>
    <w:rsid w:val="0072088A"/>
    <w:rsid w:val="00720FE2"/>
    <w:rsid w:val="007210C9"/>
    <w:rsid w:val="0072123C"/>
    <w:rsid w:val="007223C0"/>
    <w:rsid w:val="00722647"/>
    <w:rsid w:val="007227B2"/>
    <w:rsid w:val="00724444"/>
    <w:rsid w:val="00725E92"/>
    <w:rsid w:val="00726352"/>
    <w:rsid w:val="00730C91"/>
    <w:rsid w:val="00733256"/>
    <w:rsid w:val="00735A18"/>
    <w:rsid w:val="00736EB7"/>
    <w:rsid w:val="00737941"/>
    <w:rsid w:val="0074029E"/>
    <w:rsid w:val="00741D06"/>
    <w:rsid w:val="0074317A"/>
    <w:rsid w:val="0074470A"/>
    <w:rsid w:val="0074529B"/>
    <w:rsid w:val="007457F4"/>
    <w:rsid w:val="00745CB6"/>
    <w:rsid w:val="007467B3"/>
    <w:rsid w:val="00746C8C"/>
    <w:rsid w:val="007471EC"/>
    <w:rsid w:val="007471F6"/>
    <w:rsid w:val="0074731B"/>
    <w:rsid w:val="0074744D"/>
    <w:rsid w:val="00747C04"/>
    <w:rsid w:val="007504F9"/>
    <w:rsid w:val="00750647"/>
    <w:rsid w:val="00750DA5"/>
    <w:rsid w:val="00750E8D"/>
    <w:rsid w:val="007510CF"/>
    <w:rsid w:val="0075168A"/>
    <w:rsid w:val="007527BF"/>
    <w:rsid w:val="0075395D"/>
    <w:rsid w:val="00753D91"/>
    <w:rsid w:val="0075411B"/>
    <w:rsid w:val="0075479F"/>
    <w:rsid w:val="00756379"/>
    <w:rsid w:val="00756A2C"/>
    <w:rsid w:val="00756DC9"/>
    <w:rsid w:val="00757972"/>
    <w:rsid w:val="00760D3B"/>
    <w:rsid w:val="007614CA"/>
    <w:rsid w:val="0076199D"/>
    <w:rsid w:val="00761C3A"/>
    <w:rsid w:val="0076270A"/>
    <w:rsid w:val="00762E8B"/>
    <w:rsid w:val="00762F38"/>
    <w:rsid w:val="007648DB"/>
    <w:rsid w:val="00766468"/>
    <w:rsid w:val="00766541"/>
    <w:rsid w:val="00766A1D"/>
    <w:rsid w:val="00767500"/>
    <w:rsid w:val="00767583"/>
    <w:rsid w:val="00767CCB"/>
    <w:rsid w:val="00770DC4"/>
    <w:rsid w:val="00770DC6"/>
    <w:rsid w:val="00771094"/>
    <w:rsid w:val="0077346C"/>
    <w:rsid w:val="0077350D"/>
    <w:rsid w:val="00774533"/>
    <w:rsid w:val="0077474C"/>
    <w:rsid w:val="007749BA"/>
    <w:rsid w:val="007757E8"/>
    <w:rsid w:val="00775884"/>
    <w:rsid w:val="00775E6A"/>
    <w:rsid w:val="007771B2"/>
    <w:rsid w:val="00777669"/>
    <w:rsid w:val="007810BB"/>
    <w:rsid w:val="0078235F"/>
    <w:rsid w:val="007823E5"/>
    <w:rsid w:val="00782BB9"/>
    <w:rsid w:val="00783702"/>
    <w:rsid w:val="007855DE"/>
    <w:rsid w:val="00786600"/>
    <w:rsid w:val="00786978"/>
    <w:rsid w:val="00790721"/>
    <w:rsid w:val="00790E66"/>
    <w:rsid w:val="007921A3"/>
    <w:rsid w:val="00792595"/>
    <w:rsid w:val="00792E4E"/>
    <w:rsid w:val="00793E54"/>
    <w:rsid w:val="007952D5"/>
    <w:rsid w:val="00796087"/>
    <w:rsid w:val="00796CE8"/>
    <w:rsid w:val="0079790E"/>
    <w:rsid w:val="007A37C6"/>
    <w:rsid w:val="007A39D1"/>
    <w:rsid w:val="007A43C4"/>
    <w:rsid w:val="007A4E46"/>
    <w:rsid w:val="007A57ED"/>
    <w:rsid w:val="007A5CE6"/>
    <w:rsid w:val="007A67E6"/>
    <w:rsid w:val="007A69B5"/>
    <w:rsid w:val="007A7BAC"/>
    <w:rsid w:val="007B0C16"/>
    <w:rsid w:val="007B1B55"/>
    <w:rsid w:val="007B1CF3"/>
    <w:rsid w:val="007B303E"/>
    <w:rsid w:val="007B3BB5"/>
    <w:rsid w:val="007B41D1"/>
    <w:rsid w:val="007B5BB2"/>
    <w:rsid w:val="007B5BE5"/>
    <w:rsid w:val="007B6155"/>
    <w:rsid w:val="007B738B"/>
    <w:rsid w:val="007B7D3D"/>
    <w:rsid w:val="007B7DCF"/>
    <w:rsid w:val="007C1A42"/>
    <w:rsid w:val="007C3032"/>
    <w:rsid w:val="007C4082"/>
    <w:rsid w:val="007C599D"/>
    <w:rsid w:val="007C6C64"/>
    <w:rsid w:val="007D0D3D"/>
    <w:rsid w:val="007D11F6"/>
    <w:rsid w:val="007D1904"/>
    <w:rsid w:val="007D1DF2"/>
    <w:rsid w:val="007D3F77"/>
    <w:rsid w:val="007D442D"/>
    <w:rsid w:val="007D47E0"/>
    <w:rsid w:val="007D498D"/>
    <w:rsid w:val="007D4CA7"/>
    <w:rsid w:val="007D4D10"/>
    <w:rsid w:val="007D500C"/>
    <w:rsid w:val="007D7BCA"/>
    <w:rsid w:val="007E0B12"/>
    <w:rsid w:val="007E1135"/>
    <w:rsid w:val="007E15BA"/>
    <w:rsid w:val="007E273C"/>
    <w:rsid w:val="007E2C92"/>
    <w:rsid w:val="007E2DAE"/>
    <w:rsid w:val="007E3B6A"/>
    <w:rsid w:val="007E4C6F"/>
    <w:rsid w:val="007E5365"/>
    <w:rsid w:val="007E53DB"/>
    <w:rsid w:val="007E5D15"/>
    <w:rsid w:val="007E6210"/>
    <w:rsid w:val="007F11A3"/>
    <w:rsid w:val="007F1445"/>
    <w:rsid w:val="007F1FA4"/>
    <w:rsid w:val="007F2535"/>
    <w:rsid w:val="007F36DA"/>
    <w:rsid w:val="007F3F96"/>
    <w:rsid w:val="007F4651"/>
    <w:rsid w:val="007F51A6"/>
    <w:rsid w:val="007F53A1"/>
    <w:rsid w:val="007F54EF"/>
    <w:rsid w:val="007F5FF6"/>
    <w:rsid w:val="007F6D18"/>
    <w:rsid w:val="007F7F48"/>
    <w:rsid w:val="0080007F"/>
    <w:rsid w:val="0080042A"/>
    <w:rsid w:val="00800EDA"/>
    <w:rsid w:val="008027BA"/>
    <w:rsid w:val="00802CBD"/>
    <w:rsid w:val="008031AD"/>
    <w:rsid w:val="00803A05"/>
    <w:rsid w:val="00803C79"/>
    <w:rsid w:val="0080442C"/>
    <w:rsid w:val="00804498"/>
    <w:rsid w:val="008054A7"/>
    <w:rsid w:val="00806FFE"/>
    <w:rsid w:val="008070C1"/>
    <w:rsid w:val="00807C57"/>
    <w:rsid w:val="00810B0A"/>
    <w:rsid w:val="00810D31"/>
    <w:rsid w:val="008112B0"/>
    <w:rsid w:val="00812281"/>
    <w:rsid w:val="008125AB"/>
    <w:rsid w:val="00812810"/>
    <w:rsid w:val="008133B6"/>
    <w:rsid w:val="00814F6B"/>
    <w:rsid w:val="008159B9"/>
    <w:rsid w:val="00816374"/>
    <w:rsid w:val="0081641E"/>
    <w:rsid w:val="00816467"/>
    <w:rsid w:val="008172A2"/>
    <w:rsid w:val="00817376"/>
    <w:rsid w:val="00820001"/>
    <w:rsid w:val="00820FB0"/>
    <w:rsid w:val="00822066"/>
    <w:rsid w:val="0082215F"/>
    <w:rsid w:val="00824325"/>
    <w:rsid w:val="008244A3"/>
    <w:rsid w:val="008249AA"/>
    <w:rsid w:val="00825DD5"/>
    <w:rsid w:val="008267C1"/>
    <w:rsid w:val="00826BD0"/>
    <w:rsid w:val="0082787F"/>
    <w:rsid w:val="0082790C"/>
    <w:rsid w:val="00830010"/>
    <w:rsid w:val="0083008F"/>
    <w:rsid w:val="00831BFC"/>
    <w:rsid w:val="00833161"/>
    <w:rsid w:val="0083371D"/>
    <w:rsid w:val="00833EBF"/>
    <w:rsid w:val="00835E2F"/>
    <w:rsid w:val="00837A2B"/>
    <w:rsid w:val="00837C4D"/>
    <w:rsid w:val="0084035C"/>
    <w:rsid w:val="008414ED"/>
    <w:rsid w:val="0084152F"/>
    <w:rsid w:val="00841BFC"/>
    <w:rsid w:val="00842810"/>
    <w:rsid w:val="00842A43"/>
    <w:rsid w:val="00842F46"/>
    <w:rsid w:val="0084443A"/>
    <w:rsid w:val="008449E4"/>
    <w:rsid w:val="00844ADC"/>
    <w:rsid w:val="00845420"/>
    <w:rsid w:val="00846D61"/>
    <w:rsid w:val="00846D63"/>
    <w:rsid w:val="00846E49"/>
    <w:rsid w:val="008502C2"/>
    <w:rsid w:val="008505EC"/>
    <w:rsid w:val="00851BCE"/>
    <w:rsid w:val="00852553"/>
    <w:rsid w:val="00852751"/>
    <w:rsid w:val="00852E4F"/>
    <w:rsid w:val="00853017"/>
    <w:rsid w:val="00853349"/>
    <w:rsid w:val="00853B55"/>
    <w:rsid w:val="00853B5F"/>
    <w:rsid w:val="00853C99"/>
    <w:rsid w:val="00853D7F"/>
    <w:rsid w:val="00861398"/>
    <w:rsid w:val="008616FE"/>
    <w:rsid w:val="00861DE7"/>
    <w:rsid w:val="00862BBC"/>
    <w:rsid w:val="00862E93"/>
    <w:rsid w:val="0086370E"/>
    <w:rsid w:val="00865123"/>
    <w:rsid w:val="00866CB4"/>
    <w:rsid w:val="00866E6C"/>
    <w:rsid w:val="008674DC"/>
    <w:rsid w:val="008675A9"/>
    <w:rsid w:val="00867A0D"/>
    <w:rsid w:val="008715B2"/>
    <w:rsid w:val="00871770"/>
    <w:rsid w:val="00871DB8"/>
    <w:rsid w:val="0087286C"/>
    <w:rsid w:val="00874096"/>
    <w:rsid w:val="00874753"/>
    <w:rsid w:val="00874E2F"/>
    <w:rsid w:val="00875603"/>
    <w:rsid w:val="00876348"/>
    <w:rsid w:val="008776A5"/>
    <w:rsid w:val="00880582"/>
    <w:rsid w:val="0088059C"/>
    <w:rsid w:val="00880635"/>
    <w:rsid w:val="00881A83"/>
    <w:rsid w:val="008822EF"/>
    <w:rsid w:val="00882BF4"/>
    <w:rsid w:val="00883156"/>
    <w:rsid w:val="008831A6"/>
    <w:rsid w:val="00884233"/>
    <w:rsid w:val="008854C1"/>
    <w:rsid w:val="008859C7"/>
    <w:rsid w:val="00885FCA"/>
    <w:rsid w:val="008869DC"/>
    <w:rsid w:val="00886B79"/>
    <w:rsid w:val="00886CE9"/>
    <w:rsid w:val="00887363"/>
    <w:rsid w:val="00890A53"/>
    <w:rsid w:val="008912A5"/>
    <w:rsid w:val="008918D4"/>
    <w:rsid w:val="00891B6F"/>
    <w:rsid w:val="00894103"/>
    <w:rsid w:val="008949F4"/>
    <w:rsid w:val="00895DE2"/>
    <w:rsid w:val="0089661B"/>
    <w:rsid w:val="00896B1A"/>
    <w:rsid w:val="0089763D"/>
    <w:rsid w:val="008A039F"/>
    <w:rsid w:val="008A096E"/>
    <w:rsid w:val="008A1319"/>
    <w:rsid w:val="008A15A5"/>
    <w:rsid w:val="008A1A59"/>
    <w:rsid w:val="008A2AD1"/>
    <w:rsid w:val="008A323D"/>
    <w:rsid w:val="008A3637"/>
    <w:rsid w:val="008A392C"/>
    <w:rsid w:val="008A41CB"/>
    <w:rsid w:val="008A6210"/>
    <w:rsid w:val="008A6A5A"/>
    <w:rsid w:val="008A72D6"/>
    <w:rsid w:val="008B00FC"/>
    <w:rsid w:val="008B0EA6"/>
    <w:rsid w:val="008B1169"/>
    <w:rsid w:val="008B1FBB"/>
    <w:rsid w:val="008B278A"/>
    <w:rsid w:val="008B2827"/>
    <w:rsid w:val="008B2D6C"/>
    <w:rsid w:val="008B354C"/>
    <w:rsid w:val="008B59F0"/>
    <w:rsid w:val="008B5D3F"/>
    <w:rsid w:val="008B6096"/>
    <w:rsid w:val="008B6A8C"/>
    <w:rsid w:val="008B72B3"/>
    <w:rsid w:val="008B7908"/>
    <w:rsid w:val="008B7C06"/>
    <w:rsid w:val="008C199D"/>
    <w:rsid w:val="008C1C21"/>
    <w:rsid w:val="008C2D14"/>
    <w:rsid w:val="008C3D07"/>
    <w:rsid w:val="008C5FB9"/>
    <w:rsid w:val="008C680A"/>
    <w:rsid w:val="008C692C"/>
    <w:rsid w:val="008C7435"/>
    <w:rsid w:val="008C7630"/>
    <w:rsid w:val="008D0BE6"/>
    <w:rsid w:val="008D1943"/>
    <w:rsid w:val="008D1A26"/>
    <w:rsid w:val="008D357B"/>
    <w:rsid w:val="008D453E"/>
    <w:rsid w:val="008D6B3B"/>
    <w:rsid w:val="008D750F"/>
    <w:rsid w:val="008D75C2"/>
    <w:rsid w:val="008D7965"/>
    <w:rsid w:val="008E1685"/>
    <w:rsid w:val="008E23E1"/>
    <w:rsid w:val="008E2974"/>
    <w:rsid w:val="008E304F"/>
    <w:rsid w:val="008E322C"/>
    <w:rsid w:val="008E4085"/>
    <w:rsid w:val="008E5352"/>
    <w:rsid w:val="008E5A47"/>
    <w:rsid w:val="008E681F"/>
    <w:rsid w:val="008E6ADA"/>
    <w:rsid w:val="008E6C72"/>
    <w:rsid w:val="008E7F1D"/>
    <w:rsid w:val="008E7FFD"/>
    <w:rsid w:val="008F068D"/>
    <w:rsid w:val="008F0745"/>
    <w:rsid w:val="008F0B78"/>
    <w:rsid w:val="008F158B"/>
    <w:rsid w:val="008F2064"/>
    <w:rsid w:val="008F36F7"/>
    <w:rsid w:val="008F411A"/>
    <w:rsid w:val="008F4664"/>
    <w:rsid w:val="008F4DC1"/>
    <w:rsid w:val="008F4F1F"/>
    <w:rsid w:val="008F4F24"/>
    <w:rsid w:val="008F50FD"/>
    <w:rsid w:val="008F58E7"/>
    <w:rsid w:val="008F5F2B"/>
    <w:rsid w:val="008F5FDF"/>
    <w:rsid w:val="008F6309"/>
    <w:rsid w:val="008F6876"/>
    <w:rsid w:val="008F6A06"/>
    <w:rsid w:val="008F6ACE"/>
    <w:rsid w:val="008F79F2"/>
    <w:rsid w:val="008F7E0A"/>
    <w:rsid w:val="009004E1"/>
    <w:rsid w:val="00901262"/>
    <w:rsid w:val="00901C01"/>
    <w:rsid w:val="00901FE1"/>
    <w:rsid w:val="009023C3"/>
    <w:rsid w:val="00903033"/>
    <w:rsid w:val="00906083"/>
    <w:rsid w:val="0090633D"/>
    <w:rsid w:val="00911098"/>
    <w:rsid w:val="00912AA4"/>
    <w:rsid w:val="00912BB9"/>
    <w:rsid w:val="00913B48"/>
    <w:rsid w:val="00914A3C"/>
    <w:rsid w:val="00916520"/>
    <w:rsid w:val="00916A26"/>
    <w:rsid w:val="00916B16"/>
    <w:rsid w:val="00920281"/>
    <w:rsid w:val="00920438"/>
    <w:rsid w:val="00920C44"/>
    <w:rsid w:val="00922D11"/>
    <w:rsid w:val="00924213"/>
    <w:rsid w:val="009246AF"/>
    <w:rsid w:val="009249B3"/>
    <w:rsid w:val="009250C3"/>
    <w:rsid w:val="0092599B"/>
    <w:rsid w:val="00925D88"/>
    <w:rsid w:val="00926C97"/>
    <w:rsid w:val="00927567"/>
    <w:rsid w:val="00931001"/>
    <w:rsid w:val="00932529"/>
    <w:rsid w:val="00932DB3"/>
    <w:rsid w:val="00933769"/>
    <w:rsid w:val="00934C4D"/>
    <w:rsid w:val="0093515D"/>
    <w:rsid w:val="0093640B"/>
    <w:rsid w:val="00936696"/>
    <w:rsid w:val="00936D0E"/>
    <w:rsid w:val="00936F4F"/>
    <w:rsid w:val="00936FF8"/>
    <w:rsid w:val="00937617"/>
    <w:rsid w:val="00937BED"/>
    <w:rsid w:val="00937DDF"/>
    <w:rsid w:val="00940B0A"/>
    <w:rsid w:val="00940F5D"/>
    <w:rsid w:val="0094171C"/>
    <w:rsid w:val="00942282"/>
    <w:rsid w:val="00942953"/>
    <w:rsid w:val="00943A79"/>
    <w:rsid w:val="00944A19"/>
    <w:rsid w:val="00945879"/>
    <w:rsid w:val="0094621B"/>
    <w:rsid w:val="00947DB5"/>
    <w:rsid w:val="0095020D"/>
    <w:rsid w:val="00951BB2"/>
    <w:rsid w:val="00952AAE"/>
    <w:rsid w:val="00954394"/>
    <w:rsid w:val="0095448B"/>
    <w:rsid w:val="00954F38"/>
    <w:rsid w:val="00954FC3"/>
    <w:rsid w:val="00954FD9"/>
    <w:rsid w:val="00955BB5"/>
    <w:rsid w:val="00955E1B"/>
    <w:rsid w:val="00956D34"/>
    <w:rsid w:val="00957209"/>
    <w:rsid w:val="00960437"/>
    <w:rsid w:val="00960988"/>
    <w:rsid w:val="009619ED"/>
    <w:rsid w:val="00961CE6"/>
    <w:rsid w:val="00961E74"/>
    <w:rsid w:val="00961EA8"/>
    <w:rsid w:val="00962614"/>
    <w:rsid w:val="00963198"/>
    <w:rsid w:val="009635A5"/>
    <w:rsid w:val="0096406C"/>
    <w:rsid w:val="009642E4"/>
    <w:rsid w:val="009662A8"/>
    <w:rsid w:val="00966DEE"/>
    <w:rsid w:val="0097214B"/>
    <w:rsid w:val="00973794"/>
    <w:rsid w:val="00974749"/>
    <w:rsid w:val="009771F1"/>
    <w:rsid w:val="0097774D"/>
    <w:rsid w:val="00977F81"/>
    <w:rsid w:val="009804DF"/>
    <w:rsid w:val="00981277"/>
    <w:rsid w:val="00981E62"/>
    <w:rsid w:val="00981F02"/>
    <w:rsid w:val="009842BD"/>
    <w:rsid w:val="009845B8"/>
    <w:rsid w:val="009856CD"/>
    <w:rsid w:val="00986FBE"/>
    <w:rsid w:val="009873F8"/>
    <w:rsid w:val="0098770E"/>
    <w:rsid w:val="00987CF8"/>
    <w:rsid w:val="00993542"/>
    <w:rsid w:val="00993751"/>
    <w:rsid w:val="00994AE9"/>
    <w:rsid w:val="00994B60"/>
    <w:rsid w:val="00995027"/>
    <w:rsid w:val="0099553D"/>
    <w:rsid w:val="009956E5"/>
    <w:rsid w:val="00996ED1"/>
    <w:rsid w:val="009A0AC0"/>
    <w:rsid w:val="009A379B"/>
    <w:rsid w:val="009A43CE"/>
    <w:rsid w:val="009A5666"/>
    <w:rsid w:val="009A57A7"/>
    <w:rsid w:val="009A5A96"/>
    <w:rsid w:val="009A5C93"/>
    <w:rsid w:val="009A5CDC"/>
    <w:rsid w:val="009A692C"/>
    <w:rsid w:val="009A746D"/>
    <w:rsid w:val="009A76B9"/>
    <w:rsid w:val="009A7A90"/>
    <w:rsid w:val="009B012B"/>
    <w:rsid w:val="009B0659"/>
    <w:rsid w:val="009B1C8C"/>
    <w:rsid w:val="009B2109"/>
    <w:rsid w:val="009B420D"/>
    <w:rsid w:val="009B48DF"/>
    <w:rsid w:val="009B4C65"/>
    <w:rsid w:val="009B5400"/>
    <w:rsid w:val="009B71FD"/>
    <w:rsid w:val="009C0708"/>
    <w:rsid w:val="009C0DC8"/>
    <w:rsid w:val="009C0EDF"/>
    <w:rsid w:val="009C1271"/>
    <w:rsid w:val="009C4123"/>
    <w:rsid w:val="009C60E4"/>
    <w:rsid w:val="009C6377"/>
    <w:rsid w:val="009C7EBA"/>
    <w:rsid w:val="009D044B"/>
    <w:rsid w:val="009D0EBB"/>
    <w:rsid w:val="009D1A6E"/>
    <w:rsid w:val="009D25DA"/>
    <w:rsid w:val="009D3B38"/>
    <w:rsid w:val="009D4D26"/>
    <w:rsid w:val="009D502E"/>
    <w:rsid w:val="009D54AB"/>
    <w:rsid w:val="009D581B"/>
    <w:rsid w:val="009D7C16"/>
    <w:rsid w:val="009E2CC9"/>
    <w:rsid w:val="009E30B3"/>
    <w:rsid w:val="009E374D"/>
    <w:rsid w:val="009E37F6"/>
    <w:rsid w:val="009E42E4"/>
    <w:rsid w:val="009E4A56"/>
    <w:rsid w:val="009E4CC4"/>
    <w:rsid w:val="009E5E88"/>
    <w:rsid w:val="009E6BC4"/>
    <w:rsid w:val="009E6C7A"/>
    <w:rsid w:val="009F0C74"/>
    <w:rsid w:val="009F12B6"/>
    <w:rsid w:val="009F157F"/>
    <w:rsid w:val="009F18D9"/>
    <w:rsid w:val="009F1B91"/>
    <w:rsid w:val="009F274E"/>
    <w:rsid w:val="009F29CE"/>
    <w:rsid w:val="009F3604"/>
    <w:rsid w:val="009F3B77"/>
    <w:rsid w:val="009F438B"/>
    <w:rsid w:val="009F4879"/>
    <w:rsid w:val="009F5DFC"/>
    <w:rsid w:val="009F6BED"/>
    <w:rsid w:val="00A00829"/>
    <w:rsid w:val="00A00DF5"/>
    <w:rsid w:val="00A03069"/>
    <w:rsid w:val="00A04D72"/>
    <w:rsid w:val="00A05D5C"/>
    <w:rsid w:val="00A06749"/>
    <w:rsid w:val="00A06825"/>
    <w:rsid w:val="00A06C41"/>
    <w:rsid w:val="00A1021C"/>
    <w:rsid w:val="00A11635"/>
    <w:rsid w:val="00A12873"/>
    <w:rsid w:val="00A13B79"/>
    <w:rsid w:val="00A13DCD"/>
    <w:rsid w:val="00A14851"/>
    <w:rsid w:val="00A166EC"/>
    <w:rsid w:val="00A16753"/>
    <w:rsid w:val="00A167F2"/>
    <w:rsid w:val="00A167F8"/>
    <w:rsid w:val="00A16E73"/>
    <w:rsid w:val="00A1700E"/>
    <w:rsid w:val="00A1735F"/>
    <w:rsid w:val="00A17831"/>
    <w:rsid w:val="00A17FB3"/>
    <w:rsid w:val="00A20DA6"/>
    <w:rsid w:val="00A212FA"/>
    <w:rsid w:val="00A22E33"/>
    <w:rsid w:val="00A23200"/>
    <w:rsid w:val="00A23E22"/>
    <w:rsid w:val="00A2572F"/>
    <w:rsid w:val="00A258C9"/>
    <w:rsid w:val="00A26F14"/>
    <w:rsid w:val="00A27C15"/>
    <w:rsid w:val="00A3076C"/>
    <w:rsid w:val="00A30A57"/>
    <w:rsid w:val="00A311F0"/>
    <w:rsid w:val="00A31227"/>
    <w:rsid w:val="00A31450"/>
    <w:rsid w:val="00A31F8F"/>
    <w:rsid w:val="00A321AA"/>
    <w:rsid w:val="00A321CF"/>
    <w:rsid w:val="00A32BF6"/>
    <w:rsid w:val="00A33DAD"/>
    <w:rsid w:val="00A340E1"/>
    <w:rsid w:val="00A34C91"/>
    <w:rsid w:val="00A35462"/>
    <w:rsid w:val="00A35BB4"/>
    <w:rsid w:val="00A35D9A"/>
    <w:rsid w:val="00A36D06"/>
    <w:rsid w:val="00A37138"/>
    <w:rsid w:val="00A37993"/>
    <w:rsid w:val="00A40763"/>
    <w:rsid w:val="00A41B92"/>
    <w:rsid w:val="00A41D7A"/>
    <w:rsid w:val="00A42DB1"/>
    <w:rsid w:val="00A4316B"/>
    <w:rsid w:val="00A44E21"/>
    <w:rsid w:val="00A45B14"/>
    <w:rsid w:val="00A45D63"/>
    <w:rsid w:val="00A47231"/>
    <w:rsid w:val="00A47C70"/>
    <w:rsid w:val="00A501E0"/>
    <w:rsid w:val="00A5096F"/>
    <w:rsid w:val="00A50FF0"/>
    <w:rsid w:val="00A52925"/>
    <w:rsid w:val="00A5340A"/>
    <w:rsid w:val="00A53B5D"/>
    <w:rsid w:val="00A53FAD"/>
    <w:rsid w:val="00A55830"/>
    <w:rsid w:val="00A56726"/>
    <w:rsid w:val="00A56C5A"/>
    <w:rsid w:val="00A5741A"/>
    <w:rsid w:val="00A574AC"/>
    <w:rsid w:val="00A60BFA"/>
    <w:rsid w:val="00A60C16"/>
    <w:rsid w:val="00A6161B"/>
    <w:rsid w:val="00A627FA"/>
    <w:rsid w:val="00A6323A"/>
    <w:rsid w:val="00A649A7"/>
    <w:rsid w:val="00A6557A"/>
    <w:rsid w:val="00A66376"/>
    <w:rsid w:val="00A6642F"/>
    <w:rsid w:val="00A664BB"/>
    <w:rsid w:val="00A66810"/>
    <w:rsid w:val="00A66A8F"/>
    <w:rsid w:val="00A66EC7"/>
    <w:rsid w:val="00A675AA"/>
    <w:rsid w:val="00A70E39"/>
    <w:rsid w:val="00A71C65"/>
    <w:rsid w:val="00A72570"/>
    <w:rsid w:val="00A72BFF"/>
    <w:rsid w:val="00A72DAE"/>
    <w:rsid w:val="00A7397C"/>
    <w:rsid w:val="00A75BE9"/>
    <w:rsid w:val="00A7668C"/>
    <w:rsid w:val="00A7709E"/>
    <w:rsid w:val="00A802DD"/>
    <w:rsid w:val="00A81664"/>
    <w:rsid w:val="00A81809"/>
    <w:rsid w:val="00A8377C"/>
    <w:rsid w:val="00A86451"/>
    <w:rsid w:val="00A90421"/>
    <w:rsid w:val="00A91311"/>
    <w:rsid w:val="00A929DE"/>
    <w:rsid w:val="00A92A3F"/>
    <w:rsid w:val="00A92A92"/>
    <w:rsid w:val="00A92D0B"/>
    <w:rsid w:val="00A9376F"/>
    <w:rsid w:val="00A93FA4"/>
    <w:rsid w:val="00A9426A"/>
    <w:rsid w:val="00A94542"/>
    <w:rsid w:val="00A957C7"/>
    <w:rsid w:val="00A969E0"/>
    <w:rsid w:val="00A9726D"/>
    <w:rsid w:val="00A972F4"/>
    <w:rsid w:val="00A97AAE"/>
    <w:rsid w:val="00AA0055"/>
    <w:rsid w:val="00AA00F5"/>
    <w:rsid w:val="00AA01E7"/>
    <w:rsid w:val="00AA06DA"/>
    <w:rsid w:val="00AA0B3C"/>
    <w:rsid w:val="00AA1BB9"/>
    <w:rsid w:val="00AA1E1C"/>
    <w:rsid w:val="00AA211F"/>
    <w:rsid w:val="00AA27FD"/>
    <w:rsid w:val="00AA3958"/>
    <w:rsid w:val="00AA413D"/>
    <w:rsid w:val="00AA4478"/>
    <w:rsid w:val="00AA4B9E"/>
    <w:rsid w:val="00AA5D37"/>
    <w:rsid w:val="00AA5FE8"/>
    <w:rsid w:val="00AA65CF"/>
    <w:rsid w:val="00AA67D3"/>
    <w:rsid w:val="00AA6FA6"/>
    <w:rsid w:val="00AA7A68"/>
    <w:rsid w:val="00AB0BE4"/>
    <w:rsid w:val="00AB1BEE"/>
    <w:rsid w:val="00AB1DB0"/>
    <w:rsid w:val="00AB292A"/>
    <w:rsid w:val="00AB391A"/>
    <w:rsid w:val="00AB3AF6"/>
    <w:rsid w:val="00AB3E25"/>
    <w:rsid w:val="00AB41CC"/>
    <w:rsid w:val="00AB48C4"/>
    <w:rsid w:val="00AB5876"/>
    <w:rsid w:val="00AB62F0"/>
    <w:rsid w:val="00AB67EA"/>
    <w:rsid w:val="00AB6CE4"/>
    <w:rsid w:val="00AC0E37"/>
    <w:rsid w:val="00AC1E2C"/>
    <w:rsid w:val="00AC31E7"/>
    <w:rsid w:val="00AC389A"/>
    <w:rsid w:val="00AC4918"/>
    <w:rsid w:val="00AC4AFE"/>
    <w:rsid w:val="00AC559D"/>
    <w:rsid w:val="00AC5FB3"/>
    <w:rsid w:val="00AC60D3"/>
    <w:rsid w:val="00AC6126"/>
    <w:rsid w:val="00AC6ABA"/>
    <w:rsid w:val="00AC6CFD"/>
    <w:rsid w:val="00AC77F3"/>
    <w:rsid w:val="00AD03A3"/>
    <w:rsid w:val="00AD061F"/>
    <w:rsid w:val="00AD12D4"/>
    <w:rsid w:val="00AD15F3"/>
    <w:rsid w:val="00AD2B5D"/>
    <w:rsid w:val="00AD32DF"/>
    <w:rsid w:val="00AD36D2"/>
    <w:rsid w:val="00AD63D2"/>
    <w:rsid w:val="00AD6439"/>
    <w:rsid w:val="00AE0C2C"/>
    <w:rsid w:val="00AE1C5A"/>
    <w:rsid w:val="00AE22F3"/>
    <w:rsid w:val="00AE2A30"/>
    <w:rsid w:val="00AE324F"/>
    <w:rsid w:val="00AE4880"/>
    <w:rsid w:val="00AE4B5E"/>
    <w:rsid w:val="00AE51E2"/>
    <w:rsid w:val="00AE622C"/>
    <w:rsid w:val="00AE6C8E"/>
    <w:rsid w:val="00AE7FD1"/>
    <w:rsid w:val="00AF2538"/>
    <w:rsid w:val="00AF4E36"/>
    <w:rsid w:val="00AF5461"/>
    <w:rsid w:val="00AF5AAF"/>
    <w:rsid w:val="00AF6BFE"/>
    <w:rsid w:val="00AF728C"/>
    <w:rsid w:val="00B00224"/>
    <w:rsid w:val="00B0039E"/>
    <w:rsid w:val="00B00AC8"/>
    <w:rsid w:val="00B01AAC"/>
    <w:rsid w:val="00B01D91"/>
    <w:rsid w:val="00B01F97"/>
    <w:rsid w:val="00B020D1"/>
    <w:rsid w:val="00B029B0"/>
    <w:rsid w:val="00B03B70"/>
    <w:rsid w:val="00B042DA"/>
    <w:rsid w:val="00B0490D"/>
    <w:rsid w:val="00B05FF4"/>
    <w:rsid w:val="00B0755A"/>
    <w:rsid w:val="00B11397"/>
    <w:rsid w:val="00B1229A"/>
    <w:rsid w:val="00B128B2"/>
    <w:rsid w:val="00B129BF"/>
    <w:rsid w:val="00B137FF"/>
    <w:rsid w:val="00B13DDB"/>
    <w:rsid w:val="00B14EC3"/>
    <w:rsid w:val="00B155BC"/>
    <w:rsid w:val="00B1590C"/>
    <w:rsid w:val="00B16042"/>
    <w:rsid w:val="00B16212"/>
    <w:rsid w:val="00B162E0"/>
    <w:rsid w:val="00B1649E"/>
    <w:rsid w:val="00B16D15"/>
    <w:rsid w:val="00B17016"/>
    <w:rsid w:val="00B17F1E"/>
    <w:rsid w:val="00B202C3"/>
    <w:rsid w:val="00B2120F"/>
    <w:rsid w:val="00B22881"/>
    <w:rsid w:val="00B23529"/>
    <w:rsid w:val="00B2406F"/>
    <w:rsid w:val="00B246A6"/>
    <w:rsid w:val="00B24705"/>
    <w:rsid w:val="00B25266"/>
    <w:rsid w:val="00B25CC2"/>
    <w:rsid w:val="00B260E5"/>
    <w:rsid w:val="00B2682F"/>
    <w:rsid w:val="00B272C6"/>
    <w:rsid w:val="00B300C2"/>
    <w:rsid w:val="00B31776"/>
    <w:rsid w:val="00B31D46"/>
    <w:rsid w:val="00B337BA"/>
    <w:rsid w:val="00B34794"/>
    <w:rsid w:val="00B3529C"/>
    <w:rsid w:val="00B35D4C"/>
    <w:rsid w:val="00B373DE"/>
    <w:rsid w:val="00B41547"/>
    <w:rsid w:val="00B417B2"/>
    <w:rsid w:val="00B42012"/>
    <w:rsid w:val="00B425AF"/>
    <w:rsid w:val="00B42BE8"/>
    <w:rsid w:val="00B42F12"/>
    <w:rsid w:val="00B43430"/>
    <w:rsid w:val="00B435A9"/>
    <w:rsid w:val="00B449B1"/>
    <w:rsid w:val="00B46CDC"/>
    <w:rsid w:val="00B50CBB"/>
    <w:rsid w:val="00B51216"/>
    <w:rsid w:val="00B51AD4"/>
    <w:rsid w:val="00B51B45"/>
    <w:rsid w:val="00B51E1C"/>
    <w:rsid w:val="00B5200D"/>
    <w:rsid w:val="00B5202E"/>
    <w:rsid w:val="00B5335F"/>
    <w:rsid w:val="00B5354B"/>
    <w:rsid w:val="00B55F4D"/>
    <w:rsid w:val="00B6162B"/>
    <w:rsid w:val="00B62432"/>
    <w:rsid w:val="00B628E2"/>
    <w:rsid w:val="00B63563"/>
    <w:rsid w:val="00B639B0"/>
    <w:rsid w:val="00B63A5E"/>
    <w:rsid w:val="00B640E6"/>
    <w:rsid w:val="00B64A57"/>
    <w:rsid w:val="00B64F56"/>
    <w:rsid w:val="00B6587B"/>
    <w:rsid w:val="00B67850"/>
    <w:rsid w:val="00B7099B"/>
    <w:rsid w:val="00B70E02"/>
    <w:rsid w:val="00B7183B"/>
    <w:rsid w:val="00B725C6"/>
    <w:rsid w:val="00B72E25"/>
    <w:rsid w:val="00B73571"/>
    <w:rsid w:val="00B76228"/>
    <w:rsid w:val="00B76B12"/>
    <w:rsid w:val="00B77C12"/>
    <w:rsid w:val="00B808D5"/>
    <w:rsid w:val="00B8126A"/>
    <w:rsid w:val="00B81511"/>
    <w:rsid w:val="00B81F67"/>
    <w:rsid w:val="00B83412"/>
    <w:rsid w:val="00B83DBF"/>
    <w:rsid w:val="00B84280"/>
    <w:rsid w:val="00B84CF6"/>
    <w:rsid w:val="00B85070"/>
    <w:rsid w:val="00B85A35"/>
    <w:rsid w:val="00B85F15"/>
    <w:rsid w:val="00B86111"/>
    <w:rsid w:val="00B863B1"/>
    <w:rsid w:val="00B863E9"/>
    <w:rsid w:val="00B86839"/>
    <w:rsid w:val="00B86C3C"/>
    <w:rsid w:val="00B87734"/>
    <w:rsid w:val="00B87EB9"/>
    <w:rsid w:val="00B90745"/>
    <w:rsid w:val="00B9276A"/>
    <w:rsid w:val="00B9366D"/>
    <w:rsid w:val="00B9430C"/>
    <w:rsid w:val="00B96E8A"/>
    <w:rsid w:val="00B97998"/>
    <w:rsid w:val="00B97B63"/>
    <w:rsid w:val="00BA0A95"/>
    <w:rsid w:val="00BA3400"/>
    <w:rsid w:val="00BA35A6"/>
    <w:rsid w:val="00BA6121"/>
    <w:rsid w:val="00BB0E36"/>
    <w:rsid w:val="00BB0E6D"/>
    <w:rsid w:val="00BB2E2A"/>
    <w:rsid w:val="00BB413B"/>
    <w:rsid w:val="00BB521B"/>
    <w:rsid w:val="00BB5E0B"/>
    <w:rsid w:val="00BB6DF6"/>
    <w:rsid w:val="00BB72F6"/>
    <w:rsid w:val="00BB7B70"/>
    <w:rsid w:val="00BC05F4"/>
    <w:rsid w:val="00BC0BFB"/>
    <w:rsid w:val="00BC1B6C"/>
    <w:rsid w:val="00BC1DF7"/>
    <w:rsid w:val="00BC2134"/>
    <w:rsid w:val="00BC29AE"/>
    <w:rsid w:val="00BC340C"/>
    <w:rsid w:val="00BC49B8"/>
    <w:rsid w:val="00BC73BE"/>
    <w:rsid w:val="00BD017E"/>
    <w:rsid w:val="00BD032E"/>
    <w:rsid w:val="00BD0AD3"/>
    <w:rsid w:val="00BD0C2B"/>
    <w:rsid w:val="00BD1417"/>
    <w:rsid w:val="00BD1A51"/>
    <w:rsid w:val="00BD2137"/>
    <w:rsid w:val="00BD237F"/>
    <w:rsid w:val="00BD2726"/>
    <w:rsid w:val="00BD4D57"/>
    <w:rsid w:val="00BD5C12"/>
    <w:rsid w:val="00BD6E9B"/>
    <w:rsid w:val="00BD79A8"/>
    <w:rsid w:val="00BE0BAF"/>
    <w:rsid w:val="00BE12BC"/>
    <w:rsid w:val="00BE1FFD"/>
    <w:rsid w:val="00BE2148"/>
    <w:rsid w:val="00BE229A"/>
    <w:rsid w:val="00BE3B3D"/>
    <w:rsid w:val="00BE4470"/>
    <w:rsid w:val="00BE45F1"/>
    <w:rsid w:val="00BE4643"/>
    <w:rsid w:val="00BE4D9C"/>
    <w:rsid w:val="00BE5AB6"/>
    <w:rsid w:val="00BE6532"/>
    <w:rsid w:val="00BE744C"/>
    <w:rsid w:val="00BE7648"/>
    <w:rsid w:val="00BE788A"/>
    <w:rsid w:val="00BF006D"/>
    <w:rsid w:val="00BF0853"/>
    <w:rsid w:val="00BF094E"/>
    <w:rsid w:val="00BF12B6"/>
    <w:rsid w:val="00BF15FE"/>
    <w:rsid w:val="00BF1AF2"/>
    <w:rsid w:val="00BF24DB"/>
    <w:rsid w:val="00BF2BF0"/>
    <w:rsid w:val="00BF2D7E"/>
    <w:rsid w:val="00BF4D96"/>
    <w:rsid w:val="00C002BE"/>
    <w:rsid w:val="00C00C5F"/>
    <w:rsid w:val="00C0173E"/>
    <w:rsid w:val="00C018BB"/>
    <w:rsid w:val="00C01F2F"/>
    <w:rsid w:val="00C02AF1"/>
    <w:rsid w:val="00C034B4"/>
    <w:rsid w:val="00C03A04"/>
    <w:rsid w:val="00C03A37"/>
    <w:rsid w:val="00C0452B"/>
    <w:rsid w:val="00C0491E"/>
    <w:rsid w:val="00C06728"/>
    <w:rsid w:val="00C10CD3"/>
    <w:rsid w:val="00C115F0"/>
    <w:rsid w:val="00C118F8"/>
    <w:rsid w:val="00C12A3E"/>
    <w:rsid w:val="00C1476C"/>
    <w:rsid w:val="00C163B9"/>
    <w:rsid w:val="00C1712E"/>
    <w:rsid w:val="00C17545"/>
    <w:rsid w:val="00C20C5E"/>
    <w:rsid w:val="00C21C4F"/>
    <w:rsid w:val="00C21D76"/>
    <w:rsid w:val="00C22534"/>
    <w:rsid w:val="00C22BC8"/>
    <w:rsid w:val="00C24E5A"/>
    <w:rsid w:val="00C2526E"/>
    <w:rsid w:val="00C253E3"/>
    <w:rsid w:val="00C2618C"/>
    <w:rsid w:val="00C26EC3"/>
    <w:rsid w:val="00C31948"/>
    <w:rsid w:val="00C32D4E"/>
    <w:rsid w:val="00C330BB"/>
    <w:rsid w:val="00C3404A"/>
    <w:rsid w:val="00C3437B"/>
    <w:rsid w:val="00C3529B"/>
    <w:rsid w:val="00C3602C"/>
    <w:rsid w:val="00C37833"/>
    <w:rsid w:val="00C50567"/>
    <w:rsid w:val="00C516F1"/>
    <w:rsid w:val="00C51785"/>
    <w:rsid w:val="00C51A58"/>
    <w:rsid w:val="00C51DDC"/>
    <w:rsid w:val="00C53ED4"/>
    <w:rsid w:val="00C55DB5"/>
    <w:rsid w:val="00C5652D"/>
    <w:rsid w:val="00C5675A"/>
    <w:rsid w:val="00C57068"/>
    <w:rsid w:val="00C57451"/>
    <w:rsid w:val="00C57AC9"/>
    <w:rsid w:val="00C63938"/>
    <w:rsid w:val="00C63E50"/>
    <w:rsid w:val="00C645FE"/>
    <w:rsid w:val="00C64980"/>
    <w:rsid w:val="00C65203"/>
    <w:rsid w:val="00C66351"/>
    <w:rsid w:val="00C70462"/>
    <w:rsid w:val="00C705C6"/>
    <w:rsid w:val="00C70790"/>
    <w:rsid w:val="00C7277A"/>
    <w:rsid w:val="00C74159"/>
    <w:rsid w:val="00C742EB"/>
    <w:rsid w:val="00C743D9"/>
    <w:rsid w:val="00C74BA0"/>
    <w:rsid w:val="00C75B0F"/>
    <w:rsid w:val="00C76668"/>
    <w:rsid w:val="00C804D8"/>
    <w:rsid w:val="00C8072D"/>
    <w:rsid w:val="00C81874"/>
    <w:rsid w:val="00C82E8F"/>
    <w:rsid w:val="00C834F5"/>
    <w:rsid w:val="00C837CA"/>
    <w:rsid w:val="00C84A77"/>
    <w:rsid w:val="00C86642"/>
    <w:rsid w:val="00C87420"/>
    <w:rsid w:val="00C87D11"/>
    <w:rsid w:val="00C90B36"/>
    <w:rsid w:val="00C928FA"/>
    <w:rsid w:val="00C92E8F"/>
    <w:rsid w:val="00C935C3"/>
    <w:rsid w:val="00C93738"/>
    <w:rsid w:val="00C94008"/>
    <w:rsid w:val="00C941D7"/>
    <w:rsid w:val="00C94864"/>
    <w:rsid w:val="00C94B27"/>
    <w:rsid w:val="00C94C65"/>
    <w:rsid w:val="00C94E79"/>
    <w:rsid w:val="00C95418"/>
    <w:rsid w:val="00C9558F"/>
    <w:rsid w:val="00C95D76"/>
    <w:rsid w:val="00C96854"/>
    <w:rsid w:val="00C96CD5"/>
    <w:rsid w:val="00CA0233"/>
    <w:rsid w:val="00CA1711"/>
    <w:rsid w:val="00CA1C4E"/>
    <w:rsid w:val="00CA1C64"/>
    <w:rsid w:val="00CA1ED1"/>
    <w:rsid w:val="00CA1F9A"/>
    <w:rsid w:val="00CA2E33"/>
    <w:rsid w:val="00CA3D5F"/>
    <w:rsid w:val="00CA41BC"/>
    <w:rsid w:val="00CA44AF"/>
    <w:rsid w:val="00CA4545"/>
    <w:rsid w:val="00CA49AA"/>
    <w:rsid w:val="00CA4AC6"/>
    <w:rsid w:val="00CA5058"/>
    <w:rsid w:val="00CA5C4C"/>
    <w:rsid w:val="00CA5E1E"/>
    <w:rsid w:val="00CA5F4A"/>
    <w:rsid w:val="00CB0FB8"/>
    <w:rsid w:val="00CB1B51"/>
    <w:rsid w:val="00CB22F6"/>
    <w:rsid w:val="00CB32BA"/>
    <w:rsid w:val="00CB352D"/>
    <w:rsid w:val="00CB3686"/>
    <w:rsid w:val="00CB59AC"/>
    <w:rsid w:val="00CB5D2D"/>
    <w:rsid w:val="00CB6800"/>
    <w:rsid w:val="00CB6F0E"/>
    <w:rsid w:val="00CC0309"/>
    <w:rsid w:val="00CC08DD"/>
    <w:rsid w:val="00CC117A"/>
    <w:rsid w:val="00CC1351"/>
    <w:rsid w:val="00CC1366"/>
    <w:rsid w:val="00CC3EAC"/>
    <w:rsid w:val="00CC4161"/>
    <w:rsid w:val="00CC47AC"/>
    <w:rsid w:val="00CC4961"/>
    <w:rsid w:val="00CC56AA"/>
    <w:rsid w:val="00CC64E9"/>
    <w:rsid w:val="00CC79B8"/>
    <w:rsid w:val="00CD01F2"/>
    <w:rsid w:val="00CD1236"/>
    <w:rsid w:val="00CD19DF"/>
    <w:rsid w:val="00CD2065"/>
    <w:rsid w:val="00CD4158"/>
    <w:rsid w:val="00CD443F"/>
    <w:rsid w:val="00CD5DAC"/>
    <w:rsid w:val="00CD6B88"/>
    <w:rsid w:val="00CD6FDF"/>
    <w:rsid w:val="00CD7C95"/>
    <w:rsid w:val="00CE0265"/>
    <w:rsid w:val="00CE09E2"/>
    <w:rsid w:val="00CE167E"/>
    <w:rsid w:val="00CE25FD"/>
    <w:rsid w:val="00CE3F01"/>
    <w:rsid w:val="00CE421A"/>
    <w:rsid w:val="00CE4B45"/>
    <w:rsid w:val="00CE6662"/>
    <w:rsid w:val="00CE6D0B"/>
    <w:rsid w:val="00CE7254"/>
    <w:rsid w:val="00CE7B31"/>
    <w:rsid w:val="00CF0394"/>
    <w:rsid w:val="00CF100D"/>
    <w:rsid w:val="00CF2D3A"/>
    <w:rsid w:val="00CF335F"/>
    <w:rsid w:val="00CF388D"/>
    <w:rsid w:val="00CF390D"/>
    <w:rsid w:val="00CF3A2A"/>
    <w:rsid w:val="00CF5365"/>
    <w:rsid w:val="00CF5E5B"/>
    <w:rsid w:val="00CF5E97"/>
    <w:rsid w:val="00CF6A92"/>
    <w:rsid w:val="00CF6FB2"/>
    <w:rsid w:val="00CF799C"/>
    <w:rsid w:val="00D00356"/>
    <w:rsid w:val="00D00A38"/>
    <w:rsid w:val="00D01FEA"/>
    <w:rsid w:val="00D026C1"/>
    <w:rsid w:val="00D03B30"/>
    <w:rsid w:val="00D03E43"/>
    <w:rsid w:val="00D052BB"/>
    <w:rsid w:val="00D05DA1"/>
    <w:rsid w:val="00D0618B"/>
    <w:rsid w:val="00D07436"/>
    <w:rsid w:val="00D1097B"/>
    <w:rsid w:val="00D10B53"/>
    <w:rsid w:val="00D1123E"/>
    <w:rsid w:val="00D12036"/>
    <w:rsid w:val="00D1271E"/>
    <w:rsid w:val="00D12A6B"/>
    <w:rsid w:val="00D13122"/>
    <w:rsid w:val="00D13686"/>
    <w:rsid w:val="00D14744"/>
    <w:rsid w:val="00D1677F"/>
    <w:rsid w:val="00D167DB"/>
    <w:rsid w:val="00D17010"/>
    <w:rsid w:val="00D2129A"/>
    <w:rsid w:val="00D2490F"/>
    <w:rsid w:val="00D25A7E"/>
    <w:rsid w:val="00D26586"/>
    <w:rsid w:val="00D31008"/>
    <w:rsid w:val="00D31AB7"/>
    <w:rsid w:val="00D3451E"/>
    <w:rsid w:val="00D348FD"/>
    <w:rsid w:val="00D354B2"/>
    <w:rsid w:val="00D35CBB"/>
    <w:rsid w:val="00D35E4E"/>
    <w:rsid w:val="00D3630D"/>
    <w:rsid w:val="00D36E77"/>
    <w:rsid w:val="00D3724E"/>
    <w:rsid w:val="00D40FFC"/>
    <w:rsid w:val="00D410D0"/>
    <w:rsid w:val="00D41FA9"/>
    <w:rsid w:val="00D435B4"/>
    <w:rsid w:val="00D442D6"/>
    <w:rsid w:val="00D445A1"/>
    <w:rsid w:val="00D45A3E"/>
    <w:rsid w:val="00D46369"/>
    <w:rsid w:val="00D4657F"/>
    <w:rsid w:val="00D474ED"/>
    <w:rsid w:val="00D4777F"/>
    <w:rsid w:val="00D507D9"/>
    <w:rsid w:val="00D50F54"/>
    <w:rsid w:val="00D515C9"/>
    <w:rsid w:val="00D5191C"/>
    <w:rsid w:val="00D51A67"/>
    <w:rsid w:val="00D52083"/>
    <w:rsid w:val="00D520FA"/>
    <w:rsid w:val="00D5242D"/>
    <w:rsid w:val="00D524F2"/>
    <w:rsid w:val="00D5268E"/>
    <w:rsid w:val="00D52B27"/>
    <w:rsid w:val="00D54293"/>
    <w:rsid w:val="00D54AFD"/>
    <w:rsid w:val="00D54C0A"/>
    <w:rsid w:val="00D56A69"/>
    <w:rsid w:val="00D571A1"/>
    <w:rsid w:val="00D572E1"/>
    <w:rsid w:val="00D57B05"/>
    <w:rsid w:val="00D60D5C"/>
    <w:rsid w:val="00D614CD"/>
    <w:rsid w:val="00D61D26"/>
    <w:rsid w:val="00D61E1E"/>
    <w:rsid w:val="00D6214B"/>
    <w:rsid w:val="00D621C4"/>
    <w:rsid w:val="00D63CC8"/>
    <w:rsid w:val="00D63FE2"/>
    <w:rsid w:val="00D645B3"/>
    <w:rsid w:val="00D65360"/>
    <w:rsid w:val="00D66A99"/>
    <w:rsid w:val="00D67B54"/>
    <w:rsid w:val="00D67CB2"/>
    <w:rsid w:val="00D707D9"/>
    <w:rsid w:val="00D709DC"/>
    <w:rsid w:val="00D70E03"/>
    <w:rsid w:val="00D7189B"/>
    <w:rsid w:val="00D73697"/>
    <w:rsid w:val="00D73A61"/>
    <w:rsid w:val="00D74F51"/>
    <w:rsid w:val="00D75E9C"/>
    <w:rsid w:val="00D765ED"/>
    <w:rsid w:val="00D770FE"/>
    <w:rsid w:val="00D772EE"/>
    <w:rsid w:val="00D7762B"/>
    <w:rsid w:val="00D77C29"/>
    <w:rsid w:val="00D8082B"/>
    <w:rsid w:val="00D8177C"/>
    <w:rsid w:val="00D817A3"/>
    <w:rsid w:val="00D817BB"/>
    <w:rsid w:val="00D81DC5"/>
    <w:rsid w:val="00D8226A"/>
    <w:rsid w:val="00D82E4A"/>
    <w:rsid w:val="00D8310B"/>
    <w:rsid w:val="00D83279"/>
    <w:rsid w:val="00D83287"/>
    <w:rsid w:val="00D833EC"/>
    <w:rsid w:val="00D834A7"/>
    <w:rsid w:val="00D83C12"/>
    <w:rsid w:val="00D84077"/>
    <w:rsid w:val="00D843EE"/>
    <w:rsid w:val="00D8476E"/>
    <w:rsid w:val="00D84AB9"/>
    <w:rsid w:val="00D86682"/>
    <w:rsid w:val="00D908D6"/>
    <w:rsid w:val="00D90A7C"/>
    <w:rsid w:val="00D90DB3"/>
    <w:rsid w:val="00D91C09"/>
    <w:rsid w:val="00D91F10"/>
    <w:rsid w:val="00D92854"/>
    <w:rsid w:val="00D92AAD"/>
    <w:rsid w:val="00D93662"/>
    <w:rsid w:val="00D9555F"/>
    <w:rsid w:val="00D95A5D"/>
    <w:rsid w:val="00D967D8"/>
    <w:rsid w:val="00D9761B"/>
    <w:rsid w:val="00D97D42"/>
    <w:rsid w:val="00DA077F"/>
    <w:rsid w:val="00DA0852"/>
    <w:rsid w:val="00DA08A3"/>
    <w:rsid w:val="00DA0AB3"/>
    <w:rsid w:val="00DA137B"/>
    <w:rsid w:val="00DA18A2"/>
    <w:rsid w:val="00DA2667"/>
    <w:rsid w:val="00DA32CB"/>
    <w:rsid w:val="00DA3A81"/>
    <w:rsid w:val="00DA3F27"/>
    <w:rsid w:val="00DA41B0"/>
    <w:rsid w:val="00DA4DC4"/>
    <w:rsid w:val="00DA6966"/>
    <w:rsid w:val="00DB0D96"/>
    <w:rsid w:val="00DB33EF"/>
    <w:rsid w:val="00DB384C"/>
    <w:rsid w:val="00DB39D7"/>
    <w:rsid w:val="00DB4D79"/>
    <w:rsid w:val="00DB4F1C"/>
    <w:rsid w:val="00DB54A1"/>
    <w:rsid w:val="00DB55E8"/>
    <w:rsid w:val="00DB5EAA"/>
    <w:rsid w:val="00DB687C"/>
    <w:rsid w:val="00DB6E63"/>
    <w:rsid w:val="00DC0BEB"/>
    <w:rsid w:val="00DC124C"/>
    <w:rsid w:val="00DC143F"/>
    <w:rsid w:val="00DC2272"/>
    <w:rsid w:val="00DC2717"/>
    <w:rsid w:val="00DC3525"/>
    <w:rsid w:val="00DC4DEB"/>
    <w:rsid w:val="00DC5038"/>
    <w:rsid w:val="00DC5304"/>
    <w:rsid w:val="00DC60E8"/>
    <w:rsid w:val="00DC648F"/>
    <w:rsid w:val="00DC64B7"/>
    <w:rsid w:val="00DD01BF"/>
    <w:rsid w:val="00DD041C"/>
    <w:rsid w:val="00DD0514"/>
    <w:rsid w:val="00DD0942"/>
    <w:rsid w:val="00DD18B0"/>
    <w:rsid w:val="00DD1A48"/>
    <w:rsid w:val="00DD203C"/>
    <w:rsid w:val="00DD2821"/>
    <w:rsid w:val="00DD455D"/>
    <w:rsid w:val="00DD596A"/>
    <w:rsid w:val="00DD5F05"/>
    <w:rsid w:val="00DD5F60"/>
    <w:rsid w:val="00DD624D"/>
    <w:rsid w:val="00DD64B6"/>
    <w:rsid w:val="00DD7CCC"/>
    <w:rsid w:val="00DD7DD0"/>
    <w:rsid w:val="00DD7F34"/>
    <w:rsid w:val="00DE1DA6"/>
    <w:rsid w:val="00DE26F1"/>
    <w:rsid w:val="00DE31B8"/>
    <w:rsid w:val="00DE34AF"/>
    <w:rsid w:val="00DE4940"/>
    <w:rsid w:val="00DE4D1A"/>
    <w:rsid w:val="00DE4E89"/>
    <w:rsid w:val="00DE50E7"/>
    <w:rsid w:val="00DE5DF7"/>
    <w:rsid w:val="00DE5E1B"/>
    <w:rsid w:val="00DE74A0"/>
    <w:rsid w:val="00DE7E90"/>
    <w:rsid w:val="00DF0575"/>
    <w:rsid w:val="00DF1418"/>
    <w:rsid w:val="00DF2492"/>
    <w:rsid w:val="00DF2A19"/>
    <w:rsid w:val="00DF33AC"/>
    <w:rsid w:val="00DF4FFA"/>
    <w:rsid w:val="00DF61FC"/>
    <w:rsid w:val="00E00251"/>
    <w:rsid w:val="00E02348"/>
    <w:rsid w:val="00E025CC"/>
    <w:rsid w:val="00E03A4D"/>
    <w:rsid w:val="00E04419"/>
    <w:rsid w:val="00E045E3"/>
    <w:rsid w:val="00E04979"/>
    <w:rsid w:val="00E04DB1"/>
    <w:rsid w:val="00E056BB"/>
    <w:rsid w:val="00E063B3"/>
    <w:rsid w:val="00E077E1"/>
    <w:rsid w:val="00E1198E"/>
    <w:rsid w:val="00E11EFB"/>
    <w:rsid w:val="00E1247E"/>
    <w:rsid w:val="00E14079"/>
    <w:rsid w:val="00E14109"/>
    <w:rsid w:val="00E14F8F"/>
    <w:rsid w:val="00E1533A"/>
    <w:rsid w:val="00E15F67"/>
    <w:rsid w:val="00E16A61"/>
    <w:rsid w:val="00E20610"/>
    <w:rsid w:val="00E21FD7"/>
    <w:rsid w:val="00E2207F"/>
    <w:rsid w:val="00E22153"/>
    <w:rsid w:val="00E228E5"/>
    <w:rsid w:val="00E234C1"/>
    <w:rsid w:val="00E23A34"/>
    <w:rsid w:val="00E23D2D"/>
    <w:rsid w:val="00E23E5F"/>
    <w:rsid w:val="00E24879"/>
    <w:rsid w:val="00E2502F"/>
    <w:rsid w:val="00E25845"/>
    <w:rsid w:val="00E27D56"/>
    <w:rsid w:val="00E3076D"/>
    <w:rsid w:val="00E31DAB"/>
    <w:rsid w:val="00E31FDD"/>
    <w:rsid w:val="00E3430F"/>
    <w:rsid w:val="00E3466C"/>
    <w:rsid w:val="00E34AC4"/>
    <w:rsid w:val="00E36845"/>
    <w:rsid w:val="00E369F9"/>
    <w:rsid w:val="00E423F5"/>
    <w:rsid w:val="00E43158"/>
    <w:rsid w:val="00E442C5"/>
    <w:rsid w:val="00E445FD"/>
    <w:rsid w:val="00E464AA"/>
    <w:rsid w:val="00E46A28"/>
    <w:rsid w:val="00E46C7B"/>
    <w:rsid w:val="00E46DC6"/>
    <w:rsid w:val="00E47ACD"/>
    <w:rsid w:val="00E50152"/>
    <w:rsid w:val="00E5066E"/>
    <w:rsid w:val="00E50B79"/>
    <w:rsid w:val="00E50E4C"/>
    <w:rsid w:val="00E50E6D"/>
    <w:rsid w:val="00E512AD"/>
    <w:rsid w:val="00E5274E"/>
    <w:rsid w:val="00E52D18"/>
    <w:rsid w:val="00E53BF3"/>
    <w:rsid w:val="00E54565"/>
    <w:rsid w:val="00E54958"/>
    <w:rsid w:val="00E54C98"/>
    <w:rsid w:val="00E5607D"/>
    <w:rsid w:val="00E56BA9"/>
    <w:rsid w:val="00E56FC0"/>
    <w:rsid w:val="00E5722A"/>
    <w:rsid w:val="00E572A6"/>
    <w:rsid w:val="00E573F6"/>
    <w:rsid w:val="00E57A96"/>
    <w:rsid w:val="00E57BBB"/>
    <w:rsid w:val="00E609EC"/>
    <w:rsid w:val="00E60AE1"/>
    <w:rsid w:val="00E6324D"/>
    <w:rsid w:val="00E6333E"/>
    <w:rsid w:val="00E6426B"/>
    <w:rsid w:val="00E64B4C"/>
    <w:rsid w:val="00E64D9A"/>
    <w:rsid w:val="00E659FB"/>
    <w:rsid w:val="00E663CD"/>
    <w:rsid w:val="00E66B6A"/>
    <w:rsid w:val="00E66C40"/>
    <w:rsid w:val="00E67310"/>
    <w:rsid w:val="00E676D1"/>
    <w:rsid w:val="00E7017B"/>
    <w:rsid w:val="00E70C6E"/>
    <w:rsid w:val="00E7167B"/>
    <w:rsid w:val="00E71797"/>
    <w:rsid w:val="00E72604"/>
    <w:rsid w:val="00E72A9E"/>
    <w:rsid w:val="00E73730"/>
    <w:rsid w:val="00E73970"/>
    <w:rsid w:val="00E739DD"/>
    <w:rsid w:val="00E73AD6"/>
    <w:rsid w:val="00E73CFA"/>
    <w:rsid w:val="00E74498"/>
    <w:rsid w:val="00E76559"/>
    <w:rsid w:val="00E77902"/>
    <w:rsid w:val="00E80589"/>
    <w:rsid w:val="00E81B13"/>
    <w:rsid w:val="00E8356E"/>
    <w:rsid w:val="00E83786"/>
    <w:rsid w:val="00E83F25"/>
    <w:rsid w:val="00E84646"/>
    <w:rsid w:val="00E85E32"/>
    <w:rsid w:val="00E863B9"/>
    <w:rsid w:val="00E8647A"/>
    <w:rsid w:val="00E86886"/>
    <w:rsid w:val="00E87669"/>
    <w:rsid w:val="00E87871"/>
    <w:rsid w:val="00E90C7C"/>
    <w:rsid w:val="00E91075"/>
    <w:rsid w:val="00E91757"/>
    <w:rsid w:val="00E92546"/>
    <w:rsid w:val="00E92FF6"/>
    <w:rsid w:val="00E933F9"/>
    <w:rsid w:val="00E94F4C"/>
    <w:rsid w:val="00E96FC9"/>
    <w:rsid w:val="00E97F14"/>
    <w:rsid w:val="00E97F5A"/>
    <w:rsid w:val="00EA0E8B"/>
    <w:rsid w:val="00EA0F8F"/>
    <w:rsid w:val="00EA30FB"/>
    <w:rsid w:val="00EA333C"/>
    <w:rsid w:val="00EA3C95"/>
    <w:rsid w:val="00EA400E"/>
    <w:rsid w:val="00EA4353"/>
    <w:rsid w:val="00EA4C37"/>
    <w:rsid w:val="00EA57BA"/>
    <w:rsid w:val="00EA5F5F"/>
    <w:rsid w:val="00EA72CF"/>
    <w:rsid w:val="00EA735C"/>
    <w:rsid w:val="00EA73FB"/>
    <w:rsid w:val="00EA759A"/>
    <w:rsid w:val="00EA7608"/>
    <w:rsid w:val="00EA76D8"/>
    <w:rsid w:val="00EA7D76"/>
    <w:rsid w:val="00EB03F1"/>
    <w:rsid w:val="00EB0EB9"/>
    <w:rsid w:val="00EB1081"/>
    <w:rsid w:val="00EB1C85"/>
    <w:rsid w:val="00EB2D14"/>
    <w:rsid w:val="00EB34EA"/>
    <w:rsid w:val="00EB3DF4"/>
    <w:rsid w:val="00EB3DFC"/>
    <w:rsid w:val="00EB60AF"/>
    <w:rsid w:val="00EB6679"/>
    <w:rsid w:val="00EB6A47"/>
    <w:rsid w:val="00EB6BD0"/>
    <w:rsid w:val="00EB7FC9"/>
    <w:rsid w:val="00EC00D7"/>
    <w:rsid w:val="00EC049C"/>
    <w:rsid w:val="00EC0B1C"/>
    <w:rsid w:val="00EC0BD2"/>
    <w:rsid w:val="00EC2630"/>
    <w:rsid w:val="00EC37F3"/>
    <w:rsid w:val="00EC3D33"/>
    <w:rsid w:val="00EC433F"/>
    <w:rsid w:val="00EC48E3"/>
    <w:rsid w:val="00EC4B5D"/>
    <w:rsid w:val="00EC4E0B"/>
    <w:rsid w:val="00EC500B"/>
    <w:rsid w:val="00EC5553"/>
    <w:rsid w:val="00EC628B"/>
    <w:rsid w:val="00EC7D09"/>
    <w:rsid w:val="00EC7E7E"/>
    <w:rsid w:val="00ED090A"/>
    <w:rsid w:val="00ED0B53"/>
    <w:rsid w:val="00ED0FCA"/>
    <w:rsid w:val="00ED1F63"/>
    <w:rsid w:val="00ED2DC6"/>
    <w:rsid w:val="00ED3F6A"/>
    <w:rsid w:val="00ED5FFE"/>
    <w:rsid w:val="00ED62CB"/>
    <w:rsid w:val="00ED7305"/>
    <w:rsid w:val="00ED731A"/>
    <w:rsid w:val="00EE0654"/>
    <w:rsid w:val="00EE0B01"/>
    <w:rsid w:val="00EE1442"/>
    <w:rsid w:val="00EE37C8"/>
    <w:rsid w:val="00EE394A"/>
    <w:rsid w:val="00EE3DB6"/>
    <w:rsid w:val="00EE4342"/>
    <w:rsid w:val="00EE5435"/>
    <w:rsid w:val="00EE58E9"/>
    <w:rsid w:val="00EE5E07"/>
    <w:rsid w:val="00EE617B"/>
    <w:rsid w:val="00EE6719"/>
    <w:rsid w:val="00EE702E"/>
    <w:rsid w:val="00EE79B4"/>
    <w:rsid w:val="00EE7D4F"/>
    <w:rsid w:val="00EF1576"/>
    <w:rsid w:val="00EF1DA4"/>
    <w:rsid w:val="00EF22F6"/>
    <w:rsid w:val="00EF2FC9"/>
    <w:rsid w:val="00EF38FC"/>
    <w:rsid w:val="00EF3E27"/>
    <w:rsid w:val="00EF4E29"/>
    <w:rsid w:val="00EF5739"/>
    <w:rsid w:val="00EF5A0D"/>
    <w:rsid w:val="00EF6B72"/>
    <w:rsid w:val="00EF73C9"/>
    <w:rsid w:val="00F007F0"/>
    <w:rsid w:val="00F016C6"/>
    <w:rsid w:val="00F02131"/>
    <w:rsid w:val="00F023AE"/>
    <w:rsid w:val="00F024FC"/>
    <w:rsid w:val="00F03C58"/>
    <w:rsid w:val="00F03D51"/>
    <w:rsid w:val="00F03F12"/>
    <w:rsid w:val="00F063D4"/>
    <w:rsid w:val="00F068AF"/>
    <w:rsid w:val="00F06FE0"/>
    <w:rsid w:val="00F07216"/>
    <w:rsid w:val="00F07EAC"/>
    <w:rsid w:val="00F105BA"/>
    <w:rsid w:val="00F128F1"/>
    <w:rsid w:val="00F13EA0"/>
    <w:rsid w:val="00F16999"/>
    <w:rsid w:val="00F177FF"/>
    <w:rsid w:val="00F17F04"/>
    <w:rsid w:val="00F20311"/>
    <w:rsid w:val="00F20751"/>
    <w:rsid w:val="00F217EC"/>
    <w:rsid w:val="00F21F66"/>
    <w:rsid w:val="00F22607"/>
    <w:rsid w:val="00F2283D"/>
    <w:rsid w:val="00F235DE"/>
    <w:rsid w:val="00F2366C"/>
    <w:rsid w:val="00F23944"/>
    <w:rsid w:val="00F243D1"/>
    <w:rsid w:val="00F24629"/>
    <w:rsid w:val="00F24BE3"/>
    <w:rsid w:val="00F24C23"/>
    <w:rsid w:val="00F251BE"/>
    <w:rsid w:val="00F26075"/>
    <w:rsid w:val="00F260CD"/>
    <w:rsid w:val="00F266F1"/>
    <w:rsid w:val="00F277E1"/>
    <w:rsid w:val="00F30126"/>
    <w:rsid w:val="00F30617"/>
    <w:rsid w:val="00F30F75"/>
    <w:rsid w:val="00F32163"/>
    <w:rsid w:val="00F32239"/>
    <w:rsid w:val="00F3339C"/>
    <w:rsid w:val="00F33FEE"/>
    <w:rsid w:val="00F3484D"/>
    <w:rsid w:val="00F34C83"/>
    <w:rsid w:val="00F34F21"/>
    <w:rsid w:val="00F354C8"/>
    <w:rsid w:val="00F35F87"/>
    <w:rsid w:val="00F3606D"/>
    <w:rsid w:val="00F36890"/>
    <w:rsid w:val="00F36C60"/>
    <w:rsid w:val="00F37106"/>
    <w:rsid w:val="00F374BC"/>
    <w:rsid w:val="00F37B20"/>
    <w:rsid w:val="00F37E49"/>
    <w:rsid w:val="00F40679"/>
    <w:rsid w:val="00F407D1"/>
    <w:rsid w:val="00F40BF0"/>
    <w:rsid w:val="00F40D65"/>
    <w:rsid w:val="00F40D6E"/>
    <w:rsid w:val="00F40E05"/>
    <w:rsid w:val="00F4247D"/>
    <w:rsid w:val="00F42486"/>
    <w:rsid w:val="00F4370A"/>
    <w:rsid w:val="00F43B98"/>
    <w:rsid w:val="00F462AE"/>
    <w:rsid w:val="00F46AC4"/>
    <w:rsid w:val="00F50934"/>
    <w:rsid w:val="00F50A6C"/>
    <w:rsid w:val="00F50F52"/>
    <w:rsid w:val="00F511CF"/>
    <w:rsid w:val="00F513EF"/>
    <w:rsid w:val="00F52C77"/>
    <w:rsid w:val="00F54911"/>
    <w:rsid w:val="00F54B8E"/>
    <w:rsid w:val="00F56740"/>
    <w:rsid w:val="00F56FB3"/>
    <w:rsid w:val="00F60852"/>
    <w:rsid w:val="00F6131C"/>
    <w:rsid w:val="00F61A3B"/>
    <w:rsid w:val="00F61FE3"/>
    <w:rsid w:val="00F62572"/>
    <w:rsid w:val="00F62FF1"/>
    <w:rsid w:val="00F63E0A"/>
    <w:rsid w:val="00F63E37"/>
    <w:rsid w:val="00F6471A"/>
    <w:rsid w:val="00F65888"/>
    <w:rsid w:val="00F67586"/>
    <w:rsid w:val="00F70DCE"/>
    <w:rsid w:val="00F710E6"/>
    <w:rsid w:val="00F7136F"/>
    <w:rsid w:val="00F71C9E"/>
    <w:rsid w:val="00F72BAE"/>
    <w:rsid w:val="00F72D01"/>
    <w:rsid w:val="00F72E96"/>
    <w:rsid w:val="00F74837"/>
    <w:rsid w:val="00F751FF"/>
    <w:rsid w:val="00F7676B"/>
    <w:rsid w:val="00F76EEF"/>
    <w:rsid w:val="00F8021D"/>
    <w:rsid w:val="00F80EE4"/>
    <w:rsid w:val="00F831F6"/>
    <w:rsid w:val="00F834AF"/>
    <w:rsid w:val="00F84B80"/>
    <w:rsid w:val="00F85E2C"/>
    <w:rsid w:val="00F87700"/>
    <w:rsid w:val="00F87B52"/>
    <w:rsid w:val="00F87FE8"/>
    <w:rsid w:val="00F9039A"/>
    <w:rsid w:val="00F90E7A"/>
    <w:rsid w:val="00F9106E"/>
    <w:rsid w:val="00F91740"/>
    <w:rsid w:val="00F91A86"/>
    <w:rsid w:val="00F92E8A"/>
    <w:rsid w:val="00F949F5"/>
    <w:rsid w:val="00F95955"/>
    <w:rsid w:val="00F959A8"/>
    <w:rsid w:val="00F96088"/>
    <w:rsid w:val="00F96156"/>
    <w:rsid w:val="00F961BE"/>
    <w:rsid w:val="00FA02C3"/>
    <w:rsid w:val="00FA04E9"/>
    <w:rsid w:val="00FA0779"/>
    <w:rsid w:val="00FA0DAB"/>
    <w:rsid w:val="00FA26E5"/>
    <w:rsid w:val="00FA3594"/>
    <w:rsid w:val="00FA5778"/>
    <w:rsid w:val="00FA5806"/>
    <w:rsid w:val="00FA581D"/>
    <w:rsid w:val="00FA6BB8"/>
    <w:rsid w:val="00FA7B91"/>
    <w:rsid w:val="00FB152C"/>
    <w:rsid w:val="00FB20AF"/>
    <w:rsid w:val="00FB229B"/>
    <w:rsid w:val="00FB2E91"/>
    <w:rsid w:val="00FB32FA"/>
    <w:rsid w:val="00FB3CEF"/>
    <w:rsid w:val="00FB4088"/>
    <w:rsid w:val="00FB4748"/>
    <w:rsid w:val="00FB5286"/>
    <w:rsid w:val="00FB54B2"/>
    <w:rsid w:val="00FB7DAD"/>
    <w:rsid w:val="00FC0216"/>
    <w:rsid w:val="00FC2BA8"/>
    <w:rsid w:val="00FC2E6C"/>
    <w:rsid w:val="00FC32BC"/>
    <w:rsid w:val="00FC5DD3"/>
    <w:rsid w:val="00FC5FFF"/>
    <w:rsid w:val="00FC672D"/>
    <w:rsid w:val="00FC6AD8"/>
    <w:rsid w:val="00FC6C46"/>
    <w:rsid w:val="00FC7B0B"/>
    <w:rsid w:val="00FC7C57"/>
    <w:rsid w:val="00FC7FA0"/>
    <w:rsid w:val="00FD39D9"/>
    <w:rsid w:val="00FD48A2"/>
    <w:rsid w:val="00FD5B9C"/>
    <w:rsid w:val="00FD6477"/>
    <w:rsid w:val="00FD69FE"/>
    <w:rsid w:val="00FD774E"/>
    <w:rsid w:val="00FD77EF"/>
    <w:rsid w:val="00FD7C90"/>
    <w:rsid w:val="00FE0325"/>
    <w:rsid w:val="00FE064F"/>
    <w:rsid w:val="00FE0966"/>
    <w:rsid w:val="00FE0C94"/>
    <w:rsid w:val="00FE0EC4"/>
    <w:rsid w:val="00FE149E"/>
    <w:rsid w:val="00FE166F"/>
    <w:rsid w:val="00FE2BF7"/>
    <w:rsid w:val="00FE2CF7"/>
    <w:rsid w:val="00FE36C6"/>
    <w:rsid w:val="00FE5A1B"/>
    <w:rsid w:val="00FE7797"/>
    <w:rsid w:val="00FE7B0F"/>
    <w:rsid w:val="00FF080C"/>
    <w:rsid w:val="00FF15F3"/>
    <w:rsid w:val="00FF16BC"/>
    <w:rsid w:val="00FF16FF"/>
    <w:rsid w:val="00FF271B"/>
    <w:rsid w:val="00FF3FF8"/>
    <w:rsid w:val="00FF42A7"/>
    <w:rsid w:val="00FF483A"/>
    <w:rsid w:val="00FF48D0"/>
    <w:rsid w:val="00FF7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D874B6"/>
  <w15:docId w15:val="{070198E5-5B35-4B2A-97F9-3D100B468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1706"/>
    <w:pPr>
      <w:spacing w:line="360" w:lineRule="auto"/>
      <w:jc w:val="both"/>
    </w:pPr>
    <w:rPr>
      <w:rFonts w:ascii="Arial" w:eastAsia="Times" w:hAnsi="Arial"/>
      <w:color w:val="000000" w:themeColor="text1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715D33"/>
    <w:pPr>
      <w:numPr>
        <w:numId w:val="7"/>
      </w:numPr>
      <w:pBdr>
        <w:top w:val="single" w:sz="24" w:space="0" w:color="306694"/>
        <w:left w:val="single" w:sz="24" w:space="0" w:color="306694"/>
        <w:bottom w:val="single" w:sz="24" w:space="0" w:color="306694"/>
        <w:right w:val="single" w:sz="24" w:space="0" w:color="306694"/>
      </w:pBdr>
      <w:shd w:val="clear" w:color="auto" w:fill="306694"/>
      <w:spacing w:before="200" w:after="120" w:line="276" w:lineRule="auto"/>
      <w:jc w:val="left"/>
      <w:outlineLvl w:val="0"/>
    </w:pPr>
    <w:rPr>
      <w:rFonts w:ascii="Segoe UI" w:eastAsia="Times New Roman" w:hAnsi="Segoe UI"/>
      <w:b/>
      <w:bCs/>
      <w:caps/>
      <w:color w:val="FFFFFF"/>
      <w:spacing w:val="15"/>
      <w:sz w:val="22"/>
      <w:szCs w:val="22"/>
      <w:lang w:eastAsia="en-US" w:bidi="en-US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842BD"/>
    <w:pPr>
      <w:numPr>
        <w:ilvl w:val="1"/>
        <w:numId w:val="7"/>
      </w:numPr>
      <w:pBdr>
        <w:top w:val="single" w:sz="24" w:space="0" w:color="E9F0F6"/>
        <w:left w:val="single" w:sz="24" w:space="0" w:color="E9F0F6"/>
        <w:bottom w:val="single" w:sz="24" w:space="0" w:color="E9F0F6"/>
        <w:right w:val="single" w:sz="24" w:space="0" w:color="E9F0F6"/>
      </w:pBdr>
      <w:shd w:val="clear" w:color="auto" w:fill="E9F0F6"/>
      <w:spacing w:before="240" w:after="120" w:line="276" w:lineRule="auto"/>
      <w:jc w:val="left"/>
      <w:outlineLvl w:val="1"/>
    </w:pPr>
    <w:rPr>
      <w:rFonts w:ascii="Segoe UI" w:eastAsia="Times New Roman" w:hAnsi="Segoe UI"/>
      <w:caps/>
      <w:color w:val="auto"/>
      <w:spacing w:val="15"/>
      <w:sz w:val="22"/>
      <w:szCs w:val="22"/>
      <w:lang w:eastAsia="en-US" w:bidi="en-US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D596A"/>
    <w:pPr>
      <w:numPr>
        <w:ilvl w:val="2"/>
        <w:numId w:val="7"/>
      </w:numPr>
      <w:pBdr>
        <w:top w:val="single" w:sz="6" w:space="2" w:color="94B6D2"/>
        <w:left w:val="single" w:sz="6" w:space="2" w:color="94B6D2"/>
      </w:pBdr>
      <w:spacing w:before="360" w:after="120" w:line="276" w:lineRule="auto"/>
      <w:jc w:val="left"/>
      <w:outlineLvl w:val="2"/>
    </w:pPr>
    <w:rPr>
      <w:rFonts w:ascii="Segoe UI" w:eastAsia="Times New Roman" w:hAnsi="Segoe UI"/>
      <w:caps/>
      <w:color w:val="345C7D"/>
      <w:spacing w:val="15"/>
      <w:sz w:val="22"/>
      <w:szCs w:val="22"/>
      <w:lang w:eastAsia="en-US" w:bidi="en-US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24349A"/>
    <w:pPr>
      <w:numPr>
        <w:ilvl w:val="3"/>
        <w:numId w:val="7"/>
      </w:numPr>
      <w:pBdr>
        <w:top w:val="dotted" w:sz="6" w:space="2" w:color="94B6D2"/>
        <w:left w:val="dotted" w:sz="6" w:space="2" w:color="94B6D2"/>
      </w:pBdr>
      <w:spacing w:before="300" w:line="276" w:lineRule="auto"/>
      <w:jc w:val="left"/>
      <w:outlineLvl w:val="3"/>
    </w:pPr>
    <w:rPr>
      <w:rFonts w:ascii="Segoe UI" w:eastAsia="Times New Roman" w:hAnsi="Segoe UI"/>
      <w:caps/>
      <w:color w:val="548AB7"/>
      <w:spacing w:val="10"/>
      <w:sz w:val="22"/>
      <w:szCs w:val="22"/>
      <w:lang w:eastAsia="en-US" w:bidi="en-US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24349A"/>
    <w:pPr>
      <w:numPr>
        <w:ilvl w:val="4"/>
        <w:numId w:val="7"/>
      </w:numPr>
      <w:pBdr>
        <w:bottom w:val="single" w:sz="6" w:space="1" w:color="94B6D2"/>
      </w:pBdr>
      <w:spacing w:before="300" w:line="276" w:lineRule="auto"/>
      <w:jc w:val="left"/>
      <w:outlineLvl w:val="4"/>
    </w:pPr>
    <w:rPr>
      <w:rFonts w:ascii="Segoe UI" w:eastAsia="Times New Roman" w:hAnsi="Segoe UI"/>
      <w:caps/>
      <w:color w:val="548AB7"/>
      <w:spacing w:val="10"/>
      <w:sz w:val="22"/>
      <w:szCs w:val="22"/>
      <w:lang w:eastAsia="en-US" w:bidi="en-US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D81DC5"/>
    <w:pPr>
      <w:numPr>
        <w:ilvl w:val="5"/>
        <w:numId w:val="7"/>
      </w:numPr>
      <w:pBdr>
        <w:bottom w:val="dotted" w:sz="6" w:space="1" w:color="94B6D2"/>
      </w:pBdr>
      <w:spacing w:before="300" w:line="276" w:lineRule="auto"/>
      <w:jc w:val="left"/>
      <w:outlineLvl w:val="5"/>
    </w:pPr>
    <w:rPr>
      <w:rFonts w:ascii="Segoe UI" w:eastAsia="Times New Roman" w:hAnsi="Segoe UI"/>
      <w:caps/>
      <w:color w:val="548AB7"/>
      <w:spacing w:val="10"/>
      <w:sz w:val="22"/>
      <w:szCs w:val="22"/>
      <w:lang w:eastAsia="en-US" w:bidi="en-US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81DC5"/>
    <w:pPr>
      <w:numPr>
        <w:ilvl w:val="6"/>
        <w:numId w:val="7"/>
      </w:numPr>
      <w:spacing w:before="300" w:line="276" w:lineRule="auto"/>
      <w:jc w:val="left"/>
      <w:outlineLvl w:val="6"/>
    </w:pPr>
    <w:rPr>
      <w:rFonts w:ascii="Segoe UI" w:eastAsia="Times New Roman" w:hAnsi="Segoe UI"/>
      <w:caps/>
      <w:color w:val="548AB7"/>
      <w:spacing w:val="10"/>
      <w:sz w:val="22"/>
      <w:szCs w:val="22"/>
      <w:lang w:eastAsia="en-US" w:bidi="en-US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81DC5"/>
    <w:pPr>
      <w:numPr>
        <w:ilvl w:val="7"/>
        <w:numId w:val="7"/>
      </w:numPr>
      <w:spacing w:before="300" w:line="276" w:lineRule="auto"/>
      <w:jc w:val="left"/>
      <w:outlineLvl w:val="7"/>
    </w:pPr>
    <w:rPr>
      <w:rFonts w:ascii="Segoe UI" w:eastAsia="Times New Roman" w:hAnsi="Segoe UI"/>
      <w:caps/>
      <w:color w:val="auto"/>
      <w:spacing w:val="10"/>
      <w:sz w:val="18"/>
      <w:szCs w:val="18"/>
      <w:lang w:eastAsia="en-US" w:bidi="en-US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81DC5"/>
    <w:pPr>
      <w:numPr>
        <w:ilvl w:val="8"/>
        <w:numId w:val="7"/>
      </w:numPr>
      <w:spacing w:before="300" w:line="276" w:lineRule="auto"/>
      <w:jc w:val="left"/>
      <w:outlineLvl w:val="8"/>
    </w:pPr>
    <w:rPr>
      <w:rFonts w:ascii="Segoe UI" w:eastAsia="Times New Roman" w:hAnsi="Segoe UI"/>
      <w:i/>
      <w:caps/>
      <w:color w:val="auto"/>
      <w:spacing w:val="10"/>
      <w:sz w:val="18"/>
      <w:szCs w:val="18"/>
      <w:lang w:eastAsia="en-US" w:bidi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D9555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Listeclaire-Accent11">
    <w:name w:val="Liste claire - Accent 11"/>
    <w:basedOn w:val="TableauNormal"/>
    <w:uiPriority w:val="61"/>
    <w:rsid w:val="00D9555F"/>
    <w:tblPr>
      <w:tblStyleRowBandSize w:val="1"/>
      <w:tblStyleColBandSize w:val="1"/>
      <w:tblBorders>
        <w:top w:val="single" w:sz="8" w:space="0" w:color="DDDDDD"/>
        <w:left w:val="single" w:sz="8" w:space="0" w:color="DDDDDD"/>
        <w:bottom w:val="single" w:sz="8" w:space="0" w:color="DDDDDD"/>
        <w:right w:val="single" w:sz="8" w:space="0" w:color="DDDDD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DDDDD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DDDD"/>
          <w:left w:val="single" w:sz="8" w:space="0" w:color="DDDDDD"/>
          <w:bottom w:val="single" w:sz="8" w:space="0" w:color="DDDDDD"/>
          <w:right w:val="single" w:sz="8" w:space="0" w:color="DDDDD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DDDD"/>
          <w:left w:val="single" w:sz="8" w:space="0" w:color="DDDDDD"/>
          <w:bottom w:val="single" w:sz="8" w:space="0" w:color="DDDDDD"/>
          <w:right w:val="single" w:sz="8" w:space="0" w:color="DDDDDD"/>
        </w:tcBorders>
      </w:tcPr>
    </w:tblStylePr>
    <w:tblStylePr w:type="band1Horz">
      <w:tblPr/>
      <w:tcPr>
        <w:tcBorders>
          <w:top w:val="single" w:sz="8" w:space="0" w:color="DDDDDD"/>
          <w:left w:val="single" w:sz="8" w:space="0" w:color="DDDDDD"/>
          <w:bottom w:val="single" w:sz="8" w:space="0" w:color="DDDDDD"/>
          <w:right w:val="single" w:sz="8" w:space="0" w:color="DDDDDD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715D33"/>
    <w:rPr>
      <w:b/>
      <w:bCs/>
      <w:caps/>
      <w:color w:val="FFFFFF"/>
      <w:spacing w:val="15"/>
      <w:sz w:val="22"/>
      <w:szCs w:val="22"/>
      <w:shd w:val="clear" w:color="auto" w:fill="306694"/>
      <w:lang w:eastAsia="en-US" w:bidi="en-US"/>
    </w:rPr>
  </w:style>
  <w:style w:type="character" w:customStyle="1" w:styleId="Titre2Car">
    <w:name w:val="Titre 2 Car"/>
    <w:basedOn w:val="Policepardfaut"/>
    <w:link w:val="Titre2"/>
    <w:uiPriority w:val="9"/>
    <w:rsid w:val="009842BD"/>
    <w:rPr>
      <w:caps/>
      <w:spacing w:val="15"/>
      <w:sz w:val="22"/>
      <w:szCs w:val="22"/>
      <w:shd w:val="clear" w:color="auto" w:fill="E9F0F6"/>
      <w:lang w:eastAsia="en-US" w:bidi="en-US"/>
    </w:rPr>
  </w:style>
  <w:style w:type="character" w:customStyle="1" w:styleId="Titre3Car">
    <w:name w:val="Titre 3 Car"/>
    <w:basedOn w:val="Policepardfaut"/>
    <w:link w:val="Titre3"/>
    <w:uiPriority w:val="9"/>
    <w:rsid w:val="00DD596A"/>
    <w:rPr>
      <w:caps/>
      <w:color w:val="345C7D"/>
      <w:spacing w:val="15"/>
      <w:sz w:val="22"/>
      <w:szCs w:val="22"/>
      <w:lang w:eastAsia="en-US" w:bidi="en-US"/>
    </w:rPr>
  </w:style>
  <w:style w:type="character" w:customStyle="1" w:styleId="Titre4Car">
    <w:name w:val="Titre 4 Car"/>
    <w:basedOn w:val="Policepardfaut"/>
    <w:link w:val="Titre4"/>
    <w:uiPriority w:val="9"/>
    <w:rsid w:val="0024349A"/>
    <w:rPr>
      <w:caps/>
      <w:color w:val="548AB7"/>
      <w:spacing w:val="10"/>
      <w:sz w:val="22"/>
      <w:szCs w:val="22"/>
      <w:lang w:eastAsia="en-US" w:bidi="en-US"/>
    </w:rPr>
  </w:style>
  <w:style w:type="character" w:customStyle="1" w:styleId="Titre5Car">
    <w:name w:val="Titre 5 Car"/>
    <w:basedOn w:val="Policepardfaut"/>
    <w:link w:val="Titre5"/>
    <w:uiPriority w:val="9"/>
    <w:rsid w:val="0024349A"/>
    <w:rPr>
      <w:caps/>
      <w:color w:val="548AB7"/>
      <w:spacing w:val="10"/>
      <w:sz w:val="22"/>
      <w:szCs w:val="22"/>
      <w:lang w:eastAsia="en-US" w:bidi="en-US"/>
    </w:rPr>
  </w:style>
  <w:style w:type="character" w:customStyle="1" w:styleId="Titre6Car">
    <w:name w:val="Titre 6 Car"/>
    <w:basedOn w:val="Policepardfaut"/>
    <w:link w:val="Titre6"/>
    <w:uiPriority w:val="9"/>
    <w:rsid w:val="00D81DC5"/>
    <w:rPr>
      <w:caps/>
      <w:color w:val="548AB7"/>
      <w:spacing w:val="10"/>
      <w:sz w:val="22"/>
      <w:szCs w:val="22"/>
      <w:lang w:eastAsia="en-US" w:bidi="en-US"/>
    </w:rPr>
  </w:style>
  <w:style w:type="character" w:customStyle="1" w:styleId="Titre7Car">
    <w:name w:val="Titre 7 Car"/>
    <w:basedOn w:val="Policepardfaut"/>
    <w:link w:val="Titre7"/>
    <w:uiPriority w:val="9"/>
    <w:semiHidden/>
    <w:rsid w:val="00D81DC5"/>
    <w:rPr>
      <w:caps/>
      <w:color w:val="548AB7"/>
      <w:spacing w:val="10"/>
      <w:sz w:val="22"/>
      <w:szCs w:val="22"/>
      <w:lang w:eastAsia="en-US" w:bidi="en-US"/>
    </w:rPr>
  </w:style>
  <w:style w:type="character" w:customStyle="1" w:styleId="Titre8Car">
    <w:name w:val="Titre 8 Car"/>
    <w:basedOn w:val="Policepardfaut"/>
    <w:link w:val="Titre8"/>
    <w:uiPriority w:val="9"/>
    <w:semiHidden/>
    <w:rsid w:val="00D81DC5"/>
    <w:rPr>
      <w:caps/>
      <w:spacing w:val="10"/>
      <w:sz w:val="18"/>
      <w:szCs w:val="18"/>
      <w:lang w:eastAsia="en-US" w:bidi="en-US"/>
    </w:rPr>
  </w:style>
  <w:style w:type="character" w:customStyle="1" w:styleId="Titre9Car">
    <w:name w:val="Titre 9 Car"/>
    <w:basedOn w:val="Policepardfaut"/>
    <w:link w:val="Titre9"/>
    <w:uiPriority w:val="9"/>
    <w:semiHidden/>
    <w:rsid w:val="00D81DC5"/>
    <w:rPr>
      <w:i/>
      <w:caps/>
      <w:spacing w:val="10"/>
      <w:sz w:val="18"/>
      <w:szCs w:val="18"/>
      <w:lang w:eastAsia="en-US" w:bidi="en-US"/>
    </w:rPr>
  </w:style>
  <w:style w:type="paragraph" w:styleId="Lgende">
    <w:name w:val="caption"/>
    <w:basedOn w:val="Normal"/>
    <w:next w:val="Normal"/>
    <w:unhideWhenUsed/>
    <w:qFormat/>
    <w:rsid w:val="00D81DC5"/>
    <w:pPr>
      <w:spacing w:before="200" w:after="200" w:line="276" w:lineRule="auto"/>
      <w:jc w:val="left"/>
    </w:pPr>
    <w:rPr>
      <w:rFonts w:ascii="Segoe UI" w:eastAsia="Times New Roman" w:hAnsi="Segoe UI"/>
      <w:b/>
      <w:bCs/>
      <w:color w:val="548AB7"/>
      <w:sz w:val="16"/>
      <w:szCs w:val="16"/>
      <w:lang w:eastAsia="en-US" w:bidi="en-US"/>
    </w:rPr>
  </w:style>
  <w:style w:type="paragraph" w:styleId="Titre">
    <w:name w:val="Title"/>
    <w:basedOn w:val="Normal"/>
    <w:next w:val="Normal"/>
    <w:link w:val="TitreCar"/>
    <w:uiPriority w:val="10"/>
    <w:qFormat/>
    <w:rsid w:val="00D81DC5"/>
    <w:pPr>
      <w:spacing w:before="720" w:after="200" w:line="276" w:lineRule="auto"/>
      <w:jc w:val="left"/>
    </w:pPr>
    <w:rPr>
      <w:rFonts w:ascii="Segoe UI" w:eastAsia="Times New Roman" w:hAnsi="Segoe UI"/>
      <w:caps/>
      <w:color w:val="94B6D2"/>
      <w:spacing w:val="10"/>
      <w:kern w:val="28"/>
      <w:sz w:val="52"/>
      <w:szCs w:val="52"/>
      <w:lang w:eastAsia="en-US" w:bidi="en-US"/>
    </w:rPr>
  </w:style>
  <w:style w:type="character" w:customStyle="1" w:styleId="TitreCar">
    <w:name w:val="Titre Car"/>
    <w:basedOn w:val="Policepardfaut"/>
    <w:link w:val="Titre"/>
    <w:uiPriority w:val="10"/>
    <w:rsid w:val="00D81DC5"/>
    <w:rPr>
      <w:caps/>
      <w:color w:val="94B6D2"/>
      <w:spacing w:val="10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81DC5"/>
    <w:pPr>
      <w:spacing w:before="200" w:after="1000" w:line="240" w:lineRule="auto"/>
      <w:jc w:val="left"/>
    </w:pPr>
    <w:rPr>
      <w:rFonts w:ascii="Segoe UI" w:eastAsia="Times New Roman" w:hAnsi="Segoe UI"/>
      <w:caps/>
      <w:color w:val="595959"/>
      <w:spacing w:val="10"/>
      <w:lang w:eastAsia="en-US" w:bidi="en-US"/>
    </w:rPr>
  </w:style>
  <w:style w:type="character" w:customStyle="1" w:styleId="Sous-titreCar">
    <w:name w:val="Sous-titre Car"/>
    <w:basedOn w:val="Policepardfaut"/>
    <w:link w:val="Sous-titre"/>
    <w:uiPriority w:val="11"/>
    <w:rsid w:val="00D81DC5"/>
    <w:rPr>
      <w:caps/>
      <w:color w:val="595959"/>
      <w:spacing w:val="10"/>
      <w:sz w:val="24"/>
      <w:szCs w:val="24"/>
    </w:rPr>
  </w:style>
  <w:style w:type="character" w:styleId="lev">
    <w:name w:val="Strong"/>
    <w:uiPriority w:val="22"/>
    <w:qFormat/>
    <w:rsid w:val="00D81DC5"/>
    <w:rPr>
      <w:b/>
      <w:bCs/>
    </w:rPr>
  </w:style>
  <w:style w:type="character" w:styleId="Accentuation">
    <w:name w:val="Emphasis"/>
    <w:uiPriority w:val="20"/>
    <w:qFormat/>
    <w:rsid w:val="00D81DC5"/>
    <w:rPr>
      <w:caps/>
      <w:color w:val="345C7D"/>
      <w:spacing w:val="5"/>
    </w:rPr>
  </w:style>
  <w:style w:type="paragraph" w:styleId="Sansinterligne">
    <w:name w:val="No Spacing"/>
    <w:basedOn w:val="Normal"/>
    <w:link w:val="SansinterligneCar"/>
    <w:uiPriority w:val="1"/>
    <w:qFormat/>
    <w:rsid w:val="00D81DC5"/>
    <w:pPr>
      <w:spacing w:line="240" w:lineRule="auto"/>
      <w:jc w:val="left"/>
    </w:pPr>
    <w:rPr>
      <w:rFonts w:ascii="Segoe UI" w:eastAsia="Times New Roman" w:hAnsi="Segoe UI"/>
      <w:color w:val="auto"/>
      <w:szCs w:val="20"/>
      <w:lang w:eastAsia="en-US" w:bidi="en-US"/>
    </w:rPr>
  </w:style>
  <w:style w:type="character" w:customStyle="1" w:styleId="SansinterligneCar">
    <w:name w:val="Sans interligne Car"/>
    <w:basedOn w:val="Policepardfaut"/>
    <w:link w:val="Sansinterligne"/>
    <w:uiPriority w:val="1"/>
    <w:rsid w:val="00D81DC5"/>
    <w:rPr>
      <w:sz w:val="20"/>
      <w:szCs w:val="20"/>
    </w:rPr>
  </w:style>
  <w:style w:type="paragraph" w:styleId="Paragraphedeliste">
    <w:name w:val="List Paragraph"/>
    <w:basedOn w:val="Normal"/>
    <w:uiPriority w:val="34"/>
    <w:qFormat/>
    <w:rsid w:val="00D81DC5"/>
    <w:pPr>
      <w:spacing w:before="200" w:after="200" w:line="276" w:lineRule="auto"/>
      <w:ind w:left="720"/>
      <w:contextualSpacing/>
      <w:jc w:val="left"/>
    </w:pPr>
    <w:rPr>
      <w:rFonts w:ascii="Segoe UI" w:eastAsia="Times New Roman" w:hAnsi="Segoe UI"/>
      <w:color w:val="auto"/>
      <w:szCs w:val="20"/>
      <w:lang w:eastAsia="en-US" w:bidi="en-US"/>
    </w:rPr>
  </w:style>
  <w:style w:type="paragraph" w:styleId="Citation">
    <w:name w:val="Quote"/>
    <w:basedOn w:val="Normal"/>
    <w:next w:val="Normal"/>
    <w:link w:val="CitationCar"/>
    <w:uiPriority w:val="29"/>
    <w:qFormat/>
    <w:rsid w:val="00D81DC5"/>
    <w:pPr>
      <w:spacing w:before="200" w:after="200" w:line="276" w:lineRule="auto"/>
      <w:jc w:val="left"/>
    </w:pPr>
    <w:rPr>
      <w:rFonts w:ascii="Segoe UI" w:eastAsia="Times New Roman" w:hAnsi="Segoe UI"/>
      <w:i/>
      <w:iCs/>
      <w:color w:val="auto"/>
      <w:szCs w:val="20"/>
      <w:lang w:eastAsia="en-US" w:bidi="en-US"/>
    </w:rPr>
  </w:style>
  <w:style w:type="character" w:customStyle="1" w:styleId="CitationCar">
    <w:name w:val="Citation Car"/>
    <w:basedOn w:val="Policepardfaut"/>
    <w:link w:val="Citation"/>
    <w:uiPriority w:val="29"/>
    <w:rsid w:val="00D81DC5"/>
    <w:rPr>
      <w:i/>
      <w:iCs/>
      <w:sz w:val="20"/>
      <w:szCs w:val="20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81DC5"/>
    <w:pPr>
      <w:pBdr>
        <w:top w:val="single" w:sz="4" w:space="10" w:color="94B6D2"/>
        <w:left w:val="single" w:sz="4" w:space="10" w:color="94B6D2"/>
      </w:pBdr>
      <w:spacing w:before="200" w:line="276" w:lineRule="auto"/>
      <w:ind w:left="1296" w:right="1152"/>
    </w:pPr>
    <w:rPr>
      <w:rFonts w:ascii="Segoe UI" w:eastAsia="Times New Roman" w:hAnsi="Segoe UI"/>
      <w:i/>
      <w:iCs/>
      <w:color w:val="94B6D2"/>
      <w:szCs w:val="20"/>
      <w:lang w:eastAsia="en-US" w:bidi="en-US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81DC5"/>
    <w:rPr>
      <w:i/>
      <w:iCs/>
      <w:color w:val="94B6D2"/>
      <w:sz w:val="20"/>
      <w:szCs w:val="20"/>
    </w:rPr>
  </w:style>
  <w:style w:type="character" w:styleId="Accentuationlgre">
    <w:name w:val="Subtle Emphasis"/>
    <w:uiPriority w:val="19"/>
    <w:qFormat/>
    <w:rsid w:val="00D81DC5"/>
    <w:rPr>
      <w:i/>
      <w:iCs/>
      <w:color w:val="345C7D"/>
    </w:rPr>
  </w:style>
  <w:style w:type="character" w:styleId="Accentuationintense">
    <w:name w:val="Intense Emphasis"/>
    <w:uiPriority w:val="21"/>
    <w:qFormat/>
    <w:rsid w:val="00D81DC5"/>
    <w:rPr>
      <w:b/>
      <w:bCs/>
      <w:caps/>
      <w:color w:val="345C7D"/>
      <w:spacing w:val="10"/>
    </w:rPr>
  </w:style>
  <w:style w:type="character" w:styleId="Rfrencelgre">
    <w:name w:val="Subtle Reference"/>
    <w:uiPriority w:val="31"/>
    <w:qFormat/>
    <w:rsid w:val="00D81DC5"/>
    <w:rPr>
      <w:b/>
      <w:bCs/>
      <w:color w:val="94B6D2"/>
    </w:rPr>
  </w:style>
  <w:style w:type="character" w:styleId="Rfrenceintense">
    <w:name w:val="Intense Reference"/>
    <w:uiPriority w:val="32"/>
    <w:qFormat/>
    <w:rsid w:val="00454664"/>
    <w:rPr>
      <w:rFonts w:ascii="Calibri" w:hAnsi="Calibri"/>
      <w:b/>
      <w:bCs/>
      <w:i/>
      <w:iCs/>
      <w:caps/>
      <w:color w:val="548AB7"/>
      <w:sz w:val="22"/>
    </w:rPr>
  </w:style>
  <w:style w:type="character" w:styleId="Titredulivre">
    <w:name w:val="Book Title"/>
    <w:uiPriority w:val="33"/>
    <w:qFormat/>
    <w:rsid w:val="00D81DC5"/>
    <w:rPr>
      <w:b/>
      <w:bCs/>
      <w:i/>
      <w:iCs/>
      <w:spacing w:val="9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81DC5"/>
    <w:pPr>
      <w:outlineLvl w:val="9"/>
    </w:pPr>
  </w:style>
  <w:style w:type="paragraph" w:styleId="NormalWeb">
    <w:name w:val="Normal (Web)"/>
    <w:basedOn w:val="Normal"/>
    <w:uiPriority w:val="99"/>
    <w:unhideWhenUsed/>
    <w:rsid w:val="0039795C"/>
    <w:pPr>
      <w:spacing w:before="100" w:beforeAutospacing="1" w:after="100" w:afterAutospacing="1" w:line="240" w:lineRule="auto"/>
    </w:pPr>
    <w:rPr>
      <w:rFonts w:ascii="Times New Roman" w:hAnsi="Times New Roman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39795C"/>
    <w:pPr>
      <w:spacing w:before="200" w:after="200" w:line="276" w:lineRule="auto"/>
      <w:jc w:val="left"/>
    </w:pPr>
    <w:rPr>
      <w:rFonts w:ascii="Segoe UI" w:eastAsia="Times New Roman" w:hAnsi="Segoe UI"/>
      <w:color w:val="auto"/>
      <w:szCs w:val="20"/>
      <w:lang w:eastAsia="en-US" w:bidi="en-US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39795C"/>
    <w:rPr>
      <w:rFonts w:ascii="Calibri" w:eastAsia="Times New Roman" w:hAnsi="Calibri" w:cs="Times New Roman"/>
      <w:sz w:val="20"/>
      <w:szCs w:val="20"/>
      <w:lang w:val="fr-FR"/>
    </w:rPr>
  </w:style>
  <w:style w:type="character" w:styleId="Appeldenotedefin">
    <w:name w:val="endnote reference"/>
    <w:basedOn w:val="Policepardfaut"/>
    <w:uiPriority w:val="99"/>
    <w:semiHidden/>
    <w:unhideWhenUsed/>
    <w:rsid w:val="0039795C"/>
    <w:rPr>
      <w:vertAlign w:val="superscript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0431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04316"/>
    <w:rPr>
      <w:rFonts w:ascii="Tahoma" w:hAnsi="Tahoma" w:cs="Tahoma"/>
      <w:sz w:val="16"/>
      <w:szCs w:val="16"/>
      <w:lang w:val="fr-FR"/>
    </w:rPr>
  </w:style>
  <w:style w:type="character" w:customStyle="1" w:styleId="apple-style-span">
    <w:name w:val="apple-style-span"/>
    <w:basedOn w:val="Policepardfaut"/>
    <w:rsid w:val="0089661B"/>
  </w:style>
  <w:style w:type="character" w:customStyle="1" w:styleId="apple-converted-space">
    <w:name w:val="apple-converted-space"/>
    <w:basedOn w:val="Policepardfaut"/>
    <w:rsid w:val="0089661B"/>
  </w:style>
  <w:style w:type="character" w:styleId="Lienhypertexte">
    <w:name w:val="Hyperlink"/>
    <w:basedOn w:val="Policepardfaut"/>
    <w:uiPriority w:val="99"/>
    <w:unhideWhenUsed/>
    <w:rsid w:val="00810B0A"/>
    <w:rPr>
      <w:color w:val="0000FF"/>
      <w:u w:val="single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B9799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B97998"/>
    <w:rPr>
      <w:rFonts w:ascii="Tahoma" w:hAnsi="Tahoma" w:cs="Tahoma"/>
      <w:sz w:val="16"/>
      <w:szCs w:val="16"/>
      <w:lang w:val="fr-FR"/>
    </w:rPr>
  </w:style>
  <w:style w:type="character" w:customStyle="1" w:styleId="spipsurligneconditionnel">
    <w:name w:val="spip_surligneconditionnel"/>
    <w:basedOn w:val="Policepardfaut"/>
    <w:rsid w:val="003B4C74"/>
  </w:style>
  <w:style w:type="table" w:customStyle="1" w:styleId="Listeclaire-Accent12">
    <w:name w:val="Liste claire - Accent 12"/>
    <w:basedOn w:val="TableauNormal"/>
    <w:uiPriority w:val="61"/>
    <w:rsid w:val="00846E49"/>
    <w:tblPr>
      <w:tblStyleRowBandSize w:val="1"/>
      <w:tblStyleColBandSize w:val="1"/>
      <w:tblBorders>
        <w:top w:val="single" w:sz="8" w:space="0" w:color="DDDDDD"/>
        <w:left w:val="single" w:sz="8" w:space="0" w:color="DDDDDD"/>
        <w:bottom w:val="single" w:sz="8" w:space="0" w:color="DDDDDD"/>
        <w:right w:val="single" w:sz="8" w:space="0" w:color="DDDDD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DDDDD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DDDD"/>
          <w:left w:val="single" w:sz="8" w:space="0" w:color="DDDDDD"/>
          <w:bottom w:val="single" w:sz="8" w:space="0" w:color="DDDDDD"/>
          <w:right w:val="single" w:sz="8" w:space="0" w:color="DDDDD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DDDD"/>
          <w:left w:val="single" w:sz="8" w:space="0" w:color="DDDDDD"/>
          <w:bottom w:val="single" w:sz="8" w:space="0" w:color="DDDDDD"/>
          <w:right w:val="single" w:sz="8" w:space="0" w:color="DDDDDD"/>
        </w:tcBorders>
      </w:tcPr>
    </w:tblStylePr>
    <w:tblStylePr w:type="band1Horz">
      <w:tblPr/>
      <w:tcPr>
        <w:tcBorders>
          <w:top w:val="single" w:sz="8" w:space="0" w:color="DDDDDD"/>
          <w:left w:val="single" w:sz="8" w:space="0" w:color="DDDDDD"/>
          <w:bottom w:val="single" w:sz="8" w:space="0" w:color="DDDDDD"/>
          <w:right w:val="single" w:sz="8" w:space="0" w:color="DDDDDD"/>
        </w:tcBorders>
      </w:tcPr>
    </w:tblStylePr>
  </w:style>
  <w:style w:type="numbering" w:customStyle="1" w:styleId="PucesCreafrica">
    <w:name w:val="Puces Creafrica"/>
    <w:basedOn w:val="Aucuneliste"/>
    <w:rsid w:val="00027B48"/>
    <w:pPr>
      <w:numPr>
        <w:numId w:val="1"/>
      </w:numPr>
    </w:pPr>
  </w:style>
  <w:style w:type="paragraph" w:styleId="En-tte">
    <w:name w:val="header"/>
    <w:basedOn w:val="Normal"/>
    <w:link w:val="En-tteCar"/>
    <w:unhideWhenUsed/>
    <w:rsid w:val="00D524F2"/>
    <w:pPr>
      <w:tabs>
        <w:tab w:val="center" w:pos="4536"/>
        <w:tab w:val="right" w:pos="9072"/>
      </w:tabs>
      <w:spacing w:line="240" w:lineRule="auto"/>
      <w:jc w:val="left"/>
    </w:pPr>
    <w:rPr>
      <w:rFonts w:ascii="Segoe UI" w:eastAsia="Times New Roman" w:hAnsi="Segoe UI"/>
      <w:color w:val="auto"/>
      <w:szCs w:val="20"/>
      <w:lang w:eastAsia="en-US" w:bidi="en-US"/>
    </w:rPr>
  </w:style>
  <w:style w:type="character" w:customStyle="1" w:styleId="En-tteCar">
    <w:name w:val="En-tête Car"/>
    <w:basedOn w:val="Policepardfaut"/>
    <w:link w:val="En-tte"/>
    <w:rsid w:val="00D524F2"/>
    <w:rPr>
      <w:sz w:val="20"/>
      <w:szCs w:val="20"/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D524F2"/>
    <w:pPr>
      <w:tabs>
        <w:tab w:val="center" w:pos="4536"/>
        <w:tab w:val="right" w:pos="9072"/>
      </w:tabs>
      <w:spacing w:line="240" w:lineRule="auto"/>
      <w:jc w:val="left"/>
    </w:pPr>
    <w:rPr>
      <w:rFonts w:ascii="Segoe UI" w:eastAsia="Times New Roman" w:hAnsi="Segoe UI"/>
      <w:color w:val="auto"/>
      <w:szCs w:val="20"/>
      <w:lang w:eastAsia="en-US" w:bidi="en-US"/>
    </w:rPr>
  </w:style>
  <w:style w:type="character" w:customStyle="1" w:styleId="PieddepageCar">
    <w:name w:val="Pied de page Car"/>
    <w:basedOn w:val="Policepardfaut"/>
    <w:link w:val="Pieddepage"/>
    <w:uiPriority w:val="99"/>
    <w:rsid w:val="00D524F2"/>
    <w:rPr>
      <w:sz w:val="20"/>
      <w:szCs w:val="20"/>
      <w:lang w:val="fr-FR"/>
    </w:rPr>
  </w:style>
  <w:style w:type="paragraph" w:customStyle="1" w:styleId="Default">
    <w:name w:val="Default"/>
    <w:rsid w:val="00E7167B"/>
    <w:pPr>
      <w:autoSpaceDE w:val="0"/>
      <w:autoSpaceDN w:val="0"/>
      <w:adjustRightInd w:val="0"/>
      <w:spacing w:before="200" w:after="200" w:line="276" w:lineRule="auto"/>
    </w:pPr>
    <w:rPr>
      <w:rFonts w:ascii="Arial" w:hAnsi="Arial" w:cs="Arial"/>
      <w:color w:val="000000"/>
      <w:sz w:val="24"/>
      <w:szCs w:val="24"/>
      <w:lang w:val="en-US" w:eastAsia="en-US" w:bidi="en-US"/>
    </w:rPr>
  </w:style>
  <w:style w:type="paragraph" w:styleId="TM1">
    <w:name w:val="toc 1"/>
    <w:basedOn w:val="Normal"/>
    <w:next w:val="Normal"/>
    <w:autoRedefine/>
    <w:uiPriority w:val="39"/>
    <w:unhideWhenUsed/>
    <w:rsid w:val="00285D62"/>
    <w:pPr>
      <w:tabs>
        <w:tab w:val="left" w:pos="403"/>
        <w:tab w:val="right" w:leader="dot" w:pos="9628"/>
      </w:tabs>
      <w:spacing w:after="60" w:line="240" w:lineRule="auto"/>
      <w:jc w:val="left"/>
    </w:pPr>
    <w:rPr>
      <w:rFonts w:ascii="Franklin Gothic Book" w:eastAsia="Times New Roman" w:hAnsi="Franklin Gothic Book"/>
      <w:b/>
      <w:color w:val="auto"/>
      <w:szCs w:val="20"/>
      <w:lang w:eastAsia="en-US" w:bidi="en-US"/>
    </w:rPr>
  </w:style>
  <w:style w:type="paragraph" w:styleId="TM2">
    <w:name w:val="toc 2"/>
    <w:basedOn w:val="Normal"/>
    <w:next w:val="Normal"/>
    <w:autoRedefine/>
    <w:uiPriority w:val="39"/>
    <w:unhideWhenUsed/>
    <w:rsid w:val="00D4777F"/>
    <w:pPr>
      <w:tabs>
        <w:tab w:val="right" w:leader="dot" w:pos="9628"/>
      </w:tabs>
      <w:spacing w:after="60" w:line="240" w:lineRule="auto"/>
      <w:ind w:left="198"/>
      <w:jc w:val="left"/>
    </w:pPr>
    <w:rPr>
      <w:rFonts w:ascii="Franklin Gothic Book" w:eastAsia="Times New Roman" w:hAnsi="Franklin Gothic Book"/>
      <w:color w:val="auto"/>
      <w:szCs w:val="20"/>
      <w:lang w:eastAsia="en-US" w:bidi="en-US"/>
    </w:rPr>
  </w:style>
  <w:style w:type="paragraph" w:styleId="TM3">
    <w:name w:val="toc 3"/>
    <w:basedOn w:val="Normal"/>
    <w:next w:val="Normal"/>
    <w:autoRedefine/>
    <w:uiPriority w:val="39"/>
    <w:unhideWhenUsed/>
    <w:rsid w:val="008B354C"/>
    <w:pPr>
      <w:spacing w:line="240" w:lineRule="auto"/>
      <w:ind w:left="403"/>
      <w:jc w:val="left"/>
    </w:pPr>
    <w:rPr>
      <w:rFonts w:ascii="Franklin Gothic Book" w:eastAsia="Times New Roman" w:hAnsi="Franklin Gothic Book"/>
      <w:color w:val="auto"/>
      <w:szCs w:val="20"/>
      <w:lang w:eastAsia="en-US" w:bidi="en-US"/>
    </w:rPr>
  </w:style>
  <w:style w:type="paragraph" w:styleId="Corpsdetexte">
    <w:name w:val="Body Text"/>
    <w:aliases w:val="Body Text"/>
    <w:basedOn w:val="Normal"/>
    <w:link w:val="CorpsdetexteCar"/>
    <w:rsid w:val="00531597"/>
    <w:pPr>
      <w:spacing w:line="240" w:lineRule="auto"/>
    </w:pPr>
    <w:rPr>
      <w:rFonts w:eastAsia="Times New Roman" w:cs="Arial"/>
      <w:color w:val="auto"/>
      <w:szCs w:val="20"/>
    </w:rPr>
  </w:style>
  <w:style w:type="character" w:customStyle="1" w:styleId="CorpsdetexteCar">
    <w:name w:val="Corps de texte Car"/>
    <w:aliases w:val="Body Text Car"/>
    <w:basedOn w:val="Policepardfaut"/>
    <w:link w:val="Corpsdetexte"/>
    <w:rsid w:val="00531597"/>
    <w:rPr>
      <w:rFonts w:ascii="Arial" w:hAnsi="Arial" w:cs="Arial"/>
    </w:rPr>
  </w:style>
  <w:style w:type="paragraph" w:customStyle="1" w:styleId="textenote">
    <w:name w:val="texte note"/>
    <w:basedOn w:val="Normal"/>
    <w:uiPriority w:val="99"/>
    <w:rsid w:val="00D03B30"/>
    <w:pPr>
      <w:autoSpaceDE w:val="0"/>
      <w:autoSpaceDN w:val="0"/>
      <w:spacing w:line="240" w:lineRule="auto"/>
    </w:pPr>
    <w:rPr>
      <w:rFonts w:ascii="Bookman" w:hAnsi="Bookman" w:cs="Bookman"/>
    </w:rPr>
  </w:style>
  <w:style w:type="character" w:styleId="Lienhypertextesuivivisit">
    <w:name w:val="FollowedHyperlink"/>
    <w:basedOn w:val="Policepardfaut"/>
    <w:uiPriority w:val="99"/>
    <w:semiHidden/>
    <w:unhideWhenUsed/>
    <w:rsid w:val="001C08A0"/>
    <w:rPr>
      <w:color w:val="800080"/>
      <w:u w:val="single"/>
    </w:rPr>
  </w:style>
  <w:style w:type="character" w:styleId="Marquedecommentaire">
    <w:name w:val="annotation reference"/>
    <w:basedOn w:val="Policepardfaut"/>
    <w:uiPriority w:val="99"/>
    <w:semiHidden/>
    <w:unhideWhenUsed/>
    <w:rsid w:val="006A68D6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6A68D6"/>
    <w:pPr>
      <w:spacing w:before="200" w:after="200" w:line="276" w:lineRule="auto"/>
      <w:jc w:val="left"/>
    </w:pPr>
    <w:rPr>
      <w:rFonts w:ascii="Segoe UI" w:eastAsia="Times New Roman" w:hAnsi="Segoe UI"/>
      <w:color w:val="auto"/>
      <w:szCs w:val="20"/>
      <w:lang w:eastAsia="en-US" w:bidi="en-US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6A68D6"/>
    <w:rPr>
      <w:lang w:eastAsia="en-US" w:bidi="en-US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6A68D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6A68D6"/>
    <w:rPr>
      <w:b/>
      <w:bCs/>
      <w:lang w:eastAsia="en-US" w:bidi="en-US"/>
    </w:rPr>
  </w:style>
  <w:style w:type="paragraph" w:styleId="Notedebasdepage">
    <w:name w:val="footnote text"/>
    <w:basedOn w:val="Normal"/>
    <w:link w:val="NotedebasdepageCar"/>
    <w:semiHidden/>
    <w:unhideWhenUsed/>
    <w:rsid w:val="00DB6E63"/>
    <w:pPr>
      <w:spacing w:line="240" w:lineRule="auto"/>
      <w:jc w:val="left"/>
    </w:pPr>
    <w:rPr>
      <w:rFonts w:ascii="Segoe UI" w:eastAsia="Times New Roman" w:hAnsi="Segoe UI"/>
      <w:color w:val="auto"/>
      <w:szCs w:val="20"/>
      <w:lang w:eastAsia="en-US" w:bidi="en-US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DB6E63"/>
    <w:rPr>
      <w:lang w:eastAsia="en-US" w:bidi="en-US"/>
    </w:rPr>
  </w:style>
  <w:style w:type="character" w:styleId="Appelnotedebasdep">
    <w:name w:val="footnote reference"/>
    <w:basedOn w:val="Policepardfaut"/>
    <w:semiHidden/>
    <w:unhideWhenUsed/>
    <w:rsid w:val="00DB6E63"/>
    <w:rPr>
      <w:vertAlign w:val="superscript"/>
    </w:rPr>
  </w:style>
  <w:style w:type="character" w:styleId="CitationHTML">
    <w:name w:val="HTML Cite"/>
    <w:basedOn w:val="Policepardfaut"/>
    <w:uiPriority w:val="99"/>
    <w:semiHidden/>
    <w:unhideWhenUsed/>
    <w:rsid w:val="00D81DC5"/>
    <w:rPr>
      <w:i/>
      <w:iCs/>
    </w:rPr>
  </w:style>
  <w:style w:type="table" w:customStyle="1" w:styleId="Trameclaire-Accent11">
    <w:name w:val="Trame claire - Accent 11"/>
    <w:basedOn w:val="TableauNormal"/>
    <w:uiPriority w:val="60"/>
    <w:rsid w:val="00EF38FC"/>
    <w:tblPr>
      <w:tblStyleRowBandSize w:val="1"/>
      <w:tblStyleColBandSize w:val="1"/>
      <w:tblBorders>
        <w:top w:val="single" w:sz="8" w:space="0" w:color="94B6D2"/>
        <w:bottom w:val="single" w:sz="8" w:space="0" w:color="94B6D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/>
          <w:left w:val="nil"/>
          <w:bottom w:val="single" w:sz="8" w:space="0" w:color="94B6D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/>
          <w:left w:val="nil"/>
          <w:bottom w:val="single" w:sz="8" w:space="0" w:color="94B6D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ECF4"/>
      </w:tcPr>
    </w:tblStylePr>
  </w:style>
  <w:style w:type="character" w:customStyle="1" w:styleId="il">
    <w:name w:val="il"/>
    <w:basedOn w:val="Policepardfaut"/>
    <w:rsid w:val="00B97B63"/>
  </w:style>
  <w:style w:type="table" w:customStyle="1" w:styleId="Trameclaire-Accent12">
    <w:name w:val="Trame claire - Accent 12"/>
    <w:basedOn w:val="TableauNormal"/>
    <w:uiPriority w:val="60"/>
    <w:rsid w:val="004B6B8A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customStyle="1" w:styleId="Lettre">
    <w:name w:val="Lettre"/>
    <w:basedOn w:val="Normal"/>
    <w:rsid w:val="006A78DD"/>
    <w:pPr>
      <w:spacing w:before="40" w:after="40" w:line="280" w:lineRule="atLeast"/>
      <w:ind w:left="560"/>
    </w:pPr>
    <w:rPr>
      <w:i/>
      <w:sz w:val="22"/>
    </w:rPr>
  </w:style>
  <w:style w:type="paragraph" w:styleId="Normalcentr">
    <w:name w:val="Block Text"/>
    <w:basedOn w:val="Normal"/>
    <w:rsid w:val="006A78DD"/>
    <w:pPr>
      <w:autoSpaceDE w:val="0"/>
      <w:autoSpaceDN w:val="0"/>
      <w:spacing w:before="40" w:after="120" w:line="240" w:lineRule="auto"/>
      <w:ind w:left="1440" w:right="1440"/>
    </w:pPr>
    <w:rPr>
      <w:rFonts w:ascii="Tahoma" w:hAnsi="Tahoma"/>
      <w:iCs/>
    </w:rPr>
  </w:style>
  <w:style w:type="paragraph" w:customStyle="1" w:styleId="1-Normal">
    <w:name w:val="1 - Normal"/>
    <w:basedOn w:val="Normal"/>
    <w:rsid w:val="00D67B54"/>
    <w:pPr>
      <w:tabs>
        <w:tab w:val="left" w:pos="993"/>
      </w:tabs>
      <w:autoSpaceDE w:val="0"/>
      <w:autoSpaceDN w:val="0"/>
      <w:spacing w:before="40" w:after="40" w:line="240" w:lineRule="auto"/>
    </w:pPr>
    <w:rPr>
      <w:rFonts w:ascii="Times New Roman" w:hAnsi="Times New Roman"/>
      <w:iCs/>
      <w:sz w:val="22"/>
      <w:lang w:val="en-US"/>
    </w:rPr>
  </w:style>
  <w:style w:type="paragraph" w:customStyle="1" w:styleId="11-Normal">
    <w:name w:val="11 - Normal"/>
    <w:autoRedefine/>
    <w:rsid w:val="00D67B54"/>
    <w:pPr>
      <w:keepNext/>
      <w:spacing w:before="60" w:after="60" w:line="260" w:lineRule="atLeast"/>
      <w:ind w:left="709"/>
      <w:jc w:val="both"/>
    </w:pPr>
    <w:rPr>
      <w:rFonts w:ascii="Times New Roman" w:hAnsi="Times New Roman"/>
      <w:color w:val="000000"/>
      <w:sz w:val="22"/>
      <w:szCs w:val="14"/>
      <w:lang w:val="en-US"/>
    </w:rPr>
  </w:style>
  <w:style w:type="paragraph" w:customStyle="1" w:styleId="1-NormalPuceCcarr">
    <w:name w:val="1 - NormalPuce C (carré)"/>
    <w:basedOn w:val="Listepuces2"/>
    <w:autoRedefine/>
    <w:rsid w:val="00D67B54"/>
    <w:pPr>
      <w:autoSpaceDE w:val="0"/>
      <w:autoSpaceDN w:val="0"/>
      <w:spacing w:before="40" w:after="40" w:line="240" w:lineRule="auto"/>
      <w:contextualSpacing w:val="0"/>
      <w:jc w:val="both"/>
    </w:pPr>
    <w:rPr>
      <w:rFonts w:ascii="Times New Roman" w:hAnsi="Times New Roman"/>
      <w:iCs/>
      <w:sz w:val="22"/>
      <w:szCs w:val="24"/>
      <w:lang w:val="en-US" w:eastAsia="fr-FR" w:bidi="ar-SA"/>
    </w:rPr>
  </w:style>
  <w:style w:type="paragraph" w:customStyle="1" w:styleId="11-NormalPuceBcheck">
    <w:name w:val="11 - NormalPuceB (check)"/>
    <w:basedOn w:val="Listepuces3"/>
    <w:autoRedefine/>
    <w:rsid w:val="00D67B54"/>
    <w:pPr>
      <w:numPr>
        <w:numId w:val="2"/>
      </w:numPr>
      <w:autoSpaceDE w:val="0"/>
      <w:autoSpaceDN w:val="0"/>
      <w:spacing w:before="40" w:after="40" w:line="240" w:lineRule="auto"/>
      <w:ind w:left="1560" w:hanging="426"/>
      <w:contextualSpacing w:val="0"/>
      <w:jc w:val="both"/>
    </w:pPr>
    <w:rPr>
      <w:rFonts w:ascii="Times New Roman" w:hAnsi="Times New Roman"/>
      <w:iCs/>
      <w:sz w:val="22"/>
      <w:szCs w:val="24"/>
      <w:lang w:eastAsia="fr-FR" w:bidi="ar-SA"/>
    </w:rPr>
  </w:style>
  <w:style w:type="paragraph" w:customStyle="1" w:styleId="Paragraphe">
    <w:name w:val="Paragraphe"/>
    <w:basedOn w:val="Normal"/>
    <w:rsid w:val="00D67B54"/>
    <w:pPr>
      <w:spacing w:before="120" w:line="240" w:lineRule="auto"/>
    </w:pPr>
    <w:rPr>
      <w:rFonts w:ascii="Times New Roman" w:hAnsi="Times New Roman"/>
      <w:sz w:val="22"/>
    </w:rPr>
  </w:style>
  <w:style w:type="paragraph" w:customStyle="1" w:styleId="SujetGras">
    <w:name w:val="Sujet Gras"/>
    <w:basedOn w:val="Normal"/>
    <w:next w:val="Normal"/>
    <w:rsid w:val="00D67B54"/>
    <w:pPr>
      <w:spacing w:before="100" w:line="240" w:lineRule="auto"/>
      <w:ind w:left="288"/>
    </w:pPr>
    <w:rPr>
      <w:rFonts w:ascii="Tahoma" w:hAnsi="Tahoma"/>
      <w:b/>
      <w:bCs/>
      <w:sz w:val="22"/>
    </w:rPr>
  </w:style>
  <w:style w:type="paragraph" w:styleId="Listepuces2">
    <w:name w:val="List Bullet 2"/>
    <w:basedOn w:val="Normal"/>
    <w:uiPriority w:val="99"/>
    <w:semiHidden/>
    <w:unhideWhenUsed/>
    <w:rsid w:val="00D67B54"/>
    <w:pPr>
      <w:tabs>
        <w:tab w:val="num" w:pos="530"/>
      </w:tabs>
      <w:spacing w:before="200" w:after="200" w:line="276" w:lineRule="auto"/>
      <w:ind w:left="530" w:hanging="360"/>
      <w:contextualSpacing/>
      <w:jc w:val="left"/>
    </w:pPr>
    <w:rPr>
      <w:rFonts w:ascii="Segoe UI" w:eastAsia="Times New Roman" w:hAnsi="Segoe UI"/>
      <w:color w:val="auto"/>
      <w:szCs w:val="20"/>
      <w:lang w:eastAsia="en-US" w:bidi="en-US"/>
    </w:rPr>
  </w:style>
  <w:style w:type="paragraph" w:styleId="Listepuces3">
    <w:name w:val="List Bullet 3"/>
    <w:basedOn w:val="Normal"/>
    <w:uiPriority w:val="99"/>
    <w:semiHidden/>
    <w:unhideWhenUsed/>
    <w:rsid w:val="00D67B54"/>
    <w:pPr>
      <w:tabs>
        <w:tab w:val="num" w:pos="360"/>
      </w:tabs>
      <w:spacing w:before="200" w:after="200" w:line="276" w:lineRule="auto"/>
      <w:ind w:left="360" w:hanging="360"/>
      <w:contextualSpacing/>
      <w:jc w:val="left"/>
    </w:pPr>
    <w:rPr>
      <w:rFonts w:ascii="Segoe UI" w:eastAsia="Times New Roman" w:hAnsi="Segoe UI"/>
      <w:color w:val="auto"/>
      <w:szCs w:val="20"/>
      <w:lang w:eastAsia="en-US" w:bidi="en-US"/>
    </w:rPr>
  </w:style>
  <w:style w:type="paragraph" w:customStyle="1" w:styleId="1-NormalPuceA">
    <w:name w:val="1 - NormalPuce A"/>
    <w:basedOn w:val="Listepuces"/>
    <w:next w:val="1-Normal"/>
    <w:autoRedefine/>
    <w:rsid w:val="00603FD6"/>
    <w:pPr>
      <w:widowControl w:val="0"/>
      <w:tabs>
        <w:tab w:val="num" w:pos="539"/>
      </w:tabs>
      <w:autoSpaceDE w:val="0"/>
      <w:autoSpaceDN w:val="0"/>
      <w:spacing w:before="40" w:after="40" w:line="240" w:lineRule="auto"/>
      <w:ind w:left="539" w:hanging="284"/>
      <w:contextualSpacing w:val="0"/>
      <w:jc w:val="both"/>
    </w:pPr>
    <w:rPr>
      <w:rFonts w:ascii="Times New Roman" w:hAnsi="Times New Roman"/>
      <w:iCs/>
      <w:sz w:val="22"/>
      <w:szCs w:val="24"/>
      <w:lang w:val="en-US" w:eastAsia="fr-FR" w:bidi="ar-SA"/>
    </w:rPr>
  </w:style>
  <w:style w:type="paragraph" w:customStyle="1" w:styleId="1-NormalA">
    <w:name w:val="1 - Normal A"/>
    <w:basedOn w:val="En-tte"/>
    <w:next w:val="11-Normal"/>
    <w:autoRedefine/>
    <w:rsid w:val="00603FD6"/>
    <w:pPr>
      <w:keepNext/>
      <w:numPr>
        <w:numId w:val="3"/>
      </w:numPr>
      <w:tabs>
        <w:tab w:val="clear" w:pos="927"/>
        <w:tab w:val="clear" w:pos="4536"/>
        <w:tab w:val="clear" w:pos="9072"/>
        <w:tab w:val="num" w:pos="426"/>
      </w:tabs>
      <w:autoSpaceDE w:val="0"/>
      <w:autoSpaceDN w:val="0"/>
      <w:spacing w:before="120" w:after="120"/>
      <w:ind w:left="425" w:hanging="425"/>
    </w:pPr>
    <w:rPr>
      <w:rFonts w:ascii="BankGothic Lt BT" w:hAnsi="BankGothic Lt BT"/>
      <w:b/>
      <w:bCs/>
      <w:iCs/>
      <w:color w:val="FF6600"/>
      <w:sz w:val="22"/>
      <w:szCs w:val="24"/>
      <w:lang w:val="en-US" w:eastAsia="fr-FR" w:bidi="ar-SA"/>
    </w:rPr>
  </w:style>
  <w:style w:type="paragraph" w:customStyle="1" w:styleId="1-NormalPuceB">
    <w:name w:val="1 - NormalPuce B"/>
    <w:basedOn w:val="Normal"/>
    <w:autoRedefine/>
    <w:rsid w:val="00603FD6"/>
    <w:pPr>
      <w:keepLines/>
      <w:widowControl w:val="0"/>
      <w:tabs>
        <w:tab w:val="num" w:pos="1276"/>
      </w:tabs>
      <w:spacing w:before="40" w:after="40" w:line="240" w:lineRule="auto"/>
    </w:pPr>
    <w:rPr>
      <w:rFonts w:ascii="Times New Roman" w:hAnsi="Times New Roman"/>
      <w:sz w:val="22"/>
      <w:lang w:val="en-GB"/>
    </w:rPr>
  </w:style>
  <w:style w:type="paragraph" w:customStyle="1" w:styleId="Normal1-LeNormal1">
    <w:name w:val="Normal.1 - Le Normal1"/>
    <w:next w:val="Normalcentr"/>
    <w:rsid w:val="00603FD6"/>
    <w:pPr>
      <w:spacing w:before="40" w:after="40"/>
      <w:jc w:val="both"/>
    </w:pPr>
    <w:rPr>
      <w:rFonts w:ascii="Tahoma" w:hAnsi="Tahoma"/>
      <w:sz w:val="22"/>
    </w:rPr>
  </w:style>
  <w:style w:type="paragraph" w:styleId="Listepuces">
    <w:name w:val="List Bullet"/>
    <w:basedOn w:val="Normal"/>
    <w:uiPriority w:val="99"/>
    <w:unhideWhenUsed/>
    <w:rsid w:val="00603FD6"/>
    <w:pPr>
      <w:tabs>
        <w:tab w:val="num" w:pos="4949"/>
      </w:tabs>
      <w:spacing w:before="200" w:after="200" w:line="276" w:lineRule="auto"/>
      <w:ind w:left="4949" w:hanging="360"/>
      <w:contextualSpacing/>
      <w:jc w:val="left"/>
    </w:pPr>
    <w:rPr>
      <w:rFonts w:ascii="Segoe UI" w:eastAsia="Times New Roman" w:hAnsi="Segoe UI"/>
      <w:color w:val="auto"/>
      <w:szCs w:val="20"/>
      <w:lang w:eastAsia="en-US" w:bidi="en-US"/>
    </w:rPr>
  </w:style>
  <w:style w:type="table" w:styleId="Listeclaire-Accent5">
    <w:name w:val="Light List Accent 5"/>
    <w:basedOn w:val="TableauNormal"/>
    <w:uiPriority w:val="61"/>
    <w:rsid w:val="00CD6B88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eclaire-Accent1">
    <w:name w:val="Light List Accent 1"/>
    <w:basedOn w:val="TableauNormal"/>
    <w:uiPriority w:val="61"/>
    <w:rsid w:val="00CD6B88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TableauListe3-Accentuation1">
    <w:name w:val="List Table 3 Accent 1"/>
    <w:basedOn w:val="TableauNormal"/>
    <w:uiPriority w:val="48"/>
    <w:rsid w:val="0068630F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TableauListe3-Accentuation6">
    <w:name w:val="List Table 3 Accent 6"/>
    <w:basedOn w:val="TableauNormal"/>
    <w:uiPriority w:val="48"/>
    <w:rsid w:val="0068630F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table" w:styleId="TableauGrille1Clair-Accentuation1">
    <w:name w:val="Grid Table 1 Light Accent 1"/>
    <w:basedOn w:val="TableauNormal"/>
    <w:uiPriority w:val="46"/>
    <w:rsid w:val="00BA3400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4-Accentuation1">
    <w:name w:val="Grid Table 4 Accent 1"/>
    <w:basedOn w:val="TableauNormal"/>
    <w:uiPriority w:val="49"/>
    <w:rsid w:val="00BA3400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b">
    <w:name w:val="b"/>
    <w:basedOn w:val="Policepardfaut"/>
    <w:rsid w:val="00986FBE"/>
  </w:style>
  <w:style w:type="character" w:customStyle="1" w:styleId="kvov">
    <w:name w:val="kvov"/>
    <w:basedOn w:val="Policepardfaut"/>
    <w:rsid w:val="00986FBE"/>
  </w:style>
  <w:style w:type="character" w:customStyle="1" w:styleId="k">
    <w:name w:val="k"/>
    <w:basedOn w:val="Policepardfaut"/>
    <w:rsid w:val="00986FBE"/>
  </w:style>
  <w:style w:type="character" w:customStyle="1" w:styleId="s">
    <w:name w:val="s"/>
    <w:basedOn w:val="Policepardfaut"/>
    <w:rsid w:val="00986FBE"/>
  </w:style>
  <w:style w:type="character" w:styleId="Mentionnonrsolue">
    <w:name w:val="Unresolved Mention"/>
    <w:basedOn w:val="Policepardfaut"/>
    <w:uiPriority w:val="99"/>
    <w:semiHidden/>
    <w:unhideWhenUsed/>
    <w:rsid w:val="00986FBE"/>
    <w:rPr>
      <w:color w:val="605E5C"/>
      <w:shd w:val="clear" w:color="auto" w:fill="E1DFDD"/>
    </w:rPr>
  </w:style>
  <w:style w:type="table" w:customStyle="1" w:styleId="Grilledutableau1">
    <w:name w:val="Grille du tableau1"/>
    <w:basedOn w:val="TableauNormal"/>
    <w:next w:val="Grilledutableau"/>
    <w:uiPriority w:val="39"/>
    <w:rsid w:val="00DE4D1A"/>
    <w:rPr>
      <w:rFonts w:ascii="Tahoma" w:eastAsia="MS Mincho" w:hAnsi="Tahoma"/>
      <w:sz w:val="24"/>
      <w:szCs w:val="24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M4">
    <w:name w:val="toc 4"/>
    <w:basedOn w:val="Normal"/>
    <w:next w:val="Normal"/>
    <w:autoRedefine/>
    <w:uiPriority w:val="39"/>
    <w:unhideWhenUsed/>
    <w:rsid w:val="00DA0AB3"/>
    <w:pPr>
      <w:spacing w:before="200" w:after="100" w:line="276" w:lineRule="auto"/>
      <w:ind w:left="720"/>
      <w:jc w:val="left"/>
    </w:pPr>
    <w:rPr>
      <w:rFonts w:ascii="Segoe UI" w:eastAsia="Times New Roman" w:hAnsi="Segoe UI"/>
      <w:color w:val="auto"/>
      <w:szCs w:val="20"/>
      <w:lang w:eastAsia="en-US" w:bidi="en-US"/>
    </w:rPr>
  </w:style>
  <w:style w:type="paragraph" w:styleId="Listenumros2">
    <w:name w:val="List Number 2"/>
    <w:basedOn w:val="Listenumros"/>
    <w:rsid w:val="00F20751"/>
    <w:pPr>
      <w:numPr>
        <w:ilvl w:val="1"/>
      </w:numPr>
      <w:tabs>
        <w:tab w:val="left" w:pos="1701"/>
      </w:tabs>
      <w:ind w:left="1701" w:hanging="425"/>
    </w:pPr>
  </w:style>
  <w:style w:type="paragraph" w:styleId="Listenumros">
    <w:name w:val="List Number"/>
    <w:basedOn w:val="Corpsdetexte"/>
    <w:uiPriority w:val="99"/>
    <w:unhideWhenUsed/>
    <w:qFormat/>
    <w:rsid w:val="00F20751"/>
    <w:pPr>
      <w:numPr>
        <w:numId w:val="5"/>
      </w:numPr>
      <w:tabs>
        <w:tab w:val="clear" w:pos="1429"/>
        <w:tab w:val="num" w:pos="1276"/>
      </w:tabs>
      <w:spacing w:before="60" w:after="60" w:line="264" w:lineRule="auto"/>
      <w:ind w:left="1276" w:hanging="425"/>
    </w:pPr>
    <w:rPr>
      <w:rFonts w:ascii="Segoe UI" w:hAnsi="Segoe UI" w:cs="Segoe UI"/>
      <w:color w:val="262626" w:themeColor="text1" w:themeTint="D9"/>
    </w:rPr>
  </w:style>
  <w:style w:type="paragraph" w:customStyle="1" w:styleId="StyleLgendeGauche0cm">
    <w:name w:val="Style Légende + Gauche :  0 cm"/>
    <w:basedOn w:val="Lgende"/>
    <w:rsid w:val="009D4D26"/>
    <w:pPr>
      <w:keepNext/>
      <w:keepLines/>
      <w:spacing w:before="240" w:after="240" w:line="240" w:lineRule="auto"/>
      <w:jc w:val="center"/>
    </w:pPr>
    <w:rPr>
      <w:rFonts w:ascii="Avenir Medium" w:hAnsi="Avenir Medium"/>
      <w:color w:val="262626" w:themeColor="text1" w:themeTint="D9"/>
      <w:sz w:val="20"/>
      <w:szCs w:val="20"/>
      <w:u w:val="single"/>
      <w:lang w:eastAsia="fr-FR" w:bidi="ar-SA"/>
    </w:rPr>
  </w:style>
  <w:style w:type="table" w:customStyle="1" w:styleId="Grilledutableau2">
    <w:name w:val="Grille du tableau2"/>
    <w:basedOn w:val="TableauNormal"/>
    <w:next w:val="Grilledutableau"/>
    <w:uiPriority w:val="39"/>
    <w:rsid w:val="00150D18"/>
    <w:rPr>
      <w:rFonts w:ascii="Tahoma" w:eastAsia="MS Mincho" w:hAnsi="Tahoma"/>
      <w:sz w:val="24"/>
      <w:szCs w:val="24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Policepardfaut"/>
    <w:rsid w:val="003413AE"/>
  </w:style>
  <w:style w:type="paragraph" w:customStyle="1" w:styleId="paragraph">
    <w:name w:val="paragraph"/>
    <w:basedOn w:val="Normal"/>
    <w:rsid w:val="00C742EB"/>
    <w:pPr>
      <w:spacing w:before="100" w:beforeAutospacing="1" w:after="100" w:afterAutospacing="1" w:line="240" w:lineRule="auto"/>
    </w:pPr>
    <w:rPr>
      <w:rFonts w:ascii="Times New Roman" w:hAnsi="Times New Roman"/>
    </w:rPr>
  </w:style>
  <w:style w:type="character" w:customStyle="1" w:styleId="eop">
    <w:name w:val="eop"/>
    <w:basedOn w:val="Policepardfaut"/>
    <w:rsid w:val="00C742EB"/>
  </w:style>
  <w:style w:type="character" w:customStyle="1" w:styleId="scxw78341913">
    <w:name w:val="scxw78341913"/>
    <w:basedOn w:val="Policepardfaut"/>
    <w:rsid w:val="00C742EB"/>
  </w:style>
  <w:style w:type="paragraph" w:styleId="Rvision">
    <w:name w:val="Revision"/>
    <w:hidden/>
    <w:uiPriority w:val="99"/>
    <w:semiHidden/>
    <w:rsid w:val="0063484E"/>
    <w:rPr>
      <w:sz w:val="24"/>
      <w:lang w:eastAsia="en-US" w:bidi="en-US"/>
    </w:rPr>
  </w:style>
  <w:style w:type="paragraph" w:customStyle="1" w:styleId="encadrverts">
    <w:name w:val="encadré verts"/>
    <w:basedOn w:val="Normal"/>
    <w:link w:val="encadrvertsCar"/>
    <w:qFormat/>
    <w:rsid w:val="000A2621"/>
    <w:pPr>
      <w:widowControl w:val="0"/>
      <w:pBdr>
        <w:top w:val="single" w:sz="2" w:space="8" w:color="1F497D" w:themeColor="text2"/>
        <w:left w:val="single" w:sz="2" w:space="16" w:color="1F497D" w:themeColor="text2"/>
        <w:bottom w:val="single" w:sz="2" w:space="8" w:color="1F497D" w:themeColor="text2"/>
        <w:right w:val="single" w:sz="2" w:space="16" w:color="1F497D" w:themeColor="text2"/>
      </w:pBdr>
      <w:shd w:val="pct95" w:color="F5FCFE" w:fill="auto"/>
      <w:adjustRightInd w:val="0"/>
      <w:spacing w:line="336" w:lineRule="auto"/>
      <w:ind w:left="567" w:right="567"/>
      <w:textAlignment w:val="baseline"/>
    </w:pPr>
    <w:rPr>
      <w:rFonts w:ascii="Segoe UI" w:eastAsia="MS Mincho" w:hAnsi="Segoe UI"/>
      <w:color w:val="auto"/>
      <w:szCs w:val="22"/>
      <w:lang w:eastAsia="en-US"/>
    </w:rPr>
  </w:style>
  <w:style w:type="character" w:customStyle="1" w:styleId="encadrvertsCar">
    <w:name w:val="encadré verts Car"/>
    <w:basedOn w:val="Policepardfaut"/>
    <w:link w:val="encadrverts"/>
    <w:rsid w:val="000A2621"/>
    <w:rPr>
      <w:rFonts w:eastAsia="MS Mincho"/>
      <w:szCs w:val="22"/>
      <w:shd w:val="pct95" w:color="F5FCFE" w:fill="auto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9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5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0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2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1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3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0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3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6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7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2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6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7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0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1938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6177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5607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4832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691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632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2809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66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3765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894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48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5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4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2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0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4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5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383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903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749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404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200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5135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4393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9620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4940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8563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626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2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198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2318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7657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911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5056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268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9662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615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2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8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2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7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2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4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4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0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5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5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2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9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29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819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5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6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youtube.com/watch?v=Ho08ahyc12s&amp;list=PL5t0n9TgavtkaYbi6fSg4p_TT6ZC50wxT&amp;index=4" TargetMode="Externa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hyperlink" Target="https://www.youtube.com/watch?v=wZ496gFAwZ4" TargetMode="Externa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youtube.com/watch?v=LuVgYG0xICA" TargetMode="External"/><Relationship Id="rId24" Type="http://schemas.microsoft.com/office/2011/relationships/people" Target="peop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mailto:contacts@telino.fr" TargetMode="External"/><Relationship Id="rId1" Type="http://schemas.openxmlformats.org/officeDocument/2006/relationships/hyperlink" Target="https://www.telino.com/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tif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owwo\OneDrive\Documents\boulot\CHEFFERIE%20DE%20PROJET\template%20studia%20E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09DB58EEC4E7479281EC94DB8D48C4" ma:contentTypeVersion="9" ma:contentTypeDescription="Crée un document." ma:contentTypeScope="" ma:versionID="2f206b4a96c2ffa079154df7fa852f2a">
  <xsd:schema xmlns:xsd="http://www.w3.org/2001/XMLSchema" xmlns:xs="http://www.w3.org/2001/XMLSchema" xmlns:p="http://schemas.microsoft.com/office/2006/metadata/properties" xmlns:ns2="7aaa859e-ea2a-4c65-b40f-2d75703ea25b" xmlns:ns3="4e563569-d54a-49ea-a770-d436ad8e28bf" targetNamespace="http://schemas.microsoft.com/office/2006/metadata/properties" ma:root="true" ma:fieldsID="03af9c2bc2780ee8f4de6a914b86dd46" ns2:_="" ns3:_="">
    <xsd:import namespace="7aaa859e-ea2a-4c65-b40f-2d75703ea25b"/>
    <xsd:import namespace="4e563569-d54a-49ea-a770-d436ad8e28b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aa859e-ea2a-4c65-b40f-2d75703ea2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563569-d54a-49ea-a770-d436ad8e28bf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2805CD-7EDF-4C56-AD64-3B31D419461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8F5148C-5E68-4CD8-8B46-A67876C4E4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aaa859e-ea2a-4c65-b40f-2d75703ea25b"/>
    <ds:schemaRef ds:uri="4e563569-d54a-49ea-a770-d436ad8e28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F49F936-E98A-439B-8893-2F2A1F464B5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25EDCE3-24C3-46CD-97A0-42EAC7538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studia E.dotx</Template>
  <TotalTime>1586</TotalTime>
  <Pages>1</Pages>
  <Words>164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</CharactersWithSpaces>
  <SharedDoc>false</SharedDoc>
  <HLinks>
    <vt:vector size="12" baseType="variant">
      <vt:variant>
        <vt:i4>4128793</vt:i4>
      </vt:variant>
      <vt:variant>
        <vt:i4>18</vt:i4>
      </vt:variant>
      <vt:variant>
        <vt:i4>0</vt:i4>
      </vt:variant>
      <vt:variant>
        <vt:i4>5</vt:i4>
      </vt:variant>
      <vt:variant>
        <vt:lpwstr>mailto:contacts@telino.fr</vt:lpwstr>
      </vt:variant>
      <vt:variant>
        <vt:lpwstr/>
      </vt:variant>
      <vt:variant>
        <vt:i4>2424951</vt:i4>
      </vt:variant>
      <vt:variant>
        <vt:i4>15</vt:i4>
      </vt:variant>
      <vt:variant>
        <vt:i4>0</vt:i4>
      </vt:variant>
      <vt:variant>
        <vt:i4>5</vt:i4>
      </vt:variant>
      <vt:variant>
        <vt:lpwstr>https://www.telino.com/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Tonton David</dc:creator>
  <cp:keywords/>
  <dc:description/>
  <cp:lastModifiedBy>Carl Laurier</cp:lastModifiedBy>
  <cp:revision>15</cp:revision>
  <cp:lastPrinted>2021-12-16T08:52:00Z</cp:lastPrinted>
  <dcterms:created xsi:type="dcterms:W3CDTF">2023-05-02T14:45:00Z</dcterms:created>
  <dcterms:modified xsi:type="dcterms:W3CDTF">2023-05-16T04:43:00Z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0x010100D509DB58EEC4E7479281EC94DB8D48C4</vt:lpwstr>
  </property>
</Properties>
</file>